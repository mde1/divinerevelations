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B032E" w14:textId="23E15D9B" w:rsidR="00F50769" w:rsidRPr="00F50769" w:rsidRDefault="00F50769" w:rsidP="00F50769">
      <w:pPr>
        <w:rPr>
          <w:rStyle w:val="BookTitle"/>
        </w:rPr>
      </w:pPr>
      <w:r w:rsidRPr="00F50769">
        <w:rPr>
          <w:rStyle w:val="BookTitle"/>
        </w:rPr>
        <w:t xml:space="preserve">BOOK OF TRUE LIFE </w:t>
      </w:r>
    </w:p>
    <w:p w14:paraId="5F95AE96" w14:textId="77777777" w:rsidR="00F50769" w:rsidRPr="00F50769" w:rsidRDefault="00F50769" w:rsidP="00F50769">
      <w:pPr>
        <w:rPr>
          <w:rStyle w:val="BookTitle"/>
        </w:rPr>
      </w:pPr>
      <w:r w:rsidRPr="00F50769">
        <w:rPr>
          <w:rStyle w:val="BookTitle"/>
        </w:rPr>
        <w:t xml:space="preserve">VOLUME 4 </w:t>
      </w:r>
    </w:p>
    <w:p w14:paraId="0C579726" w14:textId="77777777" w:rsidR="00F50769" w:rsidRDefault="00F50769" w:rsidP="00F50769">
      <w:r>
        <w:t xml:space="preserve"> </w:t>
      </w:r>
    </w:p>
    <w:p w14:paraId="174E3A70" w14:textId="0E05F1A0" w:rsidR="00F50769" w:rsidRDefault="00F50769" w:rsidP="00F50769">
      <w:pPr>
        <w:pStyle w:val="Heading1"/>
      </w:pPr>
      <w:del w:id="0" w:author="Michelle Espinoza" w:date="2025-12-28T19:14:00Z" w16du:dateUtc="2025-12-29T02:14:00Z">
        <w:r w:rsidDel="0023351A">
          <w:delText xml:space="preserve">EDUCATION </w:delText>
        </w:r>
      </w:del>
      <w:ins w:id="1" w:author="Michelle Espinoza" w:date="2025-12-28T19:14:00Z" w16du:dateUtc="2025-12-29T02:14:00Z">
        <w:r w:rsidR="0023351A">
          <w:t xml:space="preserve">Teaching </w:t>
        </w:r>
      </w:ins>
      <w:r>
        <w:t xml:space="preserve">N° 83 </w:t>
      </w:r>
    </w:p>
    <w:p w14:paraId="2F24A5EB" w14:textId="77777777" w:rsidR="00F50769" w:rsidRDefault="00F50769" w:rsidP="00F50769">
      <w:r>
        <w:t xml:space="preserve"> </w:t>
      </w:r>
    </w:p>
    <w:p w14:paraId="2BFDE9EF" w14:textId="6A36CD60" w:rsidR="00F50769" w:rsidRDefault="00F50769" w:rsidP="00F50769">
      <w:r>
        <w:t xml:space="preserve">1. This is the time </w:t>
      </w:r>
      <w:del w:id="2" w:author="Michelle Espinoza" w:date="2025-12-28T19:18:00Z" w16du:dateUtc="2025-12-29T02:18:00Z">
        <w:r w:rsidDel="0023351A">
          <w:delText>when, according to</w:delText>
        </w:r>
      </w:del>
      <w:ins w:id="3" w:author="Michelle Espinoza" w:date="2025-12-28T19:19:00Z" w16du:dateUtc="2025-12-29T02:19:00Z">
        <w:r w:rsidR="0023351A">
          <w:t>announced</w:t>
        </w:r>
      </w:ins>
      <w:ins w:id="4" w:author="Michelle Espinoza" w:date="2025-12-28T19:18:00Z" w16du:dateUtc="2025-12-29T02:18:00Z">
        <w:r w:rsidR="0023351A">
          <w:t xml:space="preserve"> by</w:t>
        </w:r>
      </w:ins>
      <w:r>
        <w:t xml:space="preserve"> the prophets</w:t>
      </w:r>
      <w:del w:id="5" w:author="Michelle Espinoza" w:date="2025-12-28T19:19:00Z" w16du:dateUtc="2025-12-29T02:19:00Z">
        <w:r w:rsidDel="0023351A">
          <w:delText>,</w:delText>
        </w:r>
      </w:del>
      <w:ins w:id="6" w:author="Michelle Espinoza" w:date="2025-12-28T19:19:00Z" w16du:dateUtc="2025-12-29T02:19:00Z">
        <w:r w:rsidR="0023351A">
          <w:t xml:space="preserve"> when</w:t>
        </w:r>
      </w:ins>
      <w:r>
        <w:t xml:space="preserve"> every eye </w:t>
      </w:r>
      <w:del w:id="7" w:author="Michelle Espinoza" w:date="2025-12-28T19:19:00Z" w16du:dateUtc="2025-12-29T02:19:00Z">
        <w:r w:rsidDel="0023351A">
          <w:delText xml:space="preserve">will </w:delText>
        </w:r>
      </w:del>
      <w:ins w:id="8" w:author="Michelle Espinoza" w:date="2025-12-28T19:19:00Z" w16du:dateUtc="2025-12-29T02:19:00Z">
        <w:r w:rsidR="0023351A">
          <w:t xml:space="preserve">would </w:t>
        </w:r>
      </w:ins>
      <w:r>
        <w:t xml:space="preserve">see me, now I add, this is the time when every ear will hear me and every </w:t>
      </w:r>
      <w:del w:id="9" w:author="Michelle Espinoza" w:date="2025-12-28T19:15:00Z" w16du:dateUtc="2025-12-29T02:15:00Z">
        <w:r w:rsidDel="0023351A">
          <w:delText xml:space="preserve">brain </w:delText>
        </w:r>
      </w:del>
      <w:ins w:id="10" w:author="Michelle Espinoza" w:date="2025-12-28T19:15:00Z" w16du:dateUtc="2025-12-29T02:15:00Z">
        <w:r w:rsidR="0023351A">
          <w:t>mind</w:t>
        </w:r>
        <w:r w:rsidR="0023351A">
          <w:rPr>
            <w:rStyle w:val="FootnoteReference"/>
          </w:rPr>
          <w:footnoteReference w:id="1"/>
        </w:r>
        <w:r w:rsidR="0023351A">
          <w:t xml:space="preserve"> </w:t>
        </w:r>
      </w:ins>
      <w:r>
        <w:t>will understand my revelations.</w:t>
      </w:r>
      <w:ins w:id="15" w:author="Michelle Espinoza" w:date="2025-12-29T10:22:00Z" w16du:dateUtc="2025-12-29T17:22:00Z">
        <w:r w:rsidR="001D28A8">
          <w:rPr>
            <w:rStyle w:val="FootnoteReference"/>
          </w:rPr>
          <w:footnoteReference w:id="2"/>
        </w:r>
      </w:ins>
      <w:r>
        <w:t xml:space="preserve"> </w:t>
      </w:r>
    </w:p>
    <w:p w14:paraId="47044D31" w14:textId="77777777" w:rsidR="00F50769" w:rsidRDefault="00F50769" w:rsidP="00F50769">
      <w:r>
        <w:t xml:space="preserve">2. The spirit is already able to interpret many lessons and penetrate many mysteries; he is no longer the infant of the early days, from whom many lessons had to be hidden so that he would not be confused, and all the mysteries that were revealed to him had to be presented under symbolic figures, so that he could be initiated on the spiritual path. </w:t>
      </w:r>
    </w:p>
    <w:p w14:paraId="0B1222B3" w14:textId="77777777" w:rsidR="00F50769" w:rsidRDefault="00F50769" w:rsidP="00F50769">
      <w:r>
        <w:t xml:space="preserve">3. Each era is a light, a new lesson and if I have prolonged this stage, it has been in order to give opportunity to the great spiritual multitudes, to pass through the Earth to analyze my lessons and fulfill my teachings; In this way they will take a step forward on the path of true life. </w:t>
      </w:r>
    </w:p>
    <w:p w14:paraId="51C9F4F5" w14:textId="77777777" w:rsidR="00F50769" w:rsidRDefault="00F50769" w:rsidP="00F50769">
      <w:r>
        <w:t xml:space="preserve">4. My new word will make you understand much of your past and that understanding will be the lamp that illuminates your spiritual path. That is why I have told you many times. </w:t>
      </w:r>
      <w:proofErr w:type="gramStart"/>
      <w:r>
        <w:t>Lift up</w:t>
      </w:r>
      <w:proofErr w:type="gramEnd"/>
      <w:r>
        <w:t xml:space="preserve"> your face and realize the time in which you live, only then will you be able to take advantage of the stage of life that I have entrusted to you on Earth. </w:t>
      </w:r>
    </w:p>
    <w:p w14:paraId="4BC7433B" w14:textId="77777777" w:rsidR="00F50769" w:rsidRDefault="00F50769" w:rsidP="00F50769">
      <w:r>
        <w:t xml:space="preserve">5. The spiritual gifts, faculties and powers have remained dormant in many men, in others they have had a weak development, but my divine light has come to shake the spirits in their lethargy to raise them to a higher life, through which they will be able to receive Me in a more perfect way. </w:t>
      </w:r>
    </w:p>
    <w:p w14:paraId="366AFB50" w14:textId="77777777" w:rsidR="00F50769" w:rsidRDefault="00F50769" w:rsidP="00F50769">
      <w:r>
        <w:t xml:space="preserve">6. Analyze my lessons and tell me if this Doctrine can be enclosed within one of your religions; I have revealed to you its character and its universal essence, which is not limited only to portions </w:t>
      </w:r>
      <w:r>
        <w:lastRenderedPageBreak/>
        <w:t xml:space="preserve">of humanity or to peoples, but goes beyond the orbit of your world, to embrace the infinite with all its dwellings where, as in this world, children of God dwell.  </w:t>
      </w:r>
    </w:p>
    <w:p w14:paraId="4137ED7A" w14:textId="77777777" w:rsidR="00F50769" w:rsidRDefault="00F50769" w:rsidP="00F50769">
      <w:r>
        <w:t xml:space="preserve">7. Disciples: awake, open your spiritual eyes, hear My word, </w:t>
      </w:r>
      <w:proofErr w:type="gramStart"/>
      <w:r>
        <w:t>penetrate into</w:t>
      </w:r>
      <w:proofErr w:type="gramEnd"/>
      <w:r>
        <w:t xml:space="preserve"> its meaning and then bring the Good News to your brothers and sisters, but take care that your message is always clothed with the truth and purity with which I came to you and then you will awaken </w:t>
      </w:r>
    </w:p>
    <w:p w14:paraId="199E2AC1" w14:textId="77777777" w:rsidR="00F50769" w:rsidRDefault="00F50769" w:rsidP="00F50769">
      <w:r>
        <w:t xml:space="preserve">sweetly from their sleep to all those who sleep, just as I came to awaken you all.  </w:t>
      </w:r>
    </w:p>
    <w:p w14:paraId="63DAE1E3" w14:textId="77777777" w:rsidR="00F50769" w:rsidRDefault="00F50769" w:rsidP="00F50769">
      <w:r>
        <w:t xml:space="preserve">8. Come to Me, O beloved people! Come and rest from earthly fatigue. Your heart is opened to receive My love and strength, and I welcome you and bless you. </w:t>
      </w:r>
    </w:p>
    <w:p w14:paraId="5F18AF02" w14:textId="77777777" w:rsidR="00F50769" w:rsidRDefault="00F50769" w:rsidP="00F50769">
      <w:r>
        <w:t xml:space="preserve">9. I want you to live awake to the spirit in this time of materialism, in which all spiritual manifestation is despised, without remembering that in man the essential part is the spirit, and that he comes to forge himself and rise in this life by his own merits. </w:t>
      </w:r>
    </w:p>
    <w:p w14:paraId="50FECEFF" w14:textId="34EA20B1" w:rsidR="00F50769" w:rsidRDefault="00F50769" w:rsidP="00F50769">
      <w:r>
        <w:t xml:space="preserve">10. It is My will that you, whom I have enveloped in My love, teach and revive in your brothers and sisters, faith and trust in Me. I don't want to contemplate their indifference and lack of love for my Spirit. No one will be able to break the sacred bonds that bind man to Me, nor prevent Me from loving you. Why hasn't humanity sought me out </w:t>
      </w:r>
      <w:proofErr w:type="gramStart"/>
      <w:r>
        <w:t>in spite of</w:t>
      </w:r>
      <w:proofErr w:type="gramEnd"/>
      <w:r>
        <w:t xml:space="preserve"> its pain? Their words and actions lacerate my sensitivity as a Father, they do not </w:t>
      </w:r>
      <w:del w:id="19" w:author="Michelle Espinoza" w:date="2025-12-28T19:28:00Z" w16du:dateUtc="2025-12-29T02:28:00Z">
        <w:r w:rsidDel="00245789">
          <w:delText xml:space="preserve">thank </w:delText>
        </w:r>
      </w:del>
      <w:ins w:id="20" w:author="Michelle Espinoza" w:date="2025-12-28T19:28:00Z" w16du:dateUtc="2025-12-29T02:28:00Z">
        <w:r w:rsidR="00245789">
          <w:t>appreciate</w:t>
        </w:r>
        <w:r w:rsidR="00245789">
          <w:rPr>
            <w:rStyle w:val="FootnoteReference"/>
          </w:rPr>
          <w:footnoteReference w:id="3"/>
        </w:r>
        <w:r w:rsidR="00245789">
          <w:t xml:space="preserve"> </w:t>
        </w:r>
      </w:ins>
      <w:r>
        <w:t xml:space="preserve">my love or feel my blessing. </w:t>
      </w:r>
    </w:p>
    <w:p w14:paraId="5A57DC5C" w14:textId="77777777" w:rsidR="00F50769" w:rsidRDefault="00F50769" w:rsidP="00F50769">
      <w:r>
        <w:t xml:space="preserve">11. The solution to all the problems that afflict your brothers and sisters is in you. I have given you the key to peace so that there may be charity and love for one another. You can all draw my Spirit and feel my divine influence if you call upon me with love. </w:t>
      </w:r>
    </w:p>
    <w:p w14:paraId="77AD9973" w14:textId="77777777" w:rsidR="00F50769" w:rsidRDefault="00F50769" w:rsidP="00F50769">
      <w:r>
        <w:t xml:space="preserve">12. I want to see you smile with satisfaction after your </w:t>
      </w:r>
      <w:proofErr w:type="gramStart"/>
      <w:r>
        <w:t>struggle,</w:t>
      </w:r>
      <w:proofErr w:type="gramEnd"/>
      <w:r>
        <w:t xml:space="preserve"> I want you to feel that I have been very close to you. Do not complain to me if the present times are inclement; if you had remained virtuous, sorrow would not have wounded your hearts, nor would you have stumbled. I have sent you to fulfill a destiny of love, which you have not yet understood.  </w:t>
      </w:r>
    </w:p>
    <w:p w14:paraId="59E4BD6C" w14:textId="562CA3F7" w:rsidR="00F50769" w:rsidRDefault="00F50769" w:rsidP="00F50769">
      <w:r>
        <w:t xml:space="preserve">13. The time is approaching when you must go to work on other </w:t>
      </w:r>
      <w:del w:id="23" w:author="Michelle Espinoza" w:date="2025-12-28T21:04:00Z" w16du:dateUtc="2025-12-29T04:04:00Z">
        <w:r w:rsidDel="004654D6">
          <w:delText xml:space="preserve">Earths. </w:delText>
        </w:r>
      </w:del>
      <w:ins w:id="24" w:author="Michelle Espinoza" w:date="2026-01-03T11:59:00Z" w16du:dateUtc="2026-01-03T18:59:00Z">
        <w:r w:rsidR="008F11B5">
          <w:t>lands</w:t>
        </w:r>
      </w:ins>
      <w:ins w:id="25" w:author="Michelle Espinoza" w:date="2025-12-28T21:04:00Z" w16du:dateUtc="2025-12-29T04:04:00Z">
        <w:r w:rsidR="004654D6">
          <w:rPr>
            <w:rStyle w:val="FootnoteReference"/>
          </w:rPr>
          <w:footnoteReference w:id="4"/>
        </w:r>
        <w:r w:rsidR="004654D6">
          <w:t xml:space="preserve">. </w:t>
        </w:r>
      </w:ins>
      <w:r>
        <w:t xml:space="preserve">From this day on, pray and watch over all nations, for you are bound to it by duties which you </w:t>
      </w:r>
      <w:proofErr w:type="gramStart"/>
      <w:r>
        <w:t>have to</w:t>
      </w:r>
      <w:proofErr w:type="gramEnd"/>
      <w:r>
        <w:t xml:space="preserve"> fulfill. Your prayer will enlighten and save spirits. </w:t>
      </w:r>
    </w:p>
    <w:p w14:paraId="3743C09C" w14:textId="23C4BB10" w:rsidR="00F50769" w:rsidRDefault="00F50769" w:rsidP="00F50769">
      <w:r>
        <w:lastRenderedPageBreak/>
        <w:t xml:space="preserve">14. How can you look with peace of mind that your brothers return to the spiritual valley bearing imprinted the materialism and pain that they have collected on Earth? Many of them will reincarnate and will show the suffering caused by their disobedience, then you will see that the struggle of the spirit </w:t>
      </w:r>
      <w:del w:id="29" w:author="Michelle Espinoza" w:date="2025-12-28T21:22:00Z" w16du:dateUtc="2025-12-29T04:22:00Z">
        <w:r w:rsidDel="007378CE">
          <w:delText xml:space="preserve">ends </w:delText>
        </w:r>
      </w:del>
      <w:ins w:id="30" w:author="Michelle Espinoza" w:date="2025-12-28T21:22:00Z" w16du:dateUtc="2025-12-29T04:22:00Z">
        <w:r w:rsidR="007378CE">
          <w:t xml:space="preserve">doesn’t end </w:t>
        </w:r>
      </w:ins>
      <w:r>
        <w:t xml:space="preserve">until it has been perfected. </w:t>
      </w:r>
    </w:p>
    <w:p w14:paraId="3D40FB7C" w14:textId="77777777" w:rsidR="00F50769" w:rsidRDefault="00F50769" w:rsidP="00F50769">
      <w:r>
        <w:t xml:space="preserve">15. Trust that your sweet teacher leads you in the way of truth, wherever you are. Some at the beginning of the path, others at the end, you are all guided by Me. </w:t>
      </w:r>
    </w:p>
    <w:p w14:paraId="00FCA396" w14:textId="77777777" w:rsidR="00F50769" w:rsidRDefault="00F50769" w:rsidP="00F50769">
      <w:r>
        <w:t xml:space="preserve">16. My new divine revelations will surprise the spirit of humanity at this time, although in truth I tell you that their strangeness will be unjustified, because the most natural thing is that the spirit should receive the fruit of its evolution on its way. </w:t>
      </w:r>
    </w:p>
    <w:p w14:paraId="771C554E" w14:textId="77777777" w:rsidR="00F50769" w:rsidRDefault="00F50769" w:rsidP="00F50769">
      <w:r>
        <w:t xml:space="preserve">17. I am the one who had to follow you in the ways you have taken, to free you from risks and to prevent you from being lost. When will you come after Me, encouraged by that voice that said to Simon, Andrew and John, "Leave your boats and your nets and follow Me?" </w:t>
      </w:r>
    </w:p>
    <w:p w14:paraId="15018ACC" w14:textId="77777777" w:rsidR="00F50769" w:rsidRDefault="00F50769" w:rsidP="00F50769">
      <w:r>
        <w:t xml:space="preserve">18. The struggle has been established within your </w:t>
      </w:r>
      <w:proofErr w:type="gramStart"/>
      <w:r>
        <w:t>heart,</w:t>
      </w:r>
      <w:proofErr w:type="gramEnd"/>
      <w:r>
        <w:t xml:space="preserve"> you hear my voice touching your spirit through your conscience and saying to you: Follow me! while the flesh and the world exert great influence upon the spirit. </w:t>
      </w:r>
    </w:p>
    <w:p w14:paraId="773683E8" w14:textId="77777777" w:rsidR="00F50769" w:rsidRDefault="00F50769" w:rsidP="00F50769">
      <w:r>
        <w:t xml:space="preserve">19. I am pleased that this inner struggle exists, because it means that despite feeling subject to the temptations of the Earth, you still retain love for Me, and you know how to listen to the voice of the spirit that claims the world and the flesh for their rights, but woe to those who do not feel this storm within them,  for his cold heart will be like the grave that guards a dead man! </w:t>
      </w:r>
    </w:p>
    <w:p w14:paraId="016F4648" w14:textId="77777777" w:rsidR="00F50769" w:rsidRDefault="00F50769" w:rsidP="00F50769">
      <w:r>
        <w:t xml:space="preserve">20. All that takes place at this time was spoken and written by my prophets. Look in those scriptures and you will find the anticipated history of all that you are now seeing in the world, but I tell you, there are events that are yet to come and that were not announced in those times, because those prophecies were reserved by the Lord to make known at this time through human understanding. </w:t>
      </w:r>
    </w:p>
    <w:p w14:paraId="24E7FA52" w14:textId="77777777" w:rsidR="00F50769" w:rsidRDefault="00F50769" w:rsidP="00F50769">
      <w:r>
        <w:t xml:space="preserve">21. Do you think that everything was foretold and that there would be no more prophets on earth? </w:t>
      </w:r>
    </w:p>
    <w:p w14:paraId="727ADE2D" w14:textId="74004AA0" w:rsidR="00F50769" w:rsidRDefault="00F50769" w:rsidP="00F50769">
      <w:r>
        <w:lastRenderedPageBreak/>
        <w:t xml:space="preserve">22. Understand that I have come to reveal to you many prophecies that tomorrow will be fulfilled, and I have done so through </w:t>
      </w:r>
      <w:del w:id="31" w:author="Michelle Espinoza" w:date="2025-12-28T21:26:00Z" w16du:dateUtc="2025-12-29T04:26:00Z">
        <w:r w:rsidDel="00A43C65">
          <w:delText xml:space="preserve">creatures </w:delText>
        </w:r>
      </w:del>
      <w:ins w:id="32" w:author="Michelle Espinoza" w:date="2025-12-28T21:26:00Z" w16du:dateUtc="2025-12-29T04:26:00Z">
        <w:r w:rsidR="00A43C65">
          <w:t>children</w:t>
        </w:r>
        <w:r w:rsidR="00A43C65">
          <w:rPr>
            <w:rStyle w:val="FootnoteReference"/>
          </w:rPr>
          <w:footnoteReference w:id="5"/>
        </w:r>
        <w:r w:rsidR="00A43C65">
          <w:t xml:space="preserve"> </w:t>
        </w:r>
      </w:ins>
      <w:r>
        <w:t xml:space="preserve">dull of understanding and rude of word, to give you proofs of My power. These prophecies, which have sprung up from humble lips, you have already seen some fulfilled, and the humanity of tomorrow will see </w:t>
      </w:r>
      <w:proofErr w:type="gramStart"/>
      <w:r>
        <w:t>every last</w:t>
      </w:r>
      <w:proofErr w:type="gramEnd"/>
      <w:r>
        <w:t xml:space="preserve"> one of them fulfilled.  </w:t>
      </w:r>
    </w:p>
    <w:p w14:paraId="6EAA4723" w14:textId="77777777" w:rsidR="00F50769" w:rsidRDefault="00F50769" w:rsidP="00F50769">
      <w:r>
        <w:t xml:space="preserve">23. Beloved disciples, rejoice in this atmosphere of spirituality that surrounds you in the moments of my communication. Savor this bread and be strong with it, for soon you will cease to listen to my word. I will leave you full of my grace and my love, so that you may know how to get up in haste to spread the good news that I brought you in this Third Era. </w:t>
      </w:r>
    </w:p>
    <w:p w14:paraId="1578099F" w14:textId="77777777" w:rsidR="00F50769" w:rsidRDefault="00F50769" w:rsidP="00F50769">
      <w:r>
        <w:t xml:space="preserve">24. Take care that there is always cleanliness in your hearts, in that vessel that you must keep as clean inside as without, because it is there that my love is deposited, like the water of eternal life. </w:t>
      </w:r>
    </w:p>
    <w:p w14:paraId="3915CEA3" w14:textId="77777777" w:rsidR="00F50769" w:rsidDel="00A43C65" w:rsidRDefault="00F50769" w:rsidP="00F50769">
      <w:pPr>
        <w:rPr>
          <w:del w:id="34" w:author="Michelle Espinoza" w:date="2025-12-28T21:29:00Z" w16du:dateUtc="2025-12-29T04:29:00Z"/>
        </w:rPr>
      </w:pPr>
      <w:r>
        <w:t xml:space="preserve">25. Keep these meetings and make them the holy Upper Room. Not because you see that I </w:t>
      </w:r>
      <w:proofErr w:type="gramStart"/>
      <w:r>
        <w:t>lift up</w:t>
      </w:r>
      <w:proofErr w:type="gramEnd"/>
      <w:r>
        <w:t xml:space="preserve"> my word from among you, do you believe that my Spirit will be distant from my disciples: always leave an empty place at the table for the Master, because I will come to preside </w:t>
      </w:r>
    </w:p>
    <w:p w14:paraId="14A50DB2" w14:textId="77777777" w:rsidR="00F50769" w:rsidRDefault="00F50769" w:rsidP="00F50769">
      <w:r>
        <w:t xml:space="preserve">always your meetings and to distribute spiritual bread in each one of you; but I tell you, that place must be in your hearts. </w:t>
      </w:r>
    </w:p>
    <w:p w14:paraId="1B0B2E46" w14:textId="77777777" w:rsidR="00F50769" w:rsidRDefault="00F50769" w:rsidP="00F50769">
      <w:r>
        <w:t xml:space="preserve">26. The testimony you bear of my new coming must be clean, and then you will see the multitudes rise up from all parts of the earth, saying, 'The Lord has returned to us as he told us on the cloud; He has sent us to His people, and we have united ourselves to Him. </w:t>
      </w:r>
    </w:p>
    <w:p w14:paraId="16FAE748" w14:textId="77777777" w:rsidR="00F50769" w:rsidRDefault="00F50769" w:rsidP="00F50769">
      <w:r>
        <w:t xml:space="preserve">27. O multitudes who hear me at this moment, you do not know which of you will be my messengers tomorrow! Men will hear them, but they will not expect any reward or flattery from them; they will go through the world sowing my seed, with their eyes fixed on the Lord. </w:t>
      </w:r>
    </w:p>
    <w:p w14:paraId="3287834F" w14:textId="39A12268" w:rsidR="00F50769" w:rsidRDefault="00F50769" w:rsidP="00F50769">
      <w:r>
        <w:t xml:space="preserve">28. I will not abandon my envoys to their own strength, for they will soon succumb in the fight; they will be clothed with a superior power and strength that will make them </w:t>
      </w:r>
      <w:ins w:id="35" w:author="Michelle Espinoza" w:date="2025-12-28T21:31:00Z" w16du:dateUtc="2025-12-29T04:31:00Z">
        <w:r w:rsidR="004B3C35">
          <w:t>tireless</w:t>
        </w:r>
        <w:r w:rsidR="004B3C35">
          <w:rPr>
            <w:rStyle w:val="FootnoteReference"/>
          </w:rPr>
          <w:footnoteReference w:id="6"/>
        </w:r>
        <w:r w:rsidR="004B3C35">
          <w:t xml:space="preserve"> </w:t>
        </w:r>
      </w:ins>
      <w:del w:id="37" w:author="Michelle Espinoza" w:date="2025-12-28T21:31:00Z" w16du:dateUtc="2025-12-29T04:31:00Z">
        <w:r w:rsidDel="004B3C35">
          <w:delText xml:space="preserve">indefatigable </w:delText>
        </w:r>
      </w:del>
      <w:r>
        <w:t xml:space="preserve">and invincible. </w:t>
      </w:r>
    </w:p>
    <w:p w14:paraId="13C5327D" w14:textId="77777777" w:rsidR="00F50769" w:rsidRDefault="00F50769" w:rsidP="00F50769">
      <w:r>
        <w:lastRenderedPageBreak/>
        <w:t xml:space="preserve">29. An envoy of mine has never been alone in the fight, legions of beings of light have accompanied and protected him, let no one doubt or tremble when the hour of preaching and sowing approaches, because my love will be with you to give you courage, faith and strength. </w:t>
      </w:r>
    </w:p>
    <w:p w14:paraId="0F2E8F26" w14:textId="77777777" w:rsidR="00F50769" w:rsidRDefault="00F50769" w:rsidP="00F50769">
      <w:r>
        <w:t xml:space="preserve">30. The Sixth Seal was </w:t>
      </w:r>
      <w:proofErr w:type="gramStart"/>
      <w:r>
        <w:t>opened</w:t>
      </w:r>
      <w:proofErr w:type="gramEnd"/>
      <w:r>
        <w:t xml:space="preserve"> and its light was beheld by the simple, by the humble, by the pure in heart. The candlestick is lit and humanity is still asleep, and these people have not realized the greatness of the manifestation they have received; hence his fear to announce it to the world. At least let the waters of this fountain not be clouded, so that when the weary and thirsty wayfarers come to you, they may quench their thirst in them and confess that they are pure. </w:t>
      </w:r>
    </w:p>
    <w:p w14:paraId="08365EF4" w14:textId="77777777" w:rsidR="00F50769" w:rsidRDefault="00F50769" w:rsidP="00F50769">
      <w:r>
        <w:t>31. You have become acquainted with the shade of this tree, and you are afraid to go after the roads that lead to other towns and regions, but I tell you not to wait for nightfall to go and tell the good news, for all will be asleep, go in</w:t>
      </w:r>
      <w:del w:id="38" w:author="Michelle Espinoza" w:date="2025-12-28T21:34:00Z" w16du:dateUtc="2025-12-29T04:34:00Z">
        <w:r w:rsidDel="0095157B">
          <w:delText>to</w:delText>
        </w:r>
      </w:del>
      <w:r>
        <w:t xml:space="preserve"> the light of day, so that there may be no mystery in your works. Do not hasten your step, but whenever you prepare, take a step forward, for the hour of your struggle is approaching. To those who think they are ready and have risen before their time, I am stopping them with proofs that I put in their path so that they may recognize that they do not yet feel my Work in their hearts, that they have not yet analyzed it enough to preach it, that the feeling of charity does not yet spring from their heart nor does they have in their spirit the courage to resist hurricanes. There are many examples among you of those who, having risen of their own free will, disobeying my orders, have fallen into the ways and their return has been painful. Why do you become ungrateful to my charity? </w:t>
      </w:r>
    </w:p>
    <w:p w14:paraId="28E56852" w14:textId="49CC1687" w:rsidR="00F50769" w:rsidDel="0095157B" w:rsidRDefault="00F50769" w:rsidP="00F50769">
      <w:pPr>
        <w:rPr>
          <w:del w:id="39" w:author="Michelle Espinoza" w:date="2025-12-28T21:37:00Z" w16du:dateUtc="2025-12-29T04:37:00Z"/>
        </w:rPr>
      </w:pPr>
      <w:r>
        <w:t xml:space="preserve">32. When some of you were weary of life, others lost in uncertain ways, and others sunk in the mire, who gave you help? Was it man? No, disciples, it was this </w:t>
      </w:r>
      <w:del w:id="40" w:author="Michelle Espinoza" w:date="2025-12-28T21:37:00Z" w16du:dateUtc="2025-12-29T04:37:00Z">
        <w:r w:rsidDel="0095157B">
          <w:delText xml:space="preserve">one who raised you up </w:delText>
        </w:r>
      </w:del>
    </w:p>
    <w:p w14:paraId="03DFD5AE" w14:textId="6A9BC7E1" w:rsidR="00F50769" w:rsidRDefault="00F50769" w:rsidP="0095157B">
      <w:del w:id="41" w:author="Michelle Espinoza" w:date="2025-12-28T21:37:00Z" w16du:dateUtc="2025-12-29T04:37:00Z">
        <w:r w:rsidDel="0095157B">
          <w:delText xml:space="preserve">a word </w:delText>
        </w:r>
      </w:del>
      <w:ins w:id="42" w:author="Michelle Espinoza" w:date="2025-12-28T21:37:00Z" w16du:dateUtc="2025-12-29T04:37:00Z">
        <w:r w:rsidR="0095157B">
          <w:t xml:space="preserve">word </w:t>
        </w:r>
      </w:ins>
      <w:r>
        <w:t>that overflows with life and hope</w:t>
      </w:r>
      <w:ins w:id="43" w:author="Michelle Espinoza" w:date="2025-12-28T21:37:00Z" w16du:dateUtc="2025-12-29T04:37:00Z">
        <w:r w:rsidR="0095157B">
          <w:t xml:space="preserve"> which raised you up</w:t>
        </w:r>
      </w:ins>
      <w:r>
        <w:t xml:space="preserve">. What you were before receiving my light, I did not take you into account, more than what you do now, I do have to claim you. You know that my gaze discovered those who had been hiding their hands stained with sister blood, those who hid the petals of leafless roses and those who were trying to hide theft or adultery in their hearts. I saw all this, and over the cloak with which you hid your shame, I spread the veil of my mercy so that none but Me would judge you, and with forgiveness and love I converted and purified you. </w:t>
      </w:r>
    </w:p>
    <w:p w14:paraId="3D15170E" w14:textId="77777777" w:rsidR="00F50769" w:rsidRDefault="00F50769" w:rsidP="00F50769">
      <w:r>
        <w:t xml:space="preserve">33. Before this voice you had to wake up and before the invisible presence of the one who speaks to you, you had to believe. </w:t>
      </w:r>
      <w:proofErr w:type="gramStart"/>
      <w:r>
        <w:t>Again</w:t>
      </w:r>
      <w:proofErr w:type="gramEnd"/>
      <w:r>
        <w:t xml:space="preserve"> I say to you, Blessed </w:t>
      </w:r>
      <w:proofErr w:type="gramStart"/>
      <w:r>
        <w:t>are</w:t>
      </w:r>
      <w:proofErr w:type="gramEnd"/>
      <w:r>
        <w:t xml:space="preserve"> those who have not seen but have believed. </w:t>
      </w:r>
    </w:p>
    <w:p w14:paraId="6D223951" w14:textId="77777777" w:rsidR="00F50769" w:rsidRDefault="00F50769" w:rsidP="00F50769">
      <w:r>
        <w:lastRenderedPageBreak/>
        <w:t xml:space="preserve">34. The hearts of the women trembled at the voice of their Divine </w:t>
      </w:r>
      <w:proofErr w:type="gramStart"/>
      <w:r>
        <w:t>Mother</w:t>
      </w:r>
      <w:proofErr w:type="gramEnd"/>
      <w:r>
        <w:t xml:space="preserve"> and every word of Mary was a drop of dew on those hearts dried by suffering. And to the pleasant garden of the Virgin, the maidens, the wives, the mothers, the widows </w:t>
      </w:r>
      <w:proofErr w:type="gramStart"/>
      <w:r>
        <w:t>and also</w:t>
      </w:r>
      <w:proofErr w:type="gramEnd"/>
      <w:r>
        <w:t xml:space="preserve"> the leafless flowers were taken. From all of them a new fragrance has emerged. </w:t>
      </w:r>
    </w:p>
    <w:p w14:paraId="54FDD255" w14:textId="77777777" w:rsidR="00F50769" w:rsidRDefault="00F50769" w:rsidP="00F50769">
      <w:r>
        <w:t xml:space="preserve">35. When will you be ready to take the </w:t>
      </w:r>
      <w:proofErr w:type="gramStart"/>
      <w:r>
        <w:t>teaching</w:t>
      </w:r>
      <w:proofErr w:type="gramEnd"/>
      <w:r>
        <w:t xml:space="preserve"> you have received to other peoples? See that the seed of love and spirituality is not yet germinating in the heart of this humanity. Fanaticism dominates the lives of men, religious fanaticism, fanaticism for their races, fanaticism for the glory and power of the world, and fanaticism for themselves.  </w:t>
      </w:r>
    </w:p>
    <w:p w14:paraId="287AF51A" w14:textId="77777777" w:rsidR="00F50769" w:rsidRDefault="00F50769" w:rsidP="00F50769">
      <w:r>
        <w:t xml:space="preserve">36. It is necessary that you improve your life every day so that you may become an example and stimulus in the lives of your fellow men: Fulfill the mission that your </w:t>
      </w:r>
      <w:proofErr w:type="gramStart"/>
      <w:r>
        <w:t>Father</w:t>
      </w:r>
      <w:proofErr w:type="gramEnd"/>
      <w:r>
        <w:t xml:space="preserve"> has entrusted to you, which I will grant you to see your highest desires fulfilled. </w:t>
      </w:r>
    </w:p>
    <w:p w14:paraId="1019A158" w14:textId="77777777" w:rsidR="00F50769" w:rsidRDefault="00F50769" w:rsidP="00F50769">
      <w:r>
        <w:t xml:space="preserve">37. But you must study and analyze my teaching, because if I were to ask you about my previous lesson, would you know how to repeat it? Verily I say unto you, no, but fear not, for I bring you one more this day, which will remind you of the previous one and help you to understand it. Here you have the Master clothed with patience and love. </w:t>
      </w:r>
    </w:p>
    <w:p w14:paraId="424F579A" w14:textId="77777777" w:rsidR="00F50769" w:rsidRDefault="00F50769" w:rsidP="00F50769">
      <w:r>
        <w:t xml:space="preserve">38. In the Second Time, the Divine Word became man so that His teaching would be heard on Earth; in this time, the Word is light that descends to the human understanding and blossoms into the word of life. </w:t>
      </w:r>
    </w:p>
    <w:p w14:paraId="78E09658" w14:textId="77777777" w:rsidR="00F50769" w:rsidRDefault="00F50769" w:rsidP="00F50769">
      <w:r>
        <w:t xml:space="preserve">39. John the prophet announced my coming at that time; now, Elijah, communicating spiritually with men, prepared my spiritual manifestation in this age; but truly I say to you, both forerunners are one spirit. </w:t>
      </w:r>
    </w:p>
    <w:p w14:paraId="5AF4A148" w14:textId="77777777" w:rsidR="00F50769" w:rsidRDefault="00F50769" w:rsidP="00F50769">
      <w:r>
        <w:t xml:space="preserve">40. Each new era has been for you a collection of revelations that explain to you past events that you have not been able to understand. The final harvest will give you true wisdom. </w:t>
      </w:r>
    </w:p>
    <w:p w14:paraId="75DC35F9" w14:textId="77777777" w:rsidR="00F50769" w:rsidRDefault="00F50769" w:rsidP="00F50769">
      <w:r>
        <w:t xml:space="preserve">41. </w:t>
      </w:r>
      <w:proofErr w:type="gramStart"/>
      <w:r>
        <w:t>As long as</w:t>
      </w:r>
      <w:proofErr w:type="gramEnd"/>
      <w:r>
        <w:t xml:space="preserve"> my communication through these spokesmen lasts, I will not be recognized throughout the world, some time will have to pass, the hearts of my emissaries will have to be purified, then this message can reach humanity, cleansed of material influences. </w:t>
      </w:r>
    </w:p>
    <w:p w14:paraId="1C0F841A" w14:textId="77777777" w:rsidR="00F50769" w:rsidRDefault="00F50769" w:rsidP="00F50769">
      <w:r>
        <w:t xml:space="preserve">42. This teaching is the way to eternal life, and anyone who discovers in this Doctrine elevation and perfection will know how to unite it to the one I entrusted to you when I was on earth, because its essence is the same. </w:t>
      </w:r>
    </w:p>
    <w:p w14:paraId="1A4B897A" w14:textId="53D34638" w:rsidR="00F50769" w:rsidRDefault="00F50769" w:rsidP="00F50769">
      <w:r>
        <w:lastRenderedPageBreak/>
        <w:t xml:space="preserve">43. Anyone who does not know how to find the truth contained in my lessons will even </w:t>
      </w:r>
      <w:del w:id="44" w:author="Michelle Espinoza" w:date="2025-12-28T21:46:00Z" w16du:dateUtc="2025-12-29T04:46:00Z">
        <w:r w:rsidDel="008B5119">
          <w:delText>be able to assure</w:delText>
        </w:r>
      </w:del>
      <w:ins w:id="45" w:author="Michelle Espinoza" w:date="2025-12-28T21:46:00Z" w16du:dateUtc="2025-12-29T04:46:00Z">
        <w:r w:rsidR="008B5119">
          <w:t>declare</w:t>
        </w:r>
        <w:r w:rsidR="008B5119">
          <w:rPr>
            <w:rStyle w:val="FootnoteReference"/>
          </w:rPr>
          <w:footnoteReference w:id="7"/>
        </w:r>
      </w:ins>
      <w:r>
        <w:t xml:space="preserve"> that this doctrine does not lead to the same end as the teachings of Jesus; Spirits obfuscated by misinterpretations or confused by religious fanaticism will not s</w:t>
      </w:r>
      <w:ins w:id="47" w:author="Michelle Espinoza" w:date="2025-12-28T21:47:00Z" w16du:dateUtc="2025-12-29T04:47:00Z">
        <w:r w:rsidR="004E44AF">
          <w:t>oon</w:t>
        </w:r>
      </w:ins>
      <w:del w:id="48" w:author="Michelle Espinoza" w:date="2025-12-28T21:47:00Z" w16du:dateUtc="2025-12-29T04:47:00Z">
        <w:r w:rsidDel="004E44AF">
          <w:delText>uddenly</w:delText>
        </w:r>
      </w:del>
      <w:r>
        <w:t xml:space="preserve"> be able to understand the truth of these revelations, they will have to go through a path of trials to </w:t>
      </w:r>
      <w:del w:id="49" w:author="Michelle Espinoza" w:date="2025-12-28T21:48:00Z" w16du:dateUtc="2025-12-29T04:48:00Z">
        <w:r w:rsidDel="004E44AF">
          <w:delText>get rid of the</w:delText>
        </w:r>
      </w:del>
      <w:ins w:id="50" w:author="Michelle Espinoza" w:date="2025-12-28T21:48:00Z" w16du:dateUtc="2025-12-29T04:48:00Z">
        <w:r w:rsidR="004E44AF">
          <w:t>rid themselves of</w:t>
        </w:r>
      </w:ins>
      <w:r>
        <w:t xml:space="preserve"> materialism that prevents them from understanding and fulfilling My precept that teaches you to love one another. </w:t>
      </w:r>
    </w:p>
    <w:p w14:paraId="5EE5D15B" w14:textId="77777777" w:rsidR="00F50769" w:rsidRDefault="00F50769" w:rsidP="00F50769">
      <w:r>
        <w:t xml:space="preserve">4. I, the Master, am the only one who can reveal to you that at this instant millions of beings are traveling that painful path of trials, of experiences, of awakening, so that their eyes may be opened in search of horizons that are beyond what their heart and mind had been able to create. </w:t>
      </w:r>
    </w:p>
    <w:p w14:paraId="319D6734" w14:textId="77777777" w:rsidR="00F50769" w:rsidRDefault="00F50769" w:rsidP="00F50769">
      <w:r>
        <w:t xml:space="preserve">45. I am thirsty, I say to you again, be thirsty for your elevation and your love, but no one brings to my lips the water that can quench it; rather, it is I, who must keep the wound in my side open and fresh so that the water of life does not cease to flow over the world. </w:t>
      </w:r>
    </w:p>
    <w:p w14:paraId="7E8CF2E1" w14:textId="77777777" w:rsidR="00F50769" w:rsidRDefault="00F50769" w:rsidP="00F50769">
      <w:r>
        <w:t xml:space="preserve">46. This is the time of the great battle described by the prophets in their spiritual visions and mirages; the time when men will oppose their strength to my Law, when every material or spiritual being, who harbors selfishness in his heart, will </w:t>
      </w:r>
      <w:proofErr w:type="gramStart"/>
      <w:r>
        <w:t>rise up</w:t>
      </w:r>
      <w:proofErr w:type="gramEnd"/>
      <w:r>
        <w:t xml:space="preserve"> to fight against my justice. My sword is ready, it is not the weapon that punishes or kills, it is the sword that in its struggle to save the one who perishes a victim of himself, will raise him with such force that sometimes even his body will lose to make him reach the eternal life of the spirit. </w:t>
      </w:r>
    </w:p>
    <w:p w14:paraId="004E9C66" w14:textId="77777777" w:rsidR="00F50769" w:rsidRDefault="00F50769" w:rsidP="00F50769">
      <w:r>
        <w:t xml:space="preserve">47. Understand these lessons well and you will not be confused, but you will understand the reason for many of the terrible trials through which humanity is passing and which you cannot explain. </w:t>
      </w:r>
    </w:p>
    <w:p w14:paraId="62D2B5DE" w14:textId="77777777" w:rsidR="00F50769" w:rsidRDefault="00F50769" w:rsidP="00F50769">
      <w:r>
        <w:t xml:space="preserve">48. The purpose of my manifestation is to turn your spirit away from the path of pain. I knocked insistently until you had opened the door of your hearts, then I had been able to make you feel the tenderness of my blessing and my peace, and you exclaimed: How close the Lord was to me! </w:t>
      </w:r>
    </w:p>
    <w:p w14:paraId="4897E40F" w14:textId="77777777" w:rsidR="00F50769" w:rsidRDefault="00F50769" w:rsidP="00F50769">
      <w:r>
        <w:t xml:space="preserve">49. Tomorrow you will bring this good news to humanity, which has believed itself to be more distant from its Lord, because when it speaks of God, it does so as something unattainable, incomprehensible and inaccessible. </w:t>
      </w:r>
    </w:p>
    <w:p w14:paraId="0614F695" w14:textId="77777777" w:rsidR="00F50769" w:rsidRDefault="00F50769" w:rsidP="00F50769">
      <w:r>
        <w:lastRenderedPageBreak/>
        <w:t xml:space="preserve">50. The concept that humanity has of Me is childish, because it has not been able to penetrate the revelations that I have ceaselessly made to it. For those who know how to prepare, I am visible and tangible and wherever I am present I am present, on the other hand, for those who do not possess sensitivity, because materialism has hardened them, they hardly understand that I exist, and they feel me immensely distant, impossible to be felt or seen in any way. </w:t>
      </w:r>
    </w:p>
    <w:p w14:paraId="6D447184" w14:textId="77777777" w:rsidR="00F50769" w:rsidRDefault="00F50769" w:rsidP="00F50769">
      <w:r>
        <w:t xml:space="preserve">51. Man must know that he carries Me within himself, that in his spirit and in the light of his conscience he has the pure presence of the divine. </w:t>
      </w:r>
    </w:p>
    <w:p w14:paraId="75C3C86A" w14:textId="77777777" w:rsidR="00F50769" w:rsidRDefault="00F50769" w:rsidP="00F50769">
      <w:r>
        <w:t xml:space="preserve">52. When my new message is received by humanity, they will feel a thrill of joy that will bring them back to spirituality, through which they will feel closer to their Lord. </w:t>
      </w:r>
    </w:p>
    <w:p w14:paraId="72EC8743" w14:textId="77777777" w:rsidR="00F50769" w:rsidRDefault="00F50769" w:rsidP="00F50769">
      <w:r>
        <w:t xml:space="preserve">53. One of the reasons why I have materialized to manifest Myself at this time has been that you feel that I cannot be far from any of My children, nor is the spiritual life far from yours, and to demonstrate this to you I allowed the manifestation and presence of the spiritual world among you. </w:t>
      </w:r>
    </w:p>
    <w:p w14:paraId="770DFFCF" w14:textId="77777777" w:rsidR="00F50769" w:rsidRDefault="00F50769" w:rsidP="00F50769">
      <w:r>
        <w:t xml:space="preserve">54. These are works that only I can and must do, no matter what judgment men form of them. I know that in the end my works will be seen by everyone as perfect. </w:t>
      </w:r>
    </w:p>
    <w:p w14:paraId="6F1BACBF" w14:textId="77777777" w:rsidR="00F50769" w:rsidRDefault="00F50769" w:rsidP="00F50769">
      <w:r>
        <w:t xml:space="preserve">55. The set of manifestations that you have had in this time will be studied with great interest and in </w:t>
      </w:r>
      <w:proofErr w:type="gramStart"/>
      <w:r>
        <w:t>it</w:t>
      </w:r>
      <w:proofErr w:type="gramEnd"/>
      <w:r>
        <w:t xml:space="preserve"> humanity will find the great truths and the great revelations, because nothing is small in My Work. </w:t>
      </w:r>
    </w:p>
    <w:p w14:paraId="13BF01AB" w14:textId="77777777" w:rsidR="00F50769" w:rsidRDefault="00F50769" w:rsidP="00F50769">
      <w:r>
        <w:t xml:space="preserve">56. Be confident that this word will lead you on the right path, because if Jesus passed by at that time and many did not feel it, now you must prepare your hearts to receive the essence that I have brought to humanity. The promise I made to my apostles to return, I have fulfilled, and I have many lessons to share with you. </w:t>
      </w:r>
    </w:p>
    <w:p w14:paraId="21AFAE5A" w14:textId="77777777" w:rsidR="00F50769" w:rsidRDefault="00F50769" w:rsidP="00F50769">
      <w:r>
        <w:t xml:space="preserve">56. What am I manifesting myself among rude, clumsy and sinners? Verily, I gave you to understand at that time, that my coming would be when there was great wickedness in the world. </w:t>
      </w:r>
    </w:p>
    <w:p w14:paraId="6BC07322" w14:textId="77777777" w:rsidR="00F50769" w:rsidRDefault="00F50769" w:rsidP="00F50769">
      <w:r>
        <w:t xml:space="preserve">58. A great confusion was foretold for you also, and is yet to come; it is necessary that by then there should be a luminous beacon that guides the castaways and they can find the right route, and I tell you in truth that this lighthouse has already lit its light and illuminates the world: I, who approach the heart of man to make him hear my voice. </w:t>
      </w:r>
    </w:p>
    <w:p w14:paraId="510DC148" w14:textId="77777777" w:rsidR="00F50769" w:rsidRDefault="00F50769" w:rsidP="00F50769">
      <w:r>
        <w:t xml:space="preserve">59. </w:t>
      </w:r>
      <w:proofErr w:type="gramStart"/>
      <w:r>
        <w:t>Again</w:t>
      </w:r>
      <w:proofErr w:type="gramEnd"/>
      <w:r>
        <w:t xml:space="preserve"> I say to you, whoever keeps my word and observes my teachings will be saved. </w:t>
      </w:r>
    </w:p>
    <w:p w14:paraId="17BCD095" w14:textId="2E60A912" w:rsidR="00F50769" w:rsidRDefault="00F50769" w:rsidP="00F50769">
      <w:r>
        <w:lastRenderedPageBreak/>
        <w:t xml:space="preserve">60. I do not come to awaken religious fanaticism among men; my Doctrine is very far from teaching falsehoods; I want amendment, faith, charity, spirituality. Fanaticism is a blindfold of darkness, it is insane passion, it is </w:t>
      </w:r>
      <w:del w:id="51" w:author="Michelle Espinoza" w:date="2025-12-28T21:55:00Z" w16du:dateUtc="2025-12-29T04:55:00Z">
        <w:r w:rsidDel="004E44AF">
          <w:delText>darkness</w:delText>
        </w:r>
      </w:del>
      <w:ins w:id="52" w:author="Michelle Espinoza" w:date="2025-12-28T21:55:00Z" w16du:dateUtc="2025-12-29T04:55:00Z">
        <w:r w:rsidR="004E44AF">
          <w:t>gloom</w:t>
        </w:r>
        <w:r w:rsidR="004E44AF">
          <w:rPr>
            <w:rStyle w:val="FootnoteReference"/>
          </w:rPr>
          <w:footnoteReference w:id="8"/>
        </w:r>
      </w:ins>
      <w:r>
        <w:t xml:space="preserve">; watch that this evil seed does not penetrate your heart, see that sometimes fanaticism has the appearance of love. </w:t>
      </w:r>
    </w:p>
    <w:p w14:paraId="419AAD69" w14:textId="25A58EBC" w:rsidR="00F50769" w:rsidRDefault="00F50769" w:rsidP="00F50769">
      <w:r>
        <w:t xml:space="preserve">61. Understand that this darkness has invaded humanity in these times. See how, despite the fact that the pagan peoples have disappeared from the earth and that the greater part of humanity professes </w:t>
      </w:r>
      <w:del w:id="54" w:author="Michelle Espinoza" w:date="2025-12-28T21:56:00Z" w16du:dateUtc="2025-12-29T04:56:00Z">
        <w:r w:rsidDel="004E44AF">
          <w:delText xml:space="preserve">a cult of </w:delText>
        </w:r>
      </w:del>
      <w:ins w:id="55" w:author="Michelle Espinoza" w:date="2025-12-28T21:56:00Z" w16du:dateUtc="2025-12-29T04:56:00Z">
        <w:r w:rsidR="004E44AF">
          <w:t xml:space="preserve">to worship </w:t>
        </w:r>
      </w:ins>
      <w:r>
        <w:t xml:space="preserve">the true God, men do not know me or love me, because their wars, their hatreds and their lack of harmony are the proof that they do not yet allow me to live in their hearts. </w:t>
      </w:r>
    </w:p>
    <w:p w14:paraId="65FB6158" w14:textId="77777777" w:rsidR="00F50769" w:rsidRDefault="00F50769" w:rsidP="00F50769">
      <w:r>
        <w:t xml:space="preserve">62. Above the darkness of this religious fanaticism and idolatry, great whirlwinds are approaching that will purify the spiritual worship of this humanity. When this work has been accomplished, the iris of peace will shine in infinity. </w:t>
      </w:r>
    </w:p>
    <w:p w14:paraId="77D262C1" w14:textId="77777777" w:rsidR="00F50769" w:rsidRDefault="00F50769" w:rsidP="00F50769">
      <w:r>
        <w:t xml:space="preserve">63. It is only my voice in its divine justice that can tell you that you have not fulfilled your mission on Earth, nor in the spiritual space, when you have passed through it. </w:t>
      </w:r>
    </w:p>
    <w:p w14:paraId="5D2374A2" w14:textId="77777777" w:rsidR="00F50769" w:rsidRDefault="00F50769" w:rsidP="00F50769">
      <w:r>
        <w:t xml:space="preserve">64. For Me there are no obstacles to communicate with men and make My will </w:t>
      </w:r>
      <w:proofErr w:type="spellStart"/>
      <w:r>
        <w:t>known</w:t>
      </w:r>
      <w:proofErr w:type="spellEnd"/>
      <w:r>
        <w:t xml:space="preserve"> to them, see that it has not been necessary for righteous men for My manifestation, because I have given you My word through sinners, and in this you will be able to find one more proof of My power and My charity. </w:t>
      </w:r>
    </w:p>
    <w:p w14:paraId="343E41B2" w14:textId="77777777" w:rsidR="00F50769" w:rsidRDefault="00F50769" w:rsidP="00F50769">
      <w:r>
        <w:t xml:space="preserve">65. I want everyone to whom this message reaches to be purified here on Earth with the practice of this heavenly Doctrine, so that when they return to the Hereafter, they will do so already cleansed of spirit. </w:t>
      </w:r>
    </w:p>
    <w:p w14:paraId="536B1125" w14:textId="77777777" w:rsidR="00F50769" w:rsidRDefault="00F50769" w:rsidP="00F50769">
      <w:r>
        <w:t xml:space="preserve">66. Every word that flows from Me is of eternal life, today you are receiving it through the human spokesman. </w:t>
      </w:r>
    </w:p>
    <w:p w14:paraId="4D7D9D38" w14:textId="77777777" w:rsidR="00F50769" w:rsidRDefault="00F50769" w:rsidP="00F50769">
      <w:r>
        <w:t xml:space="preserve">67. I tell you that it is a good sign that at this time you have communicated with the Father through your understanding, but you must also know that this form is not the goal or the summit of perfection; that before and in all times, the Lord had spoken to the world through human mouths, but this communication, in the midst of a materialized humanity and a world insensitive </w:t>
      </w:r>
      <w:r>
        <w:lastRenderedPageBreak/>
        <w:t xml:space="preserve">to the spiritual, is a prodigy that tomorrow men will attribute only to the love that God has for you, but it is also a proof that the spirit of man tends to rise spiritually. </w:t>
      </w:r>
    </w:p>
    <w:p w14:paraId="670552F2" w14:textId="77777777" w:rsidR="00F50769" w:rsidRDefault="00F50769" w:rsidP="00F50769">
      <w:r>
        <w:t xml:space="preserve">68. This is the dawn of a new age; The first rays begin to awaken men. When your faith and elevation conceive me beyond what you understand to be just, eternal, and perfect, you will see me in the infinite sending my light to every being. </w:t>
      </w:r>
    </w:p>
    <w:p w14:paraId="524BF371" w14:textId="77777777" w:rsidR="00F50769" w:rsidRDefault="00F50769" w:rsidP="00F50769">
      <w:r>
        <w:t xml:space="preserve">69. My Divinity will be for your spirit, as the light of noonday, as the star that illuminates and gives life to the universe, the zenith will shine, and the hearts, when communicating with their Father, will directly receive His divine rays through the perfect communication of spirit to Spirit, which is the goal and the ideal for harmony between the Father and the children.  and </w:t>
      </w:r>
      <w:proofErr w:type="gramStart"/>
      <w:r>
        <w:t>also</w:t>
      </w:r>
      <w:proofErr w:type="gramEnd"/>
      <w:r>
        <w:t xml:space="preserve"> between siblings. </w:t>
      </w:r>
    </w:p>
    <w:p w14:paraId="46C7149C" w14:textId="77777777" w:rsidR="00F50769" w:rsidRDefault="00F50769" w:rsidP="00F50769">
      <w:r>
        <w:t xml:space="preserve">70. I must ask you, people: What have you done with the seed that I have entrusted to you? What have you sown in your fields? Have you cleared the roads, so that your brothers and sisters can come to Me? Great are the multitudes that listen to me </w:t>
      </w:r>
      <w:proofErr w:type="gramStart"/>
      <w:r>
        <w:t>at this time</w:t>
      </w:r>
      <w:proofErr w:type="gramEnd"/>
      <w:r>
        <w:t xml:space="preserve">, but the portion that is really following me is small. I contemplate the depths of your heart and I say to you: Do not seek me as a judge, always seek me as Father and as Master, then I will open my arcanum to you, and you will feel secure. </w:t>
      </w:r>
    </w:p>
    <w:p w14:paraId="5E6E875A" w14:textId="77777777" w:rsidR="00F50769" w:rsidRDefault="00F50769" w:rsidP="00F50769">
      <w:r>
        <w:t xml:space="preserve">71. In My new Advent, as in times past, I have left the Arcanum open to reveal many teachings to you, because there is joy in the Father when He reveals new teachings to His children, but woe to you if, also receiving My divine Commands, you forget them or fail to fulfill them for lack of love, because you will have made your Father Judge! </w:t>
      </w:r>
    </w:p>
    <w:p w14:paraId="514B6A00" w14:textId="77777777" w:rsidR="00F50769" w:rsidRDefault="00F50769" w:rsidP="00F50769">
      <w:r>
        <w:t xml:space="preserve">72. How Mary wept over your misery! How much you owe to his tenderness and his love! Both those who call her and those who ignore her, her maternal warmth and the infinite sweetness of her caress make them all feel. Truly I tell you that before the spirits come to Me, they must find Mary the divine Mother on their way. </w:t>
      </w:r>
    </w:p>
    <w:p w14:paraId="552E67D4" w14:textId="4E3EEE0E" w:rsidR="00F50769" w:rsidRDefault="00F50769" w:rsidP="00F50769">
      <w:r>
        <w:t xml:space="preserve">73. You also have a </w:t>
      </w:r>
      <w:del w:id="56" w:author="Michelle Espinoza" w:date="2025-12-29T10:18:00Z" w16du:dateUtc="2025-12-29T17:18:00Z">
        <w:r w:rsidDel="00F74DCB">
          <w:delText xml:space="preserve">pastor </w:delText>
        </w:r>
      </w:del>
      <w:ins w:id="57" w:author="Michelle Espinoza" w:date="2025-12-29T10:18:00Z" w16du:dateUtc="2025-12-29T17:18:00Z">
        <w:r w:rsidR="00F74DCB">
          <w:t>shepherd</w:t>
        </w:r>
        <w:r w:rsidR="00F74DCB">
          <w:rPr>
            <w:rStyle w:val="FootnoteReference"/>
          </w:rPr>
          <w:footnoteReference w:id="9"/>
        </w:r>
        <w:r w:rsidR="00F74DCB">
          <w:t xml:space="preserve"> </w:t>
        </w:r>
      </w:ins>
      <w:proofErr w:type="gramStart"/>
      <w:r>
        <w:t>at this time</w:t>
      </w:r>
      <w:proofErr w:type="gramEnd"/>
      <w:r>
        <w:t xml:space="preserve">. As Moses brought you out of Egypt, and gathered you together through the wilderness to the foot of Sinai, that you might hear the voice of the Father and receive the law, so at this time Elijah has brought you out of different parts of the </w:t>
      </w:r>
      <w:r>
        <w:lastRenderedPageBreak/>
        <w:t xml:space="preserve">earth, to </w:t>
      </w:r>
      <w:del w:id="59" w:author="Michelle Espinoza" w:date="2025-12-29T10:19:00Z" w16du:dateUtc="2025-12-29T17:19:00Z">
        <w:r w:rsidDel="00F74DCB">
          <w:delText>bring you by</w:delText>
        </w:r>
      </w:del>
      <w:ins w:id="60" w:author="Michelle Espinoza" w:date="2025-12-29T10:19:00Z" w16du:dateUtc="2025-12-29T17:19:00Z">
        <w:r w:rsidR="00F74DCB">
          <w:t>lead you along</w:t>
        </w:r>
      </w:ins>
      <w:r>
        <w:t xml:space="preserve"> the way of spiritual preparation, to the foot of the new mountain,  from which you hear my divine voice and receive revelation. </w:t>
      </w:r>
    </w:p>
    <w:p w14:paraId="70520415" w14:textId="77777777" w:rsidR="00F50769" w:rsidRDefault="00F50769" w:rsidP="00F50769">
      <w:r>
        <w:t xml:space="preserve">74. Behold Elijah, the one who, together with Moses and Jesus, the disciples contemplated in a spiritual vision on Mount Tabor. This is your Age. Strengthen your spirit with the warmth of his presence and awaken to hope. </w:t>
      </w:r>
    </w:p>
    <w:p w14:paraId="15739231" w14:textId="77777777" w:rsidR="00F50769" w:rsidRDefault="00F50769" w:rsidP="00F50769">
      <w:r>
        <w:t xml:space="preserve">75. Truly I say to you, this time of transcendence on Earth is also so throughout the Universe and that while I speak to you in this way, in other worlds and in other valleys, I also make myself felt. My Spirit is omnipresent.  </w:t>
      </w:r>
    </w:p>
    <w:p w14:paraId="0DBC1F52" w14:textId="77777777" w:rsidR="00F50769" w:rsidRDefault="00F50769" w:rsidP="00F50769">
      <w:r>
        <w:t xml:space="preserve">76. Pray, people, with a spirit and thought of peace, that you may overcome temptations. Do not be satisfied with the peace of your home or </w:t>
      </w:r>
    </w:p>
    <w:p w14:paraId="050A4524" w14:textId="77777777" w:rsidR="00F50769" w:rsidRDefault="00F50769" w:rsidP="00F50769">
      <w:r>
        <w:t xml:space="preserve">your nation. Work for the peace of all your brothers. Love one another. </w:t>
      </w:r>
    </w:p>
    <w:p w14:paraId="760B19F7" w14:textId="77777777" w:rsidR="00F50769" w:rsidRDefault="00F50769" w:rsidP="00F50769">
      <w:r>
        <w:t xml:space="preserve"> </w:t>
      </w:r>
    </w:p>
    <w:p w14:paraId="22F01929" w14:textId="77777777" w:rsidR="00F50769" w:rsidRDefault="00F50769" w:rsidP="00F50769">
      <w:r>
        <w:t xml:space="preserve">MY PEACE BE WITH YOU! </w:t>
      </w:r>
    </w:p>
    <w:p w14:paraId="7001FA1B" w14:textId="77777777" w:rsidR="00F50769" w:rsidRDefault="00F50769" w:rsidP="00F50769">
      <w:r>
        <w:t xml:space="preserve"> </w:t>
      </w:r>
    </w:p>
    <w:p w14:paraId="16E4D133" w14:textId="77777777" w:rsidR="00F50769" w:rsidRDefault="00F50769" w:rsidP="00F50769">
      <w:r>
        <w:t xml:space="preserve"> </w:t>
      </w:r>
    </w:p>
    <w:p w14:paraId="633A60E0" w14:textId="77777777" w:rsidR="00F50769" w:rsidRDefault="00F50769">
      <w:pPr>
        <w:pStyle w:val="Heading1"/>
        <w:pPrChange w:id="61" w:author="Michelle Espinoza" w:date="2025-12-29T10:20:00Z" w16du:dateUtc="2025-12-29T17:20:00Z">
          <w:pPr/>
        </w:pPrChange>
      </w:pPr>
      <w:r>
        <w:t xml:space="preserve">EDUCATION N° 84 </w:t>
      </w:r>
    </w:p>
    <w:p w14:paraId="51A358ED" w14:textId="77777777" w:rsidR="00F50769" w:rsidRDefault="00F50769" w:rsidP="00F50769">
      <w:r>
        <w:t xml:space="preserve"> </w:t>
      </w:r>
    </w:p>
    <w:p w14:paraId="029756FD" w14:textId="77777777" w:rsidR="00F50769" w:rsidRDefault="00F50769" w:rsidP="00F50769">
      <w:r>
        <w:t xml:space="preserve">1. I have not come to contemplate great or small, in this age I have spoken to you all as children whom I love in the same way. Seek the essence of my teaching and spread it, and the more you give to your brethren, the more it will be multiplied to you. </w:t>
      </w:r>
    </w:p>
    <w:p w14:paraId="02F0E80E" w14:textId="77777777" w:rsidR="00F50769" w:rsidRDefault="00F50769" w:rsidP="00F50769">
      <w:r>
        <w:t xml:space="preserve">2. It is my charity that helps you to endure the pain of your atonement, by which you purify your spirit. Preserve as much as you can the state of spiritual elevation, so that you will not find yourselves groaning again in my presence. </w:t>
      </w:r>
    </w:p>
    <w:p w14:paraId="6F0300C8" w14:textId="77777777" w:rsidR="00F50769" w:rsidRDefault="00F50769" w:rsidP="00F50769">
      <w:r>
        <w:t xml:space="preserve">3. From different regions the multitudes have come in search of my word, they make their troubles and vicissitudes present to me. I, who contemplate the afflictions and sufferings through which the nations are passing, ask you to send them a message of peace with your heartfelt and charitable prayers. Pray for your brothers; ask that it will be given to you. </w:t>
      </w:r>
    </w:p>
    <w:p w14:paraId="6141E31F" w14:textId="77777777" w:rsidR="00F50769" w:rsidRDefault="00F50769" w:rsidP="00F50769">
      <w:r>
        <w:lastRenderedPageBreak/>
        <w:t xml:space="preserve">4. If you have faith in Me and trust in My word, war will not penetrate this </w:t>
      </w:r>
      <w:proofErr w:type="gramStart"/>
      <w:r>
        <w:t>nation</w:t>
      </w:r>
      <w:proofErr w:type="gramEnd"/>
      <w:r>
        <w:t xml:space="preserve"> and this will be a further testimony that My divine Spirit has descended upon you. The merits that you must make so that prodigies may be wrought in your path will </w:t>
      </w:r>
      <w:proofErr w:type="gramStart"/>
      <w:r>
        <w:t>be:</w:t>
      </w:r>
      <w:proofErr w:type="gramEnd"/>
      <w:r>
        <w:t xml:space="preserve"> regeneration, prayer, charity, good will and love for your brothers and sisters. </w:t>
      </w:r>
    </w:p>
    <w:p w14:paraId="37B3192B" w14:textId="77777777" w:rsidR="00F50769" w:rsidRDefault="00F50769" w:rsidP="00F50769">
      <w:r>
        <w:t xml:space="preserve">5. You who form a people destined to give proof and testimony of my manifestation in this age, do not falter, do not want to see sister </w:t>
      </w:r>
      <w:proofErr w:type="spellStart"/>
      <w:r>
        <w:t>blood shed</w:t>
      </w:r>
      <w:proofErr w:type="spellEnd"/>
      <w:r>
        <w:t xml:space="preserve"> in your nation, in your squares and in your fields; do not want to see mourning or hunger in your children. I am giving you weapons of light so that you can defend yourselves from any snares, I have also taught you how you can preserve the health of the spirit and the health of the body, so that you will be strong. Yes, people, do not look for sickness any longer, do not forget that it is always disobedience that opens the doors. Pray for yourselves and for all humanity; To those who shed tears for nations that are going through the hard trial, I say that peace will again come from them. From those who kill each other today and make war between brothers, I will bring forth those who tomorrow preach and practice love for one another. My power is great, do not doubt it. You will see how on the destruction of this humanity I will build a new world, where no trace of what </w:t>
      </w:r>
      <w:proofErr w:type="gramStart"/>
      <w:r>
        <w:t>was sin</w:t>
      </w:r>
      <w:proofErr w:type="gramEnd"/>
      <w:r>
        <w:t xml:space="preserve"> will be found. </w:t>
      </w:r>
    </w:p>
    <w:p w14:paraId="6CD95897" w14:textId="77777777" w:rsidR="00F50769" w:rsidRDefault="00F50769" w:rsidP="00F50769">
      <w:r>
        <w:t xml:space="preserve">6. If I have called many nations and peoples deaf, it is because my voice knocked at the doors of all hearts, and they did not understand my call. Those who have fallen into the abyss of passions may blaspheme here in the world against Me, but once before Me they will have to confess that I was in time with every man and every people to warn and prevent it. I do not predispose you against anyone, I charge you at every moment to pass your thought as a spirit of peace over the world, although I do warn you, so that you do not allow yourselves to be surprised by strange doctrines, or by false promises, so that you do not allow tares, discord, and selfishness to be sown in your hearts. Fulfill your mission and leave the rest to Me.  </w:t>
      </w:r>
    </w:p>
    <w:p w14:paraId="69288E1E" w14:textId="77777777" w:rsidR="00F50769" w:rsidRDefault="00F50769" w:rsidP="00F50769">
      <w:r>
        <w:t xml:space="preserve">7. Truly I say to you, the elements ready to be loosed in obedience to divine justice. They will do the work of purification and, I also tell you: humanity may disappear from the Earth, but my name and my presence can never be erased from the spirit. </w:t>
      </w:r>
    </w:p>
    <w:p w14:paraId="53E0F914" w14:textId="77777777" w:rsidR="00F50769" w:rsidRDefault="00F50769" w:rsidP="00F50769">
      <w:r>
        <w:t xml:space="preserve">8. Disciples, </w:t>
      </w:r>
      <w:proofErr w:type="gramStart"/>
      <w:r>
        <w:t>as long as</w:t>
      </w:r>
      <w:proofErr w:type="gramEnd"/>
      <w:r>
        <w:t xml:space="preserve"> the world recognizes that you were not wrong, resist ridicule and ridicule; I will pour out upon him the signs and trials that will awaken him and open his eyes to the light, but work, for I will not send you to sleep in the world. Today that you have awakened by the call </w:t>
      </w:r>
      <w:r>
        <w:lastRenderedPageBreak/>
        <w:t xml:space="preserve">of your Master, take advantage of the time so that at last you can show me an abundant harvest of your sowing. </w:t>
      </w:r>
    </w:p>
    <w:p w14:paraId="78C0487B" w14:textId="77777777" w:rsidR="00F50769" w:rsidRDefault="00F50769" w:rsidP="00F50769">
      <w:r>
        <w:t xml:space="preserve">9. Come before my chair and fill your spirit with wisdom. </w:t>
      </w:r>
      <w:proofErr w:type="gramStart"/>
      <w:r>
        <w:t>In the midst of</w:t>
      </w:r>
      <w:proofErr w:type="gramEnd"/>
      <w:r>
        <w:t xml:space="preserve"> the chaos that reigns in your world, you have found this corner of peace, where you can hear the voice of the angels, who say to you: Peace on Earth to men of good will. </w:t>
      </w:r>
    </w:p>
    <w:p w14:paraId="03A99D2F" w14:textId="77777777" w:rsidR="00F50769" w:rsidRDefault="00F50769" w:rsidP="00F50769">
      <w:r>
        <w:t xml:space="preserve">10. If any of your brothers and sisters learn of these lessons, let them know, </w:t>
      </w:r>
      <w:proofErr w:type="gramStart"/>
      <w:r>
        <w:t>My</w:t>
      </w:r>
      <w:proofErr w:type="gramEnd"/>
      <w:r>
        <w:t xml:space="preserve"> new disciples are scattered among humanity, and if the unbelievers mock you and slander you, forgive them, I will do justice; Many of those who do not know you today will bless you tomorrow. On your journey, always keep in mind the example that I came to give you in the Second Time, he will help you to bear your cross with patience. Remember that I was unknown while I was on Earth and was only recognized long after my passage among men. </w:t>
      </w:r>
    </w:p>
    <w:p w14:paraId="1CFFC95A" w14:textId="77777777" w:rsidR="00F50769" w:rsidRDefault="00F50769" w:rsidP="00F50769">
      <w:r>
        <w:t xml:space="preserve">11. Have patience and understanding, for it will not be you who humanity will have to recognize, but my work, my Doctrine, and it is eternal. Your mission is to carry with your words and your deeds, the message that reveals to men the way to take a step towards perfection. </w:t>
      </w:r>
    </w:p>
    <w:p w14:paraId="1BDC3ACB" w14:textId="77777777" w:rsidR="00F50769" w:rsidRDefault="00F50769" w:rsidP="00F50769">
      <w:r>
        <w:t xml:space="preserve">12. Truly, I hunger and thirst for your love and understanding. You all have the intuition that I exist, but who </w:t>
      </w:r>
    </w:p>
    <w:p w14:paraId="6AC840F4" w14:textId="77777777" w:rsidR="00F50769" w:rsidRDefault="00F50769" w:rsidP="00F50769">
      <w:r>
        <w:t xml:space="preserve">Do you know me? Verily, the idea you have of my Divinity is vague, because through your rites and images you have limited and falsified me. To free you from this error, my word, like an inexhaustible torrent, will continue to fall into your spirit until the moment appointed by my will. Meanwhile, </w:t>
      </w:r>
      <w:proofErr w:type="gramStart"/>
      <w:r>
        <w:t>My</w:t>
      </w:r>
      <w:proofErr w:type="gramEnd"/>
      <w:r>
        <w:t xml:space="preserve"> teachings and revelations will tell you who you are, what </w:t>
      </w:r>
      <w:proofErr w:type="gramStart"/>
      <w:r>
        <w:t>your</w:t>
      </w:r>
      <w:proofErr w:type="gramEnd"/>
      <w:r>
        <w:t xml:space="preserve"> beginning and your end is, and by knowing yourself, you will know your </w:t>
      </w:r>
      <w:proofErr w:type="gramStart"/>
      <w:r>
        <w:t>Father</w:t>
      </w:r>
      <w:proofErr w:type="gramEnd"/>
      <w:r>
        <w:t xml:space="preserve"> better. I declare to you that what I have revealed to you in this word and what I am about to reveal to you, no teacher of the world, however wise, could have taught you, because the impenetrable only I can discover, when it is necessary for you to know it. </w:t>
      </w:r>
    </w:p>
    <w:p w14:paraId="1F70CE39" w14:textId="77777777" w:rsidR="00F50769" w:rsidRDefault="00F50769" w:rsidP="00F50769">
      <w:r>
        <w:t xml:space="preserve">13. This is how my communication was in the Third Era, something that was not foreseen by humanity, because it has forgotten the prophecies, and today I have come in fulfillment of them. The language of the spokesmen through whom I have communicated with men has been humble, but in the essence of this word is my love and my wisdom. </w:t>
      </w:r>
    </w:p>
    <w:p w14:paraId="45A424AB" w14:textId="77777777" w:rsidR="00F50769" w:rsidRDefault="00F50769" w:rsidP="00F50769">
      <w:r>
        <w:lastRenderedPageBreak/>
        <w:t xml:space="preserve">14. He who analyzes my spiritual doctrine of the Third Time and bears witness to it by his works, will comprehend with his spirit, his heart and his mind, all that was revealed by my Divinity in the previous times and his interpretation of those lessons will be correct. </w:t>
      </w:r>
      <w:proofErr w:type="gramStart"/>
      <w:r>
        <w:t>Again</w:t>
      </w:r>
      <w:proofErr w:type="gramEnd"/>
      <w:r>
        <w:t xml:space="preserve"> my Law will rise among men to destroy all falsehoods they have created to cover up and protect their wickedness. The book of life and truth will be opened before all the peoples of the </w:t>
      </w:r>
      <w:proofErr w:type="gramStart"/>
      <w:r>
        <w:t>earth</w:t>
      </w:r>
      <w:proofErr w:type="gramEnd"/>
      <w:r>
        <w:t xml:space="preserve"> and no one will be able to deceive them. </w:t>
      </w:r>
    </w:p>
    <w:p w14:paraId="451F844B" w14:textId="77777777" w:rsidR="00F50769" w:rsidRDefault="00F50769" w:rsidP="00F50769">
      <w:r>
        <w:t xml:space="preserve">15. The mask of hypocrisy will fall from the face of the Pharisees, and their mouths, which have always lied in offering salvation to mankind, will be silent forever, but you do not point them out or betray them. </w:t>
      </w:r>
    </w:p>
    <w:p w14:paraId="652318B8" w14:textId="77777777" w:rsidR="00F50769" w:rsidRDefault="00F50769" w:rsidP="00F50769">
      <w:r>
        <w:t xml:space="preserve">16. In the Second Time, when the scribes brought the adulterous woman before me, after confusing them with my judgment, I touched the spirit of each one, without publicly betraying them; My index was writing in the dust of the earth, the faults of those who came to see what Jesus wrote. Today I say to those who listen without faith: while you are listening to this word, be silent and meditate so that later you can judge, you will understand that in this age I have come to give you my love, so that you may drink drop by drop of this virtue that you have not been able to find among yourselves. Few are those who follow me, and I will use them to scatter my seed. </w:t>
      </w:r>
    </w:p>
    <w:p w14:paraId="0E784521" w14:textId="77777777" w:rsidR="00F50769" w:rsidRDefault="00F50769" w:rsidP="00F50769">
      <w:r>
        <w:t xml:space="preserve">17. I am the God of all men, of all religions and of all sects, the only one, and if I open my arcanum and pour it out for all, why should they not recognize me? No one can live without the idea of God, even if the way in which he conceives it is imperfect and his worship imperfect. I receive the offering of all my children, but the </w:t>
      </w:r>
      <w:proofErr w:type="gramStart"/>
      <w:r>
        <w:t>Father</w:t>
      </w:r>
      <w:proofErr w:type="gramEnd"/>
      <w:r>
        <w:t xml:space="preserve"> already wants to receive the just and worthy tribute. </w:t>
      </w:r>
    </w:p>
    <w:p w14:paraId="3700C740" w14:textId="77777777" w:rsidR="00F50769" w:rsidRDefault="00F50769" w:rsidP="00F50769">
      <w:r>
        <w:t xml:space="preserve">18. My Doctrine does not come to enslave </w:t>
      </w:r>
      <w:proofErr w:type="gramStart"/>
      <w:r>
        <w:t>anyone,</w:t>
      </w:r>
      <w:proofErr w:type="gramEnd"/>
      <w:r>
        <w:t xml:space="preserve"> it comes only to elevate your life within the human and the spiritual. He who aspires to be by his works a true child of God will not be able to reserve for himself all that he has received from Me. How many there are who, having much knowledge, seem to be wells of wisdom and in </w:t>
      </w:r>
      <w:proofErr w:type="gramStart"/>
      <w:r>
        <w:t>reality</w:t>
      </w:r>
      <w:proofErr w:type="gramEnd"/>
      <w:r>
        <w:t xml:space="preserve"> are only because of their selfishness, wells of darkness! </w:t>
      </w:r>
    </w:p>
    <w:p w14:paraId="33E8A7EF" w14:textId="77777777" w:rsidR="00F50769" w:rsidRDefault="00F50769" w:rsidP="00F50769">
      <w:r>
        <w:t xml:space="preserve">19. Be disciples of Jesus and you will be brothers and sisters of humanity. Feel what you do and what you speak. Whoever does not feel my love in his heart, refrain from speaking of love, because he will fall into transgression. To speak of love, he must wait for my seed to germinate </w:t>
      </w:r>
      <w:r>
        <w:lastRenderedPageBreak/>
        <w:t xml:space="preserve">in his heart. I will give you time to achieve your preparation, your conversion and your transformation. Remember that many of you when you heard this word, you were unbelievers. At My manifestation, some even mocked it and others mocked the spokesmen through whom I spoke to you at that moment, but I waited, I spoke to you through your conscience and then with tears of repentance you asked Me for forgiveness for your doubt. Now, despite the trials and obstacles that pile up in your path, you follow me with unwavering faith. I am the </w:t>
      </w:r>
      <w:proofErr w:type="spellStart"/>
      <w:r>
        <w:t>sower</w:t>
      </w:r>
      <w:proofErr w:type="spellEnd"/>
      <w:r>
        <w:t xml:space="preserve">, the fighter who never rests.  </w:t>
      </w:r>
    </w:p>
    <w:p w14:paraId="7F7F52D0" w14:textId="77777777" w:rsidR="00F50769" w:rsidRDefault="00F50769" w:rsidP="00F50769">
      <w:r>
        <w:t xml:space="preserve">20. To give you tangible proofs of my truth, I have prophesied to you many events of near fulfillment. </w:t>
      </w:r>
      <w:proofErr w:type="gramStart"/>
      <w:r>
        <w:t>So</w:t>
      </w:r>
      <w:proofErr w:type="gramEnd"/>
      <w:r>
        <w:t xml:space="preserve"> you saw that when I announced to you a coming war when everything was peace, war was. When I told you that the elements would be loosed and that to some they would be like friends, but to others they would show themselves as enemies, how soon you saw their fulfillment; but to each one of you in the silence of his life I have also fulfilled a promise. And if you do not see many of my prophecies fulfilled, it is because they are given for many generations after yours; but you know what will become of this world, of man and of his spirit, in times to come. From times past, I foretold to you the signs that would herald this Age and my new manifestation; The signs, great and clear, were shown to confirm my truth. From now on I am announcing to you those that will precede the spiritual battle and then the time of peace. The light of prophecy is once again among mankind. My word is full of prophecies, men see tomorrow, through dreams, through glances or by premonition. Ancient prophets announced the prophets of this time. It is not hallucinations that you are contemplating, but it is necessary that you channel your gifts well so that the light of the Holy Spirit is reflected in you. You will have to give true proofs to mankind, and by those proofs many will believe. Men and women will come before this people in caravans, men of other races and speaking other languages, you will receive them all. </w:t>
      </w:r>
    </w:p>
    <w:p w14:paraId="5298F158" w14:textId="77777777" w:rsidR="00F50769" w:rsidRDefault="00F50769" w:rsidP="00F50769">
      <w:r>
        <w:t xml:space="preserve">Truly I say to you, if there are no strangers or strangers at his table in the house of the Lord, neither should you, who are children of the Lord, distinguish those who are your brethren.  </w:t>
      </w:r>
    </w:p>
    <w:p w14:paraId="506F9981" w14:textId="77777777" w:rsidR="00F50769" w:rsidRDefault="00F50769" w:rsidP="00F50769">
      <w:r>
        <w:t xml:space="preserve">21. I point out to you your mission, take life as I give it, walk serenely step by step. Thus, even if you lived a short time in this world, you </w:t>
      </w:r>
      <w:proofErr w:type="gramStart"/>
      <w:r>
        <w:t>will</w:t>
      </w:r>
      <w:proofErr w:type="gramEnd"/>
      <w:r>
        <w:t xml:space="preserve"> have reaped an abundant harvest in it. Then you will not be like those who, having lived long on earth, come into my presence, as mean and naked as when they began the journey. </w:t>
      </w:r>
    </w:p>
    <w:p w14:paraId="6460D037" w14:textId="77777777" w:rsidR="00F50769" w:rsidRDefault="00F50769" w:rsidP="00F50769">
      <w:r>
        <w:lastRenderedPageBreak/>
        <w:t xml:space="preserve">22. Do good works in your life that have a spiritual essence or purpose. Do many of those works that are not published or seen, because they are done with the heart. </w:t>
      </w:r>
    </w:p>
    <w:p w14:paraId="7120AC76" w14:textId="77777777" w:rsidR="00F50769" w:rsidRDefault="00F50769" w:rsidP="00F50769">
      <w:r>
        <w:t xml:space="preserve">23. Keep before your eyes the book of my teaching, do not let its lessons go unnoticed; Truly I say to you, the time will come when I </w:t>
      </w:r>
      <w:proofErr w:type="gramStart"/>
      <w:r>
        <w:t>will ask</w:t>
      </w:r>
      <w:proofErr w:type="gramEnd"/>
      <w:r>
        <w:t xml:space="preserve"> you for the summary and analysis of what has been revealed to you. Life will also ask you for the lesson through the trials that it puts on your way, but who is life but I who have given light to your understanding, sensitivity to your heart and gifts and powers to your whole being, so that you may understand the profound and eternal language of your existence? </w:t>
      </w:r>
    </w:p>
    <w:p w14:paraId="0D852CF2" w14:textId="77777777" w:rsidR="00F50769" w:rsidRDefault="00F50769" w:rsidP="00F50769">
      <w:r>
        <w:t xml:space="preserve">24. In my Doctrine I teach you to live in such a way that even in the most bitter times, you should feel happy to exist, knowing that you are children of God, and I also teach you to esteem what surrounds you so that your joys may be healthy and true. </w:t>
      </w:r>
    </w:p>
    <w:p w14:paraId="4919FFFA" w14:textId="77777777" w:rsidR="00F50769" w:rsidRDefault="00F50769" w:rsidP="00F50769">
      <w:r>
        <w:t xml:space="preserve">25. The world is a great garden where I cultivate hearts, but at this time you will find all its flowers withered. I have come to give you a new watering and I will not cease in my efforts to lavish my care on you until I inhale the fragrance of this spiritual garden. When the corollas of the flowers open, there will be wonderful signs and manifestations among men. </w:t>
      </w:r>
    </w:p>
    <w:p w14:paraId="057DFF47" w14:textId="77777777" w:rsidR="00F50769" w:rsidRDefault="00F50769" w:rsidP="00F50769">
      <w:r>
        <w:t xml:space="preserve">26. These spokesmen, through whom my word springs up at this time, were plants withered by the burning sun of sorrow, but divine watering descended upon them, and they flourished. The beauty and nectar of the phrases that her lips pour out have the likeness of flowers. </w:t>
      </w:r>
    </w:p>
    <w:p w14:paraId="4DB6F805" w14:textId="77777777" w:rsidR="00F50769" w:rsidRDefault="00F50769" w:rsidP="00F50769">
      <w:r>
        <w:t xml:space="preserve">27. This people, who have been able to inhale that perfume and keep that seed, have also flourished and borne fruit. It is a small garden from which my charity is digging out the most fruitful plants to sustain the faith of the multitudes, for truly I say to you: I am the seed of eternity. Mary is the divine watering. Here in the divine is the Creator and the </w:t>
      </w:r>
      <w:proofErr w:type="gramStart"/>
      <w:r>
        <w:t>Mother</w:t>
      </w:r>
      <w:proofErr w:type="gramEnd"/>
      <w:r>
        <w:t xml:space="preserve"> watching over His Work. </w:t>
      </w:r>
    </w:p>
    <w:p w14:paraId="7F55BE9D" w14:textId="77777777" w:rsidR="00F50769" w:rsidRDefault="00F50769" w:rsidP="00F50769">
      <w:r>
        <w:t xml:space="preserve"> </w:t>
      </w:r>
    </w:p>
    <w:p w14:paraId="177E9555" w14:textId="77777777" w:rsidR="00F50769" w:rsidRDefault="00F50769" w:rsidP="00F50769">
      <w:r>
        <w:t xml:space="preserve">28. My words of the Second Era have been the way of salvation for those who have persevered in it. Blessed </w:t>
      </w:r>
      <w:proofErr w:type="gramStart"/>
      <w:r>
        <w:t>are</w:t>
      </w:r>
      <w:proofErr w:type="gramEnd"/>
      <w:r>
        <w:t xml:space="preserve"> those who have </w:t>
      </w:r>
    </w:p>
    <w:p w14:paraId="6E33A0F0" w14:textId="77777777" w:rsidR="00F50769" w:rsidRDefault="00F50769" w:rsidP="00F50769">
      <w:r>
        <w:t xml:space="preserve">placed their trust in my teaching. But do not think that all those who say they believe in Me trust in My Word or practice My Doctrine. I see in men in the moment of trial, hesitating between forgiving as Jesus teaches or defending themselves as their instinct advises them. In their hearts </w:t>
      </w:r>
      <w:r>
        <w:lastRenderedPageBreak/>
        <w:t xml:space="preserve">they feel that it is difficult to put the Master's lessons into practice. To these I say: that as long as you do not have faith and love for your fellow men, it will not be possible for my Doctrine to be the one that guides hearts; but I will send to the peoples of the earth virtuous men who will prove to you the power of faith and the miracles that make forgiveness, charity and love. </w:t>
      </w:r>
    </w:p>
    <w:p w14:paraId="4DB206D5" w14:textId="77777777" w:rsidR="00F50769" w:rsidRDefault="00F50769" w:rsidP="00F50769">
      <w:r>
        <w:t xml:space="preserve">29. Without faith and without fulfilling the Law, my word is only like a vain seed that, when sown, does not come to life, because it is virtue that fertilizes that seed. When this word reaches all hearts, there will be many who judge the Lord's judgment too severe, so I tell you that you are a world that needs faith, to be able to feel and understand me. </w:t>
      </w:r>
    </w:p>
    <w:p w14:paraId="41BCE595" w14:textId="77777777" w:rsidR="00F50769" w:rsidRDefault="00F50769" w:rsidP="00F50769">
      <w:r>
        <w:t xml:space="preserve">30. I say to all who call yourselves members of the Christian world that my judgment is benevolent if you consider that twenty centuries ago I brought you a divine message so that with it you might overcome the world, the flesh, the passions, and death, and I still see you entrusting everything to your own strength.  to your way of feeling and thinking. And if the instincts of the flesh still prevail over the virtues of the spirit, it is because you are still more matter than spirit. </w:t>
      </w:r>
    </w:p>
    <w:p w14:paraId="06C0548F" w14:textId="77777777" w:rsidR="00F50769" w:rsidRDefault="00F50769" w:rsidP="00F50769">
      <w:r>
        <w:t xml:space="preserve">31. The conflict is approaching, the faith of some will fight against the skepticism of others; the morality of some against the wickedness of others. And as in times past, </w:t>
      </w:r>
      <w:proofErr w:type="gramStart"/>
      <w:r>
        <w:t>My</w:t>
      </w:r>
      <w:proofErr w:type="gramEnd"/>
      <w:r>
        <w:t xml:space="preserve"> charity will be with the children who trust in Me, to help them perform prodigious works, as can only be done when one has true faith in My Divinity. </w:t>
      </w:r>
    </w:p>
    <w:p w14:paraId="1B7893BF" w14:textId="77777777" w:rsidR="00F50769" w:rsidRDefault="00F50769" w:rsidP="00F50769">
      <w:r>
        <w:t xml:space="preserve">32. You must understand that I do not only come in search of those who believe in Me, but rather I come for those who doubt My existence. In the Second Time when I came as the promised Messiah, I arose among the people who believed in the invisible God, but my message was not only for Israel, but for all the Gentile peoples who did not know me. He did not come to save some and let others be lost. </w:t>
      </w:r>
    </w:p>
    <w:p w14:paraId="7BC8B6C9" w14:textId="77777777" w:rsidR="00F50769" w:rsidRDefault="00F50769" w:rsidP="00F50769">
      <w:r>
        <w:t xml:space="preserve">33. A large tree stretches out its branches to protect all and offers its fruit without distinction. Do you remember that I have once pointed out to you peoples to whom you should not have taken my word? I have never taught you to look for reasons to deny someone my light. Were you righteous when I made you worthy to hear my word and to receive my pleasures? Truly I tell you that I do not. </w:t>
      </w:r>
    </w:p>
    <w:p w14:paraId="5E194A42" w14:textId="77777777" w:rsidR="00F50769" w:rsidRDefault="00F50769" w:rsidP="00F50769">
      <w:r>
        <w:lastRenderedPageBreak/>
        <w:t xml:space="preserve">34. I found you sinning, and so I chose you to lead you to the fountain of regeneration, so that tomorrow you would do the same to your brothers. This is the time when sinners will save sinners and when the dead will rise to raise their dead. </w:t>
      </w:r>
    </w:p>
    <w:p w14:paraId="0B42AEF4" w14:textId="77777777" w:rsidR="00F50769" w:rsidRDefault="00F50769" w:rsidP="00F50769">
      <w:r>
        <w:t xml:space="preserve">Hardened hearts, those that have seen the widow, the orphan, the hungry, the sick pass by without their fibers being moved, will awaken to love, will shudder at the pain of others and destroy their selfishness; they will forget even themselves, to share the pain of their brothers. </w:t>
      </w:r>
    </w:p>
    <w:p w14:paraId="183E8C7A" w14:textId="77777777" w:rsidR="00F50769" w:rsidRDefault="00F50769" w:rsidP="00F50769">
      <w:r>
        <w:t xml:space="preserve">35. Whoever does not know pain will not be able to understand those who suffer; There you have the reason why I use those who have drunk much in the cup of sorrow, so that they may be able to understand the miseries of humanity and be the ones who bring true consolation. </w:t>
      </w:r>
    </w:p>
    <w:p w14:paraId="329FE2E3" w14:textId="77777777" w:rsidR="00F50769" w:rsidRDefault="00F50769" w:rsidP="00F50769">
      <w:r>
        <w:t xml:space="preserve">36. He who has sinned and then returned to the right path can never be scandalized by the faults of his fellow </w:t>
      </w:r>
      <w:proofErr w:type="gramStart"/>
      <w:r>
        <w:t>men, but</w:t>
      </w:r>
      <w:proofErr w:type="gramEnd"/>
      <w:r>
        <w:t xml:space="preserve"> will know how to be indulgent and understanding. </w:t>
      </w:r>
    </w:p>
    <w:p w14:paraId="3ACFEBA4" w14:textId="77777777" w:rsidR="00F50769" w:rsidRDefault="00F50769" w:rsidP="00F50769">
      <w:r>
        <w:t xml:space="preserve">37. Anyone who wakes up surprised by the clarity of this light will understand that this is the time in which he must work for humanity, setting aside a few moments from the time he dedicates to the world, to consecrate them to the spiritual practice of charity, so that you will love your Lord and serve your brother. </w:t>
      </w:r>
    </w:p>
    <w:p w14:paraId="558FCFDD" w14:textId="77777777" w:rsidR="00F50769" w:rsidRDefault="00F50769" w:rsidP="00F50769">
      <w:r>
        <w:t xml:space="preserve">38. You will not be of those who, seeing what is happening in the world, exclaim, "This is the time of judgment and death, after which, perhaps, hell awaits." </w:t>
      </w:r>
    </w:p>
    <w:p w14:paraId="09263099" w14:textId="77777777" w:rsidR="00F50769" w:rsidRDefault="00F50769" w:rsidP="00F50769">
      <w:r>
        <w:t xml:space="preserve">39. I tell you that it is a time of reconciliation and resurrection and that beyond the peace of my glory awaits all those who believe and </w:t>
      </w:r>
      <w:proofErr w:type="gramStart"/>
      <w:r>
        <w:t>rise up</w:t>
      </w:r>
      <w:proofErr w:type="gramEnd"/>
      <w:r>
        <w:t xml:space="preserve"> after my word. </w:t>
      </w:r>
    </w:p>
    <w:p w14:paraId="192312DC" w14:textId="77777777" w:rsidR="00F50769" w:rsidRDefault="00F50769" w:rsidP="00F50769">
      <w:r>
        <w:t xml:space="preserve">40. There is joy in my spirit when I see myself surrounded by those whom I have called my disciples at this time. You are the predestined ones to fulfill a spiritual mission, in this Third Age.  </w:t>
      </w:r>
    </w:p>
    <w:p w14:paraId="71973B04" w14:textId="77777777" w:rsidR="00F50769" w:rsidRDefault="00F50769" w:rsidP="00F50769">
      <w:r>
        <w:t xml:space="preserve">41. You have had to travel a long way to receive this revelation, but you do not feel tired, because the spirit that knows how to rise above matter and above the passions of the world never tires of seeking or following me. In this </w:t>
      </w:r>
      <w:proofErr w:type="gramStart"/>
      <w:r>
        <w:t>time</w:t>
      </w:r>
      <w:proofErr w:type="gramEnd"/>
      <w:r>
        <w:t xml:space="preserve"> I have come to pour out my charity on every spirit and on every understanding so that, opening your spiritual eyes, you may contemplate true life in all its fullness. Every eye will see me, I told you referring to this time, and indeed every eye is beginning to see me. </w:t>
      </w:r>
    </w:p>
    <w:p w14:paraId="51BFF207" w14:textId="77777777" w:rsidR="00F50769" w:rsidRDefault="00F50769" w:rsidP="00F50769">
      <w:r>
        <w:lastRenderedPageBreak/>
        <w:t xml:space="preserve">42. Humanity is awakening and sensing the truth, many teachings will be revealed directly to its spirit, because it will not be men who point them out to it. When this humanity comes to hear My voice in the depths of its heart, it will not turn away from Me again, for it will have felt My love and will have beheld the light of truth. You are the children of light, the Marian Trinitarian Spiritualists, because you are the ones who have seen the Spirit coming </w:t>
      </w:r>
    </w:p>
    <w:p w14:paraId="4BB4CDD6" w14:textId="77777777" w:rsidR="00F50769" w:rsidRDefault="00F50769" w:rsidP="00F50769">
      <w:r>
        <w:t xml:space="preserve">Holy and you have heard his revelation. Would it be fair for the children of light to create darkness among mankind? No, my children.  </w:t>
      </w:r>
    </w:p>
    <w:p w14:paraId="724955AB" w14:textId="77777777" w:rsidR="00F50769" w:rsidRDefault="00F50769" w:rsidP="00F50769">
      <w:r>
        <w:t xml:space="preserve">43. Your heart is surprised and says to me: Master, why do you distrust us? To which I answer: I warn you of these things, because this time of light is also a time of lies, of deceit, of dangers, because in your midst float the forces of evil, which make men fall and can dim your light if you do not watch. It is the time of light, not because man has kindled it, but because I have brought you my revelations in fulfillment of the prophecies. It is the time of lies, but not because of my arrival among men, but because of their wickedness, which has reached a greater height. </w:t>
      </w:r>
    </w:p>
    <w:p w14:paraId="0268738A" w14:textId="77777777" w:rsidR="00F50769" w:rsidRDefault="00F50769" w:rsidP="00F50769">
      <w:r>
        <w:t xml:space="preserve">44. The final battle is approaching, but I am not speaking to you of your fratricidal wars, but of the struggle of the light against everything that is false, impure, imperfect. Recognize the moment you are living, so that you may hasten to gather weapons of love and spiritual strength. Understand from now on that </w:t>
      </w:r>
      <w:proofErr w:type="gramStart"/>
      <w:r>
        <w:t>in the midst of</w:t>
      </w:r>
      <w:proofErr w:type="gramEnd"/>
      <w:r>
        <w:t xml:space="preserve"> this battle you are not only going to fight for your own faith and salvation, but forgetting yourselves, you will have to go after those who are in danger of perishing. </w:t>
      </w:r>
    </w:p>
    <w:p w14:paraId="7C2536B1" w14:textId="77777777" w:rsidR="00F50769" w:rsidRDefault="00F50769" w:rsidP="00F50769">
      <w:r>
        <w:t xml:space="preserve">45. This is a time of light, because the human spirit through its evolution and experience has gathered light in life. Do not mourn your past anymore, but you must take advantage of all its lessons, so that from now on you will see your path illuminated and no longer have stumbling blocks or uncertainty at the crossroads. </w:t>
      </w:r>
    </w:p>
    <w:p w14:paraId="3AB02209" w14:textId="77777777" w:rsidR="00F50769" w:rsidRDefault="00F50769" w:rsidP="00F50769">
      <w:r>
        <w:t xml:space="preserve">46. Your spiritual past is unknown to your matter, I leave it imprinted in your spirit, so that it may be like an open book and be revealed to you by consciousness and intuition. That is my justice, that before sentencing you, I give you the opportunity to repair the fault or to rectify the error. If the past were to be erased from your spirit, you would have to go through the trials you have already passed, but if you listen to the voice of your experience and allow yourself to be illuminated by that light, you will see your path clearer and the horizon brighter. </w:t>
      </w:r>
    </w:p>
    <w:p w14:paraId="121675BC" w14:textId="77777777" w:rsidR="00F50769" w:rsidRDefault="00F50769" w:rsidP="00F50769">
      <w:r>
        <w:lastRenderedPageBreak/>
        <w:t xml:space="preserve">47. The world offers you many pleasures, some granted by Me and others created by man, now you have seen that you have not been able to attain them, which has caused dissatisfaction to some and sadness to others. I must tell you that it is not granted to many at this time to fall asleep or lose themselves in the delights and satisfactions of matter, because their mission is quite different. Truly I say to you, there is not a single spirit in mankind that has not known all the pleasures and eaten all the fruits. Today your spirit came to enjoy the freedom to love me and not to be a slave of the world, of gold, of lust or of idolatry. </w:t>
      </w:r>
    </w:p>
    <w:p w14:paraId="02AF6533" w14:textId="77777777" w:rsidR="00F50769" w:rsidRDefault="00F50769" w:rsidP="00F50769">
      <w:r>
        <w:t xml:space="preserve">48. The ladder of Jacob's dream is presented before your eyes so that you may ascend it in search of your greater dignity and your perfection. My spiritual Law does not exempt you from your earthly duties, you </w:t>
      </w:r>
      <w:proofErr w:type="gramStart"/>
      <w:r>
        <w:t>have to</w:t>
      </w:r>
      <w:proofErr w:type="gramEnd"/>
      <w:r>
        <w:t xml:space="preserve"> find a way to harmonize both laws so that your fulfillment is perfect before My Divinity and before the world. </w:t>
      </w:r>
    </w:p>
    <w:p w14:paraId="1DC9F5F9" w14:textId="77777777" w:rsidR="00F50769" w:rsidRDefault="00F50769" w:rsidP="00F50769">
      <w:r>
        <w:t xml:space="preserve">49. The good soldier must not flee from </w:t>
      </w:r>
      <w:proofErr w:type="gramStart"/>
      <w:r>
        <w:t>battle,</w:t>
      </w:r>
      <w:proofErr w:type="gramEnd"/>
      <w:r>
        <w:t xml:space="preserve"> he must not be frightened by rumors of war. In this approaching universal contest, you will be soldiers, your cause will be justice and your weapons love, goodwill and charity. For some time now, without realizing it, you have been fighting against the adversary who is evil, the one who inspires war and hatred. Your weapons are not only fighting against visible elements, but also against invisible elements: to help you in this struggle I have given you the gifts of clairvoyance and revelation, so that you may discover the wolf when it stalks you. </w:t>
      </w:r>
    </w:p>
    <w:p w14:paraId="67EE1DE2" w14:textId="77777777" w:rsidR="00F50769" w:rsidRDefault="00F50769" w:rsidP="00F50769">
      <w:r>
        <w:t xml:space="preserve">50. I want my disciples to learn to live in harmony with all creation, to march to the rhythm of the times, so that they may reach the end at the right hour, at the hour appointed by Me, so that when I call you are already present and able to answer Me. </w:t>
      </w:r>
    </w:p>
    <w:p w14:paraId="34FD626F" w14:textId="77777777" w:rsidR="00F50769" w:rsidRDefault="00F50769" w:rsidP="00F50769">
      <w:r>
        <w:t xml:space="preserve">51. At this moment your spirit will rise to Me to ask for My help, he knows that I have given him gifts that are eternal and innate to him, but matter as a weak creature also raises its eyes to the Creator to ask Him and what it asks for are only satisfactions for the world and many of them superfluous. </w:t>
      </w:r>
    </w:p>
    <w:p w14:paraId="77B61569" w14:textId="77777777" w:rsidR="00F50769" w:rsidRDefault="00F50769" w:rsidP="00F50769">
      <w:r>
        <w:t xml:space="preserve">52. Let the last ask of me, but you, what can you ask of me that you do not possess? Why do you ask me for what you already carry in your being? If you pronounce the Lord's Prayer which I taught you, do so feeling and understanding its essence, and then meekly let the Father's will be done, on earth as in heaven. </w:t>
      </w:r>
      <w:proofErr w:type="gramStart"/>
      <w:r>
        <w:t>Penetrate into</w:t>
      </w:r>
      <w:proofErr w:type="gramEnd"/>
      <w:r>
        <w:t xml:space="preserve"> my Doctrine and you will find in yourselves treasures and gifts that today you do not believe you possess. </w:t>
      </w:r>
    </w:p>
    <w:p w14:paraId="1F605C3A" w14:textId="77777777" w:rsidR="00F50769" w:rsidRDefault="00F50769" w:rsidP="00F50769">
      <w:r>
        <w:lastRenderedPageBreak/>
        <w:t xml:space="preserve">53. You must learn to ask, to hope and to receive, and never to forget to give what I give you, which is what has the greatest merit. Pray for those who die day after day in war. I will grant to those who pray with a pure heart, that before 1950, everyone who has died in the war will be spiritually resurrected to the light. </w:t>
      </w:r>
    </w:p>
    <w:p w14:paraId="4EBED2F1" w14:textId="77777777" w:rsidR="00F50769" w:rsidRDefault="00F50769" w:rsidP="00F50769">
      <w:r>
        <w:t xml:space="preserve">54. The spirit of Elijah is coming, leading the lost sheep to the peace of the sheepfold. When you are strong in spirit, you will not fear the wolf that threatens you with its bloodthirsty jaws, you will know how to descend into the abysses to rescue the lost, without fear of staying there. You will be able to cross mud lakes without getting stained and you will also know how to cross stormy seas on a boat that is apparently fragile, without fear of capsizing. Your faith and virtue will give you </w:t>
      </w:r>
    </w:p>
    <w:p w14:paraId="09AF5865" w14:textId="77777777" w:rsidR="00F50769" w:rsidRDefault="00F50769" w:rsidP="00F50769">
      <w:r>
        <w:t xml:space="preserve">that strength. Do you not think yourselves capable of great deeds in the future? Do you not think that the new generations will give my Doctrine a better interpretation and fulfillment? Understand that if it were not so, I would not be speaking to you, counseling and teaching you. </w:t>
      </w:r>
    </w:p>
    <w:p w14:paraId="26DEE34C" w14:textId="77777777" w:rsidR="00F50769" w:rsidRDefault="00F50769" w:rsidP="00F50769">
      <w:r>
        <w:t xml:space="preserve">55. See men, peoples, nations, how they give their lives for an ideal; they consume themselves in the bonfire of their struggles, dreaming of the glories of the world, possessions, power; they die for the fleeting glory of the earth; and you who begin to kindle in your spirit a divine ideal that has for its goal the conquest of a glory that will be eternal, will you not offer your life, not even part of it, to fulfill your duties as brothers? </w:t>
      </w:r>
    </w:p>
    <w:p w14:paraId="4FC2B4D3" w14:textId="77777777" w:rsidR="00F50769" w:rsidRDefault="00F50769" w:rsidP="00F50769">
      <w:r>
        <w:t xml:space="preserve">56. An invisible battle is raging upon you, which only the prepared can see: All the evil that springs from men, in thoughts, in word and in deed; all the sin of centuries, all human beings and spiritual beings who have been troubled; All confusions, injustices, religious fanaticism and idolatry of men, foolish ambitions and falsehood, have united into a force that devastates everything, invades and penetrates it, to turn it against me. That is the power that opposes Christ. Great are their hosts, strong their weapons, but they are not strong before Me, but before men. To them, I will give battle with the sword of my </w:t>
      </w:r>
      <w:proofErr w:type="gramStart"/>
      <w:r>
        <w:t>righteousness</w:t>
      </w:r>
      <w:proofErr w:type="gramEnd"/>
      <w:r>
        <w:t xml:space="preserve"> and I will fight with my armies, of which I want you to be a part. While this battle agitates men who go after pleasures, you, to whom I have entrusted the faculty of feeling what vibrates in the Hereafter, watch and pray for your brothers, for then you will be watching over yourselves. </w:t>
      </w:r>
    </w:p>
    <w:p w14:paraId="7B9FD0CD" w14:textId="77777777" w:rsidR="00F50769" w:rsidRDefault="00F50769" w:rsidP="00F50769">
      <w:r>
        <w:t xml:space="preserve">57. Christ, the warrior prince, has already </w:t>
      </w:r>
      <w:proofErr w:type="gramStart"/>
      <w:r>
        <w:t>lifted up</w:t>
      </w:r>
      <w:proofErr w:type="gramEnd"/>
      <w:r>
        <w:t xml:space="preserve"> his sword; it is necessary that she, like a sickle, uproot evil and with her flashes make light in the Universe. Woe to the world and to you </w:t>
      </w:r>
      <w:r>
        <w:lastRenderedPageBreak/>
        <w:t xml:space="preserve">if your lip is silent! You are Jacob's spiritual seed, and to him I promised that in you the nations of the earth would be saved and blessed. I want to unite you as one family, so that you will be strong. </w:t>
      </w:r>
    </w:p>
    <w:p w14:paraId="3D1A339F" w14:textId="77777777" w:rsidR="00F50769" w:rsidRDefault="00F50769" w:rsidP="00F50769">
      <w:r>
        <w:t xml:space="preserve">58. What a beautiful example of harmony the cosmos offers you! Luminous stars that vibrate in space full of life, around which other stars revolve. I am the luminous and divine star that gives life and warmth to the spirits, but how few go along their path and how numerous are those who revolve outside their orbit. You can tell me that the material stars do not enjoy free will, and that, on the other hand, it is this freedom that has made men stray from the path. </w:t>
      </w:r>
      <w:proofErr w:type="gramStart"/>
      <w:r>
        <w:t>Therefore</w:t>
      </w:r>
      <w:proofErr w:type="gramEnd"/>
      <w:r>
        <w:t xml:space="preserve"> I say to you: How meritorious will be the struggle for every spirit, since having the gift of free will, he knows how to submit it to the Law of harmony with his Creator! </w:t>
      </w:r>
    </w:p>
    <w:p w14:paraId="313B2ADC" w14:textId="77777777" w:rsidR="00F50769" w:rsidRDefault="00F50769" w:rsidP="00F50769">
      <w:r>
        <w:t xml:space="preserve">59. The struggle that I proclaim to you will not be prolonged, peace will soon come, because the light of my justice will shine on all my children. </w:t>
      </w:r>
    </w:p>
    <w:p w14:paraId="45E81A6E" w14:textId="77777777" w:rsidR="00F50769" w:rsidRDefault="00F50769" w:rsidP="00F50769">
      <w:r>
        <w:t xml:space="preserve">60. I, together with the people whom I am forming and whom I have brought out of darkness and ignorance, will fulfill the prophecies given in former times, and before my trials and wonders the world will tremble, and the theologians and interpreters of the prophecies will burn their books and prepare to study this revelation. Men with titles, men of science, men with scepters and crowns, will stop to listen to my Doctrine and many will say: Christ, the Savior, has returned! </w:t>
      </w:r>
    </w:p>
    <w:p w14:paraId="744AC600" w14:textId="77777777" w:rsidR="00F50769" w:rsidRDefault="00F50769" w:rsidP="00F50769">
      <w:r>
        <w:t xml:space="preserve">61. Disciples, take great care in your preparation, because I have not yet told you what I have to say to you, and 1950 is approaching. </w:t>
      </w:r>
    </w:p>
    <w:p w14:paraId="739AD83F" w14:textId="77777777" w:rsidR="00F50769" w:rsidRDefault="00F50769" w:rsidP="00F50769">
      <w:r>
        <w:t xml:space="preserve">62. Pray with true cleanliness and may your thoughts join those of the angels to deliver your offering before my divinity. </w:t>
      </w:r>
    </w:p>
    <w:p w14:paraId="1666D875" w14:textId="77777777" w:rsidR="00F50769" w:rsidRDefault="00F50769" w:rsidP="00F50769">
      <w:r>
        <w:t xml:space="preserve"> </w:t>
      </w:r>
    </w:p>
    <w:p w14:paraId="028AC5D1" w14:textId="77777777" w:rsidR="00F50769" w:rsidRDefault="00F50769" w:rsidP="00F50769">
      <w:r>
        <w:t xml:space="preserve">MY PEACE BE WITH YOU! </w:t>
      </w:r>
    </w:p>
    <w:p w14:paraId="20D39714" w14:textId="77777777" w:rsidR="00F50769" w:rsidRDefault="00F50769" w:rsidP="00F50769">
      <w:r>
        <w:t xml:space="preserve"> </w:t>
      </w:r>
    </w:p>
    <w:p w14:paraId="70579DED" w14:textId="77777777" w:rsidR="00F50769" w:rsidRDefault="00F50769" w:rsidP="00F50769">
      <w:r>
        <w:t xml:space="preserve"> </w:t>
      </w:r>
    </w:p>
    <w:p w14:paraId="6C527EC3" w14:textId="77777777" w:rsidR="00F50769" w:rsidRDefault="00F50769" w:rsidP="00F50769">
      <w:r>
        <w:t xml:space="preserve">EDUCATION N° 85 </w:t>
      </w:r>
    </w:p>
    <w:p w14:paraId="33D5EDCF" w14:textId="77777777" w:rsidR="00F50769" w:rsidRDefault="00F50769" w:rsidP="00F50769">
      <w:r>
        <w:t xml:space="preserve"> </w:t>
      </w:r>
    </w:p>
    <w:p w14:paraId="3110F87D" w14:textId="77777777" w:rsidR="00F50769" w:rsidRDefault="00F50769" w:rsidP="00F50769">
      <w:r>
        <w:lastRenderedPageBreak/>
        <w:t xml:space="preserve">1. Blessed are those who practice spiritual prayer, because they feel my presence, but truly I say to you that I receive all prayers, in whatever way you raise them to Me. I attend to every call and every supplication without judging the form, attending only to the necessity with which you seek me. </w:t>
      </w:r>
    </w:p>
    <w:p w14:paraId="7319A887" w14:textId="77777777" w:rsidR="00F50769" w:rsidRDefault="00F50769" w:rsidP="00F50769">
      <w:r>
        <w:t xml:space="preserve">2. Why should he not listen to those who pray imperfectly, knowing that all will come to practice true prayer? Now I listen to you through the various ways in which you make your requests to me, because the essential thing is that you seek me. And verily I say unto you, there is no prayer that is not heard by Me, I only receive the intention of My children. </w:t>
      </w:r>
    </w:p>
    <w:p w14:paraId="3A632A12" w14:textId="77777777" w:rsidR="00F50769" w:rsidRDefault="00F50769" w:rsidP="00F50769">
      <w:r>
        <w:t xml:space="preserve">3. I come to teach you the truth, through a perfect doctrine. Try to practice it, and as you pray, you will have the feeling of contemplating my light and listening to my sweet counsel. </w:t>
      </w:r>
    </w:p>
    <w:p w14:paraId="0951C517" w14:textId="77777777" w:rsidR="00F50769" w:rsidRDefault="00F50769" w:rsidP="00F50769">
      <w:r>
        <w:t xml:space="preserve">4. You are still far from having attained perfection, but go after it without stopping, dream of the loftiness of your mission, and make truth your ideal. </w:t>
      </w:r>
    </w:p>
    <w:p w14:paraId="2102C0F3" w14:textId="77777777" w:rsidR="00F50769" w:rsidRDefault="00F50769" w:rsidP="00F50769">
      <w:r>
        <w:t xml:space="preserve">5. People, your mission is to open a breach towards the light, leading to it the multitudes who are approaching today and to the generations to come.  </w:t>
      </w:r>
    </w:p>
    <w:p w14:paraId="01B0E999" w14:textId="77777777" w:rsidR="00F50769" w:rsidRDefault="00F50769" w:rsidP="00F50769">
      <w:r>
        <w:t xml:space="preserve">6. Let your conscience guide you on this path, so that you never allow your heart to be taken as a throne by vanity, because you would work in vain. </w:t>
      </w:r>
    </w:p>
    <w:p w14:paraId="7AFE3259" w14:textId="77777777" w:rsidR="00F50769" w:rsidRDefault="00F50769" w:rsidP="00F50769">
      <w:r>
        <w:t xml:space="preserve">7. Do not turn your eyes away from the luminous goal to which you are going; Do not care about the stumbling blocks, the obstacles or thorns on the path, these vicissitudes will make you desire more ardently the happiness of reaching the Kingdom of peace. You ask me: Master, is it indispensable to drain the cup of bitterness in this life </w:t>
      </w:r>
      <w:proofErr w:type="gramStart"/>
      <w:r>
        <w:t>in order to</w:t>
      </w:r>
      <w:proofErr w:type="gramEnd"/>
      <w:r>
        <w:t xml:space="preserve"> be able to desire and deserve the delights that your charity promises us in the spiritual life? No, my children, when this Humanity in its constant spiritual evolution, comes to understand the true value of human possessions, when it understands that the joys and goods of the Earth are only a pale reflection of what happiness is in the spiritual life, it will not need to suffer on this planet to achieve spiritual delights and enjoyments.  because men will learn to live their joys and triumphs in the world, without clinging to the perishable, and they will strive to conquer with spiritual merits the higher life that inexorably awaits them, the true life. </w:t>
      </w:r>
    </w:p>
    <w:p w14:paraId="04DE8124" w14:textId="77777777" w:rsidR="00F50769" w:rsidRDefault="00F50769" w:rsidP="00F50769">
      <w:r>
        <w:lastRenderedPageBreak/>
        <w:t xml:space="preserve">8. Humanity, </w:t>
      </w:r>
      <w:proofErr w:type="gramStart"/>
      <w:r>
        <w:t>In</w:t>
      </w:r>
      <w:proofErr w:type="gramEnd"/>
      <w:r>
        <w:t xml:space="preserve"> this Age you must gather the flow of faith and hope that you had thrown from your heart, so that with it you can ascend the mountain, as if you had a beacon lit inside you that illuminated your path. </w:t>
      </w:r>
    </w:p>
    <w:p w14:paraId="670CEF68" w14:textId="77777777" w:rsidR="00F50769" w:rsidRDefault="00F50769" w:rsidP="00F50769">
      <w:r>
        <w:t xml:space="preserve">9. Whoever lives in this way, whoever walks in that path, will be a child of God's people, no matter where on earth he dwells, what blood he bears, or what language he speaks. That will be my disciple because he will be bearing witness to my truth. </w:t>
      </w:r>
    </w:p>
    <w:p w14:paraId="764964DC" w14:textId="77777777" w:rsidR="00F50769" w:rsidRDefault="00F50769" w:rsidP="00F50769">
      <w:r>
        <w:t xml:space="preserve">10. You must no longer believe that God's people are the Israelite people. I caused that race to be scattered throughout the world, because in truth, Israel is not a race, it is a spiritual people to which you are all called to belong. </w:t>
      </w:r>
    </w:p>
    <w:p w14:paraId="78AF4454" w14:textId="77777777" w:rsidR="00F50769" w:rsidRDefault="00F50769" w:rsidP="00F50769">
      <w:r>
        <w:t xml:space="preserve">11. If my people of Israel were of this world, do you think that I would have allowed them to be expelled from Judea, leaving their tribes to be lost among the nations? Do you think that if that were the truth, I would have allowed Solomon's temple to be destroyed and desecrated, and the city of Jerusalem razed and burned so that not one stone was left of it? </w:t>
      </w:r>
    </w:p>
    <w:p w14:paraId="76DD46D2" w14:textId="77777777" w:rsidR="00F50769" w:rsidRDefault="00F50769" w:rsidP="00F50769">
      <w:r>
        <w:t xml:space="preserve">12. Meditate on all this, so that you may understand that the spiritual Kingdom cannot have its foundations in this world. That is why I said to you through Jesus, </w:t>
      </w:r>
      <w:proofErr w:type="gramStart"/>
      <w:r>
        <w:t>My</w:t>
      </w:r>
      <w:proofErr w:type="gramEnd"/>
      <w:r>
        <w:t xml:space="preserve"> kingdom is not of this world. </w:t>
      </w:r>
    </w:p>
    <w:p w14:paraId="21F2CD51" w14:textId="77777777" w:rsidR="00F50769" w:rsidRDefault="00F50769" w:rsidP="00F50769">
      <w:r>
        <w:t xml:space="preserve">13. The children of God's people, the true children of Israel, are those who love the truth, those who keep the Law, those who love God in their brethren. </w:t>
      </w:r>
    </w:p>
    <w:p w14:paraId="7ABB6CF8" w14:textId="77777777" w:rsidR="00F50769" w:rsidRDefault="00F50769" w:rsidP="00F50769">
      <w:r>
        <w:t xml:space="preserve">14. Analyze my word, search it if you will, shell the ears of grain and look at the seed. </w:t>
      </w:r>
    </w:p>
    <w:p w14:paraId="0350706A" w14:textId="77777777" w:rsidR="00F50769" w:rsidRDefault="00F50769" w:rsidP="00F50769">
      <w:r>
        <w:t xml:space="preserve">15. Do you think that from my first words in this chair, when I told you that there were many who prayed imperfectly, your brothers can be offended by it? </w:t>
      </w:r>
    </w:p>
    <w:p w14:paraId="3FF551D3" w14:textId="77777777" w:rsidR="00F50769" w:rsidRDefault="00F50769" w:rsidP="00F50769">
      <w:r>
        <w:t xml:space="preserve">16. Truly I say to you, you must all know the truth, and that truth is that man's worship of God has undergone a long evolution and has undergone incessant transformations. Prayer is part of worship, and it has also undergone transformations. Throughout your evolution I have always made you feel my presence, my mercy and my light. </w:t>
      </w:r>
    </w:p>
    <w:p w14:paraId="4150D1CA" w14:textId="77777777" w:rsidR="00F50769" w:rsidRDefault="00F50769" w:rsidP="00F50769">
      <w:r>
        <w:t xml:space="preserve">17. When you bowed down before the idol to ask for your daily bread, the idol gave you nothing, because it lacked life, but I listened to you and gave you bread. Then you came to know the existence of the true God, and that faith was strengthened by the word that Christ bequeathed to humanity; however, despite believing in the existence of God as Spirit, your traditional </w:t>
      </w:r>
      <w:r>
        <w:lastRenderedPageBreak/>
        <w:t xml:space="preserve">inclination to materialize the divine in order to feel it close and to be able to see it, led you to forge with your hands the image of God, representing it in the corporeal form of Jesus crucified. There, before that form made by human hands, you prostrated yourselves to ask and rested your eyes on the bleeding image, so that you could move your heart and feel that you were adoring me. </w:t>
      </w:r>
    </w:p>
    <w:p w14:paraId="548CFD76" w14:textId="77777777" w:rsidR="00F50769" w:rsidRDefault="00F50769" w:rsidP="00F50769">
      <w:r>
        <w:t xml:space="preserve">18. Now you have before you a time of spirituality which you can call The Time of Perfect Prayer, for I have come to teach you to communicate with Me from spirit to Spirit. I want you to understand that </w:t>
      </w:r>
      <w:proofErr w:type="gramStart"/>
      <w:r>
        <w:t>in order for</w:t>
      </w:r>
      <w:proofErr w:type="gramEnd"/>
      <w:r>
        <w:t xml:space="preserve"> your spirit to emerge its own language, the language unknown today to humans, but which God and the spirits know and understand well, it is necessary that you abandon all worship or material offerings. In this Age you can achieve this, because you know how to listen to me with humility and not as when you first arrived, when, believing yourselves to be Christians, you judged this word blasphemous. </w:t>
      </w:r>
    </w:p>
    <w:p w14:paraId="3FE471DB" w14:textId="77777777" w:rsidR="00F50769" w:rsidRDefault="00F50769" w:rsidP="00F50769">
      <w:r>
        <w:t xml:space="preserve">19. Today you understand and accept my lessons, convinced that you are learning to be truly Christian so far, since you are recognizing how to apply that teaching to your life, and you are also living in a new time that comes to bring you a flash of the same light, a message of spirituality. </w:t>
      </w:r>
    </w:p>
    <w:p w14:paraId="39F0BE2B" w14:textId="77777777" w:rsidR="00F50769" w:rsidRDefault="00F50769" w:rsidP="00F50769">
      <w:r>
        <w:t xml:space="preserve">20. At that </w:t>
      </w:r>
      <w:proofErr w:type="gramStart"/>
      <w:r>
        <w:t>time</w:t>
      </w:r>
      <w:proofErr w:type="gramEnd"/>
      <w:r>
        <w:t xml:space="preserve"> I taught you the greatest virtue, which is charity, I inspired your heart and sensitized your feelings. Now I come to reveal to you all the gifts with which your spirit is endowed, so that you may develop them and apply them to charity among your fellow men. </w:t>
      </w:r>
    </w:p>
    <w:p w14:paraId="63BC48C4" w14:textId="77777777" w:rsidR="00F50769" w:rsidRDefault="00F50769" w:rsidP="00F50769">
      <w:r>
        <w:t xml:space="preserve">21. The knowledge of the spiritual life will allow you to carry out works </w:t>
      </w:r>
      <w:proofErr w:type="gramStart"/>
      <w:r>
        <w:t>similar to</w:t>
      </w:r>
      <w:proofErr w:type="gramEnd"/>
      <w:r>
        <w:t xml:space="preserve"> those done by your Master. Remember that I have told you that as you develop your faculties you will do true wonders. </w:t>
      </w:r>
    </w:p>
    <w:p w14:paraId="49407C8A" w14:textId="77777777" w:rsidR="00F50769" w:rsidRDefault="00F50769" w:rsidP="00F50769">
      <w:r>
        <w:t xml:space="preserve">22. All that you have heard will be written down for consideration in the ages to come. I will bequeath to you a book containing the essence of all my teachings. This book will be made up of the pages that have been written under my dictation by my chosen ones, whom I call "golden feathers." </w:t>
      </w:r>
    </w:p>
    <w:p w14:paraId="49F6A534" w14:textId="77777777" w:rsidR="00F50769" w:rsidRDefault="00F50769" w:rsidP="00F50769">
      <w:r>
        <w:t xml:space="preserve">23. That pen is that of conscience and truth, the one that I placed in the right hand of Moses to write the books of the first times, the same that I placed in the hands of Mark, Luke, Matthew, </w:t>
      </w:r>
      <w:r>
        <w:lastRenderedPageBreak/>
        <w:t xml:space="preserve">and John, so that they could write the life and the word of the Divine Teacher, a book that you called the New Testament. </w:t>
      </w:r>
    </w:p>
    <w:p w14:paraId="162CAB63" w14:textId="77777777" w:rsidR="00F50769" w:rsidRDefault="00F50769" w:rsidP="00F50769">
      <w:r>
        <w:t xml:space="preserve">24. To you, new disciples who have listened to My word in this time, I say: You will not have to fight for this testament or book to be united with the previous ones, because it was I who united in this book, the revelations and teachings of the three times, extracting from them the essence to form a single Doctrine.  one light, one law, and one message.  </w:t>
      </w:r>
    </w:p>
    <w:p w14:paraId="4AB7B33B" w14:textId="77777777" w:rsidR="00F50769" w:rsidRDefault="00F50769" w:rsidP="00F50769">
      <w:r>
        <w:t xml:space="preserve">25. I see that those who want to be saved from the tribulations foretold for the near future are beginning to prepare. I say to anyone who wants to be saved, 'Imitate me,' and if you really want to be my image, take up your cross and follow me. </w:t>
      </w:r>
    </w:p>
    <w:p w14:paraId="0463B61B" w14:textId="77777777" w:rsidR="00F50769" w:rsidRDefault="00F50769" w:rsidP="00F50769">
      <w:r>
        <w:t xml:space="preserve">26. If you do not know what the cross is, I will tell you: it is the virtue of humility, of obedience, of charity, it is the one who embraces his cross, it is he who knows that his Father taught him this and that in doing so he is within his destiny. </w:t>
      </w:r>
    </w:p>
    <w:p w14:paraId="004DCADB" w14:textId="77777777" w:rsidR="00F50769" w:rsidRDefault="00F50769" w:rsidP="00F50769">
      <w:r>
        <w:t xml:space="preserve">27. Lift up your spirits, improve your life, and you will be able to preach my teaching by works. Do not think only of your salvation, it is better </w:t>
      </w:r>
      <w:proofErr w:type="spellStart"/>
      <w:r>
        <w:t>that</w:t>
      </w:r>
      <w:proofErr w:type="spellEnd"/>
      <w:r>
        <w:t xml:space="preserve"> you think of the salvation that you can bring to your brothers. Watch and </w:t>
      </w:r>
      <w:proofErr w:type="gramStart"/>
      <w:r>
        <w:t>pray, and</w:t>
      </w:r>
      <w:proofErr w:type="gramEnd"/>
      <w:r>
        <w:t xml:space="preserve"> cast your nets into the sea that is this humanity, and truly I say to you, your fishing will be profitable. </w:t>
      </w:r>
    </w:p>
    <w:p w14:paraId="436BEB01" w14:textId="77777777" w:rsidR="00F50769" w:rsidRDefault="00F50769" w:rsidP="00F50769">
      <w:r>
        <w:t xml:space="preserve">28. Do not be too anxious if my phrases do not remain in your memory, because he who feels charity for his fellow men will be the owner of an inexhaustible language: that of love, which will be understandable to all his brothers and sisters. </w:t>
      </w:r>
    </w:p>
    <w:p w14:paraId="1E236F17" w14:textId="77777777" w:rsidR="00F50769" w:rsidRDefault="00F50769" w:rsidP="00F50769">
      <w:r>
        <w:t xml:space="preserve">29. At times when I speak in this way to these multitudes, there is no lack of hearts that silently say to me: Father, if these gifts that you have entrusted to us are true jewels of your Kingdom, why have you placed them in sinful hands, knowing that we can stain them? To which I answer that the divine gifts which I have given to man will not change their essence; the light will always be the light; the truth will never cease to be so; The </w:t>
      </w:r>
    </w:p>
    <w:p w14:paraId="50699288" w14:textId="77777777" w:rsidR="00F50769" w:rsidRDefault="00F50769" w:rsidP="00F50769">
      <w:r>
        <w:t xml:space="preserve">who is eternal, he cannot die. I know, beloved people, that you understand me and that is why I speak to you in this way.  </w:t>
      </w:r>
    </w:p>
    <w:p w14:paraId="7D2748B0" w14:textId="77777777" w:rsidR="00F50769" w:rsidRDefault="00F50769" w:rsidP="00F50769">
      <w:r>
        <w:t xml:space="preserve">30. A precipice is open before humanity, and from it I have come to rescue you </w:t>
      </w:r>
      <w:proofErr w:type="gramStart"/>
      <w:r>
        <w:t>at this time</w:t>
      </w:r>
      <w:proofErr w:type="gramEnd"/>
      <w:r>
        <w:t xml:space="preserve">; for them it has been necessary to make me feel very close to your heart. </w:t>
      </w:r>
    </w:p>
    <w:p w14:paraId="671C8D9C" w14:textId="77777777" w:rsidR="00F50769" w:rsidRDefault="00F50769" w:rsidP="00F50769">
      <w:r>
        <w:lastRenderedPageBreak/>
        <w:t xml:space="preserve">31. I read all your </w:t>
      </w:r>
      <w:proofErr w:type="gramStart"/>
      <w:r>
        <w:t>thoughts</w:t>
      </w:r>
      <w:proofErr w:type="gramEnd"/>
      <w:r>
        <w:t xml:space="preserve"> and I know that one of you is thinking: If you are truly God, what are you doing here among sinners, you who must always be between angels and the righteous? </w:t>
      </w:r>
    </w:p>
    <w:p w14:paraId="4D71754F" w14:textId="77777777" w:rsidR="00F50769" w:rsidRDefault="00F50769" w:rsidP="00F50769">
      <w:r>
        <w:t xml:space="preserve">32. O heart insensitive to divine love, if you knew that there is more joy in my Spirit when I hear the phrases of repentance of a sinner, than the prayer of the just. </w:t>
      </w:r>
    </w:p>
    <w:p w14:paraId="14AE3729" w14:textId="77777777" w:rsidR="00F50769" w:rsidRDefault="00F50769" w:rsidP="00F50769">
      <w:r>
        <w:t xml:space="preserve">33. Know me now that I have come to you. Understand me when I say to you: Blessed are you who come in search of my word, for it will heal the wounds of your hearts and quench your thirst for justice, truth and knowledge. You come before the well of inexhaustible waters of love and wisdom, drink and bring the water to your way, so that with it you may quench the thirst of your brothers and sisters. </w:t>
      </w:r>
    </w:p>
    <w:p w14:paraId="7A86E31A" w14:textId="77777777" w:rsidR="00F50769" w:rsidRDefault="00F50769" w:rsidP="00F50769">
      <w:r>
        <w:t xml:space="preserve">34. These times are stormy, do not let sin defile the water you have taken from this fountain. Pray and you will be saved. </w:t>
      </w:r>
    </w:p>
    <w:p w14:paraId="23C35A07" w14:textId="77777777" w:rsidR="00F50769" w:rsidRDefault="00F50769" w:rsidP="00F50769">
      <w:r>
        <w:t xml:space="preserve">35. Tomorrow you will go into the regions and the villages and there you will find many thirsty people, then you will understand that it was my charity that led you to bring them my heavenly message. </w:t>
      </w:r>
    </w:p>
    <w:p w14:paraId="18618281" w14:textId="77777777" w:rsidR="00F50769" w:rsidRDefault="00F50769" w:rsidP="00F50769">
      <w:r>
        <w:t xml:space="preserve">36. My path is not visible like the ways of the earth, it is traced with my love in your heart; If you know how to penetrate your sanctuary, you will find there the light that will guide you eternally. </w:t>
      </w:r>
    </w:p>
    <w:p w14:paraId="6FD85F09" w14:textId="77777777" w:rsidR="00F50769" w:rsidRDefault="00F50769" w:rsidP="00F50769">
      <w:r>
        <w:t xml:space="preserve">37. If men have hitherto represented the divine with material objects; tomorrow they will seek my presence in the infinite, in their spirit. </w:t>
      </w:r>
    </w:p>
    <w:p w14:paraId="5AC2C3BF" w14:textId="77777777" w:rsidR="00F50769" w:rsidRDefault="00F50769" w:rsidP="00F50769">
      <w:r>
        <w:t xml:space="preserve">38. Humanity is subject to preparation and purification, and there is not a day in which an event does not arise that is not proof of it. All darkness must be removed from the lives of men, so that they may behold the light of the Holy Spirit. </w:t>
      </w:r>
    </w:p>
    <w:p w14:paraId="7CDC4A61" w14:textId="77777777" w:rsidR="00F50769" w:rsidRDefault="00F50769" w:rsidP="00F50769">
      <w:r>
        <w:t xml:space="preserve">39. From the top of the mountain I am inviting you to climb it so that you may reach my bosom. This </w:t>
      </w:r>
      <w:proofErr w:type="gramStart"/>
      <w:r>
        <w:t>people</w:t>
      </w:r>
      <w:proofErr w:type="gramEnd"/>
      <w:r>
        <w:t xml:space="preserve"> who have long since listened to the voice of the Lord, who descended from on high, came walking hesitantly and stumbling, but with their faith set on the goal. Some were surprised by the hour of death when they were just about to undertake the ascent, others when they had managed to climb some steps on the slope. I say to those who still listen to me from Earth, to increase their zeal, to redouble their effort so that that moment of judgment surprises them as close as possible to its summit. </w:t>
      </w:r>
    </w:p>
    <w:p w14:paraId="2A1E5CD5" w14:textId="77777777" w:rsidR="00F50769" w:rsidRDefault="00F50769" w:rsidP="00F50769">
      <w:r>
        <w:lastRenderedPageBreak/>
        <w:t xml:space="preserve">40. Think that your example will be like a path along which future generations will march steadily and swiftly in pursuit of perfection.  </w:t>
      </w:r>
    </w:p>
    <w:p w14:paraId="69DC18F0" w14:textId="77777777" w:rsidR="00F50769" w:rsidRDefault="00F50769" w:rsidP="00F50769">
      <w:r>
        <w:t xml:space="preserve">41. Verily I say unto you, in the ages to come, men from earth will be walking spiritually very close to the summit of the mountain. </w:t>
      </w:r>
    </w:p>
    <w:p w14:paraId="3BB5ACEB" w14:textId="77777777" w:rsidR="00F50769" w:rsidRDefault="00F50769" w:rsidP="00F50769">
      <w:r>
        <w:t xml:space="preserve">42. There is nothing in My Creation like corporeal death to show each spirit the height it has reached during life, nor anything like My word to ascend to perfection. There you have why my Law and my Doctrine insist time after time on penetrating the hearts, and why pain and vicissitudes advise men to flee from the paths that, instead of elevating it, lead the spirit towards the abyss. </w:t>
      </w:r>
    </w:p>
    <w:p w14:paraId="43B78545" w14:textId="77777777" w:rsidR="00F50769" w:rsidRDefault="00F50769" w:rsidP="00F50769">
      <w:r>
        <w:t xml:space="preserve">43. Welcome to Me who without fear of the judgments of mankind come after My word. Blessed </w:t>
      </w:r>
      <w:proofErr w:type="gramStart"/>
      <w:r>
        <w:t>are</w:t>
      </w:r>
      <w:proofErr w:type="gramEnd"/>
      <w:r>
        <w:t xml:space="preserve"> the first, for they open the way with tears and blood to those who will come to rise afterwards. </w:t>
      </w:r>
    </w:p>
    <w:p w14:paraId="72806FFF" w14:textId="77777777" w:rsidR="00F50769" w:rsidRDefault="00F50769" w:rsidP="00F50769">
      <w:r>
        <w:t xml:space="preserve">44. The voice of the divine bell has echoed every heart and every spirit, but I also tell you that there are few who have known where this voice comes from. </w:t>
      </w:r>
    </w:p>
    <w:p w14:paraId="445571DD" w14:textId="77777777" w:rsidR="00F50769" w:rsidRDefault="00F50769" w:rsidP="00F50769">
      <w:r>
        <w:t xml:space="preserve">45. When the Father saw that his children did not understand the call of his spirit, he sought a more human way of manifesting himself and did so through man himself. When doubt has assailed hearts as to whether or not it is the Master who presents himself in this form, then I have filled the way of the people with wonders to encourage their faith and to testify that I am among you, for the proofs that I give you, I alone can give.  </w:t>
      </w:r>
    </w:p>
    <w:p w14:paraId="1CFDF83D" w14:textId="77777777" w:rsidR="00F50769" w:rsidRDefault="00F50769" w:rsidP="00F50769">
      <w:r>
        <w:t xml:space="preserve">46. In this way I will make it possible for many of those who at that time could not listen to Jesus to have the opportunity to recreate his spirit by listening to the Spirit of Truth. </w:t>
      </w:r>
    </w:p>
    <w:p w14:paraId="5629048A" w14:textId="77777777" w:rsidR="00F50769" w:rsidRDefault="00F50769" w:rsidP="00F50769">
      <w:r>
        <w:t xml:space="preserve">47. I have told you that not everyone will hear me in this way, because it is not the most perfect, but the day is approaching when my voice will be heard by all men through my spiritual communication; It will be the time foretold by the prophets when every eye would see me and every ear would hear me. </w:t>
      </w:r>
    </w:p>
    <w:p w14:paraId="7EA00DCD" w14:textId="77777777" w:rsidR="00F50769" w:rsidRDefault="00F50769" w:rsidP="00F50769">
      <w:r>
        <w:t xml:space="preserve">48. If your prayer, which is the voice of a sinner, succeeds in reaching Me, why should not the pure and omnipotent voice of your Father reach the depths of man's heart? </w:t>
      </w:r>
    </w:p>
    <w:p w14:paraId="5D3E7259" w14:textId="77777777" w:rsidR="00F50769" w:rsidRDefault="00F50769" w:rsidP="00F50769">
      <w:r>
        <w:t xml:space="preserve">49. Do not forget that I am a Shepherd who must seek the lost sheep even in the deepest abysses. O beloved people! follow me always with the same courage and with the same faith with which </w:t>
      </w:r>
      <w:r>
        <w:lastRenderedPageBreak/>
        <w:t xml:space="preserve">you follow me today, so that your example may give courage to the multitudes who will come to you to increase the Lord's people.  </w:t>
      </w:r>
    </w:p>
    <w:p w14:paraId="3FB5AA5B" w14:textId="77777777" w:rsidR="00F50769" w:rsidRDefault="00F50769" w:rsidP="00F50769">
      <w:r>
        <w:t xml:space="preserve">50. Israel needed this courage and faith in the First Time to endure the hard crossing of the desert. The men who felt in their hearts the call that Jehovah was making to them lost their fear of Pharaoh, </w:t>
      </w:r>
    </w:p>
    <w:p w14:paraId="37553FB9" w14:textId="77777777" w:rsidR="00F50769" w:rsidRDefault="00F50769" w:rsidP="00F50769">
      <w:r>
        <w:t xml:space="preserve">and taking his family, they set out on the march towards material and spiritual liberation. </w:t>
      </w:r>
    </w:p>
    <w:p w14:paraId="5C7A6DCD" w14:textId="77777777" w:rsidR="00F50769" w:rsidRDefault="00F50769" w:rsidP="00F50769">
      <w:r>
        <w:t xml:space="preserve">51. Meditate on the history of that people, did I not tell you that their life is a book of divine revelations and of human lessons and examples? </w:t>
      </w:r>
    </w:p>
    <w:p w14:paraId="5FD34A41" w14:textId="77777777" w:rsidR="00F50769" w:rsidRDefault="00F50769" w:rsidP="00F50769">
      <w:r>
        <w:t xml:space="preserve">52. </w:t>
      </w:r>
      <w:proofErr w:type="gramStart"/>
      <w:r>
        <w:t>In the midst of</w:t>
      </w:r>
      <w:proofErr w:type="gramEnd"/>
      <w:r>
        <w:t xml:space="preserve"> these multitudes who now gather to listen to my new lessons, there are spirits of those who followed me through the desert; they have been sent by Me to teach you to be strong and faithful to your Father in the vicissitudes of the journey. </w:t>
      </w:r>
    </w:p>
    <w:p w14:paraId="47D49853" w14:textId="77777777" w:rsidR="00F50769" w:rsidRDefault="00F50769" w:rsidP="00F50769">
      <w:r>
        <w:t xml:space="preserve">53. Write your history too, which I want to be indelible for the good examples you leave to future generations.  </w:t>
      </w:r>
    </w:p>
    <w:p w14:paraId="41E47388" w14:textId="77777777" w:rsidR="00F50769" w:rsidRDefault="00F50769" w:rsidP="00F50769">
      <w:r>
        <w:t xml:space="preserve">54. Interpret my teaching well, so that you may know how to put it into practice correctly. I do not want those who are understanding my Doctrine to become conceited and feel superior to those who are clumsy to analyze. I do not want those who have misinterpreted my word to </w:t>
      </w:r>
      <w:proofErr w:type="gramStart"/>
      <w:r>
        <w:t>rise up</w:t>
      </w:r>
      <w:proofErr w:type="gramEnd"/>
      <w:r>
        <w:t xml:space="preserve"> believing that they have understood it. It is not a human teacher who speaks to you, nor a judge of the Earth who is judging you, nor a doctor of this world who has healed you. </w:t>
      </w:r>
    </w:p>
    <w:p w14:paraId="7430F7E7" w14:textId="77777777" w:rsidR="00F50769" w:rsidRDefault="00F50769" w:rsidP="00F50769">
      <w:r>
        <w:t xml:space="preserve">55. Understand that My word does not come to fill your mind with vain philosophies, it is the essence of life. I am not the wealthy one who has been offering you temporal riches. I am the only God who comes promising you the Kingdom of true life. I am the humble God who, without ostentation, draws near to his children, to lift them up with his caress and his miraculous word, on the path of restitution. </w:t>
      </w:r>
    </w:p>
    <w:p w14:paraId="15A34E69" w14:textId="77777777" w:rsidR="00F50769" w:rsidRDefault="00F50769" w:rsidP="00F50769">
      <w:r>
        <w:t xml:space="preserve">56. While in the world some pursue false greatness, others say that man is an insignificant creature before God, and there are those who compare themselves to the worm of the earth. Certainly, your matter </w:t>
      </w:r>
      <w:proofErr w:type="gramStart"/>
      <w:r>
        <w:t>in the midst of</w:t>
      </w:r>
      <w:proofErr w:type="gramEnd"/>
      <w:r>
        <w:t xml:space="preserve"> Creation may seem small to you, but it is not so to Me, because of the wisdom and power with which I have created it; but how can you judge the dimensions of your being by the size of your body? Do you not feel the presence of the spirit in him? He is greater than your body, his existence is eternal, his path infinite, of his development </w:t>
      </w:r>
      <w:r>
        <w:lastRenderedPageBreak/>
        <w:t xml:space="preserve">you do not see its end, nor its beginning. I don't want you little ones. I formed you to be great. Do you know when I contemplate man as a child? When he has lost himself in sin, because then he has lost his nobility and his dignity. </w:t>
      </w:r>
    </w:p>
    <w:p w14:paraId="3503BE6E" w14:textId="77777777" w:rsidR="00F50769" w:rsidRDefault="00F50769" w:rsidP="00F50769">
      <w:r>
        <w:t xml:space="preserve">57. It has been a long time since you have been with me, that you do not know what you really are, because you have allowed many attributes, powers, and gifts that your Creator has deposited in you to sleep in your being. You sleep for the spirit and the conscience, and it is precisely in these spiritual attributes that the true greatness of man lies. You imitate the beings who are of this world because they are born in it and die in it.  </w:t>
      </w:r>
    </w:p>
    <w:p w14:paraId="6BAD42D9" w14:textId="77777777" w:rsidR="00F50769" w:rsidRDefault="00F50769" w:rsidP="00F50769">
      <w:r>
        <w:t xml:space="preserve">58. I have allowed you to walk in all the ways, so that you may taste the different fruits, and finally I have called you and I say to you: No one is new on the path of life, I have surprised no one with my revelations. </w:t>
      </w:r>
    </w:p>
    <w:p w14:paraId="70EA6435" w14:textId="77777777" w:rsidR="00F50769" w:rsidRDefault="00F50769" w:rsidP="00F50769">
      <w:r>
        <w:t xml:space="preserve">59. You have already eaten spiritual bread as offered by the different religions; you already knew what science is; you have already heard the human theories; now listen to Me: if after hearing My last word, My Doctrine does not satisfy you, go and seek the truth in another way. Here you must be convinced by the light, the love, the elevation of My teaching, because I do not want slaves of the spirit. </w:t>
      </w:r>
    </w:p>
    <w:p w14:paraId="6B133C50" w14:textId="77777777" w:rsidR="00F50769" w:rsidRDefault="00F50769" w:rsidP="00F50769">
      <w:r>
        <w:t xml:space="preserve">60. In this age, it is Christ in Spirit who gives you his lesson, it is not Elijah; he as a forerunner prepared my arrival at this time, he is the one who helps you to understand the word that I give you. </w:t>
      </w:r>
    </w:p>
    <w:p w14:paraId="5BFDBB07" w14:textId="77777777" w:rsidR="00F50769" w:rsidRDefault="00F50769" w:rsidP="00F50769">
      <w:r>
        <w:t xml:space="preserve">61. You ask Me how you could do My will, and I tell you: First by achieving your inner harmony and then by harmonizing with all My Work. I tell you this because if you were to judge yourself honestly, you would find that the heart is not in accord with the mind, that your body does not harmonize with its spirit, and that even the spirit itself is not always unified with the consciousness. And if you are divided in yourselves, you will have to be divided from others and in disagreement with the natural laws and with the divine laws. That seed of disunity is what has multiplied on Earth and that is why humanity is living in chaos. But My charity helps you to purify yourselves and says to you: When will you all recognize yourselves in Me? </w:t>
      </w:r>
    </w:p>
    <w:p w14:paraId="2FFCE006" w14:textId="77777777" w:rsidR="00F50769" w:rsidRDefault="00F50769" w:rsidP="00F50769">
      <w:r>
        <w:lastRenderedPageBreak/>
        <w:t xml:space="preserve">62. Study all that I am teaching you so that you do not feel the need to seek my truth in books, because it will be better for you to trust in your conscience than in the books of men. My light is always in your conscience, but to understand its commands you must live as a man of good will. </w:t>
      </w:r>
    </w:p>
    <w:p w14:paraId="132B0FEA" w14:textId="77777777" w:rsidR="00F50769" w:rsidRDefault="00F50769" w:rsidP="00F50769">
      <w:r>
        <w:t xml:space="preserve">63. How happy your spirit will feel in the Hereafter if your conscience tells you that on Earth you have sown the seed of love! All the </w:t>
      </w:r>
      <w:proofErr w:type="gramStart"/>
      <w:r>
        <w:t>past</w:t>
      </w:r>
      <w:proofErr w:type="gramEnd"/>
      <w:r>
        <w:t xml:space="preserve"> will be present before your eyes and every glance of what your works were, will give you infinite joy. </w:t>
      </w:r>
    </w:p>
    <w:p w14:paraId="760E2D4A" w14:textId="77777777" w:rsidR="00F50769" w:rsidRDefault="00F50769" w:rsidP="00F50769">
      <w:r>
        <w:t xml:space="preserve">64. The precepts of my law, which your memory has not always been able to retain, will also pass through your spirit full of clarity and light. Make merits that allow you to penetrate the unknown, with your eyes open to the truth. </w:t>
      </w:r>
    </w:p>
    <w:p w14:paraId="18EC734F" w14:textId="77777777" w:rsidR="00F50769" w:rsidRDefault="00F50769" w:rsidP="00F50769">
      <w:r>
        <w:t xml:space="preserve">65. There are many mysteries that man has tried in vain to clarify; Neither human intuition nor science have been able to satisfy many questions that men ask themselves, and that is that there is knowledge that is reserved only for the spirit, when it has penetrated the spiritual valley. Those surprises that await him, those wonders, those revelations, will be part of his reward, more than truly I tell you, that if a spirit arrives in the spiritual world with a </w:t>
      </w:r>
    </w:p>
    <w:p w14:paraId="4210681A" w14:textId="77777777" w:rsidR="00F50769" w:rsidRDefault="00F50769" w:rsidP="00F50769">
      <w:r>
        <w:t xml:space="preserve">blindfolded, nothing will contemplate and will continue to look before him only mysteries, where everything should be clarity.  </w:t>
      </w:r>
    </w:p>
    <w:p w14:paraId="0A769573" w14:textId="77777777" w:rsidR="00F50769" w:rsidRDefault="00F50769" w:rsidP="00F50769">
      <w:r>
        <w:t xml:space="preserve">66. This heavenly Doctrine that I bring to you reveals to you many beauties and prepares you so that when you present yourselves in spirit before the justice of the Eternal, you will know how to face the marvelous reality that will surround you from that moment on. </w:t>
      </w:r>
    </w:p>
    <w:p w14:paraId="025014C1" w14:textId="77777777" w:rsidR="00F50769" w:rsidRDefault="00F50769" w:rsidP="00F50769">
      <w:r>
        <w:t xml:space="preserve">67. Be true disciples in this Work and you will not stumble and you will have absolute knowledge of the truth in the supreme moments of your life.  </w:t>
      </w:r>
    </w:p>
    <w:p w14:paraId="5538D786" w14:textId="77777777" w:rsidR="00F50769" w:rsidRDefault="00F50769" w:rsidP="00F50769">
      <w:r>
        <w:t xml:space="preserve">68. Can you imagine the embarrassment of those who detach themselves from matter without knowing where to go? Can you imagine the pain and despair of those who come to the spiritual world carrying a bundle of sins, blood, and mistakes? Can you open the door of mystery and be enraptured by contemplating the grandeur of my works? Those who come in this way know only my righteousness, which is their conscience, which is like the fire that burns, consumes, and purifies. </w:t>
      </w:r>
    </w:p>
    <w:p w14:paraId="00B11E5B" w14:textId="77777777" w:rsidR="00F50769" w:rsidRDefault="00F50769" w:rsidP="00F50769">
      <w:r>
        <w:lastRenderedPageBreak/>
        <w:t xml:space="preserve">69. Take advantage of my lessons, understand that I come to converse with you, disciples who listen to my word through the human lips of my spokesmen, while I listen to your voice that speaks to me from the depths of your hearts. </w:t>
      </w:r>
    </w:p>
    <w:p w14:paraId="25E6380A" w14:textId="77777777" w:rsidR="00F50769" w:rsidRDefault="00F50769" w:rsidP="00F50769">
      <w:r>
        <w:t xml:space="preserve">70. When will you also be able to hear my spiritual voice in the depths of your being? When there is a perfect conversation between the Father and his children: true fellowship from spirit to Spirit. </w:t>
      </w:r>
    </w:p>
    <w:p w14:paraId="0C00AD35" w14:textId="77777777" w:rsidR="00F50769" w:rsidRDefault="00F50769" w:rsidP="00F50769">
      <w:r>
        <w:t xml:space="preserve">71. See how the divine teaching does not stand still, from time to time I come to give you </w:t>
      </w:r>
      <w:proofErr w:type="spellStart"/>
      <w:r>
        <w:t>new</w:t>
      </w:r>
      <w:proofErr w:type="spellEnd"/>
      <w:r>
        <w:t xml:space="preserve"> lessons that explain and expand on the previous ones. When you hear me at this time, do not do as the Pharisees did, who were scandalized by the works of love of Jesus in healing the possessed, and proclaimed that this man, who called himself the son of God, was a false prophet who had been preaching teachings contrary to the Law of Moses. Do not say that this Doctrine comes against what Christ left you at that time. </w:t>
      </w:r>
    </w:p>
    <w:p w14:paraId="11017381" w14:textId="77777777" w:rsidR="00F50769" w:rsidRDefault="00F50769" w:rsidP="00F50769">
      <w:r>
        <w:t xml:space="preserve">72. If you want to make a correct judgment about this teaching, first cleanse your heart of prejudices, of base passions, of fanaticism, and then if you take one of My maxims, any of them, analyze it, and you will see the light it contains and how much it helps you to reach Me. </w:t>
      </w:r>
    </w:p>
    <w:p w14:paraId="7FB8E241" w14:textId="77777777" w:rsidR="00F50769" w:rsidRDefault="00F50769" w:rsidP="00F50769">
      <w:r>
        <w:t xml:space="preserve">73. To those chosen for my manifestations I touch through their conscience, so that they may not for a moment forget the responsibility of the office I have entrusted to them. The </w:t>
      </w:r>
      <w:proofErr w:type="spellStart"/>
      <w:r>
        <w:t>splendour</w:t>
      </w:r>
      <w:proofErr w:type="spellEnd"/>
      <w:r>
        <w:t xml:space="preserve"> of my manifestation depends on its preparation, and on it also </w:t>
      </w:r>
      <w:proofErr w:type="gramStart"/>
      <w:r>
        <w:t>depends</w:t>
      </w:r>
      <w:proofErr w:type="gramEnd"/>
      <w:r>
        <w:t xml:space="preserve"> the impression which man receives in his heart. </w:t>
      </w:r>
    </w:p>
    <w:p w14:paraId="72CCDD9F" w14:textId="77777777" w:rsidR="00F50769" w:rsidRDefault="00F50769" w:rsidP="00F50769">
      <w:r>
        <w:t xml:space="preserve">74. Yesterday, when I was crucified, the mobs shouted at me: If you are truly the son of God, come down from the cross and we will believe in you. Now they will tell you to </w:t>
      </w:r>
    </w:p>
    <w:p w14:paraId="385F048A" w14:textId="77777777" w:rsidR="00F50769" w:rsidRDefault="00F50769" w:rsidP="00F50769">
      <w:r>
        <w:t xml:space="preserve">You who transmit my word: If your mouth speaks of the word of God, give us the proofs we ask. </w:t>
      </w:r>
    </w:p>
    <w:p w14:paraId="303DEBA4" w14:textId="77777777" w:rsidR="00F50769" w:rsidRDefault="00F50769" w:rsidP="00F50769">
      <w:r>
        <w:t xml:space="preserve">75. Forgive those who put you to the test, as well as those who doubt your mission or mock you. I will </w:t>
      </w:r>
      <w:proofErr w:type="gramStart"/>
      <w:r>
        <w:t>lift up</w:t>
      </w:r>
      <w:proofErr w:type="gramEnd"/>
      <w:r>
        <w:t xml:space="preserve"> this heavy cross from your shoulders, which you will give to me in all gentleness, and from the bottom of your heart you will say to the </w:t>
      </w:r>
      <w:proofErr w:type="gramStart"/>
      <w:r>
        <w:t>Father</w:t>
      </w:r>
      <w:proofErr w:type="gramEnd"/>
      <w:r>
        <w:t xml:space="preserve">, 'Forgive them, for they know not what they do.'  </w:t>
      </w:r>
    </w:p>
    <w:p w14:paraId="5285AD52" w14:textId="77777777" w:rsidR="00F50769" w:rsidRDefault="00F50769" w:rsidP="00F50769">
      <w:r>
        <w:t xml:space="preserve">76. My charity will tell you: spirits who come united to a human body and who have struggled and lived a lot, rest here with the Master. For some, life has been a burden, for others a yoke. How few are those who know that life is a sublime lesson! </w:t>
      </w:r>
    </w:p>
    <w:p w14:paraId="6D570C36" w14:textId="77777777" w:rsidR="00F50769" w:rsidRDefault="00F50769" w:rsidP="00F50769">
      <w:r>
        <w:lastRenderedPageBreak/>
        <w:t xml:space="preserve">77. Do not despair, </w:t>
      </w:r>
      <w:proofErr w:type="gramStart"/>
      <w:r>
        <w:t>penetrate into</w:t>
      </w:r>
      <w:proofErr w:type="gramEnd"/>
      <w:r>
        <w:t xml:space="preserve"> my word, and peace and </w:t>
      </w:r>
      <w:proofErr w:type="spellStart"/>
      <w:r>
        <w:t>tranquillity</w:t>
      </w:r>
      <w:proofErr w:type="spellEnd"/>
      <w:r>
        <w:t xml:space="preserve"> will succeed your storms. You call me The Doctor of Doctors, and indeed I come to pour out my balm on your sorrows, but not only that I come to bring you, but also to tell you that I have chosen you to help me in the divine mission of consoling and healing every sick person you meet on your way. </w:t>
      </w:r>
    </w:p>
    <w:p w14:paraId="3F7C6343" w14:textId="77777777" w:rsidR="00F50769" w:rsidRDefault="00F50769" w:rsidP="00F50769">
      <w:r>
        <w:t xml:space="preserve">78. Do you think you are powerless to carry out these works? Take the example of my apostles of the Second Era, I also found them sad and sick, but their sorrow was in their spirit, they were sick with nostalgia, because they and their people had long awaited the arrival of the promised Messiah, who would bring his reign of love and whose bread would calm so much hunger for justice. </w:t>
      </w:r>
    </w:p>
    <w:p w14:paraId="21F8CD8B" w14:textId="77777777" w:rsidR="00F50769" w:rsidRDefault="00F50769" w:rsidP="00F50769">
      <w:r>
        <w:t xml:space="preserve">79. When they first saw the Rabbi and heard his voice, they felt that they were no longer of the world, but of the One who called him with his divine word and filled with a supernatural power, followed him to the end. </w:t>
      </w:r>
    </w:p>
    <w:p w14:paraId="60F21CEB" w14:textId="77777777" w:rsidR="00F50769" w:rsidRDefault="00F50769" w:rsidP="00F50769">
      <w:r>
        <w:t xml:space="preserve">80. To you who have sat at my table </w:t>
      </w:r>
      <w:proofErr w:type="gramStart"/>
      <w:r>
        <w:t>at this time</w:t>
      </w:r>
      <w:proofErr w:type="gramEnd"/>
      <w:r>
        <w:t xml:space="preserve">, I say: do not delay any longer in fulfilling the mission of speaking to the world of this heavenly banquet. Be concerned from now on for the gifts of the spirit, which will be the only thing you will take from this world. I do not tell you to neglect your material duties, but I do say that you should not be anxious to get what you need for your sustenance and preservation. I told you in another time that birds do not sow or reap, and yet they do not lack food and shelter. It is not possible that you, who carry in your being a particle of God and who also seek with eagerness what your needs demand, will be denied what you work with your </w:t>
      </w:r>
      <w:proofErr w:type="gramStart"/>
      <w:r>
        <w:t>efforts,  with</w:t>
      </w:r>
      <w:proofErr w:type="gramEnd"/>
      <w:r>
        <w:t xml:space="preserve"> your science and sometimes with your pain. </w:t>
      </w:r>
    </w:p>
    <w:p w14:paraId="434C51E4" w14:textId="77777777" w:rsidR="00F50769" w:rsidRDefault="00F50769" w:rsidP="00F50769">
      <w:r>
        <w:t xml:space="preserve">81. All that remains is for you to have faith in life, but in that superior life that your Heavenly Father comes to offer you in this word. </w:t>
      </w:r>
    </w:p>
    <w:p w14:paraId="61EE6E98" w14:textId="77777777" w:rsidR="00F50769" w:rsidRDefault="00F50769" w:rsidP="00F50769">
      <w:r>
        <w:t xml:space="preserve"> </w:t>
      </w:r>
    </w:p>
    <w:p w14:paraId="1315A419" w14:textId="77777777" w:rsidR="00F50769" w:rsidRDefault="00F50769" w:rsidP="00F50769">
      <w:r>
        <w:t xml:space="preserve">MY PEACE BE WITH YOU! </w:t>
      </w:r>
    </w:p>
    <w:p w14:paraId="4045159E" w14:textId="77777777" w:rsidR="00F50769" w:rsidRDefault="00F50769" w:rsidP="00F50769">
      <w:r>
        <w:t xml:space="preserve">EDUCATION N° 86 </w:t>
      </w:r>
    </w:p>
    <w:p w14:paraId="355B33A1" w14:textId="77777777" w:rsidR="00F50769" w:rsidRDefault="00F50769" w:rsidP="00F50769">
      <w:r>
        <w:t xml:space="preserve"> </w:t>
      </w:r>
    </w:p>
    <w:p w14:paraId="06D86A2E" w14:textId="77777777" w:rsidR="00F50769" w:rsidRDefault="00F50769" w:rsidP="00F50769">
      <w:r>
        <w:t xml:space="preserve">1. Do you really love me, people? Do you really believe that you are in my presence? Show me then your attrition with the true purpose of amendment. I want to live in your heart so that later you can communicate with me from spirit to Spirit. </w:t>
      </w:r>
    </w:p>
    <w:p w14:paraId="376E0D26" w14:textId="77777777" w:rsidR="00F50769" w:rsidRDefault="00F50769" w:rsidP="00F50769">
      <w:r>
        <w:lastRenderedPageBreak/>
        <w:t xml:space="preserve">2. When the vicissitudes of life accumulate in your path, you take them as an obstacle to your spiritual progress and you tell me so, without understanding that a path without trials would be a path where you would not have the opportunity to make merits to achieve the restitution of your errors. </w:t>
      </w:r>
    </w:p>
    <w:p w14:paraId="13FB4B9D" w14:textId="77777777" w:rsidR="00F50769" w:rsidRDefault="00F50769" w:rsidP="00F50769">
      <w:r>
        <w:t xml:space="preserve">3. If the rays of the sun have burned you, come and rest under the shade of this divine tree, so that you may restore your strength and take courage. Here I will reveal to you the power of love that redeems, purifies, and gives peace; love brings you closer to one another and brings you closer to the Creator, to merge you in universal harmony. </w:t>
      </w:r>
    </w:p>
    <w:p w14:paraId="2A909396" w14:textId="77777777" w:rsidR="00F50769" w:rsidRDefault="00F50769" w:rsidP="00F50769">
      <w:r>
        <w:t xml:space="preserve">4. Think of the happiness that your spirit will experience, when within it hears the voice of its Father wherever it is; </w:t>
      </w:r>
      <w:proofErr w:type="gramStart"/>
      <w:r>
        <w:t>thus</w:t>
      </w:r>
      <w:proofErr w:type="gramEnd"/>
      <w:r>
        <w:t xml:space="preserve"> proving to you that I am ready to show my greatness to all who, with humility born of love, approaches Me to ask or ask Me. He will live in </w:t>
      </w:r>
      <w:proofErr w:type="gramStart"/>
      <w:r>
        <w:t>Me</w:t>
      </w:r>
      <w:proofErr w:type="gramEnd"/>
      <w:r>
        <w:t xml:space="preserve"> and I will live in him. </w:t>
      </w:r>
    </w:p>
    <w:p w14:paraId="077ABB43" w14:textId="77777777" w:rsidR="00F50769" w:rsidRDefault="00F50769" w:rsidP="00F50769">
      <w:r>
        <w:t xml:space="preserve">5. Sometimes you wonder if it is possible for the Spirit of God to dwell in you, to which I say to you that it is enough for you to observe how your body does not lack for an instant the air it breathes in order to live; so, in the same way, my Spirit infiltrates your being so that you may possess the light and strength of the Father, which are eternal life. </w:t>
      </w:r>
    </w:p>
    <w:p w14:paraId="0A6E9DAF" w14:textId="77777777" w:rsidR="00F50769" w:rsidRDefault="00F50769" w:rsidP="00F50769">
      <w:r>
        <w:t xml:space="preserve">6. Here I am, communicating and speaking through your mouth; this is further proof that I am among you and a lesson also for those who doubt that it is My Spirit who manifests Himself in this way. </w:t>
      </w:r>
    </w:p>
    <w:p w14:paraId="50A3F9B9" w14:textId="77777777" w:rsidR="00F50769" w:rsidRDefault="00F50769" w:rsidP="00F50769">
      <w:r>
        <w:t xml:space="preserve">7. In the Second Era, I said to the Pharisees who were scandalized that I healed the sick on a Sabbath day: The Lord is the owner of time and not His time; therefore, he can make time as he pleases. </w:t>
      </w:r>
      <w:proofErr w:type="gramStart"/>
      <w:r>
        <w:t>Thus</w:t>
      </w:r>
      <w:proofErr w:type="gramEnd"/>
      <w:r>
        <w:t xml:space="preserve"> I say in this age to those who do not believe in my communication through human understanding: I am the owner of man, and not man the owner of the Lord; therefore, I make of him what is My will. </w:t>
      </w:r>
    </w:p>
    <w:p w14:paraId="3DAFFC0F" w14:textId="77777777" w:rsidR="00F50769" w:rsidRDefault="00F50769" w:rsidP="00F50769">
      <w:r>
        <w:t xml:space="preserve">8. Sometimes it is necessary for you to lose what you possess in order for you to recognize its value, I tell you this, because as long as I am delivering my manifestation to you through human mouths, many will doubt, but when this voice has ceased and hearts begin to feel hunger for this divine essence, they will recognize that in truth these </w:t>
      </w:r>
    </w:p>
    <w:p w14:paraId="23659ABA" w14:textId="77777777" w:rsidR="00F50769" w:rsidRDefault="00F50769" w:rsidP="00F50769">
      <w:r>
        <w:t xml:space="preserve">lessons were not of </w:t>
      </w:r>
      <w:proofErr w:type="gramStart"/>
      <w:r>
        <w:t>men, but</w:t>
      </w:r>
      <w:proofErr w:type="gramEnd"/>
      <w:r>
        <w:t xml:space="preserve"> were illuminated by the light of your Father. </w:t>
      </w:r>
    </w:p>
    <w:p w14:paraId="0BED8BCB" w14:textId="77777777" w:rsidR="00F50769" w:rsidRDefault="00F50769" w:rsidP="00F50769">
      <w:r>
        <w:lastRenderedPageBreak/>
        <w:t xml:space="preserve">9. From now on I warn you to be on your guard, because </w:t>
      </w:r>
      <w:proofErr w:type="spellStart"/>
      <w:r>
        <w:t>because</w:t>
      </w:r>
      <w:proofErr w:type="spellEnd"/>
      <w:r>
        <w:t xml:space="preserve"> of these teachings many will commit impostures by calling themselves My spokesmen, when I will have ceased to communicate with you through human understanding.  </w:t>
      </w:r>
    </w:p>
    <w:p w14:paraId="3318A365" w14:textId="77777777" w:rsidR="00F50769" w:rsidRDefault="00F50769" w:rsidP="00F50769">
      <w:r>
        <w:t xml:space="preserve">10. At the time of my communication, no one has been silent nor will my voice be silenced; but if after that time someone says that he receives the divine ray of my light, knowing that he disobeys the Father and that he deceives his brother, he will not know where my justice touches him or at what moment he is surprised by human justice. </w:t>
      </w:r>
    </w:p>
    <w:p w14:paraId="53411974" w14:textId="77777777" w:rsidR="00F50769" w:rsidRDefault="00F50769" w:rsidP="00F50769">
      <w:r>
        <w:t xml:space="preserve">11. I want obedience from you, I want you to form a people strong by their faith and their spirituality; for just as I caused the generations that were born of Jacob to multiply, despite the great hardships that afflicted that people, so I will make you who bear that seed in your spirit endure through your struggles, so that your people may multiply again like the stars of the firmament and like the sands of the sea. </w:t>
      </w:r>
    </w:p>
    <w:p w14:paraId="037A6716" w14:textId="77777777" w:rsidR="00F50769" w:rsidRDefault="00F50769" w:rsidP="00F50769">
      <w:r>
        <w:t xml:space="preserve">12. I have made known to you that you are spiritually portions of that people of Israel, so that you may have a wider knowledge of your destiny; but I have also recommended that you do not proclaim these prophecies until mankind themselves discover them, because since the Israelite people still exist on earth, the Jew by the flesh, will deny you and claim that name from you, this not being a powerful reason for a strife. They still know nothing about you, but you do know a lot about them. I have revealed to you that this people, wandering on earth and without peace in spirit, walks step by step and without knowing it towards the crucified one, whom they will recognize as their Lord and before whom they will implore forgiveness for so much ingratitude and so much hardness before his love. </w:t>
      </w:r>
    </w:p>
    <w:p w14:paraId="09D178B5" w14:textId="77777777" w:rsidR="00F50769" w:rsidRDefault="00F50769" w:rsidP="00F50769">
      <w:r>
        <w:t xml:space="preserve">13. My body was detached from the tree, but for those who have denied me through the centuries, I remain nailed, waiting for the moment of their awakening and repentance, to give them all that I brought for them and that they did not want to receive. </w:t>
      </w:r>
    </w:p>
    <w:p w14:paraId="441076B2" w14:textId="77777777" w:rsidR="00F50769" w:rsidRDefault="00F50769" w:rsidP="00F50769">
      <w:r>
        <w:t xml:space="preserve">14. It is a time of justice, a time to settle debts. I have not come to seek the world for the righteous, because such a search would be useless; I come to seek out those who have been lost, illuminating their path so that they may return to the path of good. </w:t>
      </w:r>
    </w:p>
    <w:p w14:paraId="46A65452" w14:textId="77777777" w:rsidR="00F50769" w:rsidRDefault="00F50769" w:rsidP="00F50769">
      <w:r>
        <w:t xml:space="preserve">15. I speak at length to your spirit, and the people say to me, Lord, not only our spirit needs you; Look, our life is a heavy cross. And I say to you: blessed are you who live in this shred of Earth, </w:t>
      </w:r>
      <w:r>
        <w:lastRenderedPageBreak/>
        <w:t xml:space="preserve">where destruction, war, famine and death have not arrived. You don't know how to appreciate my charity and instead of giving me </w:t>
      </w:r>
    </w:p>
    <w:p w14:paraId="75FD9677" w14:textId="77777777" w:rsidR="00F50769" w:rsidRDefault="00F50769" w:rsidP="00F50769">
      <w:r>
        <w:t xml:space="preserve">thank you daily for My benefits, you think you are needy and you always appear weeping before Me. </w:t>
      </w:r>
    </w:p>
    <w:p w14:paraId="1C825AC7" w14:textId="77777777" w:rsidR="00F50769" w:rsidRDefault="00F50769" w:rsidP="00F50769">
      <w:r>
        <w:t xml:space="preserve">16. Understand your mission on earth and marvel at having witnessed that the source of spirituality arose in the bosom of this people. </w:t>
      </w:r>
    </w:p>
    <w:p w14:paraId="4FE14E65" w14:textId="77777777" w:rsidR="00F50769" w:rsidRDefault="00F50769" w:rsidP="00F50769">
      <w:r>
        <w:t xml:space="preserve">17. I, Christ, am the Word of the Father and the light of your conscience, because the light of God that was poured out in love in Jesus is in your hearts.  </w:t>
      </w:r>
    </w:p>
    <w:p w14:paraId="11896B2F" w14:textId="77777777" w:rsidR="00F50769" w:rsidRDefault="00F50769" w:rsidP="00F50769">
      <w:r>
        <w:t xml:space="preserve">18. Come under the wings of the divine lark, where there is the warmth that gives eternal life to those who feel themselves dying of cold. Truly I say to you, there is cold in the hearts of men, because love has fled from them. It is like those homes where the sacred flame of affection has been extinguished, whether between spouses, between father and children or between siblings. Their bodies are together, but their spirits are distant. How great is their emptiness, how much their loneliness, and how cold they are in those homes! </w:t>
      </w:r>
    </w:p>
    <w:p w14:paraId="5FE1B287" w14:textId="77777777" w:rsidR="00F50769" w:rsidRDefault="00F50769" w:rsidP="00F50769">
      <w:r>
        <w:t xml:space="preserve">19. If I sometimes tell you that I see you coming to Me, shivering with cold, it is because I see that you have only gathered from the world indifference to your pain, because you have only known of selfishness and ingratitude. </w:t>
      </w:r>
    </w:p>
    <w:p w14:paraId="708AD7AE" w14:textId="77777777" w:rsidR="00F50769" w:rsidRDefault="00F50769" w:rsidP="00F50769">
      <w:r>
        <w:t xml:space="preserve">20. How lonely one feels on earth who suffers; how abandoned the sick, how humanity rages on those who fall, and how bitter is the bread that is left for the poor! Feel how the warmth of the effluvium that I send to you penetrates, to the innermost recesses of your heart. Take it to men, to the sad and the sick. The poor will raise their thoughts to the Creator of life to say to him: Lord, we are no longer alone in this valley; there are those who cry for us; whoever seeks us, console us and extend his hand to us. </w:t>
      </w:r>
    </w:p>
    <w:p w14:paraId="19812AF8" w14:textId="77777777" w:rsidR="00F50769" w:rsidRDefault="00F50769" w:rsidP="00F50769">
      <w:r>
        <w:t xml:space="preserve">21. I say to you at this time, "Ask, for it will be given to you," but I also add now, "Learn to give, for they will ask you." </w:t>
      </w:r>
    </w:p>
    <w:p w14:paraId="0B5A3035" w14:textId="77777777" w:rsidR="00F50769" w:rsidRDefault="00F50769" w:rsidP="00F50769">
      <w:r>
        <w:t xml:space="preserve">22. In the innermost depths of each creature there is a fiber of love, which vibrates when touched. It is necessary to reach it on the path of tenderness and charity, so that it may awaken and make the heart feel something of what God feels for each of his children: Love. </w:t>
      </w:r>
    </w:p>
    <w:p w14:paraId="1DF81901" w14:textId="77777777" w:rsidR="00F50769" w:rsidRDefault="00F50769" w:rsidP="00F50769">
      <w:r>
        <w:lastRenderedPageBreak/>
        <w:t xml:space="preserve">23. Who will be the teachers who will be able to find in each man the way that leads to that fiber, which humanity hides so much today? </w:t>
      </w:r>
    </w:p>
    <w:p w14:paraId="51E3F43C" w14:textId="77777777" w:rsidR="00F50769" w:rsidRDefault="00F50769" w:rsidP="00F50769">
      <w:r>
        <w:t xml:space="preserve">24. Learn from Me. Disciples, see how my simple and humble word has moved your being. It is that its essence contains the divine love that is warmth and life for the heart and for the spirit. </w:t>
      </w:r>
    </w:p>
    <w:p w14:paraId="311D7678" w14:textId="77777777" w:rsidR="00F50769" w:rsidRDefault="00F50769" w:rsidP="00F50769">
      <w:r>
        <w:t xml:space="preserve">25. Today, when the Master is with you, look to him as the </w:t>
      </w:r>
      <w:proofErr w:type="gramStart"/>
      <w:r>
        <w:t>Father</w:t>
      </w:r>
      <w:proofErr w:type="gramEnd"/>
      <w:r>
        <w:t xml:space="preserve"> of all beings. Do not call Me Jesus of Nazareth, or Rabbi of Galilee, or King of the Jews, for I do not come from any people or place </w:t>
      </w:r>
    </w:p>
    <w:p w14:paraId="525696CF" w14:textId="77777777" w:rsidR="00F50769" w:rsidRDefault="00F50769" w:rsidP="00F50769">
      <w:r>
        <w:t xml:space="preserve">from the earth, I do not come as a man, I come in Spirit and my nature is divine. </w:t>
      </w:r>
    </w:p>
    <w:p w14:paraId="5EE46C66" w14:textId="77777777" w:rsidR="00F50769" w:rsidRDefault="00F50769" w:rsidP="00F50769">
      <w:r>
        <w:t xml:space="preserve">26. How much has been said and written about my existence on earth, but how seldom have men gone beyond the material; Humanity has only been able to prostrate itself on its knees to adore the places and objects that mark my passage through the world, instead of seeking the divine essence of my words or my deeds. But a new time, like a luminous dawn, has arisen before humanity, in which your spirit will see with the clarity of noon, what was previously for it a mystery shrouded in impenetrable darkness. </w:t>
      </w:r>
    </w:p>
    <w:p w14:paraId="7C1F5FCA" w14:textId="77777777" w:rsidR="00F50769" w:rsidRDefault="00F50769" w:rsidP="00F50769">
      <w:r>
        <w:t xml:space="preserve">27. On this day, men quiet their minds for a moment and lift their spirits to Me, remembering the blessed night on which the Savior came into the world. Some feel the peace of my Spirit, because there is peace in their hearts, others experience sadness, remembering their childhood and loved ones who have disappeared from this world; There are those who </w:t>
      </w:r>
      <w:proofErr w:type="gramStart"/>
      <w:r>
        <w:t>penetrate into</w:t>
      </w:r>
      <w:proofErr w:type="gramEnd"/>
      <w:r>
        <w:t xml:space="preserve"> meditation and prayer, just as there are those who profane the wholesome joy of the spirit with worldly pleasures and feasts. </w:t>
      </w:r>
    </w:p>
    <w:p w14:paraId="5AAAC74F" w14:textId="77777777" w:rsidR="00F50769" w:rsidRDefault="00F50769" w:rsidP="00F50769">
      <w:r>
        <w:t xml:space="preserve">28. But I ask the poor, the needy of the earth, </w:t>
      </w:r>
      <w:proofErr w:type="gramStart"/>
      <w:r>
        <w:t>Why</w:t>
      </w:r>
      <w:proofErr w:type="gramEnd"/>
      <w:r>
        <w:t xml:space="preserve"> do you weep? Do you not remember that it was the humble shepherds of Bethlehem who were the first to behold the face of their Lord in the face of that child? </w:t>
      </w:r>
    </w:p>
    <w:p w14:paraId="64AD165C" w14:textId="77777777" w:rsidR="00F50769" w:rsidRDefault="00F50769" w:rsidP="00F50769">
      <w:r>
        <w:t xml:space="preserve">29. Dry your tears, </w:t>
      </w:r>
      <w:proofErr w:type="gramStart"/>
      <w:r>
        <w:t>lift up</w:t>
      </w:r>
      <w:proofErr w:type="gramEnd"/>
      <w:r>
        <w:t xml:space="preserve"> your faces, and contemplate the light of my presence in this blessed word, which was also heard by the humble when it was first heard in this time. Celebrate this night with joy and remember the night when I came to you to leave you my light for all eternity. </w:t>
      </w:r>
    </w:p>
    <w:p w14:paraId="5F3FC081" w14:textId="77777777" w:rsidR="00F50769" w:rsidRDefault="00F50769" w:rsidP="00F50769">
      <w:r>
        <w:t xml:space="preserve">30. I bless your home and your bread, saying to you: I will be at your table and next to Me will be Mary, your sweet spiritual Mother. </w:t>
      </w:r>
    </w:p>
    <w:p w14:paraId="2BC90316" w14:textId="77777777" w:rsidR="00F50769" w:rsidRDefault="00F50769" w:rsidP="00F50769">
      <w:r>
        <w:lastRenderedPageBreak/>
        <w:t xml:space="preserve">31. See to it that your spirit is adorned with the white garment of virtue, even if you cover your matter modestly. What is truly valuable in </w:t>
      </w:r>
      <w:proofErr w:type="gramStart"/>
      <w:r>
        <w:t>man</w:t>
      </w:r>
      <w:proofErr w:type="gramEnd"/>
      <w:r>
        <w:t xml:space="preserve"> and which has been relegated by him to a very low place, will resurface in this age that will be called by men The Time of the Spirit. </w:t>
      </w:r>
    </w:p>
    <w:p w14:paraId="59881DE2" w14:textId="77777777" w:rsidR="00F50769" w:rsidRDefault="00F50769" w:rsidP="00F50769">
      <w:r>
        <w:t xml:space="preserve">32. Behold how at the voice of the Shepherd the lost sheep are being gathered to dwell in the sheepfold of peace. </w:t>
      </w:r>
    </w:p>
    <w:p w14:paraId="55EF5E76" w14:textId="77777777" w:rsidR="00F50769" w:rsidRDefault="00F50769" w:rsidP="00F50769">
      <w:r>
        <w:t xml:space="preserve">33. The tribes of that people who heard the commands of Jehovah in the First Era, have apparently disappeared from the face of the Earth, who will be able to recognize or discover among those spirits, now scattered throughout the World and reincarnated in men and women of different races, to whom they were linked with him by blood ties in previous reincarnations? Only my provident, perceptive and righteous gaze knows how to discover what is forbidden to men today. </w:t>
      </w:r>
    </w:p>
    <w:p w14:paraId="5B07BC44" w14:textId="77777777" w:rsidR="00F50769" w:rsidRDefault="00F50769" w:rsidP="00F50769">
      <w:r>
        <w:t xml:space="preserve">34. Here you have me speaking through the understanding of men who do not even know their destiny, let alone that of others. I know that many mock these words, attributing them to the imagination or fantasy of my spokesmen for whom I have been speaking, but I tell you more than certainly, that this materialized humanity will know how to do justice to this humble word, pronounced by human lips. </w:t>
      </w:r>
    </w:p>
    <w:p w14:paraId="52CE7004" w14:textId="77777777" w:rsidR="00F50769" w:rsidRDefault="00F50769" w:rsidP="00F50769">
      <w:r>
        <w:t xml:space="preserve">35. The first furrows have already been </w:t>
      </w:r>
      <w:proofErr w:type="gramStart"/>
      <w:r>
        <w:t>opened,</w:t>
      </w:r>
      <w:proofErr w:type="gramEnd"/>
      <w:r>
        <w:t xml:space="preserve"> the seed has fallen into their womb. Today there are a few who know that I have been with you; but tomorrow, the world will know, and when it analyzes what happened around my arrival, my stay and my departure at this time, it will confess that I did not come secretly, nor in silence, and that from the East to the West, I gave proofs and signs to the world, testifying to my new manifestation and thus fulfilling a promise given to humanity since ancient times. </w:t>
      </w:r>
    </w:p>
    <w:p w14:paraId="54AC3832" w14:textId="77777777" w:rsidR="00F50769" w:rsidRDefault="00F50769" w:rsidP="00F50769">
      <w:r>
        <w:t xml:space="preserve">36. On this day of grace, your hearts are delighted, for my presence is once more among you. When you begin to listen to my divine lecture, you feel stained and unworthy to hear my word, but when the lesson is over, you feel clean. My word, which is a river of grace, washes and purifies everyone who enters its waters. </w:t>
      </w:r>
    </w:p>
    <w:p w14:paraId="6DF4C1D5" w14:textId="77777777" w:rsidR="00F50769" w:rsidRDefault="00F50769" w:rsidP="00F50769">
      <w:r>
        <w:t xml:space="preserve">37. You are the people who, listening to me </w:t>
      </w:r>
      <w:proofErr w:type="gramStart"/>
      <w:r>
        <w:t>again and again</w:t>
      </w:r>
      <w:proofErr w:type="gramEnd"/>
      <w:r>
        <w:t xml:space="preserve">, will arrive at regeneration and then at spirituality. This and no other </w:t>
      </w:r>
      <w:proofErr w:type="gramStart"/>
      <w:r>
        <w:t>is</w:t>
      </w:r>
      <w:proofErr w:type="gramEnd"/>
      <w:r>
        <w:t xml:space="preserve"> the time when you will achieve that purification, because without it you could not be worthy bearers of My Law or emissaries of this word. </w:t>
      </w:r>
    </w:p>
    <w:p w14:paraId="61BD0941" w14:textId="77777777" w:rsidR="00F50769" w:rsidRDefault="00F50769" w:rsidP="00F50769">
      <w:r>
        <w:lastRenderedPageBreak/>
        <w:t xml:space="preserve">38. Recognize that it is not enough to say: I am one of those marked by the Lord, but it is necessary to know how to put into practice the gifts entrusted to you, testifying by your works to the truth of my Doctrine. </w:t>
      </w:r>
    </w:p>
    <w:p w14:paraId="2C18ECA3" w14:textId="77777777" w:rsidR="00F50769" w:rsidRDefault="00F50769" w:rsidP="00F50769">
      <w:r>
        <w:t xml:space="preserve">39. Among this people there are those who recognize that my presence among you has been a heavenly grace, a further proof of divine love for those who sin and suffer. From the depths of the hearts of those who feel this grace, the psalms spring up in a spiritual form that rise to infinity to thank me for having come to you. </w:t>
      </w:r>
    </w:p>
    <w:p w14:paraId="533B03E1" w14:textId="77777777" w:rsidR="00F50769" w:rsidRDefault="00F50769" w:rsidP="00F50769">
      <w:r>
        <w:t xml:space="preserve">40. The People of God are scattered among different peoples and nations; I came to seek him to gather him, but I found him given over to the pleasures of the world, deaf to my voice, insensible to my presence, without remembering my promise to return. I found some of that people in this corner of the earth, and seeing that their spirits were waiting for me, that their hearts were forged in pain and </w:t>
      </w:r>
      <w:proofErr w:type="gramStart"/>
      <w:r>
        <w:t>were capable of feeling</w:t>
      </w:r>
      <w:proofErr w:type="gramEnd"/>
      <w:r>
        <w:t xml:space="preserve"> my presence, I sent Elijah to prepare them, so that they would be my new disciples. </w:t>
      </w:r>
    </w:p>
    <w:p w14:paraId="1A10A056" w14:textId="77777777" w:rsidR="00F50769" w:rsidRDefault="00F50769" w:rsidP="00F50769">
      <w:r>
        <w:t xml:space="preserve">41. When this people </w:t>
      </w:r>
      <w:proofErr w:type="gramStart"/>
      <w:r>
        <w:t>grows</w:t>
      </w:r>
      <w:proofErr w:type="gramEnd"/>
      <w:r>
        <w:t xml:space="preserve"> in number and is great and strong in their spirituality, they will enter the New Jerusalem, the white city </w:t>
      </w:r>
    </w:p>
    <w:p w14:paraId="0AE3D5AB" w14:textId="77777777" w:rsidR="00F50769" w:rsidRDefault="00F50769" w:rsidP="00F50769">
      <w:r>
        <w:t xml:space="preserve">spiritual, invisible to material eyes, whose doors of love will be open to give access to the great caravans that come in search of it. </w:t>
      </w:r>
    </w:p>
    <w:p w14:paraId="6188AD1A" w14:textId="77777777" w:rsidR="00F50769" w:rsidRDefault="00F50769" w:rsidP="00F50769">
      <w:r>
        <w:t xml:space="preserve">42. The whiteness of that mansion will be due to the spiritual harmony of those who fulfill my Law, and everyone who enters the bosom of that brotherhood in this way will become a child of the people of God. </w:t>
      </w:r>
    </w:p>
    <w:p w14:paraId="5365B030" w14:textId="77777777" w:rsidR="00F50769" w:rsidRDefault="00F50769" w:rsidP="00F50769">
      <w:r>
        <w:t xml:space="preserve">43. Not all those who have received gifts in this time are here listening to me; see how many empty places there are at the table, because many of my children, after having received a benefit, went away fleeing from responsibilities and positions. Ah, if they knew here on earth the promises that every spirit made to me before they came into the world! </w:t>
      </w:r>
    </w:p>
    <w:p w14:paraId="7F24F0EF" w14:textId="77777777" w:rsidR="00F50769" w:rsidRDefault="00F50769" w:rsidP="00F50769">
      <w:r>
        <w:t xml:space="preserve">44. Before pain causes them to fall again and misery turns them into pariahs again, seek them out, tell them that my love still awaits them, but they must return to the </w:t>
      </w:r>
      <w:proofErr w:type="gramStart"/>
      <w:r>
        <w:t>Father</w:t>
      </w:r>
      <w:proofErr w:type="gramEnd"/>
      <w:r>
        <w:t xml:space="preserve"> before they squander the last of their inheritance, so that they will not have to suffer. </w:t>
      </w:r>
    </w:p>
    <w:p w14:paraId="473BF650" w14:textId="77777777" w:rsidR="00F50769" w:rsidRDefault="00F50769" w:rsidP="00F50769">
      <w:r>
        <w:t xml:space="preserve">45. Come, come, says the Master, true peace is in my way; I am health and life. </w:t>
      </w:r>
    </w:p>
    <w:p w14:paraId="62652DB5" w14:textId="77777777" w:rsidR="00F50769" w:rsidRDefault="00F50769" w:rsidP="00F50769">
      <w:r>
        <w:lastRenderedPageBreak/>
        <w:t xml:space="preserve">46. Love and glorify the Father who descends to surprise you in your earthly life and who knows how to penetrate your heart.  </w:t>
      </w:r>
    </w:p>
    <w:p w14:paraId="5E976001" w14:textId="77777777" w:rsidR="00F50769" w:rsidRDefault="00F50769" w:rsidP="00F50769">
      <w:r>
        <w:t xml:space="preserve">47. After you have heard my word as a father and as a teacher, you will have the word of the judge this day also. I will ask you to give an account of all that I have given you for the fulfillment of your mission. </w:t>
      </w:r>
    </w:p>
    <w:p w14:paraId="704AEBBD" w14:textId="77777777" w:rsidR="00F50769" w:rsidRDefault="00F50769" w:rsidP="00F50769">
      <w:r>
        <w:t xml:space="preserve">48. You have the guiding light, the virtues and the gifts, I have watched over you and I have set you on the path by which you can reach Me; now, after a time in which I have tested you, I ask you: What is your tribute and recognition? Have you understood what you mean to Me? Then get ready, listen to the voice of your conscience and answer my questions. </w:t>
      </w:r>
    </w:p>
    <w:p w14:paraId="0542A8A6" w14:textId="77777777" w:rsidR="00F50769" w:rsidRDefault="00F50769" w:rsidP="00F50769">
      <w:r>
        <w:t xml:space="preserve">49. Do you want me to carry on my shoulders the cross of imperfections of the world and to take up your duties to fulfill what belongs to you alone? I am bequeathing to you the Third Testament and you have not yet understood the first two. If you had been prepared at this time, it would not have been necessary for my word to materialize, for I would speak spiritually and you would respond to me with your love. </w:t>
      </w:r>
    </w:p>
    <w:p w14:paraId="694CACDD" w14:textId="77777777" w:rsidR="00F50769" w:rsidRDefault="00F50769" w:rsidP="00F50769">
      <w:r>
        <w:t xml:space="preserve">50. When my voice as a Judge makes itself heard in you, you seek refuge and consolation in your </w:t>
      </w:r>
      <w:proofErr w:type="gramStart"/>
      <w:r>
        <w:t>Mother</w:t>
      </w:r>
      <w:proofErr w:type="gramEnd"/>
      <w:r>
        <w:t xml:space="preserve">, then the sweet and loving voice of Mary intercedes and sustains you in trial. She, for whom your works, prayers and supplications do not go unnoticed, advises you and asks the </w:t>
      </w:r>
      <w:proofErr w:type="gramStart"/>
      <w:r>
        <w:t>Father</w:t>
      </w:r>
      <w:proofErr w:type="gramEnd"/>
      <w:r>
        <w:t xml:space="preserve"> for a new opportunity for the child to return to the right path, to regenerate and to be saved. His goodness, like a mantle of love, covers you. </w:t>
      </w:r>
    </w:p>
    <w:p w14:paraId="3D907BD8" w14:textId="77777777" w:rsidR="00F50769" w:rsidRDefault="00F50769" w:rsidP="00F50769">
      <w:r>
        <w:t xml:space="preserve">51. Elijah also stands before Me, as a beacon whose light guides humanity. His voice, full of justice, touches hearts and makes them penetrate to repentance. He promises me to watch over the purity of the fountain, which is my Work, so that all who come to it may quench their thirst for justice and love. The staff that I have left for man to lean on. It is Elijah, the tireless Shepherd, who leads and guides you to Me and will bring you to My Bosom, when you have perfected yourselves. </w:t>
      </w:r>
    </w:p>
    <w:p w14:paraId="6AEBD3F9" w14:textId="77777777" w:rsidR="00F50769" w:rsidRDefault="00F50769" w:rsidP="00F50769">
      <w:r>
        <w:t xml:space="preserve">52. Each time that I give you, each reincarnation, is one more step that the spirit reaches, acquiring </w:t>
      </w:r>
      <w:proofErr w:type="gramStart"/>
      <w:r>
        <w:t>more and more</w:t>
      </w:r>
      <w:proofErr w:type="gramEnd"/>
      <w:r>
        <w:t xml:space="preserve"> light. </w:t>
      </w:r>
    </w:p>
    <w:p w14:paraId="742FF4BC" w14:textId="77777777" w:rsidR="00F50769" w:rsidRDefault="00F50769" w:rsidP="00F50769">
      <w:r>
        <w:lastRenderedPageBreak/>
        <w:t xml:space="preserve">53. See with what love I have filled you with gifts and with what wisdom I have commanded and inspired you so that you may be able to live a high and dignified existence on earth, so that after your work is finished, you may gather the seed and the Father will take it to his barns. </w:t>
      </w:r>
    </w:p>
    <w:p w14:paraId="6ECCC51C" w14:textId="77777777" w:rsidR="00F50769" w:rsidRDefault="00F50769" w:rsidP="00F50769">
      <w:r>
        <w:t xml:space="preserve">54. Can you, beloved people, despise my teaching and turn back, after I have spoken to you at this time and made known to </w:t>
      </w:r>
      <w:proofErr w:type="gramStart"/>
      <w:r>
        <w:t>you</w:t>
      </w:r>
      <w:proofErr w:type="gramEnd"/>
      <w:r>
        <w:t xml:space="preserve"> my will? Do not be familiar with my word, and not because I forgive you, do you sin again or stop watching and praying. </w:t>
      </w:r>
    </w:p>
    <w:p w14:paraId="40B2A3E8" w14:textId="77777777" w:rsidR="00F50769" w:rsidRDefault="00F50769" w:rsidP="00F50769">
      <w:r>
        <w:t xml:space="preserve">55. I am nipping the weeds in the bud, if you want to have peace for yourselves and for those around you </w:t>
      </w:r>
      <w:proofErr w:type="gramStart"/>
      <w:r>
        <w:t>in the midst of</w:t>
      </w:r>
      <w:proofErr w:type="gramEnd"/>
      <w:r>
        <w:t xml:space="preserve"> this universal purification, work for peace, loving your brothers and sisters. </w:t>
      </w:r>
    </w:p>
    <w:p w14:paraId="2046C1F1" w14:textId="77777777" w:rsidR="00F50769" w:rsidRDefault="00F50769" w:rsidP="00F50769">
      <w:r>
        <w:t xml:space="preserve">56. The epidemics and the unleashed elements will continue to purify humanity, and everyone will have great proofs and testimonies of my new manifestation at this time. Those who are full of zeal and love take their first steps will attain great wonders and be first, and those who are first today and become lethargic will be last. </w:t>
      </w:r>
    </w:p>
    <w:p w14:paraId="558AF90A" w14:textId="77777777" w:rsidR="00F50769" w:rsidRDefault="00F50769" w:rsidP="00F50769">
      <w:r>
        <w:t xml:space="preserve">57. Do not blame time for your misfortune or your </w:t>
      </w:r>
      <w:proofErr w:type="gramStart"/>
      <w:r>
        <w:t>pain, but</w:t>
      </w:r>
      <w:proofErr w:type="gramEnd"/>
      <w:r>
        <w:t xml:space="preserve"> think that if humanity has not been guided by my Law and has not made its peace, it is natural that it should reap the bitter fruit that it has cultivated. </w:t>
      </w:r>
    </w:p>
    <w:p w14:paraId="4F80E134" w14:textId="77777777" w:rsidR="00F50769" w:rsidRDefault="00F50769" w:rsidP="00F50769">
      <w:r>
        <w:t xml:space="preserve">58. I give you </w:t>
      </w:r>
      <w:proofErr w:type="spellStart"/>
      <w:r>
        <w:t>new</w:t>
      </w:r>
      <w:proofErr w:type="spellEnd"/>
      <w:r>
        <w:t xml:space="preserve"> strength because I contemplate you tired. Everyone who penetrates under the shade of this tree of life will be strengthened. </w:t>
      </w:r>
    </w:p>
    <w:p w14:paraId="1E4C694D" w14:textId="77777777" w:rsidR="00F50769" w:rsidRDefault="00F50769" w:rsidP="00F50769">
      <w:r>
        <w:t xml:space="preserve">59. The Father helps you because he wants to find among you the disciples, not the weak children who remain as infants over time. Prepare yourselves and regenerate yourselves so that you may merit my charity. At this time my justice will exterminate the new Sodom and Gomorrah, so that their sin will not defile other nations. Truly I say to you, I have made My voice heard to all men through their consciousness, so that you can understand that if the world is in darkness, it is not because I have denied it My light. </w:t>
      </w:r>
    </w:p>
    <w:p w14:paraId="7470678A" w14:textId="77777777" w:rsidR="00F50769" w:rsidRDefault="00F50769" w:rsidP="00F50769">
      <w:r>
        <w:t xml:space="preserve">60. When your eyes behold the destruction of the nations and you know their disaster, your heart will be filled with sorrow and sorrow; but those who have doubted my word today, when they see </w:t>
      </w:r>
    </w:p>
    <w:p w14:paraId="17411EA8" w14:textId="77777777" w:rsidR="00F50769" w:rsidRDefault="00F50769" w:rsidP="00F50769">
      <w:r>
        <w:t xml:space="preserve">When my prophecies are fulfilled, they will also weep because they were unbelievers. You will see how the last ones will come to give you an example of faith, trust, and obedience.  </w:t>
      </w:r>
    </w:p>
    <w:p w14:paraId="3841E0BC" w14:textId="77777777" w:rsidR="00F50769" w:rsidRDefault="00F50769" w:rsidP="00F50769">
      <w:r>
        <w:lastRenderedPageBreak/>
        <w:t xml:space="preserve">61. Prepare yourselves for this year which will be one of trials and wonders throughout the world, wonders of which I will pour out many among you. </w:t>
      </w:r>
    </w:p>
    <w:p w14:paraId="52574DA2" w14:textId="77777777" w:rsidR="00F50769" w:rsidRDefault="00F50769" w:rsidP="00F50769">
      <w:r>
        <w:t xml:space="preserve">62. Bring good teaching home by the example of your preparation, your virtue and your peace, so that when multitudes of foreigners enter your nation, they may behold a people prepared in heart and spirit; think that if it were not so, you would have to regret being caught sleeping. </w:t>
      </w:r>
    </w:p>
    <w:p w14:paraId="7A4A28AC" w14:textId="77777777" w:rsidR="00F50769" w:rsidRDefault="00F50769" w:rsidP="00F50769">
      <w:r>
        <w:t xml:space="preserve">63. Do not be afraid to knock at your brother's doors when you try to save him from danger, to console him in affliction or to guide him in a difficult situation. Imitate Jesus, the pilgrim who knocks for the first, second and third time at the doors of hearts. I have given you light in your </w:t>
      </w:r>
      <w:proofErr w:type="gramStart"/>
      <w:r>
        <w:t>gaze</w:t>
      </w:r>
      <w:proofErr w:type="gramEnd"/>
      <w:r>
        <w:t xml:space="preserve"> and I have promised to put words of truth on your lips when you </w:t>
      </w:r>
      <w:proofErr w:type="gramStart"/>
      <w:r>
        <w:t>have to</w:t>
      </w:r>
      <w:proofErr w:type="gramEnd"/>
      <w:r>
        <w:t xml:space="preserve"> speak. Strive to preserve peace and light, both in yourself and in your home, so that you do not give access to the evil influences that come from the dark spirits that surround humanity. Always go in the way of my Law so that you may contemplate your illuminated path and be able to overcome the difficulties and diseases that you find in your path, like pebbles that make you stop on your journey. </w:t>
      </w:r>
    </w:p>
    <w:p w14:paraId="0A07531C" w14:textId="77777777" w:rsidR="00F50769" w:rsidRDefault="00F50769" w:rsidP="00F50769">
      <w:r>
        <w:t xml:space="preserve">64. Elevate your life, elevate your spirit, do not wait for the last to arrive and, understanding the magnitude of my Doctrine and my revelations, say to you: What have you done in so many years of divine teaching? And then you </w:t>
      </w:r>
      <w:proofErr w:type="gramStart"/>
      <w:r>
        <w:t>have to</w:t>
      </w:r>
      <w:proofErr w:type="gramEnd"/>
      <w:r>
        <w:t xml:space="preserve"> be silent. Verily I say unto you, that though ye doubt it, ye have been chosen by Me in the three times. Among you are those whom I can truly call firstborn. </w:t>
      </w:r>
    </w:p>
    <w:p w14:paraId="560C1FFA" w14:textId="77777777" w:rsidR="00F50769" w:rsidRDefault="00F50769" w:rsidP="00F50769">
      <w:r>
        <w:t xml:space="preserve">65. Today, when I see you sad, I ask you: Why do I not see joy in your heart? Have you been wearied by trials and vicissitudes? Have you been wearied by the uneasiness of war between nations? Have you also grown tired of watching and praying? People, you are not condemned to die, I have told you that you will live, I have given you gifts and I have entrusted you with the time to fulfill your mission. You have seen that the book where your conscience records all your actions is not clean, and this saddens you because you judge yourselves ungrateful. You review in your memory the days and months that have passed and remember my benefits one by one. You fear the future, you fear losing faith in yourself, you fear that you will continue to disobey Me and not be able to fulfill, but I come to fill your path with light to revive your faith and your hope, so that you may take a decisive step in </w:t>
      </w:r>
    </w:p>
    <w:p w14:paraId="2A33AC9D" w14:textId="77777777" w:rsidR="00F50769" w:rsidRDefault="00F50769" w:rsidP="00F50769">
      <w:r>
        <w:t xml:space="preserve">the path of spiritual progress. Unite your hearts into one, beloved people. </w:t>
      </w:r>
    </w:p>
    <w:p w14:paraId="1B71C101" w14:textId="77777777" w:rsidR="00F50769" w:rsidRDefault="00F50769" w:rsidP="00F50769">
      <w:r>
        <w:lastRenderedPageBreak/>
        <w:t xml:space="preserve">66. I will cause the flags of the nations, torn apart by combat, to unite all to form a banner of peace. I speak to you in this way because I am the God of peace, the Father who wants joy in the hearts of his children. </w:t>
      </w:r>
    </w:p>
    <w:p w14:paraId="7605FF27" w14:textId="77777777" w:rsidR="00F50769" w:rsidRDefault="00F50769" w:rsidP="00F50769">
      <w:r>
        <w:t xml:space="preserve">67. I want to see you as my disciples, to whom I can reveal my wisdom, making known to you the future, but I contemplate you thoughtfully this day, because you have verified the truth of my word and the fulfillment of my prophecies poured out through these spokesmen. Today you have heard my divine </w:t>
      </w:r>
      <w:proofErr w:type="gramStart"/>
      <w:r>
        <w:t>teaching</w:t>
      </w:r>
      <w:proofErr w:type="gramEnd"/>
      <w:r>
        <w:t xml:space="preserve"> and you have shuddered because you know that each of my lessons is a prophecy and a law. To all this I say to you that you should rather find yourselves full of joy, because there is no religion or sect that can say like you, that they have the divine word, living and direct, or that can say that the Lord communicates with them. However, you who are the only ones who can assure that Christ communicates and manifests himself to this people, are presenting your hearts burdened by pain and regret for not fulfilling my commands, which prevents you from raising your voice to testify to my presence among humanity. And it is that your conscience makes you feel my judgment, that judgment that encompasses the entire Universe and reaches every creature in this time. </w:t>
      </w:r>
    </w:p>
    <w:p w14:paraId="5F1A796C" w14:textId="77777777" w:rsidR="00F50769" w:rsidRDefault="00F50769" w:rsidP="00F50769">
      <w:r>
        <w:t xml:space="preserve">68. With My word of love, I show you the value that your spirit has for Me. There is nothing in the material creation that is greater than your spirit, nor the sun with its light, nor the earth with all its wonders, nor any other creature is greater than the spirit that I have given you, because it is a divine particle, it is a flame that has flowed from the Divine Spirit. After God, only spirits possess spiritual intelligence, consciousness, free will. Above the instinct and inclinations of the flesh, there rises a light that is your spirit and above that light, a guide, a book and a judge that is the conscience.  </w:t>
      </w:r>
    </w:p>
    <w:p w14:paraId="15B100A0" w14:textId="77777777" w:rsidR="00F50769" w:rsidRDefault="00F50769" w:rsidP="00F50769">
      <w:r>
        <w:t xml:space="preserve">69. All creatures pay tribute to me, not by faith or love, but by law; Your spirit, on the other hand, does pay tribute to me out of love. When he prostrates himself and worships me, it is by faith and by the light of his conscience. Time, distances, elements, stars, beings, plants, all faithfully fulfill the destiny traced by Me. But if I were to ask you what you have done with my spiritual and material laws, men who govern the peoples of the earth and men who lead humanity along the path of the spirit, you would present me mostly with the blood of your victims and much darkness. </w:t>
      </w:r>
    </w:p>
    <w:p w14:paraId="4271AC2D" w14:textId="77777777" w:rsidR="00F50769" w:rsidRDefault="00F50769" w:rsidP="00F50769">
      <w:r>
        <w:lastRenderedPageBreak/>
        <w:t xml:space="preserve">70. Rulers: What have you done with the nations? I only contemplate pain and misery. The wealthy: How can you taste your bread and enjoy your wealth, knowing that many suffer from it? </w:t>
      </w:r>
    </w:p>
    <w:p w14:paraId="1DE72114" w14:textId="77777777" w:rsidR="00F50769" w:rsidRDefault="00F50769" w:rsidP="00F50769">
      <w:r>
        <w:t xml:space="preserve">hunger? You will become slaves to your power. Your bread will be </w:t>
      </w:r>
      <w:proofErr w:type="gramStart"/>
      <w:r>
        <w:t>bitter</w:t>
      </w:r>
      <w:proofErr w:type="gramEnd"/>
      <w:r>
        <w:t xml:space="preserve"> and you will have no peace. That is your work, that is the seed that you have sown. </w:t>
      </w:r>
    </w:p>
    <w:p w14:paraId="46ECB0DD" w14:textId="77777777" w:rsidR="00F50769" w:rsidRDefault="00F50769" w:rsidP="00F50769">
      <w:r>
        <w:t xml:space="preserve">71. For this world to return to reason, it is necessary that the pain be very great. I send you my light so that you may recognize one another and have respect for your brother's life. Put down the murderous weapons and return to the Father of your spirit, whom you have not visited in his sanctuary for a long time. </w:t>
      </w:r>
    </w:p>
    <w:p w14:paraId="0149FBC2" w14:textId="77777777" w:rsidR="00F50769" w:rsidRDefault="00F50769" w:rsidP="00F50769">
      <w:r>
        <w:t xml:space="preserve"> </w:t>
      </w:r>
    </w:p>
    <w:p w14:paraId="0E4C036B" w14:textId="77777777" w:rsidR="00F50769" w:rsidRDefault="00F50769" w:rsidP="00F50769">
      <w:r>
        <w:t xml:space="preserve">MY PEACE BE WITH YOU! </w:t>
      </w:r>
    </w:p>
    <w:p w14:paraId="152BCD5B" w14:textId="77777777" w:rsidR="00F50769" w:rsidRDefault="00F50769" w:rsidP="00F50769">
      <w:r>
        <w:t xml:space="preserve"> </w:t>
      </w:r>
    </w:p>
    <w:p w14:paraId="4C71E4DA" w14:textId="77777777" w:rsidR="00F50769" w:rsidRDefault="00F50769" w:rsidP="00F50769">
      <w:r>
        <w:t xml:space="preserve"> </w:t>
      </w:r>
    </w:p>
    <w:p w14:paraId="486557A6" w14:textId="77777777" w:rsidR="00F50769" w:rsidRDefault="00F50769" w:rsidP="00F50769">
      <w:r>
        <w:t xml:space="preserve">EDUCATION N° 87 </w:t>
      </w:r>
    </w:p>
    <w:p w14:paraId="72E0525E" w14:textId="77777777" w:rsidR="00F50769" w:rsidRDefault="00F50769" w:rsidP="00F50769">
      <w:r>
        <w:t xml:space="preserve"> </w:t>
      </w:r>
    </w:p>
    <w:p w14:paraId="22C4E2E7" w14:textId="77777777" w:rsidR="00F50769" w:rsidRDefault="00F50769" w:rsidP="00F50769">
      <w:r>
        <w:t xml:space="preserve">1. I am pleased to surprise you in the most unexpected way to test the faith of your hearts. I am pleased to test your strength so that you may set an example to your brothers. There is in your spirit the seed of Jacob, whom I called Israel, which means strong. That patriarch was subjected by Me to great tests so that he would set great examples. I sent an angel to him to fight with him, and the strong arm of the man did not allow himself to be defeated. From that moment I named him Israel, and by that name he was known to posterity. But if I were to ask you, </w:t>
      </w:r>
      <w:proofErr w:type="gramStart"/>
      <w:r>
        <w:t>What</w:t>
      </w:r>
      <w:proofErr w:type="gramEnd"/>
      <w:r>
        <w:t xml:space="preserve"> have you done with that spiritual seed which Jacob handed down to you? Would you understand my question and know how to answer me? My angels have appeared as you pass by to fight against your imperfections and you have not been able to receive them. You have been surprised by beings in darkness and have been weak before them. </w:t>
      </w:r>
    </w:p>
    <w:p w14:paraId="76416A0B" w14:textId="77777777" w:rsidR="00F50769" w:rsidRDefault="00F50769" w:rsidP="00F50769">
      <w:r>
        <w:t xml:space="preserve">2. I ask you again: Where is Jacob's sword, his zeal and his strength? </w:t>
      </w:r>
    </w:p>
    <w:p w14:paraId="468E15B1" w14:textId="77777777" w:rsidR="00F50769" w:rsidRDefault="00F50769" w:rsidP="00F50769">
      <w:r>
        <w:t xml:space="preserve">3. I have granted you the presence of the beings of light in your earthly life, so that they may protect, help and inspire you. They, who are more evolved than you, descend to fulfill a destiny </w:t>
      </w:r>
      <w:r>
        <w:lastRenderedPageBreak/>
        <w:t xml:space="preserve">of love, a mission to sow charity and balm among their brothers and sisters. Beings in darkness or spirits in a state of turmoil involuntarily fulfill the mission of testing men in their faith, in their virtue, in their firmness in the good, and when at last they are overcome by the strength and perseverance in the good of the one whom they have tempted, they receive the light and are reborn to life and love. </w:t>
      </w:r>
    </w:p>
    <w:p w14:paraId="53E2FE24" w14:textId="77777777" w:rsidR="00F50769" w:rsidRDefault="00F50769" w:rsidP="00F50769">
      <w:r>
        <w:t xml:space="preserve">4. I have given you disciples sensitivity so that you may perceive the presence of your brothers and sisters. He who does not possess the gift of clairvoyance, has the gift of revelation or possesses the faculty in his brain to receive the spiritual world, or at least has the gift of foreboding; But you have lacked more love to develop </w:t>
      </w:r>
    </w:p>
    <w:p w14:paraId="463C98EC" w14:textId="77777777" w:rsidR="00F50769" w:rsidRDefault="00F50769" w:rsidP="00F50769">
      <w:r>
        <w:t xml:space="preserve">your gifts. That is why I advise you to be alert, so that you may listen to the voice of the shepherd and the guardians who take care of you, the wail of the sheep or the footsteps of the wolf that lurks in the undergrowth. </w:t>
      </w:r>
    </w:p>
    <w:p w14:paraId="1DC37A84" w14:textId="77777777" w:rsidR="00F50769" w:rsidRDefault="00F50769" w:rsidP="00F50769">
      <w:r>
        <w:t xml:space="preserve">5. Do not sleep in this time of snares and dangers, of abysses and temptations. Understand that anyone who possesses a gift or mission to give spiritual light will have to be besieged and persecuted continually. I do not come to awaken prejudices or superstitions in my people, I come to strengthen your faith in the existence of the spiritual, to open your eyes to the eternal, and then you can look beyond what is matter and so that you know that not everything that exists in the spiritual valley is enveloped in light,  for in the invisible there is also darkness that must be dispelled, and imperfections that must be transformed into high spirituality. </w:t>
      </w:r>
    </w:p>
    <w:p w14:paraId="6F3FD931" w14:textId="77777777" w:rsidR="00F50769" w:rsidRDefault="00F50769" w:rsidP="00F50769">
      <w:r>
        <w:t xml:space="preserve">6. The lesson I have given you so that you may be able to attract light in your lives by transforming darkness into clarity, teaches you to pray, to watch with faith and perseverance in the good.  </w:t>
      </w:r>
    </w:p>
    <w:p w14:paraId="7F7C1253" w14:textId="77777777" w:rsidR="00F50769" w:rsidRDefault="00F50769" w:rsidP="00F50769">
      <w:r>
        <w:t xml:space="preserve">7. A man given over to a life of sin </w:t>
      </w:r>
      <w:proofErr w:type="gramStart"/>
      <w:r>
        <w:t>is capable of dragging</w:t>
      </w:r>
      <w:proofErr w:type="gramEnd"/>
      <w:r>
        <w:t xml:space="preserve"> behind him a legion of beings in darkness, which will cause him to leave a trail of evil influences in his wake. </w:t>
      </w:r>
    </w:p>
    <w:p w14:paraId="55D7FF26" w14:textId="77777777" w:rsidR="00F50769" w:rsidRDefault="00F50769" w:rsidP="00F50769">
      <w:r>
        <w:t xml:space="preserve">8. The world has become so confused in its sciences that today it cannot by itself return to the beginning of its path of evolution, because it would not know how to distinguish truth from falsehood, because it lacks faith, love, and ignores the purpose of its existence; That is why I have come into the world again. Blessed </w:t>
      </w:r>
      <w:proofErr w:type="gramStart"/>
      <w:r>
        <w:t>are</w:t>
      </w:r>
      <w:proofErr w:type="gramEnd"/>
      <w:r>
        <w:t xml:space="preserve"> those who hear me, for they will understand me, </w:t>
      </w:r>
      <w:r>
        <w:lastRenderedPageBreak/>
        <w:t xml:space="preserve">follow me, and be saved. I will give you strength to restore all that you have profaned or destroyed. </w:t>
      </w:r>
    </w:p>
    <w:p w14:paraId="5A643E87" w14:textId="77777777" w:rsidR="00F50769" w:rsidRDefault="00F50769" w:rsidP="00F50769">
      <w:r>
        <w:t xml:space="preserve">9. People, persevere in my Doctrine and truly I say to you that three generations after yours, the spirit of your descendants will have achieved a great spirituality. Seek true elevation and then all humanity will do so, because your world is not condemned to be eternally a vale of tears, a land of sin, a hell of lust and war. The Day of the Lord is already with </w:t>
      </w:r>
      <w:proofErr w:type="gramStart"/>
      <w:r>
        <w:t>you,</w:t>
      </w:r>
      <w:proofErr w:type="gramEnd"/>
      <w:r>
        <w:t xml:space="preserve"> my sword of righteousness will touch wickedness. What will happen if I destroy the evil seed, vice, and pride, and instead offer protection to the seed of peace, concord, regeneration, and true faith in Me? The world will have to be transformed; Man will be transformed once his spiritual worship and life are better. </w:t>
      </w:r>
    </w:p>
    <w:p w14:paraId="52BFA632" w14:textId="77777777" w:rsidR="00F50769" w:rsidRDefault="00F50769" w:rsidP="00F50769">
      <w:r>
        <w:t xml:space="preserve">10. The time will come when men will arise who truly love my Law, those who will know how to unite the spiritual law with that of the world, that is, the eternal power with the temporal power; but it will not be to enslave the spirits as in times past, but to show them the way to the light, which is the true freedom of the spirit. Then he will come back </w:t>
      </w:r>
    </w:p>
    <w:p w14:paraId="1D57AE3F" w14:textId="77777777" w:rsidR="00F50769" w:rsidRDefault="00F50769" w:rsidP="00F50769">
      <w:r>
        <w:t xml:space="preserve">Morality in the bosom of the home, there will be truth in your institutions and spirituality in your customs. It will be the time when conscience will make its voice heard and when my children will communicate from spirit to Spirit with my Divinity, when the races will merge and all this will determine the disappearance of many differences and strife, because, until now, despite your world being so small, you have not known how to live as a single family,  You have not been able to worship me. Ancient Babel condemned you to this division of peoples and races, but the construction of My spiritual temple in the heart of humanity will free you from this restitution and lead you to truly love one another. </w:t>
      </w:r>
    </w:p>
    <w:p w14:paraId="47C477CF" w14:textId="77777777" w:rsidR="00F50769" w:rsidRDefault="00F50769" w:rsidP="00F50769">
      <w:r>
        <w:t xml:space="preserve">11. Do not think that at the last minute I chose this nation for my new manifestation, everything had been foreseen from eternity. This soil, this race, your spirits, had been prepared by Me, just as the time of My presence had also been marked by My will. </w:t>
      </w:r>
    </w:p>
    <w:p w14:paraId="573520A1" w14:textId="77777777" w:rsidR="00F50769" w:rsidRDefault="00F50769" w:rsidP="00F50769">
      <w:r>
        <w:t xml:space="preserve">12. I decided to begin my manifestations among the humblest, among those who kept their understanding and spirit virgin. Then I let everyone come to Me, for at My table there are no distinctions or preferences. My word poured out on this people has been simple and humble in its form, within your reach, and its meaning, full of clarity, has been profound for your spirit, </w:t>
      </w:r>
      <w:r>
        <w:lastRenderedPageBreak/>
        <w:t xml:space="preserve">because I, although I am the Arcanum, always manifest and express myself with simplicity and clarity. I am not a secret to anyone; secrecy and mystery are the children of your ignorance. </w:t>
      </w:r>
    </w:p>
    <w:p w14:paraId="2C31B7ED" w14:textId="77777777" w:rsidR="00F50769" w:rsidRDefault="00F50769" w:rsidP="00F50769">
      <w:r>
        <w:t xml:space="preserve">13. Does Thomas also arise </w:t>
      </w:r>
      <w:proofErr w:type="gramStart"/>
      <w:r>
        <w:t>at this time</w:t>
      </w:r>
      <w:proofErr w:type="gramEnd"/>
      <w:r>
        <w:t xml:space="preserve"> with doubt in his heart? What else do you expect to see and hear to be able to believe? Do you want Christ to become man again </w:t>
      </w:r>
      <w:proofErr w:type="gramStart"/>
      <w:r>
        <w:t>in order to</w:t>
      </w:r>
      <w:proofErr w:type="gramEnd"/>
      <w:r>
        <w:t xml:space="preserve"> live among you? Give me back the body that you took from me by sacrificing it on the cross and I promise to return to you as a man. Can you do it? No. But I have found you dead to light and faith and I have raised you spiritually. You had lost your body in the bowels of the </w:t>
      </w:r>
      <w:proofErr w:type="gramStart"/>
      <w:r>
        <w:t>earth</w:t>
      </w:r>
      <w:proofErr w:type="gramEnd"/>
      <w:r>
        <w:t xml:space="preserve"> and I have given you a new one. Only I can do these wonders, but truly I tell you that the life that you took from Jesus on Calvary spread over all humanity like a dew of eternal life. </w:t>
      </w:r>
    </w:p>
    <w:p w14:paraId="0A69C71B" w14:textId="77777777" w:rsidR="00F50769" w:rsidRDefault="00F50769" w:rsidP="00F50769">
      <w:r>
        <w:t xml:space="preserve">14. </w:t>
      </w:r>
      <w:proofErr w:type="gramStart"/>
      <w:r>
        <w:t>Therefore</w:t>
      </w:r>
      <w:proofErr w:type="gramEnd"/>
      <w:r>
        <w:t xml:space="preserve"> I tell you that you are my temple, that sanctuary that exists in your spirit and that is where I seek your adoration, where I want my voice to find its echo, where I want my altar to be raised and where I can dwell forever. </w:t>
      </w:r>
    </w:p>
    <w:p w14:paraId="17081FA4" w14:textId="77777777" w:rsidR="00F50769" w:rsidRDefault="00F50769" w:rsidP="00F50769">
      <w:r>
        <w:t xml:space="preserve">15. All my doctrine and my law are but a preparation for you to enter the spiritual life. How many of those who have listened to me in this time are already dwelling in the Hereafter, full of joy in their spirit, because they did not suffer setbacks in their passage to that </w:t>
      </w:r>
    </w:p>
    <w:p w14:paraId="2DB29F56" w14:textId="77777777" w:rsidR="00F50769" w:rsidRDefault="00F50769" w:rsidP="00F50769">
      <w:r>
        <w:t xml:space="preserve">infinite </w:t>
      </w:r>
      <w:proofErr w:type="gramStart"/>
      <w:r>
        <w:t>world;</w:t>
      </w:r>
      <w:proofErr w:type="gramEnd"/>
      <w:r>
        <w:t xml:space="preserve"> while many men, skeptical in their materialism, smile ironically when they are told about the spiritual life; but the hour of death will come, the one in which there is no heart that does not fear, nor spirit that does not tremble before the imminent presence of eternity. </w:t>
      </w:r>
    </w:p>
    <w:p w14:paraId="38976808" w14:textId="77777777" w:rsidR="00F50769" w:rsidRDefault="00F50769" w:rsidP="00F50769">
      <w:r>
        <w:t xml:space="preserve">16. Always watch and pray so that this life that vibrates over you and beats in the depths of your being may find you ready. </w:t>
      </w:r>
    </w:p>
    <w:p w14:paraId="237EC0D1" w14:textId="77777777" w:rsidR="00F50769" w:rsidRDefault="00F50769" w:rsidP="00F50769">
      <w:r>
        <w:t xml:space="preserve">17. </w:t>
      </w:r>
      <w:proofErr w:type="gramStart"/>
      <w:r>
        <w:t>No one but</w:t>
      </w:r>
      <w:proofErr w:type="gramEnd"/>
      <w:r>
        <w:t xml:space="preserve"> Me can sustain your spirit, for I am the divine manna of life. </w:t>
      </w:r>
    </w:p>
    <w:p w14:paraId="50B7D775" w14:textId="77777777" w:rsidR="00F50769" w:rsidRDefault="00F50769" w:rsidP="00F50769">
      <w:r>
        <w:t xml:space="preserve">18. Humanity: Awaken from the deep sleep in which you find yourselves and look straight ahead towards the truth. How many human dreams are fading in these times under the influence of My justice, but then the dawn of a new time will shine for men in which I will reveal to them new lights that will lead them to the knowledge of the supreme truth. </w:t>
      </w:r>
    </w:p>
    <w:p w14:paraId="37D192EC" w14:textId="77777777" w:rsidR="00F50769" w:rsidRDefault="00F50769" w:rsidP="00F50769">
      <w:r>
        <w:t xml:space="preserve">19. New generations and new spirits will come to Earth to fulfill a high mission and by finding on their way the grace and example that their predecessors left them, they will achieve that a clean seed will sprout from their hearts that will be a blessing for my disciples of the time of spirituality and light. </w:t>
      </w:r>
    </w:p>
    <w:p w14:paraId="7DFE4564" w14:textId="77777777" w:rsidR="00F50769" w:rsidRDefault="00F50769" w:rsidP="00F50769">
      <w:r>
        <w:lastRenderedPageBreak/>
        <w:t xml:space="preserve">20. The nations have been touched by my righteousness, yours will be also; more truly I say to you, that if my disciples persevere in faith and in goodness, they will not perish, because their prayers and works of love will make them obtain forgiveness for humanity. </w:t>
      </w:r>
    </w:p>
    <w:p w14:paraId="1EB90F7B" w14:textId="77777777" w:rsidR="00F50769" w:rsidRDefault="00F50769" w:rsidP="00F50769">
      <w:r>
        <w:t xml:space="preserve">21. The world has not known or wanted to feel me when it is at peace, so it will have to feel me through pain, because it is in trials that man raises his supplication to the Creator, when he remembers his </w:t>
      </w:r>
      <w:proofErr w:type="gramStart"/>
      <w:r>
        <w:t>Father</w:t>
      </w:r>
      <w:proofErr w:type="gramEnd"/>
      <w:r>
        <w:t xml:space="preserve"> and knows how to estimate his benefits and recognize his wonders. </w:t>
      </w:r>
    </w:p>
    <w:p w14:paraId="3C93A8CB" w14:textId="77777777" w:rsidR="00F50769" w:rsidRDefault="00F50769" w:rsidP="00F50769">
      <w:r>
        <w:t xml:space="preserve">22. Understand that if my justice touches you, at the same time my love guards you. </w:t>
      </w:r>
    </w:p>
    <w:p w14:paraId="07BF35B0" w14:textId="77777777" w:rsidR="00F50769" w:rsidRDefault="00F50769" w:rsidP="00F50769">
      <w:r>
        <w:t xml:space="preserve">23. It was necessary for a spiritual chaos to surprise humanity, so that in this struggle you would see the gifts with which I have inherited your spirit emerge and you could analyze and understand my divine lessons. </w:t>
      </w:r>
    </w:p>
    <w:p w14:paraId="4D7B4E6B" w14:textId="77777777" w:rsidR="00F50769" w:rsidRDefault="00F50769" w:rsidP="00F50769">
      <w:r>
        <w:t xml:space="preserve">24. To you who have heard my voice in this season, I charge you to be like guardians, to watch, so that the purity of this divine inspiration will not be profaned by anyone who would come and distort it. Do not go to form rites or idolatries around these revelations, for you would not be offering the spiritual worship that I expect from you. </w:t>
      </w:r>
    </w:p>
    <w:p w14:paraId="0E7C4287" w14:textId="77777777" w:rsidR="00F50769" w:rsidRDefault="00F50769" w:rsidP="00F50769">
      <w:r>
        <w:t xml:space="preserve">25. Love Me in your fellow men and pray with the Spirit, I ask nothing more of you, and if you comply with these teachings, you will be offering Me a perfect worship through your works. </w:t>
      </w:r>
    </w:p>
    <w:p w14:paraId="5010FED9" w14:textId="77777777" w:rsidR="00F50769" w:rsidRDefault="00F50769" w:rsidP="00F50769">
      <w:r>
        <w:t xml:space="preserve">26. No one who calls himself a disciple of this spiritual teaching should claim from the </w:t>
      </w:r>
      <w:proofErr w:type="gramStart"/>
      <w:r>
        <w:t>Father</w:t>
      </w:r>
      <w:proofErr w:type="gramEnd"/>
      <w:r>
        <w:t xml:space="preserve"> that he is poor in his material life, that he lacks many of the comforts that others have in abundance, or that he suffers from scarcity or privation. These lamentations are born of matter, which, as you know, has only one existence. Your spirit has no right to speak to its Father in this way, nor to show itself dissatisfied, nor to blaspheme against its own destiny, because every spirit in its long journey on Earth has traveled the entire scale of human experiences, pleasures and satisfactions. </w:t>
      </w:r>
    </w:p>
    <w:p w14:paraId="370DA173" w14:textId="77777777" w:rsidR="00F50769" w:rsidRDefault="00F50769" w:rsidP="00F50769">
      <w:r>
        <w:t xml:space="preserve">27. For some time now, the dematerialization of spirits has begun, for which you are helped by that pain and poverty that your heart refuses to endure and suffer, Every spiritual and material good has an importance that you must recognize, so that you do not deprive one or the other of its value. </w:t>
      </w:r>
    </w:p>
    <w:p w14:paraId="20F791B8" w14:textId="77777777" w:rsidR="00F50769" w:rsidRDefault="00F50769" w:rsidP="00F50769">
      <w:r>
        <w:t xml:space="preserve">28. The good spiritualist will be the one who in the poverty of material goods feels himself to be a lord and feels rich and happy, knowing that his Father loves him, that he has brothers to love </w:t>
      </w:r>
      <w:r>
        <w:lastRenderedPageBreak/>
        <w:t xml:space="preserve">and that the riches of the world are relative to the riches of the spirit. He will also be a good spiritualist who, being the owner of material wealth, knows how to use it for good purposes, taking it as a means that God has given him to carry out an important mission on Earth. </w:t>
      </w:r>
    </w:p>
    <w:p w14:paraId="549E0A9F" w14:textId="77777777" w:rsidR="00F50769" w:rsidRDefault="00F50769" w:rsidP="00F50769">
      <w:r>
        <w:t xml:space="preserve">29. It is not necessary to be poor, an outcast or miserable in order to be counted among those who follow Me, just as it is not necessary to be one of those who mourn, in order to be loved by Me. Truly I say to you, I have willed you always to be strong, healthy, and masters of all that I have created for you. </w:t>
      </w:r>
    </w:p>
    <w:p w14:paraId="4E0A5A3D" w14:textId="77777777" w:rsidR="00F50769" w:rsidRDefault="00F50769" w:rsidP="00F50769">
      <w:r>
        <w:t xml:space="preserve">30. When will you know how to be the possessors of your inheritance, knowing how to esteem each grace and giving each one its rightful place in life? </w:t>
      </w:r>
    </w:p>
    <w:p w14:paraId="7E34C640" w14:textId="77777777" w:rsidR="00F50769" w:rsidRDefault="00F50769" w:rsidP="00F50769">
      <w:r>
        <w:t xml:space="preserve">31. See how far men walk from the way of truth; however, in my omnipotence there are all the means to bring them back to him. I will do this work in one day, but not on a day like the one marked by the sun with the passage of its light on Earth, but on a spiritual day, which will be illuminated by the light of my Divine Spirit, in which I, the Good Shepherd, will continue to guard your steps throughout the day. Do you not believe that there is pain in My Father Spirit when you go astray from the path that I marked out to you with blood as a proof of my infinite love? Go back, go back to the road, dear sheep, for by it you will come into the fold of peace. </w:t>
      </w:r>
    </w:p>
    <w:p w14:paraId="49A67B43" w14:textId="77777777" w:rsidR="00F50769" w:rsidRDefault="00F50769" w:rsidP="00F50769">
      <w:r>
        <w:t xml:space="preserve">32. Come to Me, </w:t>
      </w:r>
      <w:proofErr w:type="gramStart"/>
      <w:r>
        <w:t>you</w:t>
      </w:r>
      <w:proofErr w:type="gramEnd"/>
      <w:r>
        <w:t xml:space="preserve"> multitudes, but come together, so that there may no longer be divisions or schisms among My people, for you must give the world an example of brotherhood and harmony. </w:t>
      </w:r>
    </w:p>
    <w:p w14:paraId="12D3967B" w14:textId="77777777" w:rsidR="00F50769" w:rsidRDefault="00F50769" w:rsidP="00F50769">
      <w:r>
        <w:t xml:space="preserve">33. I have more to give you than you to ask of Me, I have told you many times, and I ask you: </w:t>
      </w:r>
    </w:p>
    <w:p w14:paraId="5A4097B1" w14:textId="77777777" w:rsidR="00F50769" w:rsidRDefault="00F50769" w:rsidP="00F50769">
      <w:r>
        <w:t xml:space="preserve">The first to come to inhabit the Earth, do you think they could imagine the set of wonders that nature contained in human existence? Those beings were eager to know, to create, to know, to possess free will, but they never imagined that this life would contain so much splendor. </w:t>
      </w:r>
    </w:p>
    <w:p w14:paraId="7B08452D" w14:textId="77777777" w:rsidR="00F50769" w:rsidRDefault="00F50769" w:rsidP="00F50769">
      <w:r>
        <w:t xml:space="preserve">34. Now that you have lived in this dwelling, which you have turned from paradise into a valley of tears, you desire to return to spiritual life and you ask Me that in that Beyond, there will not be a lack of light and peace in your spirit; without knowing that I will not only give you that, but I will lift the veil of many mysteries and show you the source of life, from where you will look, understand and love spiritually the Work of your Father. Then you will understand that the </w:t>
      </w:r>
      <w:r>
        <w:lastRenderedPageBreak/>
        <w:t xml:space="preserve">material creation, with all its perfections, is only a reflection or a symbol of the great, eternal spiritual life. </w:t>
      </w:r>
    </w:p>
    <w:p w14:paraId="0752D46D" w14:textId="77777777" w:rsidR="00F50769" w:rsidRDefault="00F50769" w:rsidP="00F50769">
      <w:r>
        <w:t xml:space="preserve">35. Today you ask me only for a little peace and a glimmer of light, and after you have left your body in the bosom of the earth, when you see yourselves surrounded by the splendor of spiritual life, you will remember that in the world I said to you: But the Father has to give to his children, than they have to ask of him. But do not forget that you </w:t>
      </w:r>
      <w:proofErr w:type="gramStart"/>
      <w:r>
        <w:t>have to</w:t>
      </w:r>
      <w:proofErr w:type="gramEnd"/>
      <w:r>
        <w:t xml:space="preserve"> walk the ladder that leads the spirit to the plane of perfection and that it will be your effort and your love that will lead you to the summit, where your merits will make you worthy of the reward that I promise you. </w:t>
      </w:r>
    </w:p>
    <w:p w14:paraId="0FABFD7E" w14:textId="77777777" w:rsidR="00F50769" w:rsidRDefault="00F50769" w:rsidP="00F50769">
      <w:r>
        <w:t xml:space="preserve">36. My light vibrates in the understanding of the spokesman and becomes human speech. Reluctant is the neck of these understandings by whom I communicate with men, their hearts hardened and their lips dull; however, when my light touches them, when my ray reaches their minds, the phrases they pour out are heavenly delicacy for those hungry for love and truth, they are balm and consolation for those who arrive overwhelmed by sorrow and they are a book of divine lights for those who love wisdom.  </w:t>
      </w:r>
    </w:p>
    <w:p w14:paraId="54287E79" w14:textId="77777777" w:rsidR="00F50769" w:rsidRDefault="00F50769" w:rsidP="00F50769">
      <w:r>
        <w:t xml:space="preserve">37. Eat and drink, I say to your spirit; </w:t>
      </w:r>
      <w:proofErr w:type="gramStart"/>
      <w:r>
        <w:t>At this time</w:t>
      </w:r>
      <w:proofErr w:type="gramEnd"/>
      <w:r>
        <w:t xml:space="preserve"> the bread and wine are on the table, the bread is my </w:t>
      </w:r>
      <w:proofErr w:type="gramStart"/>
      <w:r>
        <w:t>word</w:t>
      </w:r>
      <w:proofErr w:type="gramEnd"/>
      <w:r>
        <w:t xml:space="preserve"> and the wine is its essence. </w:t>
      </w:r>
    </w:p>
    <w:p w14:paraId="3088CE89" w14:textId="77777777" w:rsidR="00F50769" w:rsidRDefault="00F50769" w:rsidP="00F50769">
      <w:r>
        <w:t xml:space="preserve">38. Eat and drink, for you will cease to hear this word at the end of the year 1950. Take advantage of these years in which you will still have my manifestation, because when the time comes you will not listen to me again in this way and you will cry bitterly trying to move me so that I grant you one more time of teaching, but in advance I tell you, that if the word of a king does not turn back, imagine what the word of God will be like! </w:t>
      </w:r>
    </w:p>
    <w:p w14:paraId="0B682ACD" w14:textId="77777777" w:rsidR="00F50769" w:rsidRDefault="00F50769" w:rsidP="00F50769">
      <w:r>
        <w:t xml:space="preserve">39. My will </w:t>
      </w:r>
      <w:proofErr w:type="spellStart"/>
      <w:r>
        <w:t>will</w:t>
      </w:r>
      <w:proofErr w:type="spellEnd"/>
      <w:r>
        <w:t xml:space="preserve"> be done, because the sun would cease to shine, or the heavens and the earth would pass away, and my will would cease to be fulfilled. </w:t>
      </w:r>
    </w:p>
    <w:p w14:paraId="363EA376" w14:textId="77777777" w:rsidR="00F50769" w:rsidRDefault="00F50769" w:rsidP="00F50769">
      <w:r>
        <w:t xml:space="preserve"> </w:t>
      </w:r>
    </w:p>
    <w:p w14:paraId="1C11A70F" w14:textId="77777777" w:rsidR="00F50769" w:rsidRDefault="00F50769" w:rsidP="00F50769">
      <w:r>
        <w:t xml:space="preserve">40. You will have much to do after I </w:t>
      </w:r>
      <w:proofErr w:type="gramStart"/>
      <w:r>
        <w:t>lift up</w:t>
      </w:r>
      <w:proofErr w:type="gramEnd"/>
      <w:r>
        <w:t xml:space="preserve"> My word. All that you have not practiced now and have not been able to accomplish, you will do in those days. </w:t>
      </w:r>
    </w:p>
    <w:p w14:paraId="6C429EF9" w14:textId="77777777" w:rsidR="00F50769" w:rsidRDefault="00F50769" w:rsidP="00F50769">
      <w:r>
        <w:t xml:space="preserve">41. Your brothers and sisters in need will seek you out, and you will not hide yourselves. Your heart will be a source of charity and pity for the needy, and you will know how to seek me in the highest reaches of your thoughts where you will receive divine inspirations. </w:t>
      </w:r>
    </w:p>
    <w:p w14:paraId="52D99CF5" w14:textId="77777777" w:rsidR="00F50769" w:rsidRDefault="00F50769" w:rsidP="00F50769">
      <w:r>
        <w:lastRenderedPageBreak/>
        <w:t xml:space="preserve">42. You will not be exempt from trials, but they will serve to temper your spirit and to show your conformity and spiritual elevation to men of little faith. </w:t>
      </w:r>
    </w:p>
    <w:p w14:paraId="01674F6E" w14:textId="77777777" w:rsidR="00F50769" w:rsidRDefault="00F50769" w:rsidP="00F50769">
      <w:r>
        <w:t xml:space="preserve">43. Blessed are those who obey my will with meekness and submission, for in them will be the gifts of peace, wisdom, and spirituality. </w:t>
      </w:r>
    </w:p>
    <w:p w14:paraId="735EDC11" w14:textId="77777777" w:rsidR="00F50769" w:rsidRDefault="00F50769" w:rsidP="00F50769">
      <w:r>
        <w:t xml:space="preserve">44. Today I seek out those who have not understood the meaning of life, those who do not know what the truth is, the weak, those who falter in every undertaking, in every purpose, in every step, and I say to them: Come and hear this word and you will feel strengthened as you never were. Faith will give you an invincible strength and the knowledge of my Doctrine will give you a light that will never be extinguished. </w:t>
      </w:r>
    </w:p>
    <w:p w14:paraId="192D5F5B" w14:textId="77777777" w:rsidR="00F50769" w:rsidRDefault="00F50769" w:rsidP="00F50769">
      <w:r>
        <w:t xml:space="preserve">45. None of those who awaken in this way will sink back into lethargy or park on the day. Whoever looks at this light will be able to say that my voice was always calling him, and that my presence was manifested to him at every step on the path of life, so that he will never again and in no circumstances say that he has lacked the light. </w:t>
      </w:r>
    </w:p>
    <w:p w14:paraId="7CAFE991" w14:textId="77777777" w:rsidR="00F50769" w:rsidRDefault="00F50769" w:rsidP="00F50769">
      <w:r>
        <w:t xml:space="preserve">46. Blessed are those who, without fear of the world, seek to bring this light to their brethren, thus propagating the truth and sowing peace. They will know the way that leads to the Kingdom of Heaven. </w:t>
      </w:r>
    </w:p>
    <w:p w14:paraId="03A052C5" w14:textId="77777777" w:rsidR="00F50769" w:rsidRDefault="00F50769" w:rsidP="00F50769">
      <w:r>
        <w:t xml:space="preserve">47. Free will, which you have often used to follow a wrong path, is being touched by My justice, but the time will come when you </w:t>
      </w:r>
      <w:proofErr w:type="gramStart"/>
      <w:r>
        <w:t>will fully enjoy</w:t>
      </w:r>
      <w:proofErr w:type="gramEnd"/>
      <w:r>
        <w:t xml:space="preserve"> that gift and it will serve you to do only works worthy of your Father. </w:t>
      </w:r>
    </w:p>
    <w:p w14:paraId="3894030B" w14:textId="77777777" w:rsidR="00F50769" w:rsidRDefault="00F50769" w:rsidP="00F50769">
      <w:r>
        <w:t xml:space="preserve">48. O multitudes, have faith in Me, and there will be no storm to disperse you, for virtue protects those who raise their thoughts to the heights. 49. In the Beyond I have a dwelling place, living in it will be like studying a book of inexhaustible wonders for the spirit. </w:t>
      </w:r>
      <w:proofErr w:type="gramStart"/>
      <w:r>
        <w:t>As long as</w:t>
      </w:r>
      <w:proofErr w:type="gramEnd"/>
      <w:r>
        <w:t xml:space="preserve"> you are guests on earth, live to the best of your ability, always abiding by the precepts of my Law. Be clean and idealistic of the perfect, the beautiful, the good, be useful to your fellow men and in this </w:t>
      </w:r>
      <w:proofErr w:type="gramStart"/>
      <w:r>
        <w:t>way</w:t>
      </w:r>
      <w:proofErr w:type="gramEnd"/>
      <w:r>
        <w:t xml:space="preserve"> you will have treasured the riches that, by detaching yourself from matter, will accompany your spirit in its transit to eternity. </w:t>
      </w:r>
    </w:p>
    <w:p w14:paraId="21458EAC" w14:textId="77777777" w:rsidR="00F50769" w:rsidRDefault="00F50769" w:rsidP="00F50769">
      <w:r>
        <w:t xml:space="preserve">50. Know your gifts, discover your weaknesses, understand your mission, and then come without haste along the road, to where my </w:t>
      </w:r>
      <w:proofErr w:type="gramStart"/>
      <w:r>
        <w:t>Father's</w:t>
      </w:r>
      <w:proofErr w:type="gramEnd"/>
      <w:r>
        <w:t xml:space="preserve"> love awaits you to give you your reward. </w:t>
      </w:r>
    </w:p>
    <w:p w14:paraId="047F0F84" w14:textId="77777777" w:rsidR="00F50769" w:rsidRDefault="00F50769" w:rsidP="00F50769">
      <w:r>
        <w:lastRenderedPageBreak/>
        <w:t xml:space="preserve">51. Now that the crowds are coming after my word as in the Second Time, there are some spirits among them who have heard my word in both stages; in its form, in its text, it may seem different to you if you compare it with the one I gave through the mouth of Jesus, but I tell you that its meaning is the same and that it will never change. My word comes to show you the path that I have come to offer you in all times, a path in which I want your spirit to shine with the light that radiates from your Master. </w:t>
      </w:r>
    </w:p>
    <w:p w14:paraId="1982E2D1" w14:textId="77777777" w:rsidR="00F50769" w:rsidRDefault="00F50769" w:rsidP="00F50769">
      <w:r>
        <w:t xml:space="preserve">52. The routine path of your life will suddenly be buffeted by strong gales, but then the light of a star will shine in infinity whose flashes will give the peace, light and calm that the incarnated spirit needs to meditate on the eternal. </w:t>
      </w:r>
    </w:p>
    <w:p w14:paraId="4D4437AE" w14:textId="77777777" w:rsidR="00F50769" w:rsidRDefault="00F50769" w:rsidP="00F50769">
      <w:r>
        <w:t xml:space="preserve">53. Feel my presence, I am near, very close to the heart of this humanity, I am speaking to it so that it may awaken from its deep sleep and insistently illuminate the path of every creature, so that it may rise in search of my charity. </w:t>
      </w:r>
    </w:p>
    <w:p w14:paraId="4D18DA30" w14:textId="77777777" w:rsidR="00F50769" w:rsidRDefault="00F50769" w:rsidP="00F50769">
      <w:r>
        <w:t xml:space="preserve">54. So clear and vibrant will be my manifestations and my trials of this time among men, that they will exclaim, 'It is the Lord.' As at that time, when I passed through the world as a man, the people marveled at my great works and exclaimed: He is the son of God. </w:t>
      </w:r>
    </w:p>
    <w:p w14:paraId="4D774452" w14:textId="77777777" w:rsidR="00F50769" w:rsidRDefault="00F50769" w:rsidP="00F50769">
      <w:r>
        <w:t xml:space="preserve">55. The dumb will speak again, the blind will see, the paralyzed will walk, and the dead will rise. These prodigies will be spiritual for some </w:t>
      </w:r>
      <w:proofErr w:type="gramStart"/>
      <w:r>
        <w:t>and also</w:t>
      </w:r>
      <w:proofErr w:type="gramEnd"/>
      <w:r>
        <w:t xml:space="preserve"> material for others. I will surprise men of science, and when they ask those who have received so many wonders how they have achieved it, they will tell them by every answer that it has been through prayer and faith. </w:t>
      </w:r>
    </w:p>
    <w:p w14:paraId="7384D24E" w14:textId="77777777" w:rsidR="00F50769" w:rsidRDefault="00F50769" w:rsidP="00F50769">
      <w:r>
        <w:t xml:space="preserve">56. The rumors of all these prodigies and the palpable testimonies of their truth will arise from all corners of the earth, both in the great cities and in the humble villages. Then the hardened heart of humanity, insensitive to spiritual manifestations, will begin to feel my presence, until the instant comes from its heart the cry of faith and joy when it understands that Christ has returned to men and that he is present in every heart.  </w:t>
      </w:r>
    </w:p>
    <w:p w14:paraId="4984F658" w14:textId="77777777" w:rsidR="00F50769" w:rsidRDefault="00F50769" w:rsidP="00F50769">
      <w:r>
        <w:t xml:space="preserve">57. I have come to communicate myself through your understanding in order to bequeath to you the book of my messages and my divine revelations, which you must send to humanity at the right moment, because in this heavenly missive that I am sending through you to the world, men will be able to find the explanation of many mysteries that they have not been able to understand. </w:t>
      </w:r>
    </w:p>
    <w:p w14:paraId="0CEB5920" w14:textId="77777777" w:rsidR="00F50769" w:rsidRDefault="00F50769" w:rsidP="00F50769">
      <w:r>
        <w:lastRenderedPageBreak/>
        <w:t xml:space="preserve">58. Do not </w:t>
      </w:r>
      <w:proofErr w:type="gramStart"/>
      <w:r>
        <w:t>rise up</w:t>
      </w:r>
      <w:proofErr w:type="gramEnd"/>
      <w:r>
        <w:t xml:space="preserve"> as emissaries of my Doctrine if you have not analyzed it and if you cannot testify by your works to your love for your brothers and sisters, because you would not bear good fruit. It would be like those </w:t>
      </w:r>
    </w:p>
    <w:p w14:paraId="3BC6DB38" w14:textId="77777777" w:rsidR="00F50769" w:rsidRDefault="00F50769" w:rsidP="00F50769">
      <w:r>
        <w:t xml:space="preserve">disciples who pray for the peace of the nations, when they do not know how to make peace in their homes. </w:t>
      </w:r>
    </w:p>
    <w:p w14:paraId="56D4CED5" w14:textId="77777777" w:rsidR="00F50769" w:rsidRDefault="00F50769" w:rsidP="00F50769">
      <w:r>
        <w:t xml:space="preserve">59. The mission of these multitudes who have heard the voice of their Lord in the Third Era is delicate, because they must carry this message in their hearts, with the purity with which I have given it to them, because their light must be before humanity, like that star of the East that guided the Magi and the shepherds before the presence of their Lord. </w:t>
      </w:r>
    </w:p>
    <w:p w14:paraId="3D0F92E7" w14:textId="77777777" w:rsidR="00F50769" w:rsidRDefault="00F50769" w:rsidP="00F50769">
      <w:r>
        <w:t xml:space="preserve">60. Quench your thirst in the crystalline waters of this inexhaustible fountain, its freshness will help you to carry your cross with patience and conformity. </w:t>
      </w:r>
    </w:p>
    <w:p w14:paraId="19837360" w14:textId="77777777" w:rsidR="00F50769" w:rsidRDefault="00F50769" w:rsidP="00F50769">
      <w:r>
        <w:t xml:space="preserve">61. I am the life that </w:t>
      </w:r>
      <w:proofErr w:type="gramStart"/>
      <w:r>
        <w:t>at all times</w:t>
      </w:r>
      <w:proofErr w:type="gramEnd"/>
      <w:r>
        <w:t xml:space="preserve"> manifests itself to your spirit, but just as you carry it in your being, remember that death too, which stops the steps of men on earth, marches alongside every human creature. </w:t>
      </w:r>
    </w:p>
    <w:p w14:paraId="62EDD9FA" w14:textId="77777777" w:rsidR="00F50769" w:rsidRDefault="00F50769" w:rsidP="00F50769">
      <w:r>
        <w:t xml:space="preserve">62. The Master tells you this so that you do not let the hours, the days and the years pass without doing something that can collect your spirit tomorrow, when the time has come to deliver its harvest. </w:t>
      </w:r>
    </w:p>
    <w:p w14:paraId="59D03D30" w14:textId="77777777" w:rsidR="00F50769" w:rsidRDefault="00F50769" w:rsidP="00F50769">
      <w:r>
        <w:t xml:space="preserve">63. Great faith, fortitude, and presence of mind are needed by men in this time of justice, so as not to succumb to great trials; that is what with my Doctrine I come to spread on Earth, to nourish the hope of humanity. This is a time of justice, in which, if you knew how to observe, you would see light rise </w:t>
      </w:r>
      <w:proofErr w:type="gramStart"/>
      <w:r>
        <w:t>in the midst of</w:t>
      </w:r>
      <w:proofErr w:type="gramEnd"/>
      <w:r>
        <w:t xml:space="preserve"> pain and sin. </w:t>
      </w:r>
    </w:p>
    <w:p w14:paraId="24C82D76" w14:textId="77777777" w:rsidR="00F50769" w:rsidRDefault="00F50769" w:rsidP="00F50769">
      <w:r>
        <w:t xml:space="preserve">64. Material forces and spiritual forces are stirring around humanity, all of them speaking of justice, making the rude and uncultured man shudder, as well as surprising the man of science. </w:t>
      </w:r>
    </w:p>
    <w:p w14:paraId="2E84C53C" w14:textId="77777777" w:rsidR="00F50769" w:rsidRDefault="00F50769" w:rsidP="00F50769">
      <w:r>
        <w:t xml:space="preserve">65. The legions of spirits that wander through the world, knocking in different ways at the doors of the heart of humanity, are often voices that want to tell you to awaken, to open your eyes to reality, to repent of your mistakes and to regenerate, so that later, when you leave your matter in the bosom of the earth,  Do not have to weep like them in their loneliness, their ignorance and their materialism. Behold, the light rising out of the same darkness, for the leaf of the tree does not move without my will; </w:t>
      </w:r>
      <w:proofErr w:type="gramStart"/>
      <w:r>
        <w:t>Thus</w:t>
      </w:r>
      <w:proofErr w:type="gramEnd"/>
      <w:r>
        <w:t xml:space="preserve"> these manifestations, which are increasing day by day, will </w:t>
      </w:r>
      <w:r>
        <w:lastRenderedPageBreak/>
        <w:t xml:space="preserve">come to overwhelm men in such a way that they will finally overcome the skepticism of humanity. </w:t>
      </w:r>
    </w:p>
    <w:p w14:paraId="368F5F92" w14:textId="77777777" w:rsidR="00F50769" w:rsidRDefault="00F50769" w:rsidP="00F50769">
      <w:r>
        <w:t xml:space="preserve">66. Christ, who brought materialized spirits out of troubled minds and who demonstrated his divine power by being obeyed by them, has always been in the Father and from there orders and does his will in each of these beings, making use of the light of some and through them. </w:t>
      </w:r>
    </w:p>
    <w:p w14:paraId="35523689" w14:textId="77777777" w:rsidR="00F50769" w:rsidRDefault="00F50769" w:rsidP="00F50769">
      <w:r>
        <w:t xml:space="preserve">sometimes even from the embarrassment of others, to carry out his wise designs in the destiny of his beloved children. </w:t>
      </w:r>
    </w:p>
    <w:p w14:paraId="2E02FF16" w14:textId="77777777" w:rsidR="00F50769" w:rsidRDefault="00F50769" w:rsidP="00F50769">
      <w:r>
        <w:t xml:space="preserve"> </w:t>
      </w:r>
    </w:p>
    <w:p w14:paraId="4400B640" w14:textId="77777777" w:rsidR="00F50769" w:rsidRDefault="00F50769" w:rsidP="00F50769">
      <w:r>
        <w:t xml:space="preserve">MY PEACE BE WITH YOU! </w:t>
      </w:r>
    </w:p>
    <w:p w14:paraId="6A5C851F" w14:textId="77777777" w:rsidR="00F50769" w:rsidRDefault="00F50769" w:rsidP="00F50769">
      <w:r>
        <w:t xml:space="preserve"> </w:t>
      </w:r>
    </w:p>
    <w:p w14:paraId="7A6BE839" w14:textId="77777777" w:rsidR="00F50769" w:rsidRDefault="00F50769" w:rsidP="00F50769">
      <w:r>
        <w:t xml:space="preserve"> </w:t>
      </w:r>
    </w:p>
    <w:p w14:paraId="18B8DD7A" w14:textId="77777777" w:rsidR="00F50769" w:rsidRDefault="00F50769" w:rsidP="00F50769">
      <w:r>
        <w:t xml:space="preserve">EDUCATION N° 88 </w:t>
      </w:r>
    </w:p>
    <w:p w14:paraId="07155416" w14:textId="77777777" w:rsidR="00F50769" w:rsidRDefault="00F50769" w:rsidP="00F50769">
      <w:r>
        <w:t xml:space="preserve"> </w:t>
      </w:r>
    </w:p>
    <w:p w14:paraId="58477D66" w14:textId="77777777" w:rsidR="00F50769" w:rsidRDefault="00F50769" w:rsidP="00F50769">
      <w:r>
        <w:t xml:space="preserve">1. How pleasing to me is the song of birds and the perfume of flowers; more truly I say to you, that your prayer flatters My Spirit the most, when it comes to Me wrapped in pure thoughts and with firm intentions of amendment. </w:t>
      </w:r>
    </w:p>
    <w:p w14:paraId="49A28EBE" w14:textId="77777777" w:rsidR="00F50769" w:rsidRDefault="00F50769" w:rsidP="00F50769">
      <w:r>
        <w:t xml:space="preserve">2. You doubt whether you will have the innocence of a bird or the beauty of a flower, because you judge yourself only by your poor clothing or by some physical defect in your wrapping, but you do not look to the spirit, to that being endowed with beauty and heavenly grace. The spirit is light, intelligence, love, wisdom, harmony, eternity, and all these are lacking in birds and flowers. Seek the beauty of the spirit, it will be in you like a mirror that faithfully reflects the face of the Creator. Do not be so anxious about your external beauty, although I do tell you not to neglect anything of your being. </w:t>
      </w:r>
    </w:p>
    <w:p w14:paraId="7C4ADCF2" w14:textId="77777777" w:rsidR="00F50769" w:rsidRDefault="00F50769" w:rsidP="00F50769">
      <w:r>
        <w:t xml:space="preserve">3. Cleansing of the body is not against spirituality, but do not forget that the spirit comes before the body. Remember that I once said to you: Clean the glass outside and inside. </w:t>
      </w:r>
    </w:p>
    <w:p w14:paraId="5F0B2C85" w14:textId="77777777" w:rsidR="00F50769" w:rsidRDefault="00F50769" w:rsidP="00F50769">
      <w:r>
        <w:t xml:space="preserve">4. If anyone should think that My word is too simple to come from God, I tell him to take into account that it is the simple and the rude who have come to hear Me and I must speak to them in a way that they will understand Me; but if you want deeper ideas and concepts, I say to all those </w:t>
      </w:r>
      <w:r>
        <w:lastRenderedPageBreak/>
        <w:t xml:space="preserve">who have judged my manifestation to be poor, to prepare yourselves and communicate from spirit to Spirit with my Divinity, which is what I am waiting for from men, and then an inspiration will come to your minds so deep that you will have to tell me not to speak to you in those terms that only God can understand. </w:t>
      </w:r>
      <w:proofErr w:type="gramStart"/>
      <w:r>
        <w:t>Again</w:t>
      </w:r>
      <w:proofErr w:type="gramEnd"/>
      <w:r>
        <w:t xml:space="preserve"> I say to you as in the Second Era: I have given you earthly lessons and you do not believe; How would you believe if I told you the heavenly ones? </w:t>
      </w:r>
    </w:p>
    <w:p w14:paraId="4AB7C6DA" w14:textId="77777777" w:rsidR="00F50769" w:rsidRDefault="00F50769" w:rsidP="00F50769">
      <w:r>
        <w:t xml:space="preserve">5. When the heart is in good faith and the mind is free from prejudice or confused ideas, life is better appreciated and truth is more clearly contemplated. On the other hand, when skepticism or vanity and errors are carried in the mind, everything seems confused and even the light itself seems darkness. </w:t>
      </w:r>
    </w:p>
    <w:p w14:paraId="07547F8D" w14:textId="77777777" w:rsidR="00F50769" w:rsidRDefault="00F50769" w:rsidP="00F50769">
      <w:r>
        <w:t xml:space="preserve">6. Seek the truth, it is life; but seek it with love, with humility, with perseverance and with faith. </w:t>
      </w:r>
    </w:p>
    <w:p w14:paraId="4FADFC58" w14:textId="77777777" w:rsidR="00F50769" w:rsidRDefault="00F50769" w:rsidP="00F50769">
      <w:r>
        <w:t xml:space="preserve">7. Do not think that I feel offended if someone does not believe in my presence within this manifestation, because my truth is not affected in any way. How many men have doubted that there is a Divine Being who has created all the wonders of the Universe, and not for that reason the sun has ceased to give them its light! </w:t>
      </w:r>
    </w:p>
    <w:p w14:paraId="60B697AE" w14:textId="77777777" w:rsidR="00F50769" w:rsidRDefault="00F50769" w:rsidP="00F50769">
      <w:r>
        <w:t xml:space="preserve">8. How many uncertain paths and how many superfluous riches you have had to leave </w:t>
      </w:r>
      <w:proofErr w:type="gramStart"/>
      <w:r>
        <w:t>in order to</w:t>
      </w:r>
      <w:proofErr w:type="gramEnd"/>
      <w:r>
        <w:t xml:space="preserve"> follow in </w:t>
      </w:r>
      <w:proofErr w:type="gramStart"/>
      <w:r>
        <w:t>this footsteps</w:t>
      </w:r>
      <w:proofErr w:type="gramEnd"/>
      <w:r>
        <w:t xml:space="preserve">, but how soon you have felt peace and strength as compensation for your renunciations! You could not be one of my emissaries if you had not first changed your life. </w:t>
      </w:r>
    </w:p>
    <w:p w14:paraId="57E5D4A3" w14:textId="77777777" w:rsidR="00F50769" w:rsidRDefault="00F50769" w:rsidP="00F50769">
      <w:r>
        <w:t xml:space="preserve">9. It is the lamps of faith that illuminate the world and I want you to be the bearers of that light. Ah, if you knew that by faith and good works you could obtain all things!  </w:t>
      </w:r>
    </w:p>
    <w:p w14:paraId="271B56AB" w14:textId="77777777" w:rsidR="00F50769" w:rsidRDefault="00F50769" w:rsidP="00F50769">
      <w:r>
        <w:t xml:space="preserve">10. Gather spiritual weapons, for evil times are coming, see how evil has borne fruit in the world. Above so many disorders and confusions, the light of my Spirit is shining brightly and penetrating all the peoples of the earth. Nothing can dim my light; Observe how at every step He is touching the spirit of man, showing him the truth as a sure way. </w:t>
      </w:r>
    </w:p>
    <w:p w14:paraId="5ED8B5B6" w14:textId="77777777" w:rsidR="00F50769" w:rsidRDefault="00F50769" w:rsidP="00F50769">
      <w:r>
        <w:t xml:space="preserve">11. It is necessary for you to know that this life has been given to you so that your spirit can take a step forward in the scale of perfection and advancement, but it is not enough for these teachings to be known by the spirit, if in trying to reveal them to the flesh it is not heard.   12. At this time, hearts are arid lands in which the spirit has not been able to germinate its seed, and that </w:t>
      </w:r>
      <w:r>
        <w:lastRenderedPageBreak/>
        <w:t xml:space="preserve">is why I, knowing long ago that Humanity would reach this degree of materialism, made you the promise to return, a promise that I am fulfilling among men.  </w:t>
      </w:r>
    </w:p>
    <w:p w14:paraId="3ABFEDEB" w14:textId="77777777" w:rsidR="00F50769" w:rsidRDefault="00F50769" w:rsidP="00F50769">
      <w:r>
        <w:t xml:space="preserve">13. I have come, like the divine </w:t>
      </w:r>
      <w:proofErr w:type="spellStart"/>
      <w:r>
        <w:t>sower</w:t>
      </w:r>
      <w:proofErr w:type="spellEnd"/>
      <w:r>
        <w:t xml:space="preserve">, to seek your spirit lost in the shadows of sin, to deposit again in it the seed of love, and to tell it to sow and cultivate it in the heart entrusted to it.  </w:t>
      </w:r>
    </w:p>
    <w:p w14:paraId="7017324D" w14:textId="77777777" w:rsidR="00F50769" w:rsidRDefault="00F50769" w:rsidP="00F50769">
      <w:r>
        <w:t xml:space="preserve">14. See how you are horrified at the news you receive from the nations at war, which has moved you to pray. And I tell </w:t>
      </w:r>
      <w:proofErr w:type="gramStart"/>
      <w:r>
        <w:t>you,</w:t>
      </w:r>
      <w:proofErr w:type="gramEnd"/>
      <w:r>
        <w:t xml:space="preserve"> it is good that you pray, but in addition to that, you must make peace penetrate your heart, so that love and charity can flow from it when you want to share these gifts with someone. </w:t>
      </w:r>
    </w:p>
    <w:p w14:paraId="44F19D52" w14:textId="77777777" w:rsidR="00F50769" w:rsidRDefault="00F50769" w:rsidP="00F50769">
      <w:r>
        <w:t xml:space="preserve">15 Today you have the mission to make peace among men, to bring them to reconciliation, to inspire them to love one another, because at the bottom of that sublime mission there is an ancient debt that you owe to your Lord and to your brothers and sisters of the different peoples of the earth. Who knows what he sowed in times past? Who knows his works in previous lives? </w:t>
      </w:r>
    </w:p>
    <w:p w14:paraId="042D3B78" w14:textId="77777777" w:rsidR="00F50769" w:rsidRDefault="00F50769" w:rsidP="00F50769">
      <w:r>
        <w:t xml:space="preserve">16. The intuition that your spirit has poured into your matter has not sufficed to make you sense, and thereby accept, your restitution; I have had to humanize myself by making you hear my voice through man, to make you see clearly, everything that you have stubbornly seen as a mystery and that is as natural as it is for the body to be born, grow and die.  </w:t>
      </w:r>
    </w:p>
    <w:p w14:paraId="564F148D" w14:textId="77777777" w:rsidR="00F50769" w:rsidRDefault="00F50769" w:rsidP="00F50769">
      <w:r>
        <w:t xml:space="preserve">17. If your science is revealing to you the profound mysteries of human life, why should not a superior science, such as My divine wisdom, come to enlighten you with the knowledge of spiritual and eternal life? </w:t>
      </w:r>
    </w:p>
    <w:p w14:paraId="32D45AA3" w14:textId="77777777" w:rsidR="00F50769" w:rsidRDefault="00F50769" w:rsidP="00F50769">
      <w:r>
        <w:t xml:space="preserve">18. I have begun by letting you know who you have been and who you </w:t>
      </w:r>
      <w:proofErr w:type="gramStart"/>
      <w:r>
        <w:t>are, and</w:t>
      </w:r>
      <w:proofErr w:type="gramEnd"/>
      <w:r>
        <w:t xml:space="preserve"> then give you an idea of who you will be. </w:t>
      </w:r>
    </w:p>
    <w:p w14:paraId="17A5EAE5" w14:textId="77777777" w:rsidR="00F50769" w:rsidRDefault="00F50769" w:rsidP="00F50769">
      <w:r>
        <w:t xml:space="preserve">19. Be fruitful and multiply, I said to the man when he made him appear on earth; I spoke similar words to your spirit when I raised it into the light of life. </w:t>
      </w:r>
    </w:p>
    <w:p w14:paraId="53311833" w14:textId="77777777" w:rsidR="00F50769" w:rsidRDefault="00F50769" w:rsidP="00F50769">
      <w:r>
        <w:t xml:space="preserve">20. Knowing this, who can know how far the spirit can go in its elevation? Who among you can imagine how far those who have come closest to Me in their perfection? </w:t>
      </w:r>
    </w:p>
    <w:p w14:paraId="1D7A4188" w14:textId="77777777" w:rsidR="00F50769" w:rsidRDefault="00F50769" w:rsidP="00F50769">
      <w:r>
        <w:t xml:space="preserve">21. The spirit is like a seed that I have deposited in every man, love it, let it grow, take care of it, it will germinate in you and multiply in virtues and perfections that will be for your happiness and for the glory of the one who gave you existence. </w:t>
      </w:r>
    </w:p>
    <w:p w14:paraId="7630D28C" w14:textId="77777777" w:rsidR="00F50769" w:rsidRDefault="00F50769" w:rsidP="00F50769">
      <w:r>
        <w:lastRenderedPageBreak/>
        <w:t xml:space="preserve">22. I receive your tribute of love and I bless you. Those who come to me to ask for a solution to their problems on Earth also come to me, those who, overwhelmed by material needs, have lost peace of mind. They all arrive carrying in their hearts a burden of sorrows, but when they feel my </w:t>
      </w:r>
      <w:proofErr w:type="gramStart"/>
      <w:r>
        <w:t>presence</w:t>
      </w:r>
      <w:proofErr w:type="gramEnd"/>
      <w:r>
        <w:t xml:space="preserve"> they forget their afflictions because they realize that the best balm is found in the divine word. I receive from each one his offering, which in some is of faith and in others of love. </w:t>
      </w:r>
    </w:p>
    <w:p w14:paraId="4A0A4463" w14:textId="77777777" w:rsidR="00F50769" w:rsidRDefault="00F50769" w:rsidP="00F50769">
      <w:r>
        <w:t xml:space="preserve">23. Here I am as Father and as Master, I come in Spirit, but not because your human eyes do not see me, do you doubt my presence. </w:t>
      </w:r>
    </w:p>
    <w:p w14:paraId="06EE69A7" w14:textId="77777777" w:rsidR="00F50769" w:rsidRDefault="00F50769" w:rsidP="00F50769">
      <w:r>
        <w:t xml:space="preserve">24. From the perfect I descend the scale of spiritual evolution that was shown to Jacob in a revelation, so that in every dwelling place my voice may be heard. </w:t>
      </w:r>
    </w:p>
    <w:p w14:paraId="0357DD6D" w14:textId="77777777" w:rsidR="00F50769" w:rsidRDefault="00F50769" w:rsidP="00F50769">
      <w:r>
        <w:t xml:space="preserve">25. In order that humanity may be certain that I am speaking to them spiritually and that it is my heavenly voice that pours out its teachings in your spirit, I have communicated myself through the understanding of the ignorant and simple man to announce to you in this way my communication from spirit to Spirit. </w:t>
      </w:r>
    </w:p>
    <w:p w14:paraId="5CD64316" w14:textId="77777777" w:rsidR="00F50769" w:rsidRDefault="00F50769" w:rsidP="00F50769">
      <w:r>
        <w:t xml:space="preserve">26. This message is for all humanity, but now I entrust it to this people, so that they, as emissaries of their Master, may bring it to the public. </w:t>
      </w:r>
    </w:p>
    <w:p w14:paraId="22D88E71" w14:textId="77777777" w:rsidR="00F50769" w:rsidRDefault="00F50769" w:rsidP="00F50769">
      <w:r>
        <w:t xml:space="preserve">nations, peoples and regions. It is the light that will make men not walk blindly in times of struggle. </w:t>
      </w:r>
    </w:p>
    <w:p w14:paraId="68DD4AA8" w14:textId="77777777" w:rsidR="00F50769" w:rsidRDefault="00F50769" w:rsidP="00F50769">
      <w:r>
        <w:t xml:space="preserve">27. Let the world not expect a new Messiah; if I promised to return, I also gave you to understand that my coming would be spiritual, but Humanity has never known how to prepare to receive me. </w:t>
      </w:r>
    </w:p>
    <w:p w14:paraId="0C86056C" w14:textId="77777777" w:rsidR="00F50769" w:rsidRDefault="00F50769" w:rsidP="00F50769">
      <w:r>
        <w:t xml:space="preserve">28. At that time men doubted that God could hide himself in Jesus, whom they judged to be a man equal to others and as poor as anyone else. However, later, and in the face of the powerful works of Christ, humanity was convinced that in that man who was born, grew and died in the world, there was the Word of God. And yet, at this time, many men would only accept my coming if it were humanized as in the Second Time. The proofs that I come in Spirit to communicate with humanity will not be accepted by all, despite the testimonies, because materialism will be like a blindfold in the eyes of some. </w:t>
      </w:r>
    </w:p>
    <w:p w14:paraId="0C8AB36A" w14:textId="77777777" w:rsidR="00F50769" w:rsidRDefault="00F50769" w:rsidP="00F50769">
      <w:r>
        <w:t xml:space="preserve">29. How many would like to see Christ suffer again in the world and receive from Him the miracle to believe in His presence or in His existence; but truly I say to you that on this earth </w:t>
      </w:r>
      <w:r>
        <w:lastRenderedPageBreak/>
        <w:t xml:space="preserve">there will be no more manger that sees me born as a man, nor another Golgotha that sees me expire. Now all who rise to true life will feel me being born in their hearts, just as all those who are obstinate in sin will also feel me die in their hearts. </w:t>
      </w:r>
    </w:p>
    <w:p w14:paraId="40119F4F" w14:textId="77777777" w:rsidR="00F50769" w:rsidRDefault="00F50769" w:rsidP="00F50769">
      <w:r>
        <w:t xml:space="preserve">30. Translate from the material to the spiritual and from the human to the divine what Jesus did at that time, and you will have his Passion present in your lives. </w:t>
      </w:r>
    </w:p>
    <w:p w14:paraId="7F195D35" w14:textId="77777777" w:rsidR="00F50769" w:rsidRDefault="00F50769" w:rsidP="00F50769">
      <w:r>
        <w:t xml:space="preserve">31. Some of those who have been fervently waiting for me did not feel my presence </w:t>
      </w:r>
      <w:proofErr w:type="gramStart"/>
      <w:r>
        <w:t>at the moment</w:t>
      </w:r>
      <w:proofErr w:type="gramEnd"/>
      <w:r>
        <w:t xml:space="preserve"> of my arrival, because they had a preconceived idea of the manner of my arrival, and that idea was not in accordance with reality. When I presented myself to this people, he was waiting for me with a presentiment that was the intuition of his spirit, but he had never forged a certain form of my coming; so that when Elijah, the forerunner, communicating by the understanding of him who was chosen from among the first called </w:t>
      </w:r>
      <w:proofErr w:type="spellStart"/>
      <w:r>
        <w:t>of</w:t>
      </w:r>
      <w:proofErr w:type="spellEnd"/>
      <w:r>
        <w:t xml:space="preserve"> this time, announced my word to them and inspired those witnesses of the first manifestations to prepare, they were filled with joy and faith, because they felt that the Lord was coming to men and that the manner of presenting himself was in accordance with what the prophets of the early times foretold and with the prophets of the first times. which the Master later promised. </w:t>
      </w:r>
    </w:p>
    <w:p w14:paraId="0B19AD59" w14:textId="77777777" w:rsidR="00F50769" w:rsidRDefault="00F50769" w:rsidP="00F50769">
      <w:r>
        <w:t xml:space="preserve">32. Beloved disciples, who have heard this voice many times in the time of my communication through human understanding, rejoice in the teaching that I bring you, because tomorrow you will have to explain it to your brothers and sisters. </w:t>
      </w:r>
    </w:p>
    <w:p w14:paraId="731BE2CE" w14:textId="77777777" w:rsidR="00F50769" w:rsidRDefault="00F50769" w:rsidP="00F50769">
      <w:r>
        <w:t xml:space="preserve">33. If I sometimes repeat the same lesson to you, see that I always give it to you in a different way, so that you may understand it better. </w:t>
      </w:r>
    </w:p>
    <w:p w14:paraId="0FD8F0E0" w14:textId="77777777" w:rsidR="00F50769" w:rsidRDefault="00F50769" w:rsidP="00F50769">
      <w:r>
        <w:t xml:space="preserve">34. Verily, you are all children of the light, since you were born of Me, but while some of you have persevered in good, taking care that its light is not tarnished, others have lost yourselves in the uncertain paths that lead the spirit into darkness. Base passions, selfishness, pride, materialism, ignorance and all vices, are the darkness that clouds reason, that suffocates feelings and leads men away from the path that the voice of their conscience points out. </w:t>
      </w:r>
    </w:p>
    <w:p w14:paraId="109D7468" w14:textId="77777777" w:rsidR="00F50769" w:rsidRDefault="00F50769" w:rsidP="00F50769">
      <w:r>
        <w:t xml:space="preserve">35. How many and how many spirits have been absent from my paths and have seen their inner light extinguished, the more the hour will come when they themselves will rise in search of the clarity of my light, tired of wandering in the darkness. </w:t>
      </w:r>
    </w:p>
    <w:p w14:paraId="038761A6" w14:textId="77777777" w:rsidR="00F50769" w:rsidRDefault="00F50769" w:rsidP="00F50769">
      <w:r>
        <w:lastRenderedPageBreak/>
        <w:t xml:space="preserve">36. From my spirit </w:t>
      </w:r>
      <w:proofErr w:type="gramStart"/>
      <w:r>
        <w:t>there</w:t>
      </w:r>
      <w:proofErr w:type="gramEnd"/>
      <w:r>
        <w:t xml:space="preserve"> flow flashes in infinite number, flashes that will be deposited in each of my children, like the manna that fed the people in the desert. </w:t>
      </w:r>
    </w:p>
    <w:p w14:paraId="7BB9C2B1" w14:textId="77777777" w:rsidR="00F50769" w:rsidRDefault="00F50769" w:rsidP="00F50769">
      <w:r>
        <w:t xml:space="preserve">37. Everything you see happening in this time, both spiritual and material, has already been announced. </w:t>
      </w:r>
    </w:p>
    <w:p w14:paraId="206EF2A5" w14:textId="77777777" w:rsidR="00F50769" w:rsidRDefault="00F50769" w:rsidP="00F50769">
      <w:r>
        <w:t xml:space="preserve">38. There were men in the past who predicted everything that humanity is experiencing at this moment; Those men were my prophets, children of light, who admonished the peoples to direct their steps along the paths of good. Those prophets foretold the darkness of desolation and destruction, because of the indifference of mankind to the calls of their Lord.  </w:t>
      </w:r>
    </w:p>
    <w:p w14:paraId="5B5F5E76" w14:textId="77777777" w:rsidR="00F50769" w:rsidRDefault="00F50769" w:rsidP="00F50769">
      <w:r>
        <w:t xml:space="preserve">39. Now you can ask yourselves, those of you who feel unworthy of my grace: How is it that there have been men to whom God has shown his light and made his voice heard in communicating his messages to them, and yet has hidden himself from the gaze of most of his children? To which I answer you, that those men who have managed to communicate with My Spirit, have not enjoyed any privilege; they have only sought to preserve the light of their spirit in purity, that they may allow the thought and inspiration of God to be reflected in their minds. </w:t>
      </w:r>
    </w:p>
    <w:p w14:paraId="74B7A962" w14:textId="77777777" w:rsidR="00F50769" w:rsidRDefault="00F50769" w:rsidP="00F50769">
      <w:r>
        <w:t xml:space="preserve">40. Did I not tell you by one of those enlightened ones, that there would come a time when every eye would see me? Now I tell you, that this time will be the one in which men prepare their spirits to feel my presence. Where is the privilege of a few if they are gifts proper to every spirit? </w:t>
      </w:r>
    </w:p>
    <w:p w14:paraId="44EA109C" w14:textId="77777777" w:rsidR="00F50769" w:rsidRDefault="00F50769" w:rsidP="00F50769">
      <w:r>
        <w:t xml:space="preserve">41. Just as you have seen that your human science has succeeded in transforming the lives of men, you will also see how in a short time my Doctrine will transform your existence. </w:t>
      </w:r>
    </w:p>
    <w:p w14:paraId="628BFBD3" w14:textId="77777777" w:rsidR="00F50769" w:rsidRDefault="00F50769" w:rsidP="00F50769">
      <w:r>
        <w:t xml:space="preserve">42. Reason, justice, and love will come to occupy their rightful place in the hearts of those who have pretended to live without virtue. </w:t>
      </w:r>
    </w:p>
    <w:p w14:paraId="2F48AE9C" w14:textId="77777777" w:rsidR="00F50769" w:rsidRDefault="00F50769" w:rsidP="00F50769">
      <w:r>
        <w:t xml:space="preserve">this being the essence and reason for the existence, </w:t>
      </w:r>
      <w:proofErr w:type="gramStart"/>
      <w:r>
        <w:t>both of the spirit</w:t>
      </w:r>
      <w:proofErr w:type="gramEnd"/>
      <w:r>
        <w:t xml:space="preserve"> and of the body.  </w:t>
      </w:r>
    </w:p>
    <w:p w14:paraId="125F722A" w14:textId="77777777" w:rsidR="00F50769" w:rsidRDefault="00F50769" w:rsidP="00F50769">
      <w:r>
        <w:t xml:space="preserve">43. But when men live in the truth, you will see a new cult arise from the heart of humanity full of simplicity and spirituality. Religious fanaticism, prejudice and idolatry will fall apart before the light of truth that will radiate every conscience. </w:t>
      </w:r>
    </w:p>
    <w:p w14:paraId="72AB606A" w14:textId="77777777" w:rsidR="00F50769" w:rsidRDefault="00F50769" w:rsidP="00F50769">
      <w:r>
        <w:t xml:space="preserve">44. Men will be great in virtue and humble before my will and before my law, and those who have believed themselves to be gods on earth, because they have only sought earthly power, despising the jewels of the spirit, will have to pass through great trials. </w:t>
      </w:r>
    </w:p>
    <w:p w14:paraId="339EB453" w14:textId="77777777" w:rsidR="00F50769" w:rsidRDefault="00F50769" w:rsidP="00F50769">
      <w:r>
        <w:lastRenderedPageBreak/>
        <w:t xml:space="preserve">45. Work with me, for I will give everyone a share in my work, and in this </w:t>
      </w:r>
      <w:proofErr w:type="gramStart"/>
      <w:r>
        <w:t>way</w:t>
      </w:r>
      <w:proofErr w:type="gramEnd"/>
      <w:r>
        <w:t xml:space="preserve"> you will come to see what I have announced to you come to pass. </w:t>
      </w:r>
    </w:p>
    <w:p w14:paraId="6A78AAB1" w14:textId="77777777" w:rsidR="00F50769" w:rsidRDefault="00F50769" w:rsidP="00F50769">
      <w:r>
        <w:t xml:space="preserve">46. Give me a dwelling place in your spirit, understand that I have come seeking the imperishable temple that you must raise me there. I want to live in your hearts and make my presence felt in each of your good works, and I hope that within that shrine the inextinguishable lamp of your faith will burn. </w:t>
      </w:r>
    </w:p>
    <w:p w14:paraId="323940A3" w14:textId="77777777" w:rsidR="00F50769" w:rsidRDefault="00F50769" w:rsidP="00F50769">
      <w:r>
        <w:t xml:space="preserve">47. Disciples of the Third Era: all of you may join my word so that the moment of rising to spread my Doctrine may find you ready. </w:t>
      </w:r>
    </w:p>
    <w:p w14:paraId="59717C1D" w14:textId="77777777" w:rsidR="00F50769" w:rsidRDefault="00F50769" w:rsidP="00F50769">
      <w:r>
        <w:t xml:space="preserve">48. Your responsibility to Me and to your fellow men is immense. Let the truth shine, live for it, and if necessary, die for it. </w:t>
      </w:r>
    </w:p>
    <w:p w14:paraId="71B348A3" w14:textId="77777777" w:rsidR="00F50769" w:rsidRDefault="00F50769" w:rsidP="00F50769">
      <w:r>
        <w:t xml:space="preserve">49. Bear in mind that your Father's love became flesh in Jesus and that that life was consecrated to preaching and upholding the truth. Take the example of your Master, but if you feel weak to follow in my footsteps, let me penetrate and live in your heart and I assure you that my presence will strengthen you in the struggle.  </w:t>
      </w:r>
    </w:p>
    <w:p w14:paraId="05F688D5" w14:textId="77777777" w:rsidR="00F50769" w:rsidRDefault="00F50769" w:rsidP="00F50769">
      <w:r>
        <w:t xml:space="preserve">50. Why are you afraid that you will not be useful? Turn your eyes to the past and see that in the Second Era, when there were men in Judea who were tainted by wise men and others who boasted of a pure heart, I did not choose one or the other to form my apostolate. It was twelve poor, rough, simple and humble men who heard my call when I said to them: Come and follow me. </w:t>
      </w:r>
    </w:p>
    <w:p w14:paraId="5DEC1158" w14:textId="77777777" w:rsidR="00F50769" w:rsidRDefault="00F50769" w:rsidP="00F50769">
      <w:r>
        <w:t xml:space="preserve">51. Now I tell you that I have not come to use the wise or the just, but the humble, those who hunger for peace, love and light. So, go on the roads of the earth without fear that men will crown you with thorns with their ingratitude, their mockery, and their harshness, trusting that the time will come when they </w:t>
      </w:r>
      <w:proofErr w:type="gramStart"/>
      <w:r>
        <w:t>will understand</w:t>
      </w:r>
      <w:proofErr w:type="gramEnd"/>
      <w:r>
        <w:t xml:space="preserve"> the message you brought them. </w:t>
      </w:r>
    </w:p>
    <w:p w14:paraId="44623F20" w14:textId="77777777" w:rsidR="00F50769" w:rsidRDefault="00F50769" w:rsidP="00F50769">
      <w:r>
        <w:t xml:space="preserve">52. Forgive the offenses that humanity has committed to you, saying as I said on the cross: Forgive them, my </w:t>
      </w:r>
      <w:proofErr w:type="gramStart"/>
      <w:r>
        <w:t>Father</w:t>
      </w:r>
      <w:proofErr w:type="gramEnd"/>
      <w:r>
        <w:t xml:space="preserve">, for they do not know what they are saying. </w:t>
      </w:r>
    </w:p>
    <w:p w14:paraId="081C8685" w14:textId="77777777" w:rsidR="00F50769" w:rsidRDefault="00F50769" w:rsidP="00F50769">
      <w:r>
        <w:t xml:space="preserve">and think that men wear a cross so heavy and a crown so painful, that none of you can imagine. </w:t>
      </w:r>
    </w:p>
    <w:p w14:paraId="49615244" w14:textId="77777777" w:rsidR="00F50769" w:rsidRDefault="00F50769" w:rsidP="00F50769">
      <w:r>
        <w:t xml:space="preserve">53. Bear in your word, as well as in your gaze and in your hearts, the dawn that announces to those who suffer the dawn of a time of justice. </w:t>
      </w:r>
    </w:p>
    <w:p w14:paraId="359DCC27" w14:textId="77777777" w:rsidR="00F50769" w:rsidRDefault="00F50769" w:rsidP="00F50769">
      <w:r>
        <w:lastRenderedPageBreak/>
        <w:t xml:space="preserve">54. Yesterday your heart was a tomb where you kept my name as something lifeless, today that tomb has become an altar where the torch of faith shines. Why should not that altar become a spiritual ladder by which you ascend, bringing to Me all whom you rescue? </w:t>
      </w:r>
    </w:p>
    <w:p w14:paraId="01ADB8A8" w14:textId="77777777" w:rsidR="00F50769" w:rsidRDefault="00F50769" w:rsidP="00F50769">
      <w:r>
        <w:t xml:space="preserve">55. The time of your preaching is approaching, and if you enter it prepared as is my will, you will be amazed to hear you speak of events that you have never seen, thought or heard. </w:t>
      </w:r>
    </w:p>
    <w:p w14:paraId="0091B943" w14:textId="77777777" w:rsidR="00F50769" w:rsidRDefault="00F50769" w:rsidP="00F50769">
      <w:r>
        <w:t xml:space="preserve">56. All this will be when your steps begin to affirm themselves on the path of true life, and for a moment you will feel like you are in the Kingdom of God. </w:t>
      </w:r>
    </w:p>
    <w:p w14:paraId="717CE39B" w14:textId="77777777" w:rsidR="00F50769" w:rsidRDefault="00F50769" w:rsidP="00F50769">
      <w:r>
        <w:t xml:space="preserve">57. I see hope encouraging some of my disciples, in those who firmly believe that the power of my love and the force of truth will have to convert this humanity. </w:t>
      </w:r>
    </w:p>
    <w:p w14:paraId="5F349ED9" w14:textId="77777777" w:rsidR="00F50769" w:rsidRDefault="00F50769" w:rsidP="00F50769">
      <w:r>
        <w:t xml:space="preserve">58. Others, on the other hand, are </w:t>
      </w:r>
      <w:proofErr w:type="spellStart"/>
      <w:r>
        <w:t>sceptical</w:t>
      </w:r>
      <w:proofErr w:type="spellEnd"/>
      <w:r>
        <w:t xml:space="preserve">, because they do not conceive of that world that I am proclaiming to you, with men and peoples who love one another and with a humanity that knows how to offer its Lord a spiritual worship, free from all mystification. </w:t>
      </w:r>
    </w:p>
    <w:p w14:paraId="00BEC6EC" w14:textId="77777777" w:rsidR="00F50769" w:rsidRDefault="00F50769" w:rsidP="00F50769">
      <w:r>
        <w:t xml:space="preserve">59. If you believe in Me, you must trust that My strength is infinitely greater than that of men's sin and that therefore when sin yields to the light of truth and justice, man and his life will have to change. </w:t>
      </w:r>
    </w:p>
    <w:p w14:paraId="31E20847" w14:textId="77777777" w:rsidR="00F50769" w:rsidRDefault="00F50769" w:rsidP="00F50769">
      <w:r>
        <w:t xml:space="preserve">60. Can you imagine life in this world when men do God's will? </w:t>
      </w:r>
    </w:p>
    <w:p w14:paraId="47645CA4" w14:textId="77777777" w:rsidR="00F50769" w:rsidRDefault="00F50769" w:rsidP="00F50769">
      <w:r>
        <w:t xml:space="preserve">61. Think, think of all this, so that in your hearts the longing for that time to come may take shape, even if it is </w:t>
      </w:r>
      <w:proofErr w:type="gramStart"/>
      <w:r>
        <w:t>not</w:t>
      </w:r>
      <w:proofErr w:type="gramEnd"/>
      <w:r>
        <w:t xml:space="preserve"> you who are alive, but the children of future generations.  </w:t>
      </w:r>
    </w:p>
    <w:p w14:paraId="7042E48B" w14:textId="77777777" w:rsidR="00F50769" w:rsidRDefault="00F50769" w:rsidP="00F50769">
      <w:r>
        <w:t xml:space="preserve">62. I tell you again not to be afraid of fighting, and to tell your brothers and sisters in all naturalness that the Lord has come among you. </w:t>
      </w:r>
    </w:p>
    <w:p w14:paraId="51468C60" w14:textId="77777777" w:rsidR="00F50769" w:rsidRDefault="00F50769" w:rsidP="00F50769">
      <w:r>
        <w:t xml:space="preserve">63. Tell them that the one who died on the cross was Jesus, the body where Christ hid himself, the living temple where the Word of God dwelt; but that Christ, the divine love, lives and comes in Spirit to His children, to teach them the way that will lead them to His spiritual Kingdom. </w:t>
      </w:r>
    </w:p>
    <w:p w14:paraId="1A841DA9" w14:textId="77777777" w:rsidR="00F50769" w:rsidRDefault="00F50769" w:rsidP="00F50769">
      <w:r>
        <w:t xml:space="preserve">64. If they ask you where I was at the time of my return, tell them that I was in every spirit, waiting for the heart of humanity to desire Me and for their voice to call Me. </w:t>
      </w:r>
    </w:p>
    <w:p w14:paraId="5972AD9E" w14:textId="77777777" w:rsidR="00F50769" w:rsidRDefault="00F50769" w:rsidP="00F50769">
      <w:r>
        <w:t xml:space="preserve">65. You will speak, yes, people; you will speak so that the deaf may hear and you will tell everyone that today I have not come as a man, therefore the </w:t>
      </w:r>
    </w:p>
    <w:p w14:paraId="1F7B5C58" w14:textId="77777777" w:rsidR="00F50769" w:rsidRDefault="00F50769" w:rsidP="00F50769">
      <w:r>
        <w:lastRenderedPageBreak/>
        <w:t xml:space="preserve">Sweet Mary did not come to Earth at this time to serve me as Mother. If you are asked about her, say that her spirit dwells in the Sanctuary of the Eternal, from where she sends upon all her children the effluvia of her infinite tenderness. </w:t>
      </w:r>
    </w:p>
    <w:p w14:paraId="5A925C8E" w14:textId="77777777" w:rsidR="00F50769" w:rsidRDefault="00F50769" w:rsidP="00F50769">
      <w:r>
        <w:t xml:space="preserve">66. I am reading into the interior of your hearts, and while some say that it is not possible for Me to come to you, considering that your sins make you unworthy of so much grace, others think that it is precisely these errors that are the cause of My presence among you. It pleases me that you deliberate and that you do not let my word go unnoticed, because your progress will depend on your meditation and your study. </w:t>
      </w:r>
    </w:p>
    <w:p w14:paraId="3BF5A374" w14:textId="77777777" w:rsidR="00F50769" w:rsidRDefault="00F50769" w:rsidP="00F50769">
      <w:r>
        <w:t xml:space="preserve">67. Do you see how I have read in your heart? therefore I tell you that your eyelashes are farther from your eyes than my presence is from you; therefore, whoever is ashamed of his sins, let him recognize that I am forgiveness </w:t>
      </w:r>
      <w:proofErr w:type="gramStart"/>
      <w:r>
        <w:t>and in my word</w:t>
      </w:r>
      <w:proofErr w:type="gramEnd"/>
      <w:r>
        <w:t xml:space="preserve"> purify himself. </w:t>
      </w:r>
    </w:p>
    <w:p w14:paraId="598C7A3F" w14:textId="77777777" w:rsidR="00F50769" w:rsidRDefault="00F50769" w:rsidP="00F50769">
      <w:r>
        <w:t xml:space="preserve">68. Estimate the value of each of my lessons, listen to me attentively, wake up. Remember that I have appointed the year 1950 to be the year of my departure, but do you want me to put an end to it before that day because of your lack of love and interest in it? That year is approaching and what are you going to present to me? Are you going to ignore me again and crucify me? Watch and pray and when that hour comes you will know how to be strong. </w:t>
      </w:r>
    </w:p>
    <w:p w14:paraId="7D3AAC4F" w14:textId="77777777" w:rsidR="00F50769" w:rsidRDefault="00F50769" w:rsidP="00F50769">
      <w:r>
        <w:t xml:space="preserve">69. If I were to raise my word before the instant fixed by Me, you would be right to feel orphaned, but when I raise it in 1950, you will not be able to justify disagreement, since at the time of my communication you received everything. </w:t>
      </w:r>
    </w:p>
    <w:p w14:paraId="4EF14257" w14:textId="77777777" w:rsidR="00F50769" w:rsidRDefault="00F50769" w:rsidP="00F50769">
      <w:r>
        <w:t xml:space="preserve">70. Woe to those who, having heard my word, forget it, because they will weep in search of their Lord and in their path they will only find false Christs, who will speak to them in the same way that I manifested Myself, but with a word without essence and without truth that will lead them to confusion! Do you not consider it painful that a false light should make you lose the path that My word so lovingly traced for you? That is why I speak to you a lot, so that you may be filled with my word and so that you may know its essence. </w:t>
      </w:r>
    </w:p>
    <w:p w14:paraId="188AF62C" w14:textId="77777777" w:rsidR="00F50769" w:rsidRDefault="00F50769" w:rsidP="00F50769">
      <w:r>
        <w:t xml:space="preserve">71. You are all sinners and I have received you as disciples. It has been my teaching for </w:t>
      </w:r>
      <w:proofErr w:type="gramStart"/>
      <w:r>
        <w:t>everyone</w:t>
      </w:r>
      <w:proofErr w:type="gramEnd"/>
      <w:r>
        <w:t xml:space="preserve"> and I have listened to everyone. The cry of humanity reaches Me. With the same love I receive and attend to the needs of the rich miser, the potentate, the monarch, the ruler as the fratricidal or the miserable; the humble than the hungry for justice; I have heard their prayer from all, without </w:t>
      </w:r>
      <w:r>
        <w:lastRenderedPageBreak/>
        <w:t xml:space="preserve">ever stopping to judge their religion or creed, since this also enters into the free will with which every spirit was endowed.  </w:t>
      </w:r>
    </w:p>
    <w:p w14:paraId="2612C569" w14:textId="77777777" w:rsidR="00F50769" w:rsidRDefault="00F50769" w:rsidP="00F50769">
      <w:r>
        <w:t xml:space="preserve">72. </w:t>
      </w:r>
      <w:proofErr w:type="gramStart"/>
      <w:r>
        <w:t>Therefore</w:t>
      </w:r>
      <w:proofErr w:type="gramEnd"/>
      <w:r>
        <w:t xml:space="preserve"> I send My light to all, because everyone who loves his religion or encourages a spiritual ideal is in pursuit of truth and eternity. </w:t>
      </w:r>
    </w:p>
    <w:p w14:paraId="392C154D" w14:textId="77777777" w:rsidR="00F50769" w:rsidRDefault="00F50769" w:rsidP="00F50769">
      <w:r>
        <w:t xml:space="preserve"> </w:t>
      </w:r>
    </w:p>
    <w:p w14:paraId="6B3A01BD" w14:textId="77777777" w:rsidR="00F50769" w:rsidRDefault="00F50769" w:rsidP="00F50769">
      <w:r>
        <w:t xml:space="preserve">MY PEACE BE WITH YOU! </w:t>
      </w:r>
    </w:p>
    <w:p w14:paraId="2B61968A" w14:textId="77777777" w:rsidR="00F50769" w:rsidRDefault="00F50769" w:rsidP="00F50769">
      <w:r>
        <w:t xml:space="preserve"> </w:t>
      </w:r>
    </w:p>
    <w:p w14:paraId="59D8EEBE" w14:textId="77777777" w:rsidR="00F50769" w:rsidRDefault="00F50769" w:rsidP="00F50769">
      <w:r>
        <w:t xml:space="preserve"> </w:t>
      </w:r>
    </w:p>
    <w:p w14:paraId="724BDB38" w14:textId="77777777" w:rsidR="00F50769" w:rsidRDefault="00F50769" w:rsidP="00F50769">
      <w:r>
        <w:t xml:space="preserve">EDUCATION N° 89 </w:t>
      </w:r>
    </w:p>
    <w:p w14:paraId="6325D845" w14:textId="77777777" w:rsidR="00F50769" w:rsidRDefault="00F50769" w:rsidP="00F50769">
      <w:r>
        <w:t xml:space="preserve"> </w:t>
      </w:r>
    </w:p>
    <w:p w14:paraId="3DE6C2AE" w14:textId="77777777" w:rsidR="00F50769" w:rsidRDefault="00F50769" w:rsidP="00F50769">
      <w:r>
        <w:t xml:space="preserve">1. You have carried your cross on your shoulders, the vicissitudes of life have been like a burden on your spirit, but the spiritual cross that is in your destiny, you have not yet taken it up to follow me. </w:t>
      </w:r>
    </w:p>
    <w:p w14:paraId="58C77177" w14:textId="77777777" w:rsidR="00F50769" w:rsidRDefault="00F50769" w:rsidP="00F50769">
      <w:r>
        <w:t xml:space="preserve">2. The hour has come when men will rise to begin to live their spiritual passion and to embrace their cross. </w:t>
      </w:r>
    </w:p>
    <w:p w14:paraId="7658BD6A" w14:textId="77777777" w:rsidR="00F50769" w:rsidRDefault="00F50769" w:rsidP="00F50769">
      <w:r>
        <w:t xml:space="preserve">3. That phrase which I taught you, sealing it with my blood on Calvary, 'Love one another,' will finally flourish in the heart of humanity.  </w:t>
      </w:r>
    </w:p>
    <w:p w14:paraId="45678DE2" w14:textId="77777777" w:rsidR="00F50769" w:rsidRDefault="00F50769" w:rsidP="00F50769">
      <w:r>
        <w:t xml:space="preserve">4. My love for you could not allow you to be lost, and that is why in Jesus, I gave you a word with the essence of eternity that at any time would give you his help so that you may attain salvation. The Divine Word became man to save </w:t>
      </w:r>
      <w:proofErr w:type="gramStart"/>
      <w:r>
        <w:t>you,</w:t>
      </w:r>
      <w:proofErr w:type="gramEnd"/>
      <w:r>
        <w:t xml:space="preserve"> do you know if your spirit incarnated at this time to save his brothers? </w:t>
      </w:r>
    </w:p>
    <w:p w14:paraId="30BAF30A" w14:textId="77777777" w:rsidR="00F50769" w:rsidRDefault="00F50769" w:rsidP="00F50769">
      <w:r>
        <w:t xml:space="preserve">5. Jesus was the Word of God on this earth; everything in Him spoke, not only His word, but also His works, His looks, His thoughts. The Master tells you these teachings because you can imitate those examples, gifts are not lacking, it is enough that you love and that your heart is filled with good will so that those faculties dormant in your being, awaken and manifest themselves. </w:t>
      </w:r>
    </w:p>
    <w:p w14:paraId="0F0A9B9B" w14:textId="77777777" w:rsidR="00F50769" w:rsidRDefault="00F50769" w:rsidP="00F50769">
      <w:r>
        <w:lastRenderedPageBreak/>
        <w:t xml:space="preserve">6. Take up your cross and follow Me with humility, trust that </w:t>
      </w:r>
      <w:proofErr w:type="gramStart"/>
      <w:r>
        <w:t>as long as</w:t>
      </w:r>
      <w:proofErr w:type="gramEnd"/>
      <w:r>
        <w:t xml:space="preserve"> you are busy imparting consolation, giving peace to a heart or light to a spirit, I will be aware of everything that is related to your material life and I will neglect nothing. </w:t>
      </w:r>
    </w:p>
    <w:p w14:paraId="25003C09" w14:textId="77777777" w:rsidR="00F50769" w:rsidRDefault="00F50769" w:rsidP="00F50769">
      <w:r>
        <w:t xml:space="preserve">7. Believe that when I am speaking to your </w:t>
      </w:r>
      <w:proofErr w:type="gramStart"/>
      <w:r>
        <w:t>spirit</w:t>
      </w:r>
      <w:proofErr w:type="gramEnd"/>
      <w:r>
        <w:t xml:space="preserve"> I am also looking at your heart to discover in it its worries, its needs, its longings. </w:t>
      </w:r>
    </w:p>
    <w:p w14:paraId="150BFDFD" w14:textId="77777777" w:rsidR="00F50769" w:rsidRDefault="00F50769" w:rsidP="00F50769">
      <w:r>
        <w:t xml:space="preserve">8. The new dawn is illuminating </w:t>
      </w:r>
      <w:proofErr w:type="gramStart"/>
      <w:r>
        <w:t>men,</w:t>
      </w:r>
      <w:proofErr w:type="gramEnd"/>
      <w:r>
        <w:t xml:space="preserve"> its light will kindle faith in the heart of humanity. </w:t>
      </w:r>
    </w:p>
    <w:p w14:paraId="081B88CA" w14:textId="77777777" w:rsidR="00F50769" w:rsidRDefault="00F50769" w:rsidP="00F50769">
      <w:r>
        <w:t xml:space="preserve">9. Beloved disciples, do not be familiar with my word, so that every time you hear it, your heart will feel that this divine seed has fallen into the depths of your feelings. </w:t>
      </w:r>
    </w:p>
    <w:p w14:paraId="235B5180" w14:textId="77777777" w:rsidR="00F50769" w:rsidRDefault="00F50769" w:rsidP="00F50769">
      <w:r>
        <w:t xml:space="preserve">10. Spirits who seek the light, come to Me and hear this word. Sad hearts, let my voice restore your hope. Matters bent over by the weary journey, seek strength in Me and stand up again. </w:t>
      </w:r>
    </w:p>
    <w:p w14:paraId="0152641C" w14:textId="77777777" w:rsidR="00F50769" w:rsidRDefault="00F50769" w:rsidP="00F50769">
      <w:r>
        <w:t xml:space="preserve">11. O spirits who hear me, do not let the vicissitudes of earthly life imprint their mark on you, much less overwhelm you. Seek the light that every trial contains, and may it serve to strengthen and temper you. </w:t>
      </w:r>
    </w:p>
    <w:p w14:paraId="50D73A06" w14:textId="77777777" w:rsidR="00F50769" w:rsidRDefault="00F50769" w:rsidP="00F50769">
      <w:r>
        <w:t xml:space="preserve">12. When the spirit fails to overcome matter, it is subdued and dominated by matter, hence spirits become weak and believe that they die together with the flesh. </w:t>
      </w:r>
    </w:p>
    <w:p w14:paraId="6BD9C654" w14:textId="77777777" w:rsidR="00F50769" w:rsidRDefault="00F50769" w:rsidP="00F50769">
      <w:r>
        <w:t xml:space="preserve">13. Spirits is what I am looking for now, as at that time I was looking for hearts to love one another. </w:t>
      </w:r>
    </w:p>
    <w:p w14:paraId="1C9A7B21" w14:textId="77777777" w:rsidR="00F50769" w:rsidRDefault="00F50769" w:rsidP="00F50769">
      <w:r>
        <w:t xml:space="preserve">14. Today I come to teach you a love that is beyond the human, a love that will bind all the worlds.  </w:t>
      </w:r>
    </w:p>
    <w:p w14:paraId="6D726924" w14:textId="77777777" w:rsidR="00F50769" w:rsidRDefault="00F50769" w:rsidP="00F50769">
      <w:r>
        <w:t xml:space="preserve">15. My word reveals to you that your destiny is not limited to life on earth, but that you will have to continue your mission in the spiritual sphere. </w:t>
      </w:r>
    </w:p>
    <w:p w14:paraId="59388735" w14:textId="77777777" w:rsidR="00F50769" w:rsidRDefault="00F50769" w:rsidP="00F50769">
      <w:r>
        <w:t xml:space="preserve">16. I am forming a people who will </w:t>
      </w:r>
      <w:proofErr w:type="gramStart"/>
      <w:r>
        <w:t>rise up</w:t>
      </w:r>
      <w:proofErr w:type="gramEnd"/>
      <w:r>
        <w:t xml:space="preserve"> like a great army, carrying in front like torches that light the way, the one hundred and forty-four thousand marked by my light. </w:t>
      </w:r>
    </w:p>
    <w:p w14:paraId="68A7E321" w14:textId="77777777" w:rsidR="00F50769" w:rsidRDefault="00F50769" w:rsidP="00F50769">
      <w:r>
        <w:t xml:space="preserve">17. Soldiers of peace will form that people, prophets and seers will announce what is coming; doctors without human knowledge will heal the sick with the balm of charity and love; Counselors, inspired by My Light, will speak of divine teachings, and their passage through the world will be one of restoration, regeneration and spirituality. </w:t>
      </w:r>
    </w:p>
    <w:p w14:paraId="0BC151E4" w14:textId="77777777" w:rsidR="00F50769" w:rsidRDefault="00F50769" w:rsidP="00F50769">
      <w:r>
        <w:lastRenderedPageBreak/>
        <w:t xml:space="preserve">18. This people will not only be made up of men, but also the great legions of spirits of light, whose invisible weapons will help those who fight on earth. </w:t>
      </w:r>
    </w:p>
    <w:p w14:paraId="126F56B2" w14:textId="77777777" w:rsidR="00F50769" w:rsidRDefault="00F50769" w:rsidP="00F50769">
      <w:r>
        <w:t xml:space="preserve">19. Do you want to be part of this people? Listen to my voice, pray, overcome the weaknesses of matter, and begin to practice my maxims among your brethren. </w:t>
      </w:r>
    </w:p>
    <w:p w14:paraId="545DAD59" w14:textId="77777777" w:rsidR="00F50769" w:rsidRDefault="00F50769" w:rsidP="00F50769">
      <w:r>
        <w:t xml:space="preserve">20. How should those who are weary and feel strong impart strength? How will the sick be able to heal their brothers and sisters who have lost their health? Strengthen yourselves and nourish yourselves in Me so that you may joyfully carry your cross.  </w:t>
      </w:r>
    </w:p>
    <w:p w14:paraId="28D02280" w14:textId="77777777" w:rsidR="00F50769" w:rsidRDefault="00F50769" w:rsidP="00F50769">
      <w:r>
        <w:t xml:space="preserve">21. Beloved people, I spread my mantle of love over all hearts. </w:t>
      </w:r>
    </w:p>
    <w:p w14:paraId="53C842F1" w14:textId="77777777" w:rsidR="00F50769" w:rsidRDefault="00F50769" w:rsidP="00F50769">
      <w:r>
        <w:t xml:space="preserve">22. I am radiating my light from infinity and preparing you so that tomorrow you will come to understand my word, because your faith is not yet true; how many times have you asked yourselves if the radiance of Jesus in this world and in this time is true; You awaken within you to a struggle in which while the spirit tells you that my communication is true, the reluctant body, with its heart and brain so small, doubts, hesitates and often denies my presence in this form. </w:t>
      </w:r>
    </w:p>
    <w:p w14:paraId="44BD0B77" w14:textId="77777777" w:rsidR="00F50769" w:rsidRDefault="00F50769" w:rsidP="00F50769">
      <w:r>
        <w:t xml:space="preserve">23. Do not be afraid, for I bless you as much if you believe and love Me, as if you doubt Me and turn away from the path. I have no preferences nor do I make distinctions with anyone, I only come to give light to humanity so that the truth is in everyone. </w:t>
      </w:r>
    </w:p>
    <w:p w14:paraId="236DADFF" w14:textId="77777777" w:rsidR="00F50769" w:rsidRDefault="00F50769" w:rsidP="00F50769">
      <w:r>
        <w:t xml:space="preserve">24. This message, which I have sent to you at the beginning of the Third Era, will give you clarity and certainty about what My divine love contains and what you can expect from My perfect justice. </w:t>
      </w:r>
    </w:p>
    <w:p w14:paraId="41B8DA57" w14:textId="77777777" w:rsidR="00F50769" w:rsidRDefault="00F50769" w:rsidP="00F50769">
      <w:r>
        <w:t xml:space="preserve">25. I am the </w:t>
      </w:r>
      <w:proofErr w:type="spellStart"/>
      <w:r>
        <w:t>sower</w:t>
      </w:r>
      <w:proofErr w:type="spellEnd"/>
      <w:r>
        <w:t xml:space="preserve"> of light, and I know perfectly well the most propitious time to sow and reap. Even after the winds have shaken the trees and dried up the earth, it is time to </w:t>
      </w:r>
      <w:proofErr w:type="gramStart"/>
      <w:r>
        <w:t>plant</w:t>
      </w:r>
      <w:proofErr w:type="gramEnd"/>
      <w:r>
        <w:t xml:space="preserve"> and this is precisely the time when the winds are whipping the world and stripping the trees bare. This is a time of sorrow in which you begin to drink your cup of bitterness. The struggle of matter and spirit is approaching, the battle of good against evil, of light against darkness, of truth against falsehood.  </w:t>
      </w:r>
    </w:p>
    <w:p w14:paraId="6B9D191D" w14:textId="77777777" w:rsidR="00F50769" w:rsidRDefault="00F50769" w:rsidP="00F50769">
      <w:r>
        <w:t xml:space="preserve">26. It has been written long ago that when mankind is at its greatest height of perversity, when the world is lost in sin, your God will come to give </w:t>
      </w:r>
      <w:proofErr w:type="gramStart"/>
      <w:r>
        <w:t>you</w:t>
      </w:r>
      <w:proofErr w:type="gramEnd"/>
      <w:r>
        <w:t xml:space="preserve"> his light. </w:t>
      </w:r>
    </w:p>
    <w:p w14:paraId="04D961C1" w14:textId="77777777" w:rsidR="00F50769" w:rsidRDefault="00F50769" w:rsidP="00F50769">
      <w:r>
        <w:lastRenderedPageBreak/>
        <w:t xml:space="preserve">27. While in this time men triumph by killing, I will overcome by giving them life. My divine task is to save the </w:t>
      </w:r>
      <w:proofErr w:type="gramStart"/>
      <w:r>
        <w:t>spirits,</w:t>
      </w:r>
      <w:proofErr w:type="gramEnd"/>
      <w:r>
        <w:t xml:space="preserve"> you have not yet come to understand what it means to be the Savior of the World. </w:t>
      </w:r>
    </w:p>
    <w:p w14:paraId="2287D21A" w14:textId="77777777" w:rsidR="00F50769" w:rsidRDefault="00F50769" w:rsidP="00F50769">
      <w:r>
        <w:t xml:space="preserve">28. Life beats in your heart, without you feeling Me in it, and yet you are still amazed that My Spirit shines light on your understanding. How strange is it to you that the Savior comes in search of lost spirits? Have you ever been surprised when a shepherd goes in search of the sheep that has been lost? </w:t>
      </w:r>
    </w:p>
    <w:p w14:paraId="4F93F0A2" w14:textId="77777777" w:rsidR="00F50769" w:rsidRDefault="00F50769" w:rsidP="00F50769">
      <w:r>
        <w:t xml:space="preserve">29. Before you were created, I knew that you would disobey Me and that I would come to save you through love, I knew that </w:t>
      </w:r>
      <w:proofErr w:type="gramStart"/>
      <w:r>
        <w:t>My</w:t>
      </w:r>
      <w:proofErr w:type="gramEnd"/>
      <w:r>
        <w:t xml:space="preserve"> divine love would be incarnated in Jesus to whom men would give a cross as a throne. </w:t>
      </w:r>
    </w:p>
    <w:p w14:paraId="798351BD" w14:textId="77777777" w:rsidR="00F50769" w:rsidRDefault="00F50769" w:rsidP="00F50769">
      <w:r>
        <w:t xml:space="preserve">30. I went to Jesus to teach you the power of love, which has no limits, which I poured out at every moment in words, in balm, in blood, in forgiveness; the love that Lazarus raised up and </w:t>
      </w:r>
      <w:proofErr w:type="spellStart"/>
      <w:r>
        <w:t>Magdalenes</w:t>
      </w:r>
      <w:proofErr w:type="spellEnd"/>
      <w:r>
        <w:t xml:space="preserve"> forgave. Even so, you think that it is impossible for me to have returned to the world, because in it you killed me and I returned to the bosom of the Father, without understanding that you should no longer feel and imagine me as a man and only as love. </w:t>
      </w:r>
    </w:p>
    <w:p w14:paraId="3DE3A62A" w14:textId="77777777" w:rsidR="00F50769" w:rsidRDefault="00F50769" w:rsidP="00F50769">
      <w:r>
        <w:t xml:space="preserve">31. It is true that Divine Love spoke at that time through lips that were completely pure such as those of Jesus, and that now it is manifested through sinful lips such as those of these men through whom I am sending you my word to transmit my teaching to you. I must also tell you that the essence is the same in both </w:t>
      </w:r>
    </w:p>
    <w:p w14:paraId="616A5F50" w14:textId="77777777" w:rsidR="00F50769" w:rsidRDefault="00F50769" w:rsidP="00F50769">
      <w:r>
        <w:t xml:space="preserve">cases, and that my love manifests itself in a more perfect form at this time by taking you as my own interpreters, thereby giving you a proof that your stains cannot make me despise you. </w:t>
      </w:r>
    </w:p>
    <w:p w14:paraId="48D779E5" w14:textId="77777777" w:rsidR="00F50769" w:rsidRDefault="00F50769" w:rsidP="00F50769">
      <w:r>
        <w:t xml:space="preserve">32. While some exclaim that these men for whom I communicate are profane, I say to you: they are larks who announce with their song the arrival of a new day. </w:t>
      </w:r>
    </w:p>
    <w:p w14:paraId="0D6C2D5F" w14:textId="77777777" w:rsidR="00F50769" w:rsidRDefault="00F50769" w:rsidP="00F50769">
      <w:r>
        <w:t xml:space="preserve">33. Many have been the lessons in which I have explained to you my spiritual radiation on men and your doubts </w:t>
      </w:r>
      <w:proofErr w:type="gramStart"/>
      <w:r>
        <w:t>still persist</w:t>
      </w:r>
      <w:proofErr w:type="gramEnd"/>
      <w:r>
        <w:t xml:space="preserve">. You would like me to give you material proofs, such as those I showed you in the Second Era, those that men of little faith asked of me </w:t>
      </w:r>
      <w:proofErr w:type="gramStart"/>
      <w:r>
        <w:t>in order to</w:t>
      </w:r>
      <w:proofErr w:type="gramEnd"/>
      <w:r>
        <w:t xml:space="preserve"> be able to believe. </w:t>
      </w:r>
    </w:p>
    <w:p w14:paraId="0A154D90" w14:textId="77777777" w:rsidR="00F50769" w:rsidRDefault="00F50769" w:rsidP="00F50769">
      <w:r>
        <w:t xml:space="preserve">34. If the sun radiates the light of life on all Nature, on all creatures, and if the stars also radiate light on the earth, why should not the Divine Spirit radiate light on the spirit of man? </w:t>
      </w:r>
    </w:p>
    <w:p w14:paraId="6E4D3BB1" w14:textId="77777777" w:rsidR="00F50769" w:rsidRDefault="00F50769" w:rsidP="00F50769">
      <w:r>
        <w:lastRenderedPageBreak/>
        <w:t xml:space="preserve">35. I come to say to you now: Humanity, stop, let the light of justice that proceeds from love spread throughout the world, let my truth persuade you that without true love you will not attain salvation. </w:t>
      </w:r>
    </w:p>
    <w:p w14:paraId="23F7DFDA" w14:textId="77777777" w:rsidR="00F50769" w:rsidRDefault="00F50769" w:rsidP="00F50769">
      <w:r>
        <w:t xml:space="preserve">36. You know why I have come again, so take refuge in my Doctrine, which comes to remind you of the way. Until the world has attained its true spirituality, I will cease to be approaching men, employing all material and human means to communicate with them. I look forward to your inspiration and elevation, as well as your arrival into eternity. </w:t>
      </w:r>
    </w:p>
    <w:p w14:paraId="77536CE8" w14:textId="77777777" w:rsidR="00F50769" w:rsidRDefault="00F50769" w:rsidP="00F50769">
      <w:r>
        <w:t xml:space="preserve">37. You can attain elevation from here, in this world that seems so hostile to you and that in reality is a propitious and fruitful field for those who know how to make use of virtue and love. </w:t>
      </w:r>
    </w:p>
    <w:p w14:paraId="568601C2" w14:textId="77777777" w:rsidR="00F50769" w:rsidRDefault="00F50769" w:rsidP="00F50769">
      <w:r>
        <w:t xml:space="preserve">38. There are many suffering spirits, many weeping mothers, and many afflicted hearts. The world is filled with blood, sickness and mourning. Help humanity, elevate your feelings, multiply in charity. Reach out to help your fellow men as if they were your children, listen to them as if they were your brothers, then you will be giving love to the world, and in the depths of your heart you will come to feel your Father's reflection of love as a caress that comes upon you to encourage you to continue in the struggle. </w:t>
      </w:r>
    </w:p>
    <w:p w14:paraId="6DFE4485" w14:textId="77777777" w:rsidR="00F50769" w:rsidRDefault="00F50769" w:rsidP="00F50769">
      <w:r>
        <w:t xml:space="preserve">39. Step by step, instant by moment, the time destined for Me to come and dwell in My sanctuary, which until now has remained closed in the heart of man, is approaching. </w:t>
      </w:r>
    </w:p>
    <w:p w14:paraId="4E978260" w14:textId="77777777" w:rsidR="00F50769" w:rsidRDefault="00F50769" w:rsidP="00F50769">
      <w:r>
        <w:t xml:space="preserve">40. Whoever thinks that in order to get close to Me he must dedicate his life only to giving, without expecting to receive, to sacrificing himself without any immediate compensation, is mistaken; for since you are imperfect and sinful, he who seeks you to ask you will be the one who comes to you. </w:t>
      </w:r>
    </w:p>
    <w:p w14:paraId="25717179" w14:textId="77777777" w:rsidR="00F50769" w:rsidRDefault="00F50769" w:rsidP="00F50769">
      <w:r>
        <w:t xml:space="preserve">It favors you, because by using you it gives you the opportunity to approach your </w:t>
      </w:r>
      <w:proofErr w:type="gramStart"/>
      <w:r>
        <w:t>Father</w:t>
      </w:r>
      <w:proofErr w:type="gramEnd"/>
      <w:r>
        <w:t xml:space="preserve"> by the path of charity. </w:t>
      </w:r>
    </w:p>
    <w:p w14:paraId="0C1AE535" w14:textId="77777777" w:rsidR="00F50769" w:rsidRDefault="00F50769" w:rsidP="00F50769">
      <w:r>
        <w:t xml:space="preserve">41. Go therefore, disciples, into the way of the world, that you may tell your brethren that at this time, if they are ever waiting for my coming, they will not see me as a man; if you are waiting on Earth for the coming of the Master to present you to the blind, the paralytic, the incurable and the possessed as in that Second Time, you will not see me arrive humanized, because my presence among men is completely spiritual, but you can present me to your sick, tell me your worries and bitterness,  because I am close among all my children. </w:t>
      </w:r>
    </w:p>
    <w:p w14:paraId="7ED7E935" w14:textId="77777777" w:rsidR="00F50769" w:rsidRDefault="00F50769" w:rsidP="00F50769">
      <w:r>
        <w:lastRenderedPageBreak/>
        <w:t xml:space="preserve">42. This light, this word, through which I have been teaching you my Doctrine at this time, will show you the spiritual and simple way in which you can heal one another, console one another and help one another in the journey of life, it will be then that the sick will achieve their healing through the love of one another. </w:t>
      </w:r>
    </w:p>
    <w:p w14:paraId="3C1A96FB" w14:textId="77777777" w:rsidR="00F50769" w:rsidRDefault="00F50769" w:rsidP="00F50769">
      <w:r>
        <w:t xml:space="preserve">43. Yes, humanity, you have kindled the fire of passions, and then you have cried out to Heaven to ask Him not to punish you, without understanding from your blindness that the Father does not punish; It is you who have not been able to find the way to extinguish the fire of your hatreds and your wars, with the transparent water of regeneration and virtue, because you have not carried that virtue in you. And you must begin by extinguishing the fire with your tears and even with blood.  </w:t>
      </w:r>
    </w:p>
    <w:p w14:paraId="631EF745" w14:textId="77777777" w:rsidR="00F50769" w:rsidRDefault="00F50769" w:rsidP="00F50769">
      <w:r>
        <w:t xml:space="preserve">44. I am the one who would have to prevent you from weeping, from feeling no pain. I am the one who wants you to rise and succeed. </w:t>
      </w:r>
    </w:p>
    <w:p w14:paraId="3600F4F9" w14:textId="77777777" w:rsidR="00F50769" w:rsidRDefault="00F50769" w:rsidP="00F50769">
      <w:r>
        <w:t xml:space="preserve">45. Make humility one of your best allies to attain elevation, because the gates of Heaven, which is the kingdom of consciousness, are completely closed to the proud. He has never passed through them, nor will the proud ever pass, but when he becomes humble, I will be the first to praise him and it will be my charity that will open the door of eternity to him. </w:t>
      </w:r>
    </w:p>
    <w:p w14:paraId="5DC2C54E" w14:textId="77777777" w:rsidR="00F50769" w:rsidRDefault="00F50769" w:rsidP="00F50769">
      <w:r>
        <w:t xml:space="preserve">46. By speaking to you in this way through understandings incapable of being inspired by themselves, I give you the best proof of my presence and of the truth of my radiance. Why then do you ask me for proof with impure intent? You see, I have just told you that only the humble will enter my Kingdom. Be humble and you will be able to understand the love and charity that is in my word.  </w:t>
      </w:r>
    </w:p>
    <w:p w14:paraId="14181ACE" w14:textId="77777777" w:rsidR="00F50769" w:rsidRDefault="00F50769" w:rsidP="00F50769">
      <w:r>
        <w:t xml:space="preserve">47. Do not demand of Me, for then I will ask you by what authority you do it, when I have seen you deny charity to those who have asked you for it. </w:t>
      </w:r>
    </w:p>
    <w:p w14:paraId="7BC8FFAA" w14:textId="77777777" w:rsidR="00F50769" w:rsidRDefault="00F50769" w:rsidP="00F50769">
      <w:r>
        <w:t xml:space="preserve">48. Let my word flourish in your hearts, you do not yet know how many of you will have to become my </w:t>
      </w:r>
      <w:proofErr w:type="spellStart"/>
      <w:r>
        <w:t>sowers</w:t>
      </w:r>
      <w:proofErr w:type="spellEnd"/>
      <w:r>
        <w:t xml:space="preserve">; put aside the fear you feel of the judgments of mankind, for those who </w:t>
      </w:r>
    </w:p>
    <w:p w14:paraId="69050AC0" w14:textId="77777777" w:rsidR="00F50769" w:rsidRDefault="00F50769" w:rsidP="00F50769">
      <w:r>
        <w:t xml:space="preserve">If they felt that fear, they will not help me to sow this seed in the hearts of their brothers. Fear is only a weakness of matter, but trust and faith are attributes of the spirit. </w:t>
      </w:r>
    </w:p>
    <w:p w14:paraId="017A5A78" w14:textId="77777777" w:rsidR="00F50769" w:rsidRDefault="00F50769" w:rsidP="00F50769">
      <w:r>
        <w:t xml:space="preserve">49. Think that you have been very cold before the love of Christ, your Master and Lord, and I ask you: What has been the cause of this coldness? </w:t>
      </w:r>
    </w:p>
    <w:p w14:paraId="4DED6497" w14:textId="77777777" w:rsidR="00F50769" w:rsidRDefault="00F50769" w:rsidP="00F50769">
      <w:r>
        <w:lastRenderedPageBreak/>
        <w:t xml:space="preserve">50. I said to you in the Second Time: Foxes have caves, birds have nests, and the Son of God has nowhere to lay his head, and now that I am knocking at the doors of your heart, you do not want to open to me, but I will make you all my disciples, because my love will never be defeated. </w:t>
      </w:r>
    </w:p>
    <w:p w14:paraId="2738DB23" w14:textId="77777777" w:rsidR="00F50769" w:rsidRDefault="00F50769" w:rsidP="00F50769">
      <w:r>
        <w:t xml:space="preserve">51. This planet, which was prepared by the Father as an image of spiritual life, so that </w:t>
      </w:r>
      <w:proofErr w:type="gramStart"/>
      <w:r>
        <w:t>in the midst of</w:t>
      </w:r>
      <w:proofErr w:type="gramEnd"/>
      <w:r>
        <w:t xml:space="preserve"> its </w:t>
      </w:r>
      <w:proofErr w:type="gramStart"/>
      <w:r>
        <w:t>wonders</w:t>
      </w:r>
      <w:proofErr w:type="gramEnd"/>
      <w:r>
        <w:t xml:space="preserve"> human beings might live honoring and glorifying their Creator, was later converted by men into a valley of tears and blood. From then on, this world remained a valley of atonement for those beings who had to pass through a crucible of trials and purification. Yet how many men still see on this earth glory, eternity! </w:t>
      </w:r>
    </w:p>
    <w:p w14:paraId="4B3B8A55" w14:textId="77777777" w:rsidR="00F50769" w:rsidRDefault="00F50769" w:rsidP="00F50769">
      <w:r>
        <w:t xml:space="preserve">52. Here human vanity has set up its palaces and thrones; Here man has crowned himself king </w:t>
      </w:r>
      <w:proofErr w:type="gramStart"/>
      <w:r>
        <w:t>and in his blindness,</w:t>
      </w:r>
      <w:proofErr w:type="gramEnd"/>
      <w:r>
        <w:t xml:space="preserve"> believing himself to be God, he has made himself worshipped. I have not opposed his </w:t>
      </w:r>
      <w:proofErr w:type="gramStart"/>
      <w:r>
        <w:t>desires</w:t>
      </w:r>
      <w:proofErr w:type="gramEnd"/>
      <w:r>
        <w:t xml:space="preserve"> nor have I ever deprived him of the gift of free will, I have wanted him to discover for himself the light of truth and to know the essence of life. </w:t>
      </w:r>
    </w:p>
    <w:p w14:paraId="4636B6B2" w14:textId="77777777" w:rsidR="00F50769" w:rsidRDefault="00F50769" w:rsidP="00F50769">
      <w:r>
        <w:t xml:space="preserve">53. My power has never created a world, dwelling place, or place of atonement for the punishment of sinning children; if the Earth is a crucible of pain and bitterness, this has been the work of men.  </w:t>
      </w:r>
    </w:p>
    <w:p w14:paraId="3C0BA002" w14:textId="77777777" w:rsidR="00F50769" w:rsidRDefault="00F50769" w:rsidP="00F50769">
      <w:r>
        <w:t xml:space="preserve">54. I tell you again that in the beginning, this world with its peace, wonders and revelations kept a resemblance to the spiritual Kingdom. </w:t>
      </w:r>
    </w:p>
    <w:p w14:paraId="2506424C" w14:textId="77777777" w:rsidR="00F50769" w:rsidRDefault="00F50769" w:rsidP="00F50769">
      <w:r>
        <w:t xml:space="preserve">55. Do you know what I meant to say to you when I spoke to you about restitution? To restore its purity to the spirit and to this world, so that it may be for My children what I destined from eternity: a world of fraternity among men in which a cult of harmony with all creation and a spiritual worship before their Lord would be practiced. </w:t>
      </w:r>
    </w:p>
    <w:p w14:paraId="7C2A21B7" w14:textId="77777777" w:rsidR="00F50769" w:rsidRDefault="00F50769" w:rsidP="00F50769">
      <w:r>
        <w:t xml:space="preserve">56. What if I am your Judge? Yes, humanity, my judgment is with you inexorable and </w:t>
      </w:r>
      <w:proofErr w:type="gramStart"/>
      <w:r>
        <w:t>severe, but</w:t>
      </w:r>
      <w:proofErr w:type="gramEnd"/>
      <w:r>
        <w:t xml:space="preserve"> born of the love of Him who is the author of life. I could have destroyed all those who had profaned, sinned, or disobeyed my laws, but what merit would it have to overcome them with death? Do not truth and love have force? </w:t>
      </w:r>
    </w:p>
    <w:p w14:paraId="775C6DF3" w14:textId="77777777" w:rsidR="00F50769" w:rsidRDefault="00F50769" w:rsidP="00F50769">
      <w:r>
        <w:t xml:space="preserve">57. I do not want the dead, nor do I want to hear forever the lamentations of those who mourn an atonement. </w:t>
      </w:r>
    </w:p>
    <w:p w14:paraId="2FF308E0" w14:textId="77777777" w:rsidR="00F50769" w:rsidRDefault="00F50769" w:rsidP="00F50769">
      <w:r>
        <w:t xml:space="preserve"> </w:t>
      </w:r>
    </w:p>
    <w:p w14:paraId="19A84E1F" w14:textId="77777777" w:rsidR="00F50769" w:rsidRDefault="00F50769" w:rsidP="00F50769">
      <w:r>
        <w:t xml:space="preserve">58. I want you to be perfect so that you may enjoy true life with your </w:t>
      </w:r>
      <w:proofErr w:type="gramStart"/>
      <w:r>
        <w:t>Father</w:t>
      </w:r>
      <w:proofErr w:type="gramEnd"/>
      <w:r>
        <w:t xml:space="preserve">.  </w:t>
      </w:r>
    </w:p>
    <w:p w14:paraId="68C9BF72" w14:textId="77777777" w:rsidR="00F50769" w:rsidRDefault="00F50769" w:rsidP="00F50769">
      <w:r>
        <w:lastRenderedPageBreak/>
        <w:t xml:space="preserve">59. In the present I receive the absent; tomorrow, when I have </w:t>
      </w:r>
      <w:proofErr w:type="gramStart"/>
      <w:r>
        <w:t>lifted up</w:t>
      </w:r>
      <w:proofErr w:type="gramEnd"/>
      <w:r>
        <w:t xml:space="preserve"> this word, it will be brought by the lips of my witnesses to those who did not hear it. Love one another, disciples: let your heart be a saving ark for your brothers and sisters. </w:t>
      </w:r>
    </w:p>
    <w:p w14:paraId="1EC25D7F" w14:textId="77777777" w:rsidR="00F50769" w:rsidRDefault="00F50769" w:rsidP="00F50769">
      <w:r>
        <w:t xml:space="preserve">60. The good news of this time will reach every heart and every corner of the earth. The message that I gave you through Jesus in the Second Time has already been known to humanity. On that blessed seed will come the fertile irrigation of Spiritualism to illuminate and clarify the message of past times. </w:t>
      </w:r>
    </w:p>
    <w:p w14:paraId="218985E3" w14:textId="77777777" w:rsidR="00F50769" w:rsidRDefault="00F50769" w:rsidP="00F50769">
      <w:r>
        <w:t xml:space="preserve">61. Do not seek only those who live happily, those who know little about sin or pain; go to the leper, to the murderer, to the blasphemer, and to the one who in his vice has come to confusion. Do not stop before the misery that this being shows you externally, think at once that in that man dwells a spirit, that in that being dwells a son of the Lord, a brother of yours by eternal and divine ties. Always keep my word alive so that you do not let pain pass by you without feeling it and mitigating it. </w:t>
      </w:r>
    </w:p>
    <w:p w14:paraId="33E22A82" w14:textId="77777777" w:rsidR="00F50769" w:rsidRDefault="00F50769" w:rsidP="00F50769">
      <w:r>
        <w:t xml:space="preserve">62. To him who feels the pain of his fellow man, to him who lives the trials of his brother, it will be granted that with his prayer and his words, the purification that weighs on those beings for whom he intercedes or suffers will be </w:t>
      </w:r>
      <w:proofErr w:type="gramStart"/>
      <w:r>
        <w:t>lifted up</w:t>
      </w:r>
      <w:proofErr w:type="gramEnd"/>
      <w:r>
        <w:t xml:space="preserve">. </w:t>
      </w:r>
    </w:p>
    <w:p w14:paraId="06859D4A" w14:textId="77777777" w:rsidR="00F50769" w:rsidRDefault="00F50769" w:rsidP="00F50769">
      <w:r>
        <w:t xml:space="preserve">63. If the needy knock at your doors, they should not find you unprepared, because then your spirit will not be able to bear witness to the one who sent it to Earth to fulfill such a delicate mission. </w:t>
      </w:r>
    </w:p>
    <w:p w14:paraId="4EEFCE1D" w14:textId="77777777" w:rsidR="00F50769" w:rsidRDefault="00F50769" w:rsidP="00F50769">
      <w:r>
        <w:t xml:space="preserve">64. A new humanity must forge your spirit, for this it must fight against the evil that envelops the world. Watch over children, strengthen young people in the good, because the new generations will be the ones who continue your noble works. 65.  </w:t>
      </w:r>
    </w:p>
    <w:p w14:paraId="60C30B25" w14:textId="77777777" w:rsidR="00F50769" w:rsidRDefault="00F50769" w:rsidP="00F50769">
      <w:r>
        <w:t xml:space="preserve">Do you think that my gaze does not discover the abysses into which those who begin to live fall and the dangers that lie in wait for those who have no weapons to defend themselves? </w:t>
      </w:r>
    </w:p>
    <w:p w14:paraId="358F77C3" w14:textId="77777777" w:rsidR="00F50769" w:rsidRDefault="00F50769" w:rsidP="00F50769">
      <w:r>
        <w:t xml:space="preserve">66. People, do not become more familiar with perversity, fight it without making a show of purity, nor be scandalized by the faults of your brothers. Be discreet, wise, and timely in your speech and in your works, and the world will hear you and heed your teachings. Is it necessary for me to tell you again that before you deliver this Doctrine, you </w:t>
      </w:r>
      <w:proofErr w:type="gramStart"/>
      <w:r>
        <w:t>have to</w:t>
      </w:r>
      <w:proofErr w:type="gramEnd"/>
      <w:r>
        <w:t xml:space="preserve"> live it? </w:t>
      </w:r>
    </w:p>
    <w:p w14:paraId="5BF24E34" w14:textId="77777777" w:rsidR="00F50769" w:rsidRDefault="00F50769" w:rsidP="00F50769">
      <w:r>
        <w:lastRenderedPageBreak/>
        <w:t xml:space="preserve">67. Analyze my word, disciples, so that you may find in it the essence. I am making you the first depositories of this revelation, which tomorrow you will make known to the world. </w:t>
      </w:r>
    </w:p>
    <w:p w14:paraId="79AEFCF9" w14:textId="77777777" w:rsidR="00F50769" w:rsidRDefault="00F50769" w:rsidP="00F50769">
      <w:r>
        <w:t xml:space="preserve"> </w:t>
      </w:r>
    </w:p>
    <w:p w14:paraId="492BE5BA" w14:textId="77777777" w:rsidR="00F50769" w:rsidRDefault="00F50769" w:rsidP="00F50769">
      <w:r>
        <w:t xml:space="preserve">68. Apparently, this revelation does not contain any grandeur, but you will see in the future the transcendence it will have among humanity. </w:t>
      </w:r>
    </w:p>
    <w:p w14:paraId="3418E16B" w14:textId="77777777" w:rsidR="00F50769" w:rsidRDefault="00F50769" w:rsidP="00F50769">
      <w:r>
        <w:t xml:space="preserve">69. Among this people there are disciples of all kinds; some glimpse the magnitude of this work and sense the commotion that its appearance will cause in the world, others are content to believe that this is a good path, and there are also those who fail to discover the greatness of this Doctrine and doubt its triumph and its establishment in the hearts of men. I tell you that it is a jewel that I have entrusted to you, whose divine sparkles you have not wanted to see because you have not analyzed my teaching. </w:t>
      </w:r>
    </w:p>
    <w:p w14:paraId="398C9F56" w14:textId="77777777" w:rsidR="00F50769" w:rsidRDefault="00F50769" w:rsidP="00F50769">
      <w:r>
        <w:t xml:space="preserve">70. I have told you that where the light shines most is in the darkness, and so you will see in this time of materialism and sin, the truth that I have brought you shine forth in all its intensity. </w:t>
      </w:r>
    </w:p>
    <w:p w14:paraId="62C97B6F" w14:textId="77777777" w:rsidR="00F50769" w:rsidRDefault="00F50769" w:rsidP="00F50769">
      <w:r>
        <w:t xml:space="preserve">71. Do not forget that even at that time the word of Christ was doubted, because men stopped to judge his origin and the adornment of Jesus, and that when they found that he was the son of a Nazarene carpenter and a humble woman, who later was to rise up together with a group of poor Galilean fishermen to preach a doctrine that seemed strange to them,  they could not believe that this wayfarer who went from village to village showing the humility of his garments, was the King that the Lord had promised to the people of Israel. </w:t>
      </w:r>
    </w:p>
    <w:p w14:paraId="66913F51" w14:textId="77777777" w:rsidR="00F50769" w:rsidRDefault="00F50769" w:rsidP="00F50769">
      <w:r>
        <w:t xml:space="preserve">72. I make these clarifications to you, because men are given to seek the external brightness that dazzles the senses, </w:t>
      </w:r>
      <w:proofErr w:type="gramStart"/>
      <w:r>
        <w:t>in order to</w:t>
      </w:r>
      <w:proofErr w:type="gramEnd"/>
      <w:r>
        <w:t xml:space="preserve"> believe in the greatness of what should only be looked at and felt with the spirit. </w:t>
      </w:r>
    </w:p>
    <w:p w14:paraId="6D36F923" w14:textId="77777777" w:rsidR="00F50769" w:rsidRDefault="00F50769" w:rsidP="00F50769">
      <w:r>
        <w:t xml:space="preserve">73. I had to shed my blood, lay down my life, and rise again so that men might open their eyes. What cup do you want my Spirit to drink now, that you may believe me? Humanity: What would I not do to see you safe? </w:t>
      </w:r>
    </w:p>
    <w:p w14:paraId="7100B770" w14:textId="77777777" w:rsidR="00F50769" w:rsidRDefault="00F50769" w:rsidP="00F50769">
      <w:r>
        <w:t xml:space="preserve">74. I still have a few moments to speak to you, I know that those who have not yet become aware of my manifestation will later come to understanding, to embrace their mission with unshakeable faith. </w:t>
      </w:r>
    </w:p>
    <w:p w14:paraId="438A29F7" w14:textId="77777777" w:rsidR="00F50769" w:rsidRDefault="00F50769" w:rsidP="00F50769">
      <w:r>
        <w:lastRenderedPageBreak/>
        <w:t xml:space="preserve">75. I come clothed with patience; I am a Teacher for those who come seeking my teaching; I am a doctor for him who seeks only health in Me; I am an indulgent Judge for him who, after having sinned much, comes humbly before me, with his neck bent to ask for my forgiveness, Tomorrow, when they have seen their desire satisfied, they themselves will seek me as a Master, but it will be so that I may speak through their lips to teach the ignorant; they will come before the Divine Doctor; but it will be to ask for balm and consolation for the sufferings of their fellow men, and they will also appear before my justice to intercede for the one who has offended them. </w:t>
      </w:r>
    </w:p>
    <w:p w14:paraId="2678C053" w14:textId="77777777" w:rsidR="00F50769" w:rsidRDefault="00F50769" w:rsidP="00F50769">
      <w:r>
        <w:t xml:space="preserve">76. I have told you that </w:t>
      </w:r>
      <w:proofErr w:type="gramStart"/>
      <w:r>
        <w:t>in order to</w:t>
      </w:r>
      <w:proofErr w:type="gramEnd"/>
      <w:r>
        <w:t xml:space="preserve"> become teachers, you must first be infants and disciples.  </w:t>
      </w:r>
    </w:p>
    <w:p w14:paraId="0176F098" w14:textId="77777777" w:rsidR="00F50769" w:rsidRDefault="00F50769" w:rsidP="00F50769">
      <w:r>
        <w:t xml:space="preserve">77. Watch and pray, that you may not fall into temptation. </w:t>
      </w:r>
    </w:p>
    <w:p w14:paraId="4AF8B2C9" w14:textId="77777777" w:rsidR="00F50769" w:rsidRDefault="00F50769" w:rsidP="00F50769">
      <w:r>
        <w:t xml:space="preserve"> </w:t>
      </w:r>
    </w:p>
    <w:p w14:paraId="41EFB25F" w14:textId="77777777" w:rsidR="00F50769" w:rsidRDefault="00F50769" w:rsidP="00F50769">
      <w:r>
        <w:t xml:space="preserve">MY PEACE BE WITH YOU! </w:t>
      </w:r>
    </w:p>
    <w:p w14:paraId="239AB44A" w14:textId="77777777" w:rsidR="00F50769" w:rsidRDefault="00F50769" w:rsidP="00F50769">
      <w:r>
        <w:t xml:space="preserve"> </w:t>
      </w:r>
    </w:p>
    <w:p w14:paraId="01034331" w14:textId="77777777" w:rsidR="00F50769" w:rsidRDefault="00F50769" w:rsidP="00F50769">
      <w:r>
        <w:t xml:space="preserve"> </w:t>
      </w:r>
    </w:p>
    <w:p w14:paraId="75356D23" w14:textId="77777777" w:rsidR="00F50769" w:rsidRDefault="00F50769" w:rsidP="00F50769">
      <w:r>
        <w:t xml:space="preserve">EDUCATION N° 90 </w:t>
      </w:r>
    </w:p>
    <w:p w14:paraId="1DA8DCB7" w14:textId="77777777" w:rsidR="00F50769" w:rsidRDefault="00F50769" w:rsidP="00F50769">
      <w:r>
        <w:t xml:space="preserve"> </w:t>
      </w:r>
    </w:p>
    <w:p w14:paraId="7228273A" w14:textId="77777777" w:rsidR="00F50769" w:rsidRDefault="00F50769" w:rsidP="00F50769">
      <w:r>
        <w:t xml:space="preserve">1. I am the wayfarer who is knocking on the doors of your heart. I knock and you don't know who it is, you open it and you don't recognize me, like the wayfarer who arrives in a village and has no one to know him; like the foreigner who enters a strange land and is not understood in its language. </w:t>
      </w:r>
      <w:proofErr w:type="gramStart"/>
      <w:r>
        <w:t>Thus</w:t>
      </w:r>
      <w:proofErr w:type="gramEnd"/>
      <w:r>
        <w:t xml:space="preserve"> I present myself among you. How long will you feel my presence? O humanity! How long will you recognize me as Joseph was recognized in those times by his brothers in Egypt? </w:t>
      </w:r>
    </w:p>
    <w:p w14:paraId="0975D89B" w14:textId="77777777" w:rsidR="00F50769" w:rsidRDefault="00F50769" w:rsidP="00F50769">
      <w:r>
        <w:t xml:space="preserve">2. Joseph, son of Jacob, had been sold by his own brothers to merchants who were on their way to Egypt. Joseph was still young and had already given evidence of a great gift of prophecy. envy took hold of his brothers, who got rid of him believing that they would never see him again; but the Lord, who watched over his servant, protected him and made him great before Pharaoh of Egypt. Many years later, when the world was stricken with drought and famine, Egypt, guided by Joseph's counsel and inspirations, stockpiled enough provisions to withstand the test. It was then that Jacob's sons came to Egypt in search of food. Great was their amazement when they </w:t>
      </w:r>
      <w:r>
        <w:lastRenderedPageBreak/>
        <w:t xml:space="preserve">recognized their brother Joseph who had become Pharaoh's minister and counselor. When they saw him, they fell on their knees at his feet, repenting of their fault, and recognized that their brother's prophecies had been fulfilled. The one whom they thought was dead was there before them full of power, virtue and wisdom. The prophet whom they had sold was demonstrating to them the truth of the prophecy that the Lord had put on their lips as a child. The brother whom they had humiliated, selling him, was forgiving them, do you understand, people? Now you know why I have said to you this day, 'When will you recognize me as his brothers recognized Joseph?' </w:t>
      </w:r>
    </w:p>
    <w:p w14:paraId="09036171" w14:textId="77777777" w:rsidR="00F50769" w:rsidRDefault="00F50769" w:rsidP="00F50769">
      <w:r>
        <w:t xml:space="preserve">3. I also prophesied to you at that time; I was also sold and left for dead; but remember that I told you that I would return; then, why now that I knock at your doors do you not receive me? Is it necessary for drought and famine to appear on earth as on that occasion for you to seek me at last? </w:t>
      </w:r>
    </w:p>
    <w:p w14:paraId="61BDE931" w14:textId="77777777" w:rsidR="00F50769" w:rsidRDefault="00F50769" w:rsidP="00F50769">
      <w:r>
        <w:t xml:space="preserve"> </w:t>
      </w:r>
    </w:p>
    <w:p w14:paraId="4DA7DF08" w14:textId="77777777" w:rsidR="00F50769" w:rsidRDefault="00F50769" w:rsidP="00F50769">
      <w:r>
        <w:t xml:space="preserve">4. How much I have spoken to you and given you since the beginning of time to rescue you from evil and lead you to perfection, even more so you lack time so that you can reach the top of the mountain where I am waiting for you to keep you as jewels that have sprouted from My love and that return to Me! </w:t>
      </w:r>
    </w:p>
    <w:p w14:paraId="3C2414C4" w14:textId="77777777" w:rsidR="00F50769" w:rsidRDefault="00F50769" w:rsidP="00F50769">
      <w:r>
        <w:t xml:space="preserve">5. All men know that I am the Father of all creation and that the destiny of beings is in Me; however, I have not received their attention or respect from them. They also believe, they are also lords and they believe they have power over the destiny of their fellow men, why bow down to Me?  </w:t>
      </w:r>
    </w:p>
    <w:p w14:paraId="4F3D7B65" w14:textId="77777777" w:rsidR="00F50769" w:rsidRDefault="00F50769" w:rsidP="00F50769">
      <w:r>
        <w:t xml:space="preserve">6. In this way man has tried my patience and challenged my righteousness; I have given him time to find the truth, but he has wanted nothing from Me. I came as a </w:t>
      </w:r>
      <w:proofErr w:type="gramStart"/>
      <w:r>
        <w:t>Father</w:t>
      </w:r>
      <w:proofErr w:type="gramEnd"/>
      <w:r>
        <w:t xml:space="preserve"> and was not loved; then I arrived as a Master and was not understood; but since it is necessary to save humanity, I now come as judge. I know that man will deny against my justice, because even as a judge he will not understand me, and he will say that God has taken revenge. </w:t>
      </w:r>
    </w:p>
    <w:p w14:paraId="04B3A384" w14:textId="77777777" w:rsidR="00F50769" w:rsidRDefault="00F50769" w:rsidP="00F50769">
      <w:r>
        <w:t xml:space="preserve">7. I would like everyone to understand that God cannot encourage feelings of revenge because his love is perfect; Nor can he send pain, it is you who attract him with your sin. My divine justice is above your pain and even your death. Pain, setbacks, failures, are the trials that man </w:t>
      </w:r>
      <w:r>
        <w:lastRenderedPageBreak/>
        <w:t xml:space="preserve">creates for himself; and the fruits of his sowing are what he reaps. It is enough for me in each of these trances to bring my light to your spirit so that it may attain its salvation.  </w:t>
      </w:r>
    </w:p>
    <w:p w14:paraId="7A94BFEA" w14:textId="77777777" w:rsidR="00F50769" w:rsidRDefault="00F50769" w:rsidP="00F50769">
      <w:r>
        <w:t xml:space="preserve">8. Many men say that they do not understand the doctrine of Christ, that they do not know what they should turn away from and where they should lead their steps, and I ask them: Do those teachings seem too lofty to you? Listen to me now and you will understand them. </w:t>
      </w:r>
    </w:p>
    <w:p w14:paraId="3793605B" w14:textId="77777777" w:rsidR="00F50769" w:rsidRDefault="00F50769" w:rsidP="00F50769">
      <w:r>
        <w:t xml:space="preserve">9. I knew that I had to come back to explain all those lessons to you, so I told you that the Spirit of Truth would come to explain to you all the mysteries to make you understand what you would not have understood. This is the time in which the Spirit of Truth floats over all flesh and all spirit, it is enough for you to concentrate in the depths of your consciousness for you to listen to my voice, but I wanted to give you as the first fruits of this time my communication through human understanding, so that this message may be the seed that gives you firmness and faith in the path of your evolution. </w:t>
      </w:r>
    </w:p>
    <w:p w14:paraId="2BE44F90" w14:textId="77777777" w:rsidR="00F50769" w:rsidRDefault="00F50769" w:rsidP="00F50769">
      <w:r>
        <w:t xml:space="preserve">10. At this </w:t>
      </w:r>
      <w:proofErr w:type="gramStart"/>
      <w:r>
        <w:t>time</w:t>
      </w:r>
      <w:proofErr w:type="gramEnd"/>
      <w:r>
        <w:t xml:space="preserve"> I come to give you love, peace and spiritual teaching, and your heart, poor and in need of all this, is purified to receive the divine gift. </w:t>
      </w:r>
    </w:p>
    <w:p w14:paraId="70CD0C3E" w14:textId="77777777" w:rsidR="00F50769" w:rsidRDefault="00F50769" w:rsidP="00F50769">
      <w:r>
        <w:t xml:space="preserve">11. What mighty men of great learning have rejected, the humble receive, and what has been despised in sumptuous palaces comes to needy houses and is received with joy. </w:t>
      </w:r>
    </w:p>
    <w:p w14:paraId="055BAAED" w14:textId="77777777" w:rsidR="00F50769" w:rsidRDefault="00F50769" w:rsidP="00F50769">
      <w:r>
        <w:t xml:space="preserve">12. You who come tired of waiting for Me so much and suffering so much, come to Me, I have prepared everything and everything is ready for this moment. I have embalmed the wind so that you may breathe in my life-giving breath, for I want to draw near to you with infinite love. </w:t>
      </w:r>
    </w:p>
    <w:p w14:paraId="28B8F814" w14:textId="77777777" w:rsidR="00F50769" w:rsidRDefault="00F50769" w:rsidP="00F50769">
      <w:r>
        <w:t xml:space="preserve">13. When the sons of kings hear that my knock comes at their door, they say to me, "Come back tomorrow, for now there is no room for you." While men of simple hearts say to me: Come to us, Master; come and honor our house with your presence, do not look at our spots; You, who knew how to visit the house of Magdalene the sinner, grant us the joy of contemplating you. </w:t>
      </w:r>
    </w:p>
    <w:p w14:paraId="5B11D0A9" w14:textId="77777777" w:rsidR="00F50769" w:rsidRDefault="00F50769" w:rsidP="00F50769">
      <w:r>
        <w:t xml:space="preserve">14. When this impatient but humble call comes to me, I draw near and penetrate those hearts, prepared in that hour, as if it were a sanctuary. </w:t>
      </w:r>
    </w:p>
    <w:p w14:paraId="557EC27A" w14:textId="77777777" w:rsidR="00F50769" w:rsidRDefault="00F50769" w:rsidP="00F50769">
      <w:r>
        <w:t xml:space="preserve">15. Among you I find those anointed with the tears of sorrow, those who have suffered persecution, those who have suffered humiliation.  </w:t>
      </w:r>
    </w:p>
    <w:p w14:paraId="7AF7AF6A" w14:textId="77777777" w:rsidR="00F50769" w:rsidRDefault="00F50769" w:rsidP="00F50769">
      <w:r>
        <w:lastRenderedPageBreak/>
        <w:t xml:space="preserve">16. I come because you have called me in the silence of your struggles and your disappointment, but you must appreciate that I have come to your call in earnestness, as a shepherd rushes to hear the bleating of the sheep that is lost or in danger. </w:t>
      </w:r>
    </w:p>
    <w:p w14:paraId="0B116155" w14:textId="77777777" w:rsidR="00F50769" w:rsidRDefault="00F50769" w:rsidP="00F50769">
      <w:r>
        <w:t xml:space="preserve">17. You called me with great faith, you sought me tirelessly, and truly I say to you, your faith could not disappoint you. </w:t>
      </w:r>
    </w:p>
    <w:p w14:paraId="34CFBC0B" w14:textId="77777777" w:rsidR="00F50769" w:rsidRDefault="00F50769" w:rsidP="00F50769">
      <w:r>
        <w:t xml:space="preserve">18. Realize that I pour out my blessings as if it were a cascade of love on all those who knew how to believe and hope; Hear my voice that reaches you, as if it were a loving song that makes you forget your sorrows and that forgives you everything that, being bitter, has been gathering your heart along the way. </w:t>
      </w:r>
    </w:p>
    <w:p w14:paraId="206DB463" w14:textId="77777777" w:rsidR="00F50769" w:rsidRDefault="00F50769" w:rsidP="00F50769">
      <w:r>
        <w:t xml:space="preserve">19. You are learning to feel my spiritual presence in your hearts, and this knowledge has been like a haven for some, like an oasis for others. I come to look for them all, but first I went to manifest myself among those who, when they heard me, did not deny me, those who knew how to endure the mockery of their brothers for being with me. </w:t>
      </w:r>
    </w:p>
    <w:p w14:paraId="2BADEAE5" w14:textId="77777777" w:rsidR="00F50769" w:rsidRDefault="00F50769" w:rsidP="00F50769">
      <w:r>
        <w:t xml:space="preserve">20. Be patient in trials, and by this you will bear witness to my Work; but I will also know how to bear witness to my faithful disciples, so that mankind may understand that they are in the truth. </w:t>
      </w:r>
    </w:p>
    <w:p w14:paraId="4A191E1F" w14:textId="77777777" w:rsidR="00F50769" w:rsidRDefault="00F50769" w:rsidP="00F50769">
      <w:r>
        <w:t xml:space="preserve">21. Not only will you be witnesses of my Work, not only will the men and women of my people testify to my coming; but everything will speak of my coming and bear witness to my truth, as happened in that Second Era, in which in the supreme hour of the crucifixion even the sun went down, the earth trembled, and all Jerusalem was left desolate and sad. </w:t>
      </w:r>
    </w:p>
    <w:p w14:paraId="40A55750" w14:textId="77777777" w:rsidR="00F50769" w:rsidRDefault="00F50769" w:rsidP="00F50769">
      <w:r>
        <w:t xml:space="preserve">22. Beloved disciples, do not weep anymore for Me, your tears will turn into joy, because you will come to weep with infinite joy when you see the triumph of My Doctrine on Earth and that joy will not be taken away from you. For now, continue to take your place in this spiritual banquet and eat the sweet bread of life. </w:t>
      </w:r>
    </w:p>
    <w:p w14:paraId="22137FEA" w14:textId="77777777" w:rsidR="00F50769" w:rsidRDefault="00F50769" w:rsidP="00F50769">
      <w:r>
        <w:t xml:space="preserve">23. Rejoice in this feast that vibrates in your spirit, so that the instant you come into communion with me, you may forget your tribulations; your wounds heal and rest from your fatigues. Your heart, when those moments arrive, will shine like a house when it is celebrating, and not even the </w:t>
      </w:r>
      <w:proofErr w:type="gramStart"/>
      <w:r>
        <w:t>most regal</w:t>
      </w:r>
      <w:proofErr w:type="gramEnd"/>
      <w:r>
        <w:t xml:space="preserve"> palaces on Earth will have at that hour the splendor that will shine in your spirit. </w:t>
      </w:r>
    </w:p>
    <w:p w14:paraId="611F0467" w14:textId="77777777" w:rsidR="00F50769" w:rsidRDefault="00F50769" w:rsidP="00F50769">
      <w:r>
        <w:t xml:space="preserve">24. Blessed are the meek in heart, for theirs is the kingdom of heaven. </w:t>
      </w:r>
    </w:p>
    <w:p w14:paraId="7DF8DFCC" w14:textId="77777777" w:rsidR="00F50769" w:rsidRDefault="00F50769" w:rsidP="00F50769">
      <w:r>
        <w:lastRenderedPageBreak/>
        <w:t xml:space="preserve">25. Blessed are those who suffer intensely when the Shepherd is reviled; but do not fear for Me, fear for yourselves, who can be overwhelmed by pain and overcome temptation. </w:t>
      </w:r>
    </w:p>
    <w:p w14:paraId="4FAE8307" w14:textId="77777777" w:rsidR="00F50769" w:rsidRDefault="00F50769" w:rsidP="00F50769">
      <w:r>
        <w:t xml:space="preserve">26. You rejoice in listening to me and ask me: Master, why have you chosen us, when we are so small and so weak? And I answer you, your Lord is never wrong.  </w:t>
      </w:r>
    </w:p>
    <w:p w14:paraId="74E58F5D" w14:textId="77777777" w:rsidR="00F50769" w:rsidRDefault="00F50769" w:rsidP="00F50769">
      <w:r>
        <w:t xml:space="preserve">27. Recognize that, before you came to listen to Me for the first time, when you knew nothing yet of My coming, your heart already warned you that the Master was sending His light to the world, like a lighthouse that guides the shipwrecked </w:t>
      </w:r>
      <w:proofErr w:type="gramStart"/>
      <w:r>
        <w:t>in the midst of</w:t>
      </w:r>
      <w:proofErr w:type="gramEnd"/>
      <w:r>
        <w:t xml:space="preserve"> the storm. </w:t>
      </w:r>
    </w:p>
    <w:p w14:paraId="25B9CB3D" w14:textId="77777777" w:rsidR="00F50769" w:rsidRDefault="00F50769" w:rsidP="00F50769">
      <w:r>
        <w:t xml:space="preserve">28. I have called you to become my peasants and to send you out on the roads, preaching this good news, but first I hope that you will learn to forgive your enemies, all those who have put crowns of thorns on you, all those who have given you gall and vinegar to drink, so that you may say that you are strong enough to go out and spread the seed of spirituality. </w:t>
      </w:r>
    </w:p>
    <w:p w14:paraId="63B69E94" w14:textId="77777777" w:rsidR="00F50769" w:rsidRDefault="00F50769" w:rsidP="00F50769">
      <w:r>
        <w:t xml:space="preserve">29. When that is so, you must get up to sow, and even if you encounter sorrows and bitterness in your path as spiritual missionaries, you will also have great joys that will reward you. When you go out to sow my seed of love, pray and be confident; you will cry sometimes, but on the other hand you will come to enjoy much by fulfilling my Law. </w:t>
      </w:r>
    </w:p>
    <w:p w14:paraId="6FEE6F2D" w14:textId="77777777" w:rsidR="00F50769" w:rsidRDefault="00F50769" w:rsidP="00F50769">
      <w:r>
        <w:t xml:space="preserve">30. You will find tears and joys in your journey, until you reach the end of your restitution and reach the Promised Land, where everything is peace, harmony and perfect happiness. </w:t>
      </w:r>
    </w:p>
    <w:p w14:paraId="292C0244" w14:textId="77777777" w:rsidR="00F50769" w:rsidRDefault="00F50769" w:rsidP="00F50769">
      <w:r>
        <w:t xml:space="preserve">31. Sometimes your cup will be full of honey, sometimes of bitterness, but I tell you again that he who prays, watches and trusts in Me will not succumb to weakness, because he will carry his heart full of faith and will never be able to deny Me, because his lips will be firm to proclaim My truth on Earth. </w:t>
      </w:r>
    </w:p>
    <w:p w14:paraId="185FBA5B" w14:textId="77777777" w:rsidR="00F50769" w:rsidRDefault="00F50769" w:rsidP="00F50769">
      <w:r>
        <w:t xml:space="preserve">32. The road is painful and long, but my love will quench the thirst of your hearts. Remember that I have always come to men, when I have looked at them on the point of perishing of hunger or thirst. </w:t>
      </w:r>
    </w:p>
    <w:p w14:paraId="2B7CEBC2" w14:textId="77777777" w:rsidR="00F50769" w:rsidRDefault="00F50769" w:rsidP="00F50769">
      <w:r>
        <w:t xml:space="preserve">33. He speaks to you at this moment, He who has always come to save you; Christ, the divine promise humanized in Jesus in the Second Time, the Divine Word made human word, the Spirit of Love, of light, of wisdom, limited in a ray that through consciousness touches the spirit and mind of man to teach him to transmit my thought. </w:t>
      </w:r>
    </w:p>
    <w:p w14:paraId="726D3BE1" w14:textId="77777777" w:rsidR="00F50769" w:rsidRDefault="00F50769" w:rsidP="00F50769">
      <w:r>
        <w:lastRenderedPageBreak/>
        <w:t xml:space="preserve">34. Some say to me in their hearts, "Lord, how could you come down to our hearts like this?" Ah, my children! Have you not ever seen a mother descend into the sordid suburb where one of her sons groans and implores her, lost in the mire or in misery? </w:t>
      </w:r>
    </w:p>
    <w:p w14:paraId="639F0EBD" w14:textId="77777777" w:rsidR="00F50769" w:rsidRDefault="00F50769" w:rsidP="00F50769">
      <w:r>
        <w:t xml:space="preserve">35. Only these mothers could tell you how they felt the heartbeat of their son calling them, imploring his presence and his tenderness, trusting that they would obtain his forgiveness. </w:t>
      </w:r>
    </w:p>
    <w:p w14:paraId="680546FE" w14:textId="77777777" w:rsidR="00F50769" w:rsidRDefault="00F50769" w:rsidP="00F50769">
      <w:r>
        <w:t xml:space="preserve">36. And I who am the one in whom all loves are summed up, in whom is the love of all fathers and mothers: Could I remain insensitive to the call of your spirit? Would I stop going to the place, whatever it was, where one of my children was lost and called me? How little do you know of Me, even though I have manifested My love to you in so many and so infinite ways!  </w:t>
      </w:r>
    </w:p>
    <w:p w14:paraId="2D81726A" w14:textId="77777777" w:rsidR="00F50769" w:rsidRDefault="00F50769" w:rsidP="00F50769">
      <w:r>
        <w:t xml:space="preserve">37. Do you not remember how many times I manifested my love, not only in those who believed in Me, but also in the one who betrayed Me and in those who persecuted and judged Me? Now you can ask Me what was the cause that moved Me to allow all those </w:t>
      </w:r>
      <w:proofErr w:type="spellStart"/>
      <w:r>
        <w:t>mockings</w:t>
      </w:r>
      <w:proofErr w:type="spellEnd"/>
      <w:r>
        <w:t xml:space="preserve"> and I answer you: It was necessary that I leave them complete freedom of thought and deed, so that there would be propitious occasions to manifest Myself and that everyone would feel the mercy and love with which I came to indoctrinate the world. </w:t>
      </w:r>
    </w:p>
    <w:p w14:paraId="5A0F14D0" w14:textId="77777777" w:rsidR="00F50769" w:rsidRDefault="00F50769" w:rsidP="00F50769">
      <w:r>
        <w:t xml:space="preserve">38. I did not move Judas' heart to betray me, he served as an instrument of evil thought when his heart was filled with darkness; and in the face of the infidelity of that disciple, I expressed my forgiveness to him. </w:t>
      </w:r>
    </w:p>
    <w:p w14:paraId="0F9E5445" w14:textId="77777777" w:rsidR="00F50769" w:rsidRDefault="00F50769" w:rsidP="00F50769">
      <w:r>
        <w:t xml:space="preserve">39. It would not have been necessary for one of my people to betray me to give you that sign of humility, the Master would have shown it on any occasion that men had presented to him. It fell to that disciple to be the instrument by which the Master showed the world his divine humility and although you have thought that the weakness of that man was what caused the death of Jesus, I tell you that you are in error, because I came to give everything to you, and if it had not been in that way,  be sure that it would have been in another. </w:t>
      </w:r>
      <w:proofErr w:type="gramStart"/>
      <w:r>
        <w:t>Therefore</w:t>
      </w:r>
      <w:proofErr w:type="gramEnd"/>
      <w:r>
        <w:t xml:space="preserve"> you have no right to curse or judge the one who is </w:t>
      </w:r>
    </w:p>
    <w:p w14:paraId="48139356" w14:textId="77777777" w:rsidR="00F50769" w:rsidRDefault="00F50769" w:rsidP="00F50769">
      <w:r>
        <w:t xml:space="preserve">your brother, to whom in a moment of obfuscation he lacked the love and fidelity he owed to his Master. If you blame him for my death, why do you not bless him knowing that my blood was shed for the salvation of all men? You had better pray that none of you will fall into temptation, because the hypocrisy of the scribes and Pharisees still exists in the world. </w:t>
      </w:r>
    </w:p>
    <w:p w14:paraId="320833E4" w14:textId="77777777" w:rsidR="00F50769" w:rsidRDefault="00F50769" w:rsidP="00F50769">
      <w:r>
        <w:lastRenderedPageBreak/>
        <w:t xml:space="preserve">40. It is up to you to pray and watch so that you may always be instruments of light and never serve darkness; I will always </w:t>
      </w:r>
      <w:proofErr w:type="gramStart"/>
      <w:r>
        <w:t>have the opportunity to</w:t>
      </w:r>
      <w:proofErr w:type="gramEnd"/>
      <w:r>
        <w:t xml:space="preserve"> manifest to this incredulous and materialistic humanity the truth of what I have come to reveal to them. </w:t>
      </w:r>
    </w:p>
    <w:p w14:paraId="7FBB9002" w14:textId="77777777" w:rsidR="00F50769" w:rsidRDefault="00F50769" w:rsidP="00F50769">
      <w:r>
        <w:t xml:space="preserve">41. As yesterday, now, I leave to man the freedom of his free will, so that he can make use of the gift of his will and know how to come to Me by himself. </w:t>
      </w:r>
    </w:p>
    <w:p w14:paraId="5990A94A" w14:textId="77777777" w:rsidR="00F50769" w:rsidRDefault="00F50769" w:rsidP="00F50769">
      <w:r>
        <w:t xml:space="preserve">42. I have made you free, not for evil, free as the flow of waters, as the growth of plants, as the singing of birds. </w:t>
      </w:r>
    </w:p>
    <w:p w14:paraId="1DBB72CC" w14:textId="77777777" w:rsidR="00F50769" w:rsidRDefault="00F50769" w:rsidP="00F50769">
      <w:r>
        <w:t xml:space="preserve">43. At that </w:t>
      </w:r>
      <w:proofErr w:type="gramStart"/>
      <w:r>
        <w:t>time</w:t>
      </w:r>
      <w:proofErr w:type="gramEnd"/>
      <w:r>
        <w:t xml:space="preserve"> I did not incite men to call or seek me, nor did I resist when they rejected me; I let them do their will, and then do mine above all creation. By this I want to tell you that I will let you reach Me, making use of your will, because when it is a question of forcing that wonderful force that moves humanity in another direction, perfection is not achieved; therefore make your will mine and you will come to the end of the road, which is my Father's heart. </w:t>
      </w:r>
    </w:p>
    <w:p w14:paraId="3B2FB9B3" w14:textId="77777777" w:rsidR="00F50769" w:rsidRDefault="00F50769" w:rsidP="00F50769">
      <w:r>
        <w:t xml:space="preserve">44. I will call you as I have always been doing, never tiring, and my voice will repeat day after day, "Come unto Me." But that you may hear my call, cleanse your hearts, so that evil forces, contrary to virtue, purity, and goodness, may find affinity in you, and even if they do not come to tempt you, they may not cause you to fall. </w:t>
      </w:r>
    </w:p>
    <w:p w14:paraId="30F3EDB5" w14:textId="77777777" w:rsidR="00F50769" w:rsidRDefault="00F50769" w:rsidP="00F50769">
      <w:r>
        <w:t xml:space="preserve">45. My Kingdom has its doors open, through them streams of light escape, reaching this world in search of hearts, understandings and spirits, to rest on them. </w:t>
      </w:r>
    </w:p>
    <w:p w14:paraId="18F2FEE4" w14:textId="77777777" w:rsidR="00F50769" w:rsidRDefault="00F50769" w:rsidP="00F50769">
      <w:r>
        <w:t xml:space="preserve">46. I warn you of everything because I have already told you that there will be a struggle and that my Doctrine will be fought in many ways. Many will be those who will fight to make it disappear from the Earth, but for my Doctrine to disappear, the last of the spirits, that is, the last of the men of this world, will have to disappear. </w:t>
      </w:r>
    </w:p>
    <w:p w14:paraId="3D2924E7" w14:textId="77777777" w:rsidR="00F50769" w:rsidRDefault="00F50769" w:rsidP="00F50769">
      <w:r>
        <w:t xml:space="preserve">47. Do not be afraid that you should be called blasphemers when you say that it was Christ Himself who spoke to you in the spirit; even in the Second Time, when Jesus claimed to be the son of God, men were scandalized. I will forgive your unbelief and let you name me as you please. </w:t>
      </w:r>
    </w:p>
    <w:p w14:paraId="6E7994F8" w14:textId="77777777" w:rsidR="00F50769" w:rsidRDefault="00F50769" w:rsidP="00F50769">
      <w:r>
        <w:t xml:space="preserve">48. Many will deny that I have spoken to you through the mouths of sinful men, but then I will say to them, 'Do not look at the glass, but appreciate the </w:t>
      </w:r>
    </w:p>
    <w:p w14:paraId="4954F33E" w14:textId="77777777" w:rsidR="00F50769" w:rsidRDefault="00F50769" w:rsidP="00F50769">
      <w:r>
        <w:lastRenderedPageBreak/>
        <w:t xml:space="preserve">I will pour out the whiteness of my teaching upon the hearts of my deniers. They will recognize me, for I have a sign to call my sheep, and they know the voice of their shepherd. </w:t>
      </w:r>
    </w:p>
    <w:p w14:paraId="5B0462D2" w14:textId="77777777" w:rsidR="00F50769" w:rsidRDefault="00F50769" w:rsidP="00F50769">
      <w:r>
        <w:t xml:space="preserve">49. They will come to test me, wanting to prove to you that you are in error; if I do not give them my </w:t>
      </w:r>
      <w:proofErr w:type="gramStart"/>
      <w:r>
        <w:t>name</w:t>
      </w:r>
      <w:proofErr w:type="gramEnd"/>
      <w:r>
        <w:t xml:space="preserve"> they will say that it is not I, and if I answer their ill-intentioned questions, they will deny me with more zeal. </w:t>
      </w:r>
    </w:p>
    <w:p w14:paraId="524FEF33" w14:textId="77777777" w:rsidR="00F50769" w:rsidRDefault="00F50769" w:rsidP="00F50769">
      <w:r>
        <w:t xml:space="preserve">50. Then I will tell you: whoever wants to enter the kingdom of Light will have to seek it with his heart. But he who wants to live </w:t>
      </w:r>
      <w:proofErr w:type="gramStart"/>
      <w:r>
        <w:t>denying</w:t>
      </w:r>
      <w:proofErr w:type="gramEnd"/>
      <w:r>
        <w:t xml:space="preserve"> me, it will be his own spirit that he has denied divine knowledge, making everything that is clear and luminous revelation secret and mystery to him. </w:t>
      </w:r>
    </w:p>
    <w:p w14:paraId="5F985A5B" w14:textId="77777777" w:rsidR="00F50769" w:rsidRDefault="00F50769" w:rsidP="00F50769">
      <w:r>
        <w:t xml:space="preserve">51. I give you my peace, not that which the world promises, for that is not true, but that which I make you feel: Bear my peace, for the road you tread is strewn with thorns, I know; in an ocean of bitterness humanity sails. Sin has been unleashed and you do not have the strength to fight against all these calamities, that is why I have come, to give you strength and to make you come out of this chaos. When you have lost your way and feel uneasy, you ask yourself </w:t>
      </w:r>
      <w:proofErr w:type="gramStart"/>
      <w:r>
        <w:t>in the midst of</w:t>
      </w:r>
      <w:proofErr w:type="gramEnd"/>
      <w:r>
        <w:t xml:space="preserve"> your confusion if this is my path and I answer you that I am always pointing you to the right path. </w:t>
      </w:r>
    </w:p>
    <w:p w14:paraId="72CF454C" w14:textId="77777777" w:rsidR="00F50769" w:rsidRDefault="00F50769" w:rsidP="00F50769">
      <w:r>
        <w:t xml:space="preserve">52. Some unbelieving heart asks me this day: Is it you, Master, who speak? And I answer him: It is I in Spirit and in truth I humbly present myself within the reach of your understanding, so that you may recognize me and allow yourselves to be enlightened by this light so that it may cleanse you and prepare your heart, revive it and point it to the spiritual life that awaits it. </w:t>
      </w:r>
    </w:p>
    <w:p w14:paraId="14A27890" w14:textId="77777777" w:rsidR="00F50769" w:rsidRDefault="00F50769" w:rsidP="00F50769">
      <w:r>
        <w:t xml:space="preserve">53. Now </w:t>
      </w:r>
      <w:proofErr w:type="gramStart"/>
      <w:r>
        <w:t>at this time</w:t>
      </w:r>
      <w:proofErr w:type="gramEnd"/>
      <w:r>
        <w:t xml:space="preserve"> the book of my teaching, I want it to remain open before your heart and to be tireless in reviewing its lessons. I come to instruct you, because it is the hour appointed by my love, in which I will make you masters of the wisdom that belongs to you.  </w:t>
      </w:r>
    </w:p>
    <w:p w14:paraId="37F7DAD8" w14:textId="77777777" w:rsidR="00F50769" w:rsidRDefault="00F50769" w:rsidP="00F50769">
      <w:r>
        <w:t xml:space="preserve">54. From Me you sprang clean and through the ages you have stained your spirit and after purifications and labors, you come to Me and I restore to you the courage and grace that you have lost. I am marking you with a seal of light, so that you may be recognized by your brothers. I have called you </w:t>
      </w:r>
      <w:proofErr w:type="gramStart"/>
      <w:r>
        <w:t>disciples</w:t>
      </w:r>
      <w:proofErr w:type="gramEnd"/>
      <w:r>
        <w:t xml:space="preserve"> and I want you to imitate those of the Second Time. Are you not satisfied that I have chosen you? You say to me silently: Thy will be done. I cannot yet leave you in my place, you are not yet ready to teach. What could a spokesman deliver even if he had the gift of the gab, if my ray were not illuminating him? They are still clumsy and are only prepared </w:t>
      </w:r>
      <w:r>
        <w:lastRenderedPageBreak/>
        <w:t xml:space="preserve">to receive my inspiration and transmit it, but their heart is not yet a source of charity and love because they are small. Blessed </w:t>
      </w:r>
      <w:proofErr w:type="gramStart"/>
      <w:r>
        <w:t>are</w:t>
      </w:r>
      <w:proofErr w:type="gramEnd"/>
      <w:r>
        <w:t xml:space="preserve"> those who hear my word </w:t>
      </w:r>
    </w:p>
    <w:p w14:paraId="3A936297" w14:textId="77777777" w:rsidR="00F50769" w:rsidRDefault="00F50769" w:rsidP="00F50769">
      <w:r>
        <w:t xml:space="preserve">They have felt faith and without having granted them great proofs they offer me their gratitude. </w:t>
      </w:r>
    </w:p>
    <w:p w14:paraId="433A17B1" w14:textId="77777777" w:rsidR="00F50769" w:rsidRDefault="00F50769" w:rsidP="00F50769">
      <w:r>
        <w:t xml:space="preserve">55. No one has come by chance. I have brought you; but if you have conversed with me, you are bound to recognize and love me. Men and women who have lived in luxurious mansions until now: Do you want to follow me? Do you not know that you are appointed as my chosen ones and that I want you to serve in my Work? If you have loved the world very much, today you will love the spiritual life, you will serve your brothers and sisters and in this you will base your joy; but if because of this spiritual fulfillment your relatives and friends do not know you, do not feel pain, be strong and imitate me. </w:t>
      </w:r>
    </w:p>
    <w:p w14:paraId="26ABBD2A" w14:textId="77777777" w:rsidR="00F50769" w:rsidRDefault="00F50769" w:rsidP="00F50769">
      <w:r>
        <w:t xml:space="preserve">56. When I dwelt among you in the Second Era, I found my children proud of their knowledge and their power; I wanted to bring my word to their hearts and I found in them indifference to the gifts of the Spirit, but I did not for that reason stray from their path; To help them convert their hard hearts, I prepared tests that would enlighten them. </w:t>
      </w:r>
    </w:p>
    <w:p w14:paraId="2584C243" w14:textId="77777777" w:rsidR="00F50769" w:rsidRDefault="00F50769" w:rsidP="00F50769">
      <w:r>
        <w:t xml:space="preserve">57. On one occasion there came a man of those who had heard my word without believing it; He was full of anguish, with despair reflected on his face, because he could not find the means to restore his dying wife to health. He approached Me, overcome by pain, after having resorted in vain to his knowledge, without finding a remedy for the evil that was ending the life of his companion and said: Are you the one who heals? And I answered, "What do you want, good man?" Then he spoke imploring his wife's relief. I said to him: Is my science useless and not worth the power that invests me? And going in pursuit of him, I came to </w:t>
      </w:r>
      <w:proofErr w:type="gramStart"/>
      <w:r>
        <w:t>the bed</w:t>
      </w:r>
      <w:proofErr w:type="gramEnd"/>
      <w:r>
        <w:t xml:space="preserve"> of the dying woman and touched her forehead. The husband looked on incredulously, while she regained her health. The woman got up and was healthy and full of gratitude, she cried with joy and </w:t>
      </w:r>
      <w:proofErr w:type="gramStart"/>
      <w:r>
        <w:t>knelt down</w:t>
      </w:r>
      <w:proofErr w:type="gramEnd"/>
      <w:r>
        <w:t xml:space="preserve"> and said to me: Master, </w:t>
      </w:r>
      <w:proofErr w:type="gramStart"/>
      <w:r>
        <w:t>You</w:t>
      </w:r>
      <w:proofErr w:type="gramEnd"/>
      <w:r>
        <w:t xml:space="preserve"> are the Divine Doctor, our God. Why is it that by doing these wonders, they do not recognize you and follow you? Wait, woman, I answered, it is necessary for Me to depart from among you, to be understood, plus those who are now to know my truth; are chosen.  </w:t>
      </w:r>
    </w:p>
    <w:p w14:paraId="711D3B2F" w14:textId="77777777" w:rsidR="00F50769" w:rsidRDefault="00F50769" w:rsidP="00F50769">
      <w:r>
        <w:t xml:space="preserve">58. And </w:t>
      </w:r>
      <w:proofErr w:type="gramStart"/>
      <w:r>
        <w:t>so</w:t>
      </w:r>
      <w:proofErr w:type="gramEnd"/>
      <w:r>
        <w:t xml:space="preserve"> it will be in the Third Time. Many who have felt my manifestations and wonders have not believed, but the times and events to come will pass away, they will speak and bear witness to all these wonders, and yet they will ask for new proofs. Others have followed Me </w:t>
      </w:r>
      <w:r>
        <w:lastRenderedPageBreak/>
        <w:t xml:space="preserve">from the first moment and are with Me, these are the ones who live more for their spirit than for their matter and have not waited for Me to stop speaking to know who has taught them. </w:t>
      </w:r>
    </w:p>
    <w:p w14:paraId="097478C8" w14:textId="77777777" w:rsidR="00F50769" w:rsidRDefault="00F50769" w:rsidP="00F50769">
      <w:r>
        <w:t xml:space="preserve">59. If you, </w:t>
      </w:r>
      <w:proofErr w:type="gramStart"/>
      <w:r>
        <w:t>My</w:t>
      </w:r>
      <w:proofErr w:type="gramEnd"/>
      <w:r>
        <w:t xml:space="preserve"> disciples, </w:t>
      </w:r>
      <w:proofErr w:type="gramStart"/>
      <w:r>
        <w:t>rise up</w:t>
      </w:r>
      <w:proofErr w:type="gramEnd"/>
      <w:r>
        <w:t xml:space="preserve"> with a little faith, working for humanity, you will do wonders, for I will take you to give proofs according to My will, to those who ask for them. </w:t>
      </w:r>
    </w:p>
    <w:p w14:paraId="544A4A20" w14:textId="77777777" w:rsidR="00F50769" w:rsidRDefault="00F50769" w:rsidP="00F50769">
      <w:r>
        <w:t xml:space="preserve">60. When the time comes, there will be no books in the hands of my chosen ones, for their faith and their good works will lead them to fulfill their destiny. </w:t>
      </w:r>
    </w:p>
    <w:p w14:paraId="410A93AD" w14:textId="77777777" w:rsidR="00F50769" w:rsidRDefault="00F50769" w:rsidP="00F50769">
      <w:r>
        <w:t xml:space="preserve">61. Whoever wants to follow me must not fear the judgment of his brothers. Many fearful people say to me: How can I follow you? If my parents, my relatives, my friends, know that I hear this word, they will not recognize me, they will throw me out of their womb. The Master speaks to those hearts and says to them: Not all who are with me are at peace with their own; To follow me they have lived an ordeal. And I ask those who have tormented them, </w:t>
      </w:r>
      <w:proofErr w:type="gramStart"/>
      <w:r>
        <w:t>What</w:t>
      </w:r>
      <w:proofErr w:type="gramEnd"/>
      <w:r>
        <w:t xml:space="preserve"> evil have these creatures done? Why did you make them cry? </w:t>
      </w:r>
    </w:p>
    <w:p w14:paraId="4DD03CD2" w14:textId="77777777" w:rsidR="00F50769" w:rsidRDefault="00F50769" w:rsidP="00F50769">
      <w:r>
        <w:t xml:space="preserve">62. A time of greater justice and rigor is going to come, by which time I want you to have sown goodness and works of truth in your fellow men, so that you may reap their fruits. Do not expect the world to pay for your works of charity, let Me reward with My blessing your love for humanity. </w:t>
      </w:r>
    </w:p>
    <w:p w14:paraId="48BA307C" w14:textId="77777777" w:rsidR="00F50769" w:rsidRDefault="00F50769" w:rsidP="00F50769">
      <w:r>
        <w:t xml:space="preserve"> </w:t>
      </w:r>
    </w:p>
    <w:p w14:paraId="29E2E9FA" w14:textId="77777777" w:rsidR="00F50769" w:rsidRDefault="00F50769" w:rsidP="00F50769">
      <w:r>
        <w:t xml:space="preserve">MY PEACE BE WITH YOU! </w:t>
      </w:r>
    </w:p>
    <w:p w14:paraId="0136E900" w14:textId="77777777" w:rsidR="00F50769" w:rsidRDefault="00F50769" w:rsidP="00F50769">
      <w:r>
        <w:t xml:space="preserve"> </w:t>
      </w:r>
    </w:p>
    <w:p w14:paraId="32955BEC" w14:textId="77777777" w:rsidR="00F50769" w:rsidRDefault="00F50769" w:rsidP="00F50769">
      <w:r>
        <w:t xml:space="preserve"> </w:t>
      </w:r>
    </w:p>
    <w:p w14:paraId="26F44C0C" w14:textId="77777777" w:rsidR="00F50769" w:rsidRDefault="00F50769" w:rsidP="00F50769">
      <w:r>
        <w:t xml:space="preserve">EDUCATION N° 91 </w:t>
      </w:r>
    </w:p>
    <w:p w14:paraId="05162924" w14:textId="77777777" w:rsidR="00F50769" w:rsidRDefault="00F50769" w:rsidP="00F50769">
      <w:r>
        <w:t xml:space="preserve"> </w:t>
      </w:r>
    </w:p>
    <w:p w14:paraId="3E34EB76" w14:textId="77777777" w:rsidR="00F50769" w:rsidRDefault="00F50769" w:rsidP="00F50769">
      <w:r>
        <w:t xml:space="preserve">1. You who come in search of spiritual food, come near and if you are tired, stop under the shade of this tree so that you may be comforted. If you are sad, listen to the trill of the nightingale singing among the foliage of the tree, and listening to it you will feel a sweet comfort in your hearts. </w:t>
      </w:r>
    </w:p>
    <w:p w14:paraId="0F39D17E" w14:textId="77777777" w:rsidR="00F50769" w:rsidRDefault="00F50769" w:rsidP="00F50769">
      <w:r>
        <w:t xml:space="preserve">2. If unbelief seizes any of you, I will not reproach him, nor will I judge the ideology or creed that presents to me in the depths of his heart.  </w:t>
      </w:r>
    </w:p>
    <w:p w14:paraId="382692CF" w14:textId="77777777" w:rsidR="00F50769" w:rsidRDefault="00F50769" w:rsidP="00F50769">
      <w:r>
        <w:lastRenderedPageBreak/>
        <w:t xml:space="preserve">3. My voice reaches your spirit to tell you to go forward, walking in faith through the vast desert of life, always encouraged by the divine promise of reaching the true Promised Land that is the Spiritual Kingdom. </w:t>
      </w:r>
    </w:p>
    <w:p w14:paraId="3ADAE657" w14:textId="77777777" w:rsidR="00F50769" w:rsidRDefault="00F50769" w:rsidP="00F50769">
      <w:r>
        <w:t xml:space="preserve">4. Hear and engrave my word in your hearts, so that its memory may be indelible. I assure you that when the hour appointed by Me for My voice to cease to be heard in this form, it will be the last lesson that I will give you through the spokesman, for which reason you must keep it as the most precious treasure of the spirit. When that solemn hour strikes for the Master and for the disciples, your prepared spirit will remain still, absorbed in meditation and prayer, because it will be in those instants that it will understand the way in which it will later receive spiritual inspirations. </w:t>
      </w:r>
    </w:p>
    <w:p w14:paraId="7AC37AF5" w14:textId="77777777" w:rsidR="00F50769" w:rsidRDefault="00F50769" w:rsidP="00F50769">
      <w:r>
        <w:t xml:space="preserve">5. Before this communication ceases in the form in which I have manifested myself to you at this time, I want you to understand its deep meaning and its external form, so that tomorrow you will know how to explain it to those who did not listen to me. Your witness will be considered true if you confirm it by your works of love for your brothers and sisters. </w:t>
      </w:r>
    </w:p>
    <w:p w14:paraId="385103AA" w14:textId="77777777" w:rsidR="00F50769" w:rsidRDefault="00F50769" w:rsidP="00F50769">
      <w:r>
        <w:t xml:space="preserve">6. Prepare yourselves, in explaining my manifestations, to say that it was not necessary for my Spirit to descend in all its fullness upon the understanding of the speaker because it is infinite, a ray of my light sufficed to inspire his mind. Nor will you forget to say that my spokesmen had the gift of spiritual detachment in the moments of my communication, a gift that allowed them to become instruments and interpreters of my word. </w:t>
      </w:r>
    </w:p>
    <w:p w14:paraId="17065193" w14:textId="77777777" w:rsidR="00F50769" w:rsidRDefault="00F50769" w:rsidP="00F50769">
      <w:r>
        <w:t xml:space="preserve">7. This, explained in brief and simple words, has been the way in which my spokesmen have delivered my spiritual message to humanity during this time. </w:t>
      </w:r>
    </w:p>
    <w:p w14:paraId="68742C72" w14:textId="77777777" w:rsidR="00F50769" w:rsidRDefault="00F50769" w:rsidP="00F50769">
      <w:r>
        <w:t xml:space="preserve">8. But lest you fall into fanaticism, clinging to the belief that it is only through the channels of the spokesmen that I have spoken to the men of this time, I want you to know that every human creature who has the mission of guiding multitudes, peoples or nations, is a means that I use to speak to humanity. </w:t>
      </w:r>
    </w:p>
    <w:p w14:paraId="4BDA0C85" w14:textId="77777777" w:rsidR="00F50769" w:rsidRDefault="00F50769" w:rsidP="00F50769">
      <w:r>
        <w:t xml:space="preserve">9. My love is above the differences of religions, doctrines, languages and civilizations, it is enough for me to find preparation in which I am going to address a message to his brothers and sisters, so that my charity may use it </w:t>
      </w:r>
      <w:proofErr w:type="gramStart"/>
      <w:r>
        <w:t>as a means to</w:t>
      </w:r>
      <w:proofErr w:type="gramEnd"/>
      <w:r>
        <w:t xml:space="preserve"> make my truth known through him.  </w:t>
      </w:r>
    </w:p>
    <w:p w14:paraId="071F34DE" w14:textId="77777777" w:rsidR="00F50769" w:rsidRDefault="00F50769" w:rsidP="00F50769">
      <w:r>
        <w:lastRenderedPageBreak/>
        <w:t xml:space="preserve">10. When from the lips of an orator you hear words that contain deep meaning or that make the innermost fibers of his hearers tremble, there you will have the proof that there was preparation and good disposition on the part of the speaker; but above all, you will have proof that he was inspired by Me. On the contrary, when you hear them speak words that contain falsehood, however brilliant or flowery they may be in their form, be assured that there was no spiritual preparation there, nor did my inspiration vibrate. </w:t>
      </w:r>
    </w:p>
    <w:p w14:paraId="533BE75D" w14:textId="77777777" w:rsidR="00F50769" w:rsidRDefault="00F50769" w:rsidP="00F50769">
      <w:r>
        <w:t xml:space="preserve">11. I am finishing delivering to you this message that in time will bring spiritual awakening to the nations, teaching men to distinguish the spiritual from the simply human, and to separate the limpid, the elevated, the pure and luminous, from everything that contains only imperfection, impurity or falsehood. </w:t>
      </w:r>
    </w:p>
    <w:p w14:paraId="3C27B5E6" w14:textId="77777777" w:rsidR="00F50769" w:rsidRDefault="00F50769" w:rsidP="00F50769">
      <w:r>
        <w:t xml:space="preserve">12. In all times, my love as a Master has been attentive to the lesson that men need and I have always come to them to speak to them according to their elevation of spirit and their mental evolution. </w:t>
      </w:r>
    </w:p>
    <w:p w14:paraId="5A7A0D99" w14:textId="77777777" w:rsidR="00F50769" w:rsidRDefault="00F50769" w:rsidP="00F50769">
      <w:r>
        <w:t xml:space="preserve">13. I have come to you because I have seen that the human word and the doctrines which you have created do not quench the burning thirst of your spirit; thirst for light; thirst for truth, eternity and love. That is why I have presented myself before you, making use of humble men, ignorant and rude of understanding, making them </w:t>
      </w:r>
      <w:proofErr w:type="gramStart"/>
      <w:r>
        <w:t>penetrate into</w:t>
      </w:r>
      <w:proofErr w:type="gramEnd"/>
      <w:r>
        <w:t xml:space="preserve"> the ecstasy of mind and spirit, so that from their mouths the message of the Third Time would flow. They, </w:t>
      </w:r>
      <w:proofErr w:type="gramStart"/>
      <w:r>
        <w:t>in order to</w:t>
      </w:r>
      <w:proofErr w:type="gramEnd"/>
      <w:r>
        <w:t xml:space="preserve"> be worthy to receive and transmit my divine thoughts, had to fight against the materiality and temptations of the world. Thus, renouncing their own personality and punishing their vanity, they have made a total surrender of their being in the moments of lending their understanding to divine inspiration, allowing a word full of wisdom, tenderness, justice, balm and peace to flow from their lips. </w:t>
      </w:r>
    </w:p>
    <w:p w14:paraId="176886A5" w14:textId="77777777" w:rsidR="00F50769" w:rsidRDefault="00F50769" w:rsidP="00F50769">
      <w:r>
        <w:t xml:space="preserve">14. There will always be those who fail to understand how, without My Spirit descending to these brains and only illuminating them with a ray of My light, they can express so much knowledge in the Word and pour so much essence on the spirit of the multitudes, to whom I say that neither can the Sun King, as you call the sun,  it needs to reach the Earth to illuminate it, the light that it sends from a distance to your planet is enough to bathe it with clarity, warmth and life. </w:t>
      </w:r>
    </w:p>
    <w:p w14:paraId="2002162D" w14:textId="77777777" w:rsidR="00F50769" w:rsidRDefault="00F50769" w:rsidP="00F50769">
      <w:r>
        <w:t xml:space="preserve">15. </w:t>
      </w:r>
      <w:proofErr w:type="gramStart"/>
      <w:r>
        <w:t>Thus</w:t>
      </w:r>
      <w:proofErr w:type="gramEnd"/>
      <w:r>
        <w:t xml:space="preserve"> the Spirit of the Father, like a sun of infinite power, illuminates and vivifies all things by means of the light which he sends upon all creatures, both spiritual and material. </w:t>
      </w:r>
    </w:p>
    <w:p w14:paraId="0B197299" w14:textId="77777777" w:rsidR="00F50769" w:rsidRDefault="00F50769" w:rsidP="00F50769">
      <w:r>
        <w:lastRenderedPageBreak/>
        <w:t xml:space="preserve">16. Understand then that where my light is, there is my Spirit present. </w:t>
      </w:r>
    </w:p>
    <w:p w14:paraId="6A4E1E89" w14:textId="77777777" w:rsidR="00F50769" w:rsidRDefault="00F50769" w:rsidP="00F50769">
      <w:r>
        <w:t xml:space="preserve">17. Keep these explanations, because tomorrow it will be you who will have to use these examples, to make your brothers understand the form of my communication through the understanding of man.  </w:t>
      </w:r>
    </w:p>
    <w:p w14:paraId="51F66E7F" w14:textId="77777777" w:rsidR="00F50769" w:rsidRDefault="00F50769" w:rsidP="00F50769">
      <w:r>
        <w:t xml:space="preserve">18. In this way you will easily understand how my Spirit, without descending in fullness on one of these brains, makes its presence felt through the spiritual vibration that I send on my spokesmen. </w:t>
      </w:r>
    </w:p>
    <w:p w14:paraId="75F9DA38" w14:textId="77777777" w:rsidR="00F50769" w:rsidRDefault="00F50769" w:rsidP="00F50769">
      <w:r>
        <w:t xml:space="preserve">19. It is my charity that reaches you </w:t>
      </w:r>
      <w:proofErr w:type="gramStart"/>
      <w:r>
        <w:t>at this time</w:t>
      </w:r>
      <w:proofErr w:type="gramEnd"/>
      <w:r>
        <w:t xml:space="preserve">, transforming itself into human words by touching the mind of the spokesman. </w:t>
      </w:r>
    </w:p>
    <w:p w14:paraId="0D359F9E" w14:textId="77777777" w:rsidR="00F50769" w:rsidRDefault="00F50769" w:rsidP="00F50769">
      <w:r>
        <w:t xml:space="preserve">20. Open the doors of the temple that you carry in the depths of your </w:t>
      </w:r>
      <w:proofErr w:type="gramStart"/>
      <w:r>
        <w:t>being, and</w:t>
      </w:r>
      <w:proofErr w:type="gramEnd"/>
      <w:r>
        <w:t xml:space="preserve"> look at the invisible; Enjoy contemplating how the spiritual, which you felt so distant, I have placed within your reach. </w:t>
      </w:r>
    </w:p>
    <w:p w14:paraId="5D391AE2" w14:textId="77777777" w:rsidR="00F50769" w:rsidRDefault="00F50769" w:rsidP="00F50769">
      <w:r>
        <w:t xml:space="preserve">21. O people, made up of multitudes of disciples of this spiritual Doctrine, how much you rejoice in the pages of the book of my wisdom, without ever reaching the end! </w:t>
      </w:r>
    </w:p>
    <w:p w14:paraId="72C92990" w14:textId="77777777" w:rsidR="00F50769" w:rsidRDefault="00F50769" w:rsidP="00F50769">
      <w:r>
        <w:t xml:space="preserve">22. It is precisely wisdom that is the gift and the greatest inheritance of the spirit that constitutes its eternal glory and happiness. </w:t>
      </w:r>
    </w:p>
    <w:p w14:paraId="2A4C74DF" w14:textId="77777777" w:rsidR="00F50769" w:rsidRDefault="00F50769" w:rsidP="00F50769">
      <w:r>
        <w:t xml:space="preserve">23. Just as for your human mind I formed a world of inexhaustible teachings, for your spirit I made a Heaven of eternal and infinite wisdom.  </w:t>
      </w:r>
    </w:p>
    <w:p w14:paraId="522C56B8" w14:textId="77777777" w:rsidR="00F50769" w:rsidRDefault="00F50769" w:rsidP="00F50769">
      <w:r>
        <w:t xml:space="preserve">24. A new journey of the path you will have to travel presents before your gaze, and I leave you in abundance my lessons, so that you may enter with firm steps on this path that will lead you to eternity. </w:t>
      </w:r>
    </w:p>
    <w:p w14:paraId="0A07A42B" w14:textId="77777777" w:rsidR="00F50769" w:rsidRDefault="00F50769" w:rsidP="00F50769">
      <w:r>
        <w:t xml:space="preserve">25. I know well that not all men will at the same time recognize the truth of this message, for while some will believe that they are in time to receive me, others will doubt my message when they know the way in which it was received. They will say that to be true, it is too wonderful that the Divine Spirit could have communicated through human understanding, to which you will ask them if they do not think that it was also wonderful that the Word of God became man in Jesus, a fact that they have always held as a supreme truth. </w:t>
      </w:r>
    </w:p>
    <w:p w14:paraId="6231B87F" w14:textId="77777777" w:rsidR="00F50769" w:rsidRDefault="00F50769" w:rsidP="00F50769">
      <w:r>
        <w:lastRenderedPageBreak/>
        <w:t xml:space="preserve">26. You will see when they meditate, they will understand that by becoming man in the Second Era, I gave you the greatest proof of my love for you, and that in communicating now through human understanding, it has been to direct you to the communication of spirit to Spirit, which will be the perfect way for children to relate to their Heavenly Father. </w:t>
      </w:r>
    </w:p>
    <w:p w14:paraId="287FC6CA" w14:textId="77777777" w:rsidR="00F50769" w:rsidRDefault="00F50769" w:rsidP="00F50769">
      <w:r>
        <w:t xml:space="preserve">27. The Word speaks to you, the same who spoke in Jesus in the Second Time, because the Word of God is eternal and omnipotent. He spoke to you in the same way through the lips of Jesus, who he did through the mouths of prophets and apostles, as he also speaks to you now through the channels of these spokesmen, and as he will do directly with your spirit when you have entered the time of elevation. </w:t>
      </w:r>
    </w:p>
    <w:p w14:paraId="48FA0761" w14:textId="77777777" w:rsidR="00F50769" w:rsidRDefault="00F50769" w:rsidP="00F50769">
      <w:r>
        <w:t xml:space="preserve">28. It was Christ, the Word of God, who spoke by the mouth of Jesus, the clean and pure man. </w:t>
      </w:r>
    </w:p>
    <w:p w14:paraId="3AF9DF78" w14:textId="77777777" w:rsidR="00F50769" w:rsidRDefault="00F50769" w:rsidP="00F50769">
      <w:r>
        <w:t xml:space="preserve">29. Jesus the man was born, lived, and died, but as far as Christ is concerned, He was not born, nor did He grow in the world, nor did He die; for He is the Voice of love, the Spirit of love, the divine word, the expression of the wisdom of the Creator, who has always been with the Father. </w:t>
      </w:r>
    </w:p>
    <w:p w14:paraId="1EFEC029" w14:textId="77777777" w:rsidR="00F50769" w:rsidRDefault="00F50769" w:rsidP="00F50769">
      <w:r>
        <w:t xml:space="preserve">30. When Christ spoke in Jesus, his voice was heard everywhere, for it was the eternal Word who spoke, the voice of your Father. You must analyze and meditate on all this, so that whenever you think of Christ, or simply mention His name, you do so </w:t>
      </w:r>
      <w:proofErr w:type="gramStart"/>
      <w:r>
        <w:t>thinking</w:t>
      </w:r>
      <w:proofErr w:type="gramEnd"/>
      <w:r>
        <w:t xml:space="preserve"> of your Celestial Father, but never as if He were another being other than My Spirit. </w:t>
      </w:r>
    </w:p>
    <w:p w14:paraId="2E1E95E6" w14:textId="77777777" w:rsidR="00F50769" w:rsidRDefault="00F50769" w:rsidP="00F50769">
      <w:r>
        <w:t xml:space="preserve">31. My word revealed in this time, like a sword, will destroy all the falsehood with which men have tried to hide the truth, but it will also be a saving boat for all the shipwrecked who anxiously seek the light of spirituality. </w:t>
      </w:r>
    </w:p>
    <w:p w14:paraId="66696A73" w14:textId="77777777" w:rsidR="00F50769" w:rsidRDefault="00F50769" w:rsidP="00F50769">
      <w:r>
        <w:t xml:space="preserve">32. Disciples: Christ is the supreme manifestation of Divine Love, that light that is life in the regions of the spirit; the light that tears through the darkness and discovers the truth before every spiritual gaze, the one that destroys the mysteries, opens the door and shows the way to wisdom, eternity and the perfection of spirits. </w:t>
      </w:r>
    </w:p>
    <w:p w14:paraId="7525AC12" w14:textId="77777777" w:rsidR="00F50769" w:rsidRDefault="00F50769" w:rsidP="00F50769">
      <w:r>
        <w:t xml:space="preserve">33. In the Second Time, Christ, the same One who is speaking to you at this moment, became man and dwelt on Earth; but now you have Him in Spirit, thus fulfilling a promise made by Him to humanity, that of coming in a new time to bring you the supreme consolation and light of truth, clarifying and explaining all that had been revealed to men. </w:t>
      </w:r>
    </w:p>
    <w:p w14:paraId="414716C4" w14:textId="77777777" w:rsidR="00F50769" w:rsidRDefault="00F50769" w:rsidP="00F50769">
      <w:r>
        <w:lastRenderedPageBreak/>
        <w:t xml:space="preserve">34. In the divine, look upon one Spirit who has shown himself to you through different phases, but always manifesting his justice, power, and perfection. </w:t>
      </w:r>
    </w:p>
    <w:p w14:paraId="5F412A27" w14:textId="77777777" w:rsidR="00F50769" w:rsidRDefault="00F50769" w:rsidP="00F50769">
      <w:r>
        <w:t xml:space="preserve">35. Never try to enclose within the limits of your human intelligence the lights that are reserved only for the spirit, because then you would see before you a God dwarfed and stripped of perfection. </w:t>
      </w:r>
    </w:p>
    <w:p w14:paraId="61FB08E9" w14:textId="77777777" w:rsidR="00F50769" w:rsidRDefault="00F50769" w:rsidP="00F50769">
      <w:r>
        <w:t xml:space="preserve">36. It is well that you conceive me as the Supreme Love, as the Absolute, as the Creator, as the Almighty; but understand that you must seek spiritual inspiration to find deeper expressions in speaking of your Lord. Truly I say to you, my power, my wisdom, and my love, surpass all that the human mind can imagine, for it is all beyond what you know and what you will know. </w:t>
      </w:r>
    </w:p>
    <w:p w14:paraId="7691BE50" w14:textId="77777777" w:rsidR="00F50769" w:rsidRDefault="00F50769" w:rsidP="00F50769">
      <w:r>
        <w:t xml:space="preserve">37. I have been preparing the future of your spirits, so the chaff is being burned in the fire of divine justice, and there are only two ways for you: one of spirituality and the other of purification.  </w:t>
      </w:r>
    </w:p>
    <w:p w14:paraId="503F03F0" w14:textId="77777777" w:rsidR="00F50769" w:rsidRDefault="00F50769" w:rsidP="00F50769">
      <w:r>
        <w:t xml:space="preserve">38. At this time, those who are not willing to renew themselves will have to know the greatest bitterness and be </w:t>
      </w:r>
      <w:proofErr w:type="gramStart"/>
      <w:r>
        <w:t>lifted up</w:t>
      </w:r>
      <w:proofErr w:type="gramEnd"/>
      <w:r>
        <w:t xml:space="preserve"> from the earth, thereby losing the precious opportunity to atone for their faults and be reconciled to the Law, to the truth and to life. </w:t>
      </w:r>
    </w:p>
    <w:p w14:paraId="1C86F837" w14:textId="77777777" w:rsidR="00F50769" w:rsidRDefault="00F50769" w:rsidP="00F50769">
      <w:r>
        <w:t xml:space="preserve">39. On the other hand, those who pass from this material life to the spiritual mansion, with the peace and satisfaction that come from having fulfilled their duty, will feel illuminated by My light, and if they are among those who have to reincarnate again, I will prepare them before returning to human life, so that they may rise to it cleansed.  more spiritualized and with greater wisdom. </w:t>
      </w:r>
    </w:p>
    <w:p w14:paraId="00ED0A49" w14:textId="77777777" w:rsidR="00F50769" w:rsidRDefault="00F50769" w:rsidP="00F50769">
      <w:r>
        <w:t xml:space="preserve">40. You will no longer be quick to forget your promises to remain on the path of good, you will carry with you the memory of that spiritual covenant you have made with me, without straying from the right path despite the trials and temptations that you encounter in your path. </w:t>
      </w:r>
    </w:p>
    <w:p w14:paraId="20B03DC1" w14:textId="77777777" w:rsidR="00F50769" w:rsidRDefault="00F50769" w:rsidP="00F50769">
      <w:r>
        <w:t xml:space="preserve">41. Whoever wants to follow me, let him take up his cross and follow in my footsteps. I am waiting for men of good will who yearn for peace, salvation, and the well-being of their fellow men. I will take under my mantle of love those who seek Me with this noble ideal and I will send them on all the roads of the world to turn my thoughts into words and my words into deeds, thus expressing my Doctrine through them. Some will have simple words, in others the word will </w:t>
      </w:r>
      <w:proofErr w:type="gramStart"/>
      <w:r>
        <w:lastRenderedPageBreak/>
        <w:t>flourish</w:t>
      </w:r>
      <w:proofErr w:type="gramEnd"/>
      <w:r>
        <w:t xml:space="preserve"> and they will carry on their lips a cascade of spiritual water to quench the thirst for truth of men. </w:t>
      </w:r>
    </w:p>
    <w:p w14:paraId="243DE78A" w14:textId="77777777" w:rsidR="00F50769" w:rsidRDefault="00F50769" w:rsidP="00F50769">
      <w:r>
        <w:t xml:space="preserve">42. You will not be afraid to speak when you are in the ranks of my emissaries and apostles, nor will you give shelter to the thought that this message will not be understood by humanity. </w:t>
      </w:r>
    </w:p>
    <w:p w14:paraId="75E8509D" w14:textId="77777777" w:rsidR="00F50769" w:rsidRDefault="00F50769" w:rsidP="00F50769">
      <w:r>
        <w:t xml:space="preserve">43. I come to enlighten your spirit, to free you from materialism, to teach you the way to true happiness, that is the good news that you will carry along all paths. </w:t>
      </w:r>
    </w:p>
    <w:p w14:paraId="6C69976C" w14:textId="77777777" w:rsidR="00F50769" w:rsidRDefault="00F50769" w:rsidP="00F50769">
      <w:r>
        <w:t xml:space="preserve">44. Prepare yourselves to fight, all you of good will, so that you may come in due time to your brothers. From that opportunity I give you the example, coming at the precise moment when you need Me. Would it be right for the Redeemer, seeing humanity sinking, to arrive after time?  </w:t>
      </w:r>
    </w:p>
    <w:p w14:paraId="29E3008C" w14:textId="77777777" w:rsidR="00F50769" w:rsidRDefault="00F50769" w:rsidP="00F50769">
      <w:r>
        <w:t xml:space="preserve">45. Listen to me, people, and penetrate to the depths of this word, recognizing that you have profited little, because you have believed little, and doubt has often penetrated your hearts. However, the time will come when men of little faith will see the fruit that I have sown ripen, and initiates in spirituality will arise throughout the world. </w:t>
      </w:r>
    </w:p>
    <w:p w14:paraId="0498CD82" w14:textId="77777777" w:rsidR="00F50769" w:rsidRDefault="00F50769" w:rsidP="00F50769">
      <w:r>
        <w:t xml:space="preserve">46. Then you will hear my voice saying to you: Beloved disciples, we are going to sow love for the world, I will bring my seed to hearts through your works; sow with examples and you will soon see my Doctrine bear fruit.  </w:t>
      </w:r>
    </w:p>
    <w:p w14:paraId="7510B51D" w14:textId="77777777" w:rsidR="00F50769" w:rsidRDefault="00F50769" w:rsidP="00F50769">
      <w:r>
        <w:t xml:space="preserve">47. Just as John, the forerunner of my coming in the Second Era, said to the crowds: Jerusalem, Jerusalem, prepare to meet your King, you, my new forerunners, will say to the world: Prepare to receive in your spirit the presence of the Divine Spirit, who comes to make you feel the glory of his Kingdom. Sometimes you say: Would that he </w:t>
      </w:r>
      <w:proofErr w:type="gramStart"/>
      <w:r>
        <w:t>were</w:t>
      </w:r>
      <w:proofErr w:type="gramEnd"/>
      <w:r>
        <w:t xml:space="preserve"> a theologian to </w:t>
      </w:r>
      <w:proofErr w:type="gramStart"/>
      <w:r>
        <w:t>penetrate into</w:t>
      </w:r>
      <w:proofErr w:type="gramEnd"/>
      <w:r>
        <w:t xml:space="preserve"> the depths of this wisdom that the Lord reveals to us! Who was a scientist to understand the wonders that life contains! To which I answer you, that if you learned these sciences, you would not understand My revelation. </w:t>
      </w:r>
    </w:p>
    <w:p w14:paraId="1D00FEEA" w14:textId="77777777" w:rsidR="00F50769" w:rsidRDefault="00F50769" w:rsidP="00F50769">
      <w:r>
        <w:t xml:space="preserve">48. I have arranged your understanding in such a way that within your humility you can understand Me, because in this way, clear and free from all influence foreign to my Doctrine, you can more easily </w:t>
      </w:r>
      <w:proofErr w:type="gramStart"/>
      <w:r>
        <w:t>penetrate into</w:t>
      </w:r>
      <w:proofErr w:type="gramEnd"/>
      <w:r>
        <w:t xml:space="preserve"> My teachings. I will entrust you with a book, in which your spirit will learn to read and come to know spiritual wisdom. It is in vain that </w:t>
      </w:r>
    </w:p>
    <w:p w14:paraId="4A4027B5" w14:textId="77777777" w:rsidR="00F50769" w:rsidRDefault="00F50769" w:rsidP="00F50769">
      <w:r>
        <w:t xml:space="preserve">look for that wisdom in the books of the earth, because the seed contained in the books of humans would no longer germinate in you. Your mission is different from that of those who </w:t>
      </w:r>
      <w:r>
        <w:lastRenderedPageBreak/>
        <w:t xml:space="preserve">come to Earth to search the mysteries of Nature; You are that people whose destiny is to bring the light of the Spirit to the world. </w:t>
      </w:r>
    </w:p>
    <w:p w14:paraId="1A401649" w14:textId="77777777" w:rsidR="00F50769" w:rsidRDefault="00F50769" w:rsidP="00F50769">
      <w:r>
        <w:t xml:space="preserve">49. Have you not heard of the SEVEN SEALS? That you may understand, imagine a book consisting of seven chapters, a book containing the knowledge of life and spiritual wisdom, which has been opened before humanity. Six of these seven seals have been loosed, so you stand before the Sixth Seal receiving from it its light and its revelations. </w:t>
      </w:r>
    </w:p>
    <w:p w14:paraId="27A3A598" w14:textId="77777777" w:rsidR="00F50769" w:rsidRDefault="00F50769" w:rsidP="00F50769">
      <w:r>
        <w:t xml:space="preserve">50. Blessed is he who penetrates with love, humility and respect to the understanding of this symbol of my wisdom, for in his understanding there will be clarity. It is the Book of Seven Seals as a sanctuary, where your spirit will find the ladder that leads to the mansion of peace and perfection. It is the book of my wisdom delivered to men in seven stages. </w:t>
      </w:r>
    </w:p>
    <w:p w14:paraId="4C147F1A" w14:textId="77777777" w:rsidR="00F50769" w:rsidRDefault="00F50769" w:rsidP="00F50769">
      <w:r>
        <w:t xml:space="preserve">51. The language in which this book is written is divine, because it was the spirit of your Eternal Father who wrote it for His children. My Word has translated it into human language, so that man may know it and live it from its first pages. </w:t>
      </w:r>
    </w:p>
    <w:p w14:paraId="495CDBD7" w14:textId="77777777" w:rsidR="00F50769" w:rsidRDefault="00F50769" w:rsidP="00F50769">
      <w:r>
        <w:t xml:space="preserve">52. I am initiating you in the study of this revelation, tomorrow, when the spokesman will be silent, your spirit will begin to prepare to receive directly from the Father the continuation of his divine lessons. </w:t>
      </w:r>
    </w:p>
    <w:p w14:paraId="0A6AA751" w14:textId="77777777" w:rsidR="00F50769" w:rsidRDefault="00F50769" w:rsidP="00F50769">
      <w:r>
        <w:t xml:space="preserve">53. It is my will that when the Seventh Seal is loosed, spirit-to-spirit communication will be practiced by humanity, so that it may be in communion with its Lord. </w:t>
      </w:r>
    </w:p>
    <w:p w14:paraId="38A18A98" w14:textId="77777777" w:rsidR="00F50769" w:rsidRDefault="00F50769" w:rsidP="00F50769">
      <w:r>
        <w:t xml:space="preserve">54. Meditate on these lessons, disciples, and you will sense the greatness of this revelation. </w:t>
      </w:r>
    </w:p>
    <w:p w14:paraId="284EBD97" w14:textId="77777777" w:rsidR="00F50769" w:rsidRDefault="00F50769" w:rsidP="00F50769">
      <w:r>
        <w:t xml:space="preserve">55. Welcome be the people who come to receive their Lord. He is welcome because he has been able to understand that he is in the time of the fulfillment of the prophecies and promises that I once made to humanity. </w:t>
      </w:r>
    </w:p>
    <w:p w14:paraId="6FCC118F" w14:textId="77777777" w:rsidR="00F50769" w:rsidRDefault="00F50769" w:rsidP="00F50769">
      <w:r>
        <w:t xml:space="preserve">56. My new manifestation has surprised the world without peace; today nations are destroyed without wanting to understand that you are all brothers. </w:t>
      </w:r>
    </w:p>
    <w:p w14:paraId="02CA94A3" w14:textId="77777777" w:rsidR="00F50769" w:rsidRDefault="00F50769" w:rsidP="00F50769">
      <w:r>
        <w:t xml:space="preserve">57. The fervent Christians of those times, when they learned that their Lord would return to the world in a time of wars and hatreds, could not understand how, after passing from mouth to mouth and heart to heart that sublime Doctrine, men could not come to love one another.  </w:t>
      </w:r>
    </w:p>
    <w:p w14:paraId="30B4E418" w14:textId="77777777" w:rsidR="00F50769" w:rsidRDefault="00F50769" w:rsidP="00F50769">
      <w:r>
        <w:lastRenderedPageBreak/>
        <w:t xml:space="preserve">58. Ah, if they had known that the peoples who were Christians were going to </w:t>
      </w:r>
      <w:proofErr w:type="gramStart"/>
      <w:r>
        <w:t>rise up against</w:t>
      </w:r>
      <w:proofErr w:type="gramEnd"/>
      <w:r>
        <w:t xml:space="preserve"> one another to destroy one another; and that the hearts of men were to become an immense tomb </w:t>
      </w:r>
    </w:p>
    <w:p w14:paraId="269F2D03" w14:textId="77777777" w:rsidR="00F50769" w:rsidRDefault="00F50769" w:rsidP="00F50769">
      <w:r>
        <w:t xml:space="preserve">where all the virtues that my doctrine taught them would be buried! It is humanity like a spirit surrounded by darkness, rottenness, and loneliness, like the dead man in his grave; but my voice comes to awaken in his tomb that dead man to truth, to love, to light. My voice, resounding in his spirit, is saying to him: do not sleep, this is the third day, in which you must rise, the Third Time destined to the spirit for its restitution and elevation, with which he will leave all debt settled and his mission on Earth concluded. </w:t>
      </w:r>
    </w:p>
    <w:p w14:paraId="438E90B9" w14:textId="77777777" w:rsidR="00F50769" w:rsidRDefault="00F50769" w:rsidP="00F50769">
      <w:r>
        <w:t xml:space="preserve">59. I have seen that your religions do not have the necessary strength to contain so much evil or enough light to illuminate your reason, and that is that they have distanced themselves from the essence of my Doctrine, which is </w:t>
      </w:r>
      <w:proofErr w:type="gramStart"/>
      <w:r>
        <w:t>first of all</w:t>
      </w:r>
      <w:proofErr w:type="gramEnd"/>
      <w:r>
        <w:t xml:space="preserve"> for the spirit. </w:t>
      </w:r>
    </w:p>
    <w:p w14:paraId="4F52F1BB" w14:textId="77777777" w:rsidR="00F50769" w:rsidRDefault="00F50769" w:rsidP="00F50769">
      <w:r>
        <w:t xml:space="preserve">60. For many men, Jesus is the character of a beautiful and ancient legend; whose examples cannot be imitated and put into practice in these times of materialism; to what I tell you; that the word and works of Jesus have not passed away and will never pass, because they do not belong to an age or a nation, since the essence of his Work in the world was love and humility, and his teachings, which humanity needs for its spiritual advancement. </w:t>
      </w:r>
    </w:p>
    <w:p w14:paraId="3C107BAF" w14:textId="77777777" w:rsidR="00F50769" w:rsidRDefault="00F50769" w:rsidP="00F50769">
      <w:r>
        <w:t xml:space="preserve">61. When those who die to love rise to true life, you will see my name and my word rise again in the world, and you will hear many lips say: Christ is risen from the dead! but then, I will tell you that I have always been present and that I have never died, being the spiritual estrangement of humanity that did not allow it to feel me. </w:t>
      </w:r>
    </w:p>
    <w:p w14:paraId="5F65BFDD" w14:textId="77777777" w:rsidR="00F50769" w:rsidRDefault="00F50769" w:rsidP="00F50769">
      <w:r>
        <w:t xml:space="preserve">62. Disciples: Today I find fatigue in your body and restlessness in your spirit; it is that your brothers wound you because you have embraced this cross. But you seek my word and in it you find peace and consolation.  </w:t>
      </w:r>
    </w:p>
    <w:p w14:paraId="5D7E7293" w14:textId="77777777" w:rsidR="00F50769" w:rsidRDefault="00F50769" w:rsidP="00F50769">
      <w:r>
        <w:t xml:space="preserve">63. In the First Era, the people prayed in the desert that manna would be sent to them, today you raise your spirit to listen to the voice of the Lord, who is sustenance and eternal life. </w:t>
      </w:r>
    </w:p>
    <w:p w14:paraId="56FE63D1" w14:textId="77777777" w:rsidR="00F50769" w:rsidRDefault="00F50769" w:rsidP="00F50769">
      <w:r>
        <w:t xml:space="preserve">64. Many </w:t>
      </w:r>
      <w:proofErr w:type="gramStart"/>
      <w:r>
        <w:t>times</w:t>
      </w:r>
      <w:proofErr w:type="gramEnd"/>
      <w:r>
        <w:t xml:space="preserve"> you have wished that this word would be heard throughout the world, to which the Master says to you: Only a small portion will hear me through human understanding, but later all will receive this message. My light is poured out in every spirit and in every flesh, or in other words, the Earth is prepared for the seed to penetrate and bear fruit in it. </w:t>
      </w:r>
    </w:p>
    <w:p w14:paraId="784830C6" w14:textId="77777777" w:rsidR="00F50769" w:rsidRDefault="00F50769" w:rsidP="00F50769">
      <w:r>
        <w:lastRenderedPageBreak/>
        <w:t xml:space="preserve">65. Only those who remain inveterate in sin will not feel My presence, but I will make the world understand that I came for all and that I will show Myself to all. </w:t>
      </w:r>
    </w:p>
    <w:p w14:paraId="048412B2" w14:textId="77777777" w:rsidR="00F50769" w:rsidRDefault="00F50769" w:rsidP="00F50769">
      <w:r>
        <w:t xml:space="preserve">66. The light of a new day has risen on the </w:t>
      </w:r>
      <w:proofErr w:type="gramStart"/>
      <w:r>
        <w:t>horizon</w:t>
      </w:r>
      <w:proofErr w:type="gramEnd"/>
      <w:r>
        <w:t xml:space="preserve"> and a book has opened before your eyes. My spiritual Doctrine will fight to dispel the shadows, and in the end its truth will prevail.  </w:t>
      </w:r>
    </w:p>
    <w:p w14:paraId="59CDE664" w14:textId="77777777" w:rsidR="00F50769" w:rsidRDefault="00F50769" w:rsidP="00F50769">
      <w:r>
        <w:t xml:space="preserve">67. You will not be heralds of the gifts I have entrusted to you, nor of the grace you have had in listening to me, your works will be those that speak testifying to the lessons of love that you have received. </w:t>
      </w:r>
    </w:p>
    <w:p w14:paraId="4B0C7F37" w14:textId="77777777" w:rsidR="00F50769" w:rsidRDefault="00F50769" w:rsidP="00F50769">
      <w:r>
        <w:t xml:space="preserve">68. Men will put you to the test, but then you will entrust yourselves to My will full of faith, and I will make you come forward. </w:t>
      </w:r>
    </w:p>
    <w:p w14:paraId="3979489B" w14:textId="77777777" w:rsidR="00F50769" w:rsidRDefault="00F50769" w:rsidP="00F50769">
      <w:r>
        <w:t xml:space="preserve">69. They will bring before you the incurably sick person so that you may heal him, they will call you to the dying so that you may bring him back to life, and they will present to you the one who has lost his reason or the possessed, so that you may give light to his spirit and freedom to his understanding. </w:t>
      </w:r>
    </w:p>
    <w:p w14:paraId="7CE34429" w14:textId="77777777" w:rsidR="00F50769" w:rsidRDefault="00F50769" w:rsidP="00F50769">
      <w:r>
        <w:t xml:space="preserve">70. Do not be afraid of trials, put faith in them, be humble before your brothers and sisters, and I will do the rest. I will show men that I have indeed given you power, they will be amazed and many will be converted, but those who thought to harm you will be overcome by your charity. </w:t>
      </w:r>
    </w:p>
    <w:p w14:paraId="35BAE1A4" w14:textId="77777777" w:rsidR="00F50769" w:rsidRDefault="00F50769" w:rsidP="00F50769">
      <w:r>
        <w:t xml:space="preserve">71. The time for struggle and true spirituality has come. From the temples, churches and synagogues, will come those who, given over to external cults, awaken from their sleep and seek the lands of the Lord, where work, sowing and struggle are. </w:t>
      </w:r>
    </w:p>
    <w:p w14:paraId="5D6F1716" w14:textId="77777777" w:rsidR="00F50769" w:rsidRDefault="00F50769" w:rsidP="00F50769">
      <w:r>
        <w:t xml:space="preserve">72. Strip yourselves of excessive love for your body and have charity for your spirit, helping it to purify and elevate itself; When you have achieved this, you will see how strong you will be in spirit and body. </w:t>
      </w:r>
    </w:p>
    <w:p w14:paraId="09D57DEA" w14:textId="77777777" w:rsidR="00F50769" w:rsidRDefault="00F50769" w:rsidP="00F50769">
      <w:r>
        <w:t xml:space="preserve">73. Think that if the spirit is sick, how can there be peace in the heart? and if there are regrets in the spirit, could I enjoy peace? </w:t>
      </w:r>
    </w:p>
    <w:p w14:paraId="5E4C2218" w14:textId="77777777" w:rsidR="00F50769" w:rsidRDefault="00F50769" w:rsidP="00F50769">
      <w:r>
        <w:t xml:space="preserve">74. Prepare yourselves, for verily I say unto you that there are already many who are waiting for the Holy Spirit, the scriptures and prophecies are searched and studied by men, and in them they find that the events of this time are indications that the signs which I gave for my coming are being fulfilled. However, most of humanity is still asleep; if all the peoples were waiting for me </w:t>
      </w:r>
      <w:r>
        <w:lastRenderedPageBreak/>
        <w:t xml:space="preserve">and had interpreted the prophecies well, they would have already risen after the star that would reveal to them the communication from spirit to Spirit. </w:t>
      </w:r>
    </w:p>
    <w:p w14:paraId="29C4D361" w14:textId="77777777" w:rsidR="00F50769" w:rsidRDefault="00F50769" w:rsidP="00F50769">
      <w:r>
        <w:t xml:space="preserve">75. You who listen to my word have been judges of these through whom I communicate, but to him who has been most severe and unjust, I have called him and given him the same gift so that, when he finds himself also before judges and unbelievers, he may realize the delicate and grave mission that weighs on a spokesman. </w:t>
      </w:r>
    </w:p>
    <w:p w14:paraId="7EEDEFD9" w14:textId="77777777" w:rsidR="00F50769" w:rsidRDefault="00F50769" w:rsidP="00F50769">
      <w:r>
        <w:t xml:space="preserve">76. Go forward, disciples, do not wait for the last to come to teach you what faith, obedience and zeal are in My Work, because you </w:t>
      </w:r>
    </w:p>
    <w:p w14:paraId="09176035" w14:textId="77777777" w:rsidR="00F50769" w:rsidRDefault="00F50769" w:rsidP="00F50769">
      <w:r>
        <w:t xml:space="preserve">You are obliged to wait for them with the doors open, the house prepared and the table served. </w:t>
      </w:r>
    </w:p>
    <w:p w14:paraId="60D274D8" w14:textId="77777777" w:rsidR="00F50769" w:rsidRDefault="00F50769" w:rsidP="00F50769">
      <w:r>
        <w:t xml:space="preserve">77. I receive all those who come after my word, as well as those who prepare themselves from an early hour, distancing their spirit from the superfluous, and those who come to listen to me only out of habit, who do you think will make the best use of my teaching? Who do you think will be the strong ones when the hour comes for my departure, when I cease to communicate with you by this means? It is natural that they should be the ones who are truly preparing to receive my lessons. Then, listening to Me with your spirit, clearing your mind and softening your heart, you will feel how My Word penetrates to the depths of your being and fills you with noble feelings. </w:t>
      </w:r>
    </w:p>
    <w:p w14:paraId="04D96707" w14:textId="77777777" w:rsidR="00F50769" w:rsidRDefault="00F50769" w:rsidP="00F50769">
      <w:r>
        <w:t xml:space="preserve">78. There are those who, being distant from this word, are closer to my presence than many who occupy a place close to this manifestation, and that is that the Master's chair descends to spirit and not to matter. O spirits contaminated with the passions of the world, if you knew that </w:t>
      </w:r>
      <w:proofErr w:type="gramStart"/>
      <w:r>
        <w:t>at the moment</w:t>
      </w:r>
      <w:proofErr w:type="gramEnd"/>
      <w:r>
        <w:t xml:space="preserve"> when you are listening to this word, I am offering you in it a boat to save you and a net to rescue your brothers and sisters who are in danger! </w:t>
      </w:r>
    </w:p>
    <w:p w14:paraId="235221E1" w14:textId="77777777" w:rsidR="00F50769" w:rsidRDefault="00F50769" w:rsidP="00F50769">
      <w:r>
        <w:t xml:space="preserve">79. I am already among you as I have told you, I have already arrived, and there will not be a day when I will not show you my presence and my righteousness in many forms. </w:t>
      </w:r>
    </w:p>
    <w:p w14:paraId="20EA8045" w14:textId="77777777" w:rsidR="00F50769" w:rsidRDefault="00F50769" w:rsidP="00F50769">
      <w:r>
        <w:t xml:space="preserve">80. The time when men have taken free will to use it for pleasures, base passions, hatreds, and revenges, is coming to an end. My justice is closing the paths of sin and opening instead the path of reconciliation and regeneration, so that they may find the path of peace that they have sought in vain by other means. </w:t>
      </w:r>
    </w:p>
    <w:p w14:paraId="5F478E23" w14:textId="77777777" w:rsidR="00F50769" w:rsidRDefault="00F50769" w:rsidP="00F50769">
      <w:r>
        <w:t xml:space="preserve">81. Brothers and sisters, you call one another, but only on rare occasions have you known how to be so! That is why I have told you this day to prepare yourselves to receive my word, because in </w:t>
      </w:r>
      <w:r>
        <w:lastRenderedPageBreak/>
        <w:t xml:space="preserve">it you will hear my tender and loving voice that will make you feel true brothers and sisters in God.  </w:t>
      </w:r>
    </w:p>
    <w:p w14:paraId="5724C1F6" w14:textId="77777777" w:rsidR="00F50769" w:rsidRDefault="00F50769" w:rsidP="00F50769">
      <w:r>
        <w:t xml:space="preserve"> </w:t>
      </w:r>
    </w:p>
    <w:p w14:paraId="3831CDC3" w14:textId="77777777" w:rsidR="00F50769" w:rsidRDefault="00F50769" w:rsidP="00F50769">
      <w:r>
        <w:t xml:space="preserve">MY PEACE BE WITH YOU! </w:t>
      </w:r>
    </w:p>
    <w:p w14:paraId="69AF920C" w14:textId="77777777" w:rsidR="00F50769" w:rsidRDefault="00F50769" w:rsidP="00F50769">
      <w:r>
        <w:t xml:space="preserve"> </w:t>
      </w:r>
    </w:p>
    <w:p w14:paraId="0F82B8E5" w14:textId="77777777" w:rsidR="00F50769" w:rsidRDefault="00F50769" w:rsidP="00F50769">
      <w:r>
        <w:t xml:space="preserve"> </w:t>
      </w:r>
    </w:p>
    <w:p w14:paraId="24FBD733" w14:textId="77777777" w:rsidR="00F50769" w:rsidRDefault="00F50769" w:rsidP="00F50769">
      <w:r>
        <w:t xml:space="preserve">EDUCATION N° 92 </w:t>
      </w:r>
    </w:p>
    <w:p w14:paraId="6C7B873B" w14:textId="77777777" w:rsidR="00F50769" w:rsidRDefault="00F50769" w:rsidP="00F50769">
      <w:r>
        <w:t xml:space="preserve"> </w:t>
      </w:r>
    </w:p>
    <w:p w14:paraId="59FFDC1E" w14:textId="77777777" w:rsidR="00F50769" w:rsidRDefault="00F50769" w:rsidP="00F50769">
      <w:r>
        <w:t xml:space="preserve">1. To you is a feast day when you listen to my word. Those of you who have faith rejoice, and you who have doubts torment yourselves, because you would like to see me as a man, that you may be </w:t>
      </w:r>
      <w:proofErr w:type="gramStart"/>
      <w:r>
        <w:t>absolutely certain</w:t>
      </w:r>
      <w:proofErr w:type="gramEnd"/>
      <w:r>
        <w:t xml:space="preserve"> of my presence. </w:t>
      </w:r>
    </w:p>
    <w:p w14:paraId="47AC4423" w14:textId="77777777" w:rsidR="00F50769" w:rsidRDefault="00F50769" w:rsidP="00F50769">
      <w:r>
        <w:t xml:space="preserve">2. Do not be afraid, says the Master, because even if you do not see me or touch me, you will come to believe. My word, while persuading, sensitizes all the spiritual fibers of your being and you will come to feel the spiritual manifestations next to you, when peace knocks at your doors or love approaches your heart, when death is around or temptation lurks. The best inheritance that I will leave you will be this Doctrine because he who knows how to interpret and practice it as it requires, will achieve the supreme peace of mind; but whoever alters it in interpretation or in practice will weep with great bitterness; but they will not be able to blame Me because their conscience will tell them that this pain is proof that they have been outside the Law. </w:t>
      </w:r>
    </w:p>
    <w:p w14:paraId="36BED95E" w14:textId="77777777" w:rsidR="00F50769" w:rsidRDefault="00F50769" w:rsidP="00F50769">
      <w:r>
        <w:t xml:space="preserve">3. On Earth too, your parents inherit you with teachings and advice, and those who obey and respect them invariably reap good fruits on the path of their lives. But those who ignore and forget his words, giving more value to the material goods they receive as part of their inheritance than to the lessons of love they received, are exposed to fall and vicissitudes. Ask yourselves: Is it right that those children who have been missing, when they feel the rigors and sufferings that are the consequence of their disobedience, say that it is their </w:t>
      </w:r>
      <w:proofErr w:type="gramStart"/>
      <w:r>
        <w:t>Father</w:t>
      </w:r>
      <w:proofErr w:type="gramEnd"/>
      <w:r>
        <w:t xml:space="preserve"> who has punished them? No, my children, it is your deeds that always bring you a reward or a punishment. </w:t>
      </w:r>
    </w:p>
    <w:p w14:paraId="52A5BF24" w14:textId="77777777" w:rsidR="00F50769" w:rsidRDefault="00F50769" w:rsidP="00F50769">
      <w:r>
        <w:t xml:space="preserve">4. Beloved disciples, I am giving you my lesson in love. </w:t>
      </w:r>
      <w:proofErr w:type="gramStart"/>
      <w:r>
        <w:t>In the midst of</w:t>
      </w:r>
      <w:proofErr w:type="gramEnd"/>
      <w:r>
        <w:t xml:space="preserve"> this humility in which my manifestations take place, there is my sanctuary, that spiritual temple where rites are not </w:t>
      </w:r>
      <w:r>
        <w:lastRenderedPageBreak/>
        <w:t xml:space="preserve">celebrated, nor are you dazzled by the false splendor of the liturgies; where you hear only a voice that is sometimes sweet and consoling, sometimes profoundly wise and sometimes severe and just.  </w:t>
      </w:r>
    </w:p>
    <w:p w14:paraId="3BA2B9AC" w14:textId="77777777" w:rsidR="00F50769" w:rsidRDefault="00F50769" w:rsidP="00F50769">
      <w:r>
        <w:t xml:space="preserve">5. That is the reason why you never tire of listening to it and are always captivated by it, because although my lessons bear an outward resemblance to each other, you have come to discover that they are different in their meaning and lead you progressively to the spiritual knowledge of my truth. </w:t>
      </w:r>
    </w:p>
    <w:p w14:paraId="6CB9BD0B" w14:textId="77777777" w:rsidR="00F50769" w:rsidRDefault="00F50769" w:rsidP="00F50769">
      <w:r>
        <w:t xml:space="preserve">6. From various parts of the earth you come to listen to me, and I call you representatives. If you are a father or a mother, I receive you as representatives of the home, if you are a child, I receive you as a representative of the family; those who come from a region, I take as representatives of it, and if you come from a distant country, I appoint you representative of your nation. For Me, you are all My children, </w:t>
      </w:r>
      <w:proofErr w:type="gramStart"/>
      <w:r>
        <w:t>My</w:t>
      </w:r>
      <w:proofErr w:type="gramEnd"/>
      <w:r>
        <w:t xml:space="preserve"> beloved disciples whom I teach without distinction. </w:t>
      </w:r>
    </w:p>
    <w:p w14:paraId="2C964CBA" w14:textId="77777777" w:rsidR="00F50769" w:rsidRDefault="00F50769" w:rsidP="00F50769">
      <w:r>
        <w:t xml:space="preserve">7. To those who doubt my word I say to hope, to keep doubt in your heart and close your lips, but to open your ears, your understanding and your heart, for it is a time of surprises and surprises. </w:t>
      </w:r>
    </w:p>
    <w:p w14:paraId="1D0A4D78" w14:textId="77777777" w:rsidR="00F50769" w:rsidRDefault="00F50769" w:rsidP="00F50769">
      <w:r>
        <w:t xml:space="preserve">wonders that only those who are prepared can witness and confirm.  </w:t>
      </w:r>
    </w:p>
    <w:p w14:paraId="2F4ABC87" w14:textId="77777777" w:rsidR="00F50769" w:rsidRDefault="00F50769" w:rsidP="00F50769">
      <w:r>
        <w:t xml:space="preserve">8. The final battle is already being </w:t>
      </w:r>
      <w:proofErr w:type="gramStart"/>
      <w:r>
        <w:t>fought</w:t>
      </w:r>
      <w:proofErr w:type="gramEnd"/>
      <w:r>
        <w:t xml:space="preserve"> and it is necessary that you have weapons to fight and shield to defend yourselves; but since this judgment is not as the world has expected it, it has not realized that it is already within it. Whoever has awakened, if he has charity for his brethren, let him raise the alarm and testify to the good news among mankind. I see among this people many who, being able to speak to bear witness, remain silent, while others who, without having understood my teaching, are tireless in speaking of it without knowing its meaning and significance, and for this reason often fall into prevarication. To these I say that first study and prepare yourselves so that there is no cause for anyone to be confused or misjudge my Work. </w:t>
      </w:r>
    </w:p>
    <w:p w14:paraId="612F48E7" w14:textId="77777777" w:rsidR="00F50769" w:rsidRDefault="00F50769" w:rsidP="00F50769">
      <w:r>
        <w:t xml:space="preserve">9. And I warn </w:t>
      </w:r>
      <w:proofErr w:type="gramStart"/>
      <w:r>
        <w:t>you,</w:t>
      </w:r>
      <w:proofErr w:type="gramEnd"/>
      <w:r>
        <w:t xml:space="preserve"> he cannot be called my disciple who takes my word as a sword to smite his brother, or as a scepter to humble him. Just as he who exalts himself when speaking of this Doctrine and loses his calm, because he will not raise up any seed of faith. </w:t>
      </w:r>
    </w:p>
    <w:p w14:paraId="6E0CB928" w14:textId="77777777" w:rsidR="00F50769" w:rsidRDefault="00F50769" w:rsidP="00F50769">
      <w:r>
        <w:lastRenderedPageBreak/>
        <w:t xml:space="preserve">10. A prepared disciple will be one who, when he is attacked in his faith, in the most sacred of his beliefs, knows how to remain serene, because he will be like a lighthouse </w:t>
      </w:r>
      <w:proofErr w:type="gramStart"/>
      <w:r>
        <w:t>in the midst of</w:t>
      </w:r>
      <w:proofErr w:type="gramEnd"/>
      <w:r>
        <w:t xml:space="preserve"> a storm. </w:t>
      </w:r>
    </w:p>
    <w:p w14:paraId="79281B4E" w14:textId="77777777" w:rsidR="00F50769" w:rsidRDefault="00F50769" w:rsidP="00F50769">
      <w:r>
        <w:t xml:space="preserve">11. Listen to me tirelessly, so that your faith may grow and you may satisfy the longing for the elevation of your spirit. </w:t>
      </w:r>
    </w:p>
    <w:p w14:paraId="12AC6F35" w14:textId="77777777" w:rsidR="00F50769" w:rsidRDefault="00F50769" w:rsidP="00F50769">
      <w:r>
        <w:t xml:space="preserve">12. The lesson that I gave you in the Second Time, a lesson that many have not understood and others have forgotten, in this time I will make it understood by all and that it will also be fulfilled through my new teachings.  </w:t>
      </w:r>
    </w:p>
    <w:p w14:paraId="7C32FF12" w14:textId="77777777" w:rsidR="00F50769" w:rsidRDefault="00F50769" w:rsidP="00F50769">
      <w:r>
        <w:t xml:space="preserve">13. You, who have received these revelations, are the ones who are appointed to announce to humanity my new manifestation through human understanding. Who do you want to bear witness, if not you? If you expect the princes or ministers of religions to bring this good news to humanity, you are mistaken; for truly I say to you, even if they looked at me, they would not open their lips to say to mankind, Behold Christ, go unto him! Disciples, it will not be they who proclaim me or open new paths for the men of this time. On the other hand, </w:t>
      </w:r>
      <w:proofErr w:type="gramStart"/>
      <w:r>
        <w:t>My</w:t>
      </w:r>
      <w:proofErr w:type="gramEnd"/>
      <w:r>
        <w:t xml:space="preserve"> word prepares you without ceasing, so that you may speak faithfully of what you have seen and heard of Me, and above all so that you may confirm it with your worship and your works of love towards your brothers and sisters. </w:t>
      </w:r>
    </w:p>
    <w:p w14:paraId="4B7045EE" w14:textId="77777777" w:rsidR="00F50769" w:rsidRDefault="00F50769" w:rsidP="00F50769">
      <w:r>
        <w:t xml:space="preserve">14. Let my word fill you with strength, so that you may not be weak in trials, remember that the path of virtue is sometimes strewn with thorns and temptations. </w:t>
      </w:r>
    </w:p>
    <w:p w14:paraId="2D37A6FC" w14:textId="77777777" w:rsidR="00F50769" w:rsidRDefault="00F50769" w:rsidP="00F50769">
      <w:r>
        <w:t xml:space="preserve">15. Understand how delicate this Work is, beloved disciples, and all that you </w:t>
      </w:r>
      <w:proofErr w:type="gramStart"/>
      <w:r>
        <w:t>have to</w:t>
      </w:r>
      <w:proofErr w:type="gramEnd"/>
      <w:r>
        <w:t xml:space="preserve"> analyze and watch over so as not to fall into errors or sow division among your brothers and sisters. </w:t>
      </w:r>
    </w:p>
    <w:p w14:paraId="4B0DDE20" w14:textId="77777777" w:rsidR="00F50769" w:rsidRDefault="00F50769" w:rsidP="00F50769">
      <w:r>
        <w:t xml:space="preserve">16. Keep my word and you will be strong, for I have come to build temples that will withstand the strongest gales.  </w:t>
      </w:r>
    </w:p>
    <w:p w14:paraId="6E0F3D86" w14:textId="77777777" w:rsidR="00F50769" w:rsidRDefault="00F50769" w:rsidP="00F50769">
      <w:r>
        <w:t xml:space="preserve">17. Let no one tell me that he feels fatigued to undertake this journey, because it will not be the spirit that speaks thus, but matter. I tell you that it is enough for you to detach yourself a little from the material world in which you live so that you feel free from tiresome burdens. The high spirit does not experience </w:t>
      </w:r>
      <w:proofErr w:type="gramStart"/>
      <w:r>
        <w:t>tiredness,</w:t>
      </w:r>
      <w:proofErr w:type="gramEnd"/>
      <w:r>
        <w:t xml:space="preserve"> it is the body that fatigues itself in the material struggle. This spiritual mission, carried out with love, does not overwhelm or tire, but rather lightens the sorrows of your life and strengthens the body and spirit. </w:t>
      </w:r>
    </w:p>
    <w:p w14:paraId="59B83DF5" w14:textId="77777777" w:rsidR="00F50769" w:rsidRDefault="00F50769" w:rsidP="00F50769">
      <w:r>
        <w:lastRenderedPageBreak/>
        <w:t xml:space="preserve">18. I must tell you, disciples, that he who feels love for his fellow men does not experience weariness. Do you think that if I did not love you as I love you, I would have accepted the judgment and sacrifice to which you subjected Me at that time? But my love for humanity gave strength to Jesus and in him I carried out my redemptive work. Understand that according to your love for your fellow men, so will be the strength with which you will be able to bear their offenses and the weariness that your mission makes you experience. </w:t>
      </w:r>
    </w:p>
    <w:p w14:paraId="0C2DB8A6" w14:textId="77777777" w:rsidR="00F50769" w:rsidRDefault="00F50769" w:rsidP="00F50769">
      <w:r>
        <w:t xml:space="preserve">19. Pray, strengthen yourselves in goodness, that you may erase your imperfections and feel more worthy of my love every day. </w:t>
      </w:r>
    </w:p>
    <w:p w14:paraId="51116736" w14:textId="77777777" w:rsidR="00F50769" w:rsidRDefault="00F50769" w:rsidP="00F50769">
      <w:r>
        <w:t xml:space="preserve">20. In this blessed hour, my divine ray has touched the minds of my spokesmen in the various rooms consecrated to this communication, and that light has been transformed into the word of life for the spirit of my people. This manifestation is </w:t>
      </w:r>
      <w:proofErr w:type="gramStart"/>
      <w:r>
        <w:t>similar to</w:t>
      </w:r>
      <w:proofErr w:type="gramEnd"/>
      <w:r>
        <w:t xml:space="preserve"> that in which manna descended upon the hungry people and fed them in the days of scarcity in the wilderness. Let no one be afraid to be alone, for you have seen that in all ages I have given you proof of my presence. </w:t>
      </w:r>
    </w:p>
    <w:p w14:paraId="23B15138" w14:textId="77777777" w:rsidR="00F50769" w:rsidRDefault="00F50769" w:rsidP="00F50769">
      <w:r>
        <w:t xml:space="preserve">21. Do you not feel how my charity is gradually separating you from all that is superfluous and harmful? It is that I am pleased that you purify yourselves in the spring of pure waters that My teachings offer you, so that cleansed, you may be worthy of My revelations. </w:t>
      </w:r>
    </w:p>
    <w:p w14:paraId="64859993" w14:textId="77777777" w:rsidR="00F50769" w:rsidRDefault="00F50769" w:rsidP="00F50769">
      <w:r>
        <w:t xml:space="preserve">22. Hear disciples: The time foretold, in which My Spirit would be poured out on every spirit and on every flesh, in which mankind would have spiritual visions and symbolic and prophetic dreams, is this. Observe how spiritual gifts are felt among the people of different peoples. But among all there is one, ignored and humble, in whom the spiritual manifestations have become clear, precise and just. In him I have come to make my voice as a Master heard, revealing to him the purpose of these gifts, pointing out to him the sure path for the fulfilment of his mission. </w:t>
      </w:r>
    </w:p>
    <w:p w14:paraId="74617A22" w14:textId="77777777" w:rsidR="00F50769" w:rsidRDefault="00F50769" w:rsidP="00F50769">
      <w:r>
        <w:t xml:space="preserve">23. This is my people, upon whom my revelations will descend, the successor of that ancient people who were called Israel in the early days and who are now rising again in the world, carrying in their spirit the mission of making my truth known to humanity. </w:t>
      </w:r>
    </w:p>
    <w:p w14:paraId="5A977378" w14:textId="77777777" w:rsidR="00F50769" w:rsidRDefault="00F50769" w:rsidP="00F50769">
      <w:r>
        <w:t xml:space="preserve">24. This people hears My voice </w:t>
      </w:r>
      <w:proofErr w:type="gramStart"/>
      <w:r>
        <w:t>at this time</w:t>
      </w:r>
      <w:proofErr w:type="gramEnd"/>
      <w:r>
        <w:t xml:space="preserve"> and feeds on Me, as the branch of the eternal vine. Each of His children must give to the world the fruits of the tree from which they took life. My word, as the watering of the purest waters, will fertilize and prepare them so that they will never </w:t>
      </w:r>
      <w:r>
        <w:lastRenderedPageBreak/>
        <w:t xml:space="preserve">receive the watering of polluted waters, because then the taste and sap of the spiritual fruit of this people would no longer be that of the divine tree. </w:t>
      </w:r>
    </w:p>
    <w:p w14:paraId="7F35ABDD" w14:textId="77777777" w:rsidR="00F50769" w:rsidRDefault="00F50769" w:rsidP="00F50769">
      <w:r>
        <w:t xml:space="preserve">25. In these times of materialism, my lessons of love have been forgotten because of the darkness that envelops humanity; but I tell you to seek them in your spirit, from where they cannot be erased, because there all your gifts remain latent like an inextinguishable lamp that illuminates the path you must follow until you reach the reward I have promised you. </w:t>
      </w:r>
    </w:p>
    <w:p w14:paraId="490F455B" w14:textId="77777777" w:rsidR="00F50769" w:rsidRDefault="00F50769" w:rsidP="00F50769">
      <w:r>
        <w:t xml:space="preserve">26. I have come to gather my people to pour out my wisdom on them. Only I can discover those who are to serve Me. In three ages I have sought disciples to teach them my lesson and to prepare them as my emissaries; In each of these ages I have manifested myself in a different way and my presence has surprised men, because they have not been able to prepare themselves to listen to me, even knowing that the time has come for these events to take place. And when I have stood before them, they have not recognized me, even though my word has offered them the same essence, because the purpose of my teachings has been the same in all times. I tell you that however I manifest myself to you, you will be able to recognize me, for I always show </w:t>
      </w:r>
      <w:proofErr w:type="gramStart"/>
      <w:r>
        <w:t>you</w:t>
      </w:r>
      <w:proofErr w:type="gramEnd"/>
      <w:r>
        <w:t xml:space="preserve"> my love. The ways in which I have made myself present to humanity have not been a disguise to hide me from their gaze, but a means of limiting myself </w:t>
      </w:r>
      <w:proofErr w:type="gramStart"/>
      <w:r>
        <w:t>in order to</w:t>
      </w:r>
      <w:proofErr w:type="gramEnd"/>
      <w:r>
        <w:t xml:space="preserve"> be understood, to test their faith and to give them confidence in Me. </w:t>
      </w:r>
    </w:p>
    <w:p w14:paraId="69E48880" w14:textId="77777777" w:rsidR="00F50769" w:rsidRDefault="00F50769" w:rsidP="00F50769">
      <w:r>
        <w:t xml:space="preserve">27. You who are not sure of this communication, keep silent until conviction reaches you. </w:t>
      </w:r>
    </w:p>
    <w:p w14:paraId="7F558B89" w14:textId="77777777" w:rsidR="00F50769" w:rsidRDefault="00F50769" w:rsidP="00F50769">
      <w:r>
        <w:t xml:space="preserve">28. Many of your doubts have arisen from the fact that you see imperfect beings in these spokesmen, and this makes you wonder whether it is possible for the Divine Spirit to speak to you through this means. But I ask you, </w:t>
      </w:r>
      <w:proofErr w:type="gramStart"/>
      <w:r>
        <w:t>Where</w:t>
      </w:r>
      <w:proofErr w:type="gramEnd"/>
      <w:r>
        <w:t xml:space="preserve"> are the pure in heart and the righteous to manifest Me in them? I do not find them on earth, nor among the elderly, nor among maidens, nor even in children, much less among philosophers or men of science, nor in the ministers of the various religions. So, I have looked among the humble for those who, in addition to having virgin minds, have enough spiritual evolution and they have served me with true love. </w:t>
      </w:r>
    </w:p>
    <w:p w14:paraId="0FD6FC56" w14:textId="77777777" w:rsidR="00F50769" w:rsidRDefault="00F50769" w:rsidP="00F50769">
      <w:r>
        <w:t xml:space="preserve">29. If I make you hear my word through human lips without allowing me to look, it is to give you an opportunity to make merits and repeat that phrase I gave you in the Second Time when I said to you: Blessed are those who have not seen but have believed. </w:t>
      </w:r>
    </w:p>
    <w:p w14:paraId="459B2291" w14:textId="77777777" w:rsidR="00F50769" w:rsidRDefault="00F50769" w:rsidP="00F50769">
      <w:r>
        <w:lastRenderedPageBreak/>
        <w:t xml:space="preserve">30. When these times of My communication have passed, you will understand that I sought you as the </w:t>
      </w:r>
      <w:proofErr w:type="gramStart"/>
      <w:r>
        <w:t>most worthy</w:t>
      </w:r>
      <w:proofErr w:type="gramEnd"/>
      <w:r>
        <w:t xml:space="preserve"> means, because you are My children, to express through your understanding my love and my longing to raise you to Me.  </w:t>
      </w:r>
    </w:p>
    <w:p w14:paraId="6B89FEC6" w14:textId="77777777" w:rsidR="00F50769" w:rsidRDefault="00F50769" w:rsidP="00F50769">
      <w:r>
        <w:t xml:space="preserve">31. Do not doubt the value that you represent to Me. My love has tasted you from the moment I sent you to the Paradise of my Creation. There I have given you all that you need for your recreation and subsistence, but also for your spiritual elevation. In that pleasant garden you can know and love your Creator, discovering in your own spirit the gifts and attributes of the One who has given you existence. </w:t>
      </w:r>
    </w:p>
    <w:p w14:paraId="27FFD390" w14:textId="77777777" w:rsidR="00F50769" w:rsidRDefault="00F50769" w:rsidP="00F50769">
      <w:r>
        <w:t xml:space="preserve">32. Man on earth is a prince to whom my love and justice gave that title, and the command he received from the beginning was to rule over the earth. </w:t>
      </w:r>
    </w:p>
    <w:p w14:paraId="1C6408DE" w14:textId="77777777" w:rsidR="00F50769" w:rsidRDefault="00F50769" w:rsidP="00F50769">
      <w:r>
        <w:t xml:space="preserve">33. On the divine gift of his free will I placed a beacon of light that would illuminate the path of his life: conscience </w:t>
      </w:r>
    </w:p>
    <w:p w14:paraId="44B4E00D" w14:textId="77777777" w:rsidR="00F50769" w:rsidRDefault="00F50769" w:rsidP="00F50769">
      <w:r>
        <w:t xml:space="preserve">34. Freedom to act and the light of conscience to distinguish good from evil are two of the greatest gifts with which my Father's love inherited your spirit. They are in man before he is born and after he dies. Conscience guides him and does not depart from him in despair, or in the loss of reason, or in agony, because it is intimately united to the spirit.  </w:t>
      </w:r>
    </w:p>
    <w:p w14:paraId="6A041D6D" w14:textId="77777777" w:rsidR="00F50769" w:rsidRDefault="00F50769" w:rsidP="00F50769">
      <w:r>
        <w:t xml:space="preserve">35. If you understand all this that I teach you, will you still think that it is not worthy for my Spirit to communicate with humanity through my own children? How badly you know your </w:t>
      </w:r>
      <w:proofErr w:type="gramStart"/>
      <w:r>
        <w:t>Father</w:t>
      </w:r>
      <w:proofErr w:type="gramEnd"/>
      <w:r>
        <w:t xml:space="preserve"> and how little you know yourselves! </w:t>
      </w:r>
    </w:p>
    <w:p w14:paraId="3AE9BC1C" w14:textId="77777777" w:rsidR="00F50769" w:rsidRDefault="00F50769" w:rsidP="00F50769">
      <w:r>
        <w:t xml:space="preserve">36. In this time of surprises, signs and wonders, you must already be alert so that my revelations do not go unnoticed by you. Observe, feel, meditate. Not only does the divine word speak to you, but the whole of Creation also speaks to you incessantly in its language and points out to you the way of your duties. </w:t>
      </w:r>
    </w:p>
    <w:p w14:paraId="33E24C06" w14:textId="77777777" w:rsidR="00F50769" w:rsidRDefault="00F50769" w:rsidP="00F50769">
      <w:r>
        <w:t xml:space="preserve">37. I find you </w:t>
      </w:r>
      <w:proofErr w:type="gramStart"/>
      <w:r>
        <w:t>at this time</w:t>
      </w:r>
      <w:proofErr w:type="gramEnd"/>
      <w:r>
        <w:t xml:space="preserve"> able to understand the book of spiritual wisdom, and to make great progress if you know how to concentrate on the depths of your being, allowing your spirit to kindle the light of its faith and with it illuminate the path of its evolution. </w:t>
      </w:r>
    </w:p>
    <w:p w14:paraId="0B8B5175" w14:textId="77777777" w:rsidR="00F50769" w:rsidRDefault="00F50769" w:rsidP="00F50769">
      <w:r>
        <w:t xml:space="preserve">38. If I have ever told you to listen to and be silent about my teaching, it is because yesterday humanity killed my prophets and even Jesus, your Master; but it did not take long for men to </w:t>
      </w:r>
      <w:r>
        <w:lastRenderedPageBreak/>
        <w:t xml:space="preserve">verify that all those revelations and prophecies that they bequeathed to them were fulfilled. You, already with that experience. Would you dare </w:t>
      </w:r>
    </w:p>
    <w:p w14:paraId="7AC0AFB8" w14:textId="77777777" w:rsidR="00F50769" w:rsidRDefault="00F50769" w:rsidP="00F50769">
      <w:r>
        <w:t xml:space="preserve">To deny my prophetic word again, thereby giving spiritual death to my new interpreters? </w:t>
      </w:r>
    </w:p>
    <w:p w14:paraId="4D222B37" w14:textId="77777777" w:rsidR="00F50769" w:rsidRDefault="00F50769" w:rsidP="00F50769">
      <w:r>
        <w:t xml:space="preserve">39. Seek in the testimony of my prophets of the earliest times the proclamation of this communication through human understanding, and verily I say to you, there you will find it. If men have not yet discovered this prophecy, it is because they have not been able to understand or interpret the divine word in reading. </w:t>
      </w:r>
    </w:p>
    <w:p w14:paraId="32E0C31C" w14:textId="77777777" w:rsidR="00F50769" w:rsidRDefault="00F50769" w:rsidP="00F50769">
      <w:r>
        <w:t xml:space="preserve">40. I welcome all those who wish to hear my teaching, as well as those who hide doubt and even mockery, as well as those who would give their lives affirming that this communication is true. But I have not asked my disciples for this sacrifice, only that of their perseverance, if you call the act of loving and persevering in goodness a sacrifice. </w:t>
      </w:r>
    </w:p>
    <w:p w14:paraId="73A9D2C0" w14:textId="77777777" w:rsidR="00F50769" w:rsidRDefault="00F50769" w:rsidP="00F50769">
      <w:r>
        <w:t xml:space="preserve">41. The day of my departure is approaching, and you must prepare. Think that I will not leave you material goods, my inheritance is one of wisdom, love and strength.  </w:t>
      </w:r>
    </w:p>
    <w:p w14:paraId="5506F7D3" w14:textId="77777777" w:rsidR="00F50769" w:rsidRDefault="00F50769" w:rsidP="00F50769">
      <w:r>
        <w:t xml:space="preserve">I leave you the book of my word, which contains all the teachings you need to guide you correctly in your life. </w:t>
      </w:r>
    </w:p>
    <w:p w14:paraId="075E3F09" w14:textId="77777777" w:rsidR="00F50769" w:rsidRDefault="00F50769" w:rsidP="00F50769">
      <w:r>
        <w:t xml:space="preserve">42. Faith will be with you wherever you go; if yesterday you forgot me in your hours of joy, now, when joy and peace are in your heart, you will remember me by thanking me; Even in the hours of pain you will know how to seek me in solitude, in the intimacy of your being to entrust all your complaints to me, seeking the strength you need. </w:t>
      </w:r>
    </w:p>
    <w:p w14:paraId="45A4E687" w14:textId="77777777" w:rsidR="00F50769" w:rsidRDefault="00F50769" w:rsidP="00F50769">
      <w:r>
        <w:t xml:space="preserve">43. You shall always respect the faith or beliefs of your brethren, considering that the heart of man is my temple. When you want to </w:t>
      </w:r>
      <w:proofErr w:type="gramStart"/>
      <w:r>
        <w:t>penetrate into</w:t>
      </w:r>
      <w:proofErr w:type="gramEnd"/>
      <w:r>
        <w:t xml:space="preserve"> it, you will do so with love, praying before you lift the veil of that sanctuary. </w:t>
      </w:r>
    </w:p>
    <w:p w14:paraId="622CB3F7" w14:textId="77777777" w:rsidR="00F50769" w:rsidRDefault="00F50769" w:rsidP="00F50769">
      <w:r>
        <w:t xml:space="preserve">44. Do not imitate those who without fear and without respect cross the thresholds of that sacred precinct that is the spirit, extinguish its lamp, destroy the offerings, and destroy the altar; for you will become rapists and desecrators of my temple. </w:t>
      </w:r>
    </w:p>
    <w:p w14:paraId="6800EC49" w14:textId="77777777" w:rsidR="00F50769" w:rsidRDefault="00F50769" w:rsidP="00F50769">
      <w:r>
        <w:t xml:space="preserve">45. In many hearts you will find altars of fanaticism on which an idol is raised; Do not care about that, you will know that the offering is good, that it is sincere and that it comes from an innocent heart that is addressed to Me. This is how I teach you respect and charity. Unique, key with which you can open hearts. </w:t>
      </w:r>
    </w:p>
    <w:p w14:paraId="06759965" w14:textId="77777777" w:rsidR="00F50769" w:rsidRDefault="00F50769" w:rsidP="00F50769">
      <w:r>
        <w:lastRenderedPageBreak/>
        <w:t xml:space="preserve">46. Remember that now and in all times I have revealed to you the way in which you are to worship your Father; of this, many of you have knowledge; But when you observe how the various religions and sects have complicated worship, you think of the struggle that will have to come between humanity when the ideal of spirituality arises in the world, striving for simplicity and purity. </w:t>
      </w:r>
    </w:p>
    <w:p w14:paraId="688A683E" w14:textId="77777777" w:rsidR="00F50769" w:rsidRDefault="00F50769" w:rsidP="00F50769">
      <w:r>
        <w:t xml:space="preserve">47. It is true that fanaticism for traditions, false religiosity and idolatry have taken deep root in the hearts of peoples, but do not grieve at the thought of the struggle that awaits you, because your faith will suffer. Remember that I have told you that I am wholeheartedly inviting you to uplift and draw closer to Me, and that in that struggle that awaits My disciples all over the world, you will be protected and strengthened by My love; No one will feel left to their own strength, and their faith will lead them to triumph. </w:t>
      </w:r>
    </w:p>
    <w:p w14:paraId="20CE0757" w14:textId="77777777" w:rsidR="00F50769" w:rsidRDefault="00F50769" w:rsidP="00F50769">
      <w:r>
        <w:t xml:space="preserve">48. Understand why I manifest myself to you with insistent eagerness. I do not want you to sleep or to be filled with fear in the face of imaginary dangers. Seek spiritual elevation in this world and have no other idea than that you go in search of brothers and not enemies; Brothers and sisters to whom you will bring a message of fraternity and spirituality. O timid disciples who are weak in your faith, I say to you that you need to understand my teaching and to stand firm in it so that you may feel strong and not fear for the coming struggle. </w:t>
      </w:r>
    </w:p>
    <w:p w14:paraId="1AFC4EE7" w14:textId="77777777" w:rsidR="00F50769" w:rsidRDefault="00F50769" w:rsidP="00F50769">
      <w:r>
        <w:t xml:space="preserve">49. To help you in your mission, I am preparing your spirit and your matter so that they may know how to cross with courage, serenity and faith, through the confusions that you encounter in your path. </w:t>
      </w:r>
    </w:p>
    <w:p w14:paraId="5C6BB388" w14:textId="77777777" w:rsidR="00F50769" w:rsidRDefault="00F50769" w:rsidP="00F50769">
      <w:r>
        <w:t xml:space="preserve">50. Do not fear the ignorance of your relatives and friends, do not be discouraged if they despise you for this reason, temper your hearts from now on in my Doctrine, which is the best anvil. </w:t>
      </w:r>
    </w:p>
    <w:p w14:paraId="2AD34A6A" w14:textId="77777777" w:rsidR="00F50769" w:rsidRDefault="00F50769" w:rsidP="00F50769">
      <w:r>
        <w:t xml:space="preserve">51. Be humble in the face of these trials, know how to be worthy, and fight humbly so that you may know how to forgive every offense; if you want my seed sown in you to bear fruits of love and germinate in the hostile and arid lands of the human heart. If you want to take Me in Jesus as a model, think that I, as a man, was unknown, persecuted, denied and mocked from my birth to the end of my journey, which was the cross. Even in the hour of my agony, many rejoiced in my grief and celebrated my death. </w:t>
      </w:r>
    </w:p>
    <w:p w14:paraId="06DA8E77" w14:textId="77777777" w:rsidR="00F50769" w:rsidRDefault="00F50769" w:rsidP="00F50769">
      <w:r>
        <w:lastRenderedPageBreak/>
        <w:t xml:space="preserve">52. But let this remembrance not intimidate you, let it not seem difficult to you to practice my teaching; My disciples of that time also found it difficult, and yet they fulfilled their mission. They saw their Master triumph over the world, overcome death, carry out his redemptive work in its wake; and </w:t>
      </w:r>
      <w:proofErr w:type="gramStart"/>
      <w:r>
        <w:t>so</w:t>
      </w:r>
      <w:proofErr w:type="gramEnd"/>
      <w:r>
        <w:t xml:space="preserve"> after his departure, they knew how to follow in his footsteps, made charity their law, and love for their brothers their true life. </w:t>
      </w:r>
    </w:p>
    <w:p w14:paraId="0998296D" w14:textId="77777777" w:rsidR="00F50769" w:rsidRDefault="00F50769" w:rsidP="00F50769">
      <w:r>
        <w:t xml:space="preserve">53. They are a beautiful example for you, disciples of the Third Era, to whom I say: come to Me, you who are sick in body and spirit, for I will not reject you because of your weakness. Listen to my </w:t>
      </w:r>
      <w:proofErr w:type="gramStart"/>
      <w:r>
        <w:t>word, and</w:t>
      </w:r>
      <w:proofErr w:type="gramEnd"/>
      <w:r>
        <w:t xml:space="preserve"> let it be like the balm that heals your wounds. </w:t>
      </w:r>
    </w:p>
    <w:p w14:paraId="2D79E4EF" w14:textId="77777777" w:rsidR="00F50769" w:rsidRDefault="00F50769" w:rsidP="00F50769">
      <w:r>
        <w:t xml:space="preserve">54. How many of you are surprised to find tears of tenderness in your eyes when you hear my word, when just a few moments ago you were given over to the vanities of the world! </w:t>
      </w:r>
    </w:p>
    <w:p w14:paraId="3850705A" w14:textId="77777777" w:rsidR="00F50769" w:rsidRDefault="00F50769" w:rsidP="00F50769">
      <w:r>
        <w:t xml:space="preserve">55. I have been giving you this lesson for some time now, and I have not yet found the infants converted into disciples; but I will continue to give you my word until I make you good teachers. I have taken pleasure in choosing the dull for the knowledge of this world, because their understanding has the simplicity and clearness that one must possess </w:t>
      </w:r>
      <w:proofErr w:type="gramStart"/>
      <w:r>
        <w:t>in order to</w:t>
      </w:r>
      <w:proofErr w:type="gramEnd"/>
      <w:r>
        <w:t xml:space="preserve"> understand spiritual wisdom. I have chosen the poor, because they in their humility, feeling themselves clothed with my grace, have been able to appreciate the value of the gifts I have given them; but to the rich, who only covet earthly power, how small these divine attributes seem to them and how few have come to Me in demand of grace and gifts for their spirit. But I am always ready to pour out my arcanum on each of my children </w:t>
      </w:r>
      <w:proofErr w:type="gramStart"/>
      <w:r>
        <w:t>at the moment</w:t>
      </w:r>
      <w:proofErr w:type="gramEnd"/>
      <w:r>
        <w:t xml:space="preserve"> of their preparation. </w:t>
      </w:r>
    </w:p>
    <w:p w14:paraId="00F30A23" w14:textId="77777777" w:rsidR="00F50769" w:rsidRDefault="00F50769" w:rsidP="00F50769">
      <w:r>
        <w:t xml:space="preserve">56. To those poor whom I have adorned, I teach them not to reserve this treasure only for themselves, but to share it with their brothers and sisters. </w:t>
      </w:r>
    </w:p>
    <w:p w14:paraId="06D8813D" w14:textId="77777777" w:rsidR="00F50769" w:rsidRDefault="00F50769" w:rsidP="00F50769">
      <w:r>
        <w:t xml:space="preserve">57. The spirit that knows that it bears within itself the gifts that its Lord has given it, rejoices and strives to preserve them, is aware of its evolution and strives to make the jewel entrusted to it shine. </w:t>
      </w:r>
    </w:p>
    <w:p w14:paraId="3AE2AE32" w14:textId="77777777" w:rsidR="00F50769" w:rsidRDefault="00F50769" w:rsidP="00F50769">
      <w:r>
        <w:t xml:space="preserve">58. Consider, then, that he who departs from my path, after having been inherited, is not so ungrateful to his Lord as to himself, because every step he has reached has cost him an effort, a suffering, or a restitution. </w:t>
      </w:r>
    </w:p>
    <w:p w14:paraId="25417983" w14:textId="77777777" w:rsidR="00F50769" w:rsidRDefault="00F50769" w:rsidP="00F50769">
      <w:r>
        <w:t xml:space="preserve">59. Do you not know that he who walks outside the law empties himself of his virtues and his gifts? That is why I have come at this time to help you restore to your spirit all that it had lost, </w:t>
      </w:r>
      <w:r>
        <w:lastRenderedPageBreak/>
        <w:t xml:space="preserve">and for which it felt weak and needy. You will all receive my light; There will not be </w:t>
      </w:r>
      <w:proofErr w:type="gramStart"/>
      <w:r>
        <w:t>a single one</w:t>
      </w:r>
      <w:proofErr w:type="gramEnd"/>
      <w:r>
        <w:t xml:space="preserve"> who does not feel the awakening of his spirit and the longing to rise above the human. Plants that had been parasitic will become flourishing and fruitful. Because I love you, I will always give you an opportunity to save you; but you must think that every time you waste will make your return to the path more painful. </w:t>
      </w:r>
    </w:p>
    <w:p w14:paraId="5BDF6171" w14:textId="77777777" w:rsidR="00F50769" w:rsidRDefault="00F50769" w:rsidP="00F50769">
      <w:r>
        <w:t xml:space="preserve">60. Today I have come to separate you from the prevailing wickedness so that you can listen in peace to my word and at the same time meditate on and analyze it. Keep in mind that the thirst of the spirit is only quenched by the pure water of love and charity. </w:t>
      </w:r>
    </w:p>
    <w:p w14:paraId="23AA1780" w14:textId="77777777" w:rsidR="00F50769" w:rsidRDefault="00F50769" w:rsidP="00F50769">
      <w:r>
        <w:t xml:space="preserve">61. If you have had servants in the world and have known of honors, you will have to renounce all these </w:t>
      </w:r>
      <w:proofErr w:type="gramStart"/>
      <w:r>
        <w:t>in order to</w:t>
      </w:r>
      <w:proofErr w:type="gramEnd"/>
      <w:r>
        <w:t xml:space="preserve"> become useful, solicitous, and humble servants of your brethren. You have served the world so much, and now you must serve your God in obedience to my commands. The world has given you joys and it is time for you to prepare </w:t>
      </w:r>
    </w:p>
    <w:p w14:paraId="4F544F1C" w14:textId="77777777" w:rsidR="00F50769" w:rsidRDefault="00F50769" w:rsidP="00F50769">
      <w:r>
        <w:t xml:space="preserve">your spirit to penetrate the spiritual valley where you will have full satisfaction if you have known how to live fulfilling my Law of love. </w:t>
      </w:r>
    </w:p>
    <w:p w14:paraId="706BB531" w14:textId="77777777" w:rsidR="00F50769" w:rsidRDefault="00F50769" w:rsidP="00F50769">
      <w:r>
        <w:t xml:space="preserve">62. Take advantage of your stay on Earth to love and give sweetness in exchange for bitterness. Look at these creatures for whom I give you my word, and you will see how, despite the sorrows they collect in their lives, they know how to pour sweet words in the moments of my communication. Can you imagine the essence of Jesus' teachings at that time and the joy of the crowds who listened to him? It was the voice of the Kingdom of Heaven, before which the spirit of the disciples bowed down. Every time the lips of the Divine Master were opened, his words fell like balm on sick hearts and healed many wounds, and was the path that Jesus traveled a flowery road? No, disciples, your Calvary began in the manger in Bethlehem. That is why that word that was the voice of the one who came to suffer to save you, raised in many hearts firm resolutions of amendment, thus transforming the existence of many beings who had lived in darkness and who later felt illuminated by the fire of love of his word. </w:t>
      </w:r>
    </w:p>
    <w:p w14:paraId="6F1318B3" w14:textId="77777777" w:rsidR="00F50769" w:rsidRDefault="00F50769" w:rsidP="00F50769">
      <w:r>
        <w:t xml:space="preserve">63. Those who died to the life of grace rose again full of hope and faith, and men with selfish, hard, and cruel hearts wept with repentance and were moved to pour out their charity, loving those whom they had looked upon with indifference and even contempt. Many of these miracles of conversion, only I saw take place, because for many of my disciples they went unnoticed. And now </w:t>
      </w:r>
      <w:proofErr w:type="gramStart"/>
      <w:r>
        <w:t>at this time</w:t>
      </w:r>
      <w:proofErr w:type="gramEnd"/>
      <w:r>
        <w:t xml:space="preserve">, this prodigy is once again realized by receiving the essence of this word. I </w:t>
      </w:r>
      <w:r>
        <w:lastRenderedPageBreak/>
        <w:t xml:space="preserve">discover among the crowds that listen to me, the men who were sunk in vice, who rebuild their lives and rise up practicing the virtue they did not know before; I look at the families who come together to follow in my footsteps and at the couples who have strengthened their bonds in the ideal of spirituality that my Doctrine has inspired in them. </w:t>
      </w:r>
    </w:p>
    <w:p w14:paraId="4AA78DA1" w14:textId="77777777" w:rsidR="00F50769" w:rsidRDefault="00F50769" w:rsidP="00F50769">
      <w:r>
        <w:t xml:space="preserve">64. I also see among my peasants who yesterday were pariahs on earth and slaves of sin, who today have freed themselves and those who carried a burden of suffering, who now have peace in their hearts and know how to share it with their brothers and sisters. </w:t>
      </w:r>
    </w:p>
    <w:p w14:paraId="18F1240B" w14:textId="77777777" w:rsidR="00F50769" w:rsidRDefault="00F50769" w:rsidP="00F50769">
      <w:r>
        <w:t xml:space="preserve">65. My word through human understanding has the strength, essence, and persuasion that which I poured out in Jesus, </w:t>
      </w:r>
      <w:proofErr w:type="gramStart"/>
      <w:r>
        <w:t>despite the fact that</w:t>
      </w:r>
      <w:proofErr w:type="gramEnd"/>
      <w:r>
        <w:t xml:space="preserve"> the lesson that I give you today springs from lips that sin and profane. What will my communication with your spirit be like, when you have attained greater purity? O disciples, strive, develop the gifts of humility and charity, and in this </w:t>
      </w:r>
      <w:proofErr w:type="gramStart"/>
      <w:r>
        <w:t>way</w:t>
      </w:r>
      <w:proofErr w:type="gramEnd"/>
      <w:r>
        <w:t xml:space="preserve"> you will give your spirit an opportunity to purify and elevate! Be with me so that you may live eternally. </w:t>
      </w:r>
    </w:p>
    <w:p w14:paraId="76008991" w14:textId="77777777" w:rsidR="00F50769" w:rsidRDefault="00F50769" w:rsidP="00F50769">
      <w:r>
        <w:t xml:space="preserve">66. I saw many of you wandering carrying death in your hearts, without finding a hand to point you to the path of virtue and peace; until the echo of My Word and His voice calling you came to you, it made you awaken to a new life and experience the joy of returning to Me.  </w:t>
      </w:r>
    </w:p>
    <w:p w14:paraId="0DAA7C23" w14:textId="77777777" w:rsidR="00F50769" w:rsidRDefault="00F50769" w:rsidP="00F50769">
      <w:r>
        <w:t xml:space="preserve">67. Your spirit had remained blind, dumb and deaf to all spiritual practice, but deep down it longed to come to possess this </w:t>
      </w:r>
      <w:proofErr w:type="gramStart"/>
      <w:r>
        <w:t>knowledge, and</w:t>
      </w:r>
      <w:proofErr w:type="gramEnd"/>
      <w:r>
        <w:t xml:space="preserve"> hoped. This inner struggle was not understood by your mind and therefore you could not find justification for the lack of peace and joy in which you lived. </w:t>
      </w:r>
    </w:p>
    <w:p w14:paraId="6068F2F3" w14:textId="77777777" w:rsidR="00F50769" w:rsidRDefault="00F50769" w:rsidP="00F50769">
      <w:r>
        <w:t xml:space="preserve">68. It was then that my presence shone like a beacon in the darkness of your </w:t>
      </w:r>
      <w:proofErr w:type="gramStart"/>
      <w:r>
        <w:t>spirit</w:t>
      </w:r>
      <w:proofErr w:type="gramEnd"/>
      <w:r>
        <w:t xml:space="preserve"> and you immediately recognized me, saying to me: Lord, you are the one for whom I have waited so much. And since </w:t>
      </w:r>
      <w:proofErr w:type="gramStart"/>
      <w:r>
        <w:t>then</w:t>
      </w:r>
      <w:proofErr w:type="gramEnd"/>
      <w:r>
        <w:t xml:space="preserve"> I have taken you as my infants, teaching you to spell the first syllables of this Book that day after day has been revealing to you the content of its pages. </w:t>
      </w:r>
    </w:p>
    <w:p w14:paraId="353D42DF" w14:textId="77777777" w:rsidR="00F50769" w:rsidRDefault="00F50769" w:rsidP="00F50769">
      <w:r>
        <w:t xml:space="preserve">69. I chose you because of the humility of your hearts, so that, submissive to Me, you would carry My Doctrine everywhere and in this time of wickedness and misery you would sow My seed of love in the hearts of your brothers and sisters, which is a propitious field for conversion and virtue. </w:t>
      </w:r>
    </w:p>
    <w:p w14:paraId="0A3B42C0" w14:textId="77777777" w:rsidR="00F50769" w:rsidRDefault="00F50769" w:rsidP="00F50769">
      <w:r>
        <w:lastRenderedPageBreak/>
        <w:t xml:space="preserve">70. I have come to resurrect all the spirits who had died to grace and to teach you what you could not find in the sciences or in philosophy: spirituality. </w:t>
      </w:r>
    </w:p>
    <w:p w14:paraId="1E7C7C25" w14:textId="77777777" w:rsidR="00F50769" w:rsidRDefault="00F50769" w:rsidP="00F50769">
      <w:r>
        <w:t xml:space="preserve">71. Religions sleep a sleep of centuries of routine and stagnation, while the truth has remained hidden. But those who know the commandments of Jehovah and the word of the Divine Teacher will have to recognize in this voice that speaks to you now, the voice of the Spirit of Truth, promised for these times,  </w:t>
      </w:r>
    </w:p>
    <w:p w14:paraId="28B35A5B" w14:textId="77777777" w:rsidR="00F50769" w:rsidRDefault="00F50769" w:rsidP="00F50769">
      <w:r>
        <w:t xml:space="preserve">72. Humanity asks for supernatural proofs to believe in my existence and in the immortality of the spirit, and in truth I tell you that I will give it these proofs in this time of great accomplishments and fulfillment. </w:t>
      </w:r>
    </w:p>
    <w:p w14:paraId="039E1068" w14:textId="77777777" w:rsidR="00F50769" w:rsidRDefault="00F50769" w:rsidP="00F50769">
      <w:r>
        <w:t xml:space="preserve">73. The new generations will not hear my word in this way, because I have reserved for them the communication from spirit to spirit. </w:t>
      </w:r>
    </w:p>
    <w:p w14:paraId="61E813DC" w14:textId="77777777" w:rsidR="00F50769" w:rsidRDefault="00F50769" w:rsidP="00F50769">
      <w:r>
        <w:t xml:space="preserve">74. I expect you to fulfill my mandates, I will speak to you through the spokesmen until the year 1950, when I will consider this stage to be over. But I do not want you to be weak in that day of righteousness, for you will be divided and fall into error. Be prepared to hear the voice of conscience and be responsible for all your charges. </w:t>
      </w:r>
    </w:p>
    <w:p w14:paraId="1F4ED3F6" w14:textId="77777777" w:rsidR="00F50769" w:rsidRDefault="00F50769" w:rsidP="00F50769">
      <w:r>
        <w:t xml:space="preserve">75. Watch over the health of your body, seek its preservation and strength. My Doctrine advises you to have charity of your spirit and your body, because both complement each other and </w:t>
      </w:r>
    </w:p>
    <w:p w14:paraId="2E265391" w14:textId="77777777" w:rsidR="00F50769" w:rsidRDefault="00F50769" w:rsidP="00F50769">
      <w:r>
        <w:t xml:space="preserve">They need for the delicate spiritual fulfillment that is entrusted to them. </w:t>
      </w:r>
    </w:p>
    <w:p w14:paraId="0F60BB4B" w14:textId="77777777" w:rsidR="00F50769" w:rsidRDefault="00F50769" w:rsidP="00F50769">
      <w:r>
        <w:t xml:space="preserve">76. My path is narrow, but it is safe. Do no more vain penances or sterile sacrifices. Take from Nature what is necessary for your material life and rise to Me, in search of spiritual sustenance. </w:t>
      </w:r>
    </w:p>
    <w:p w14:paraId="0CFDE904" w14:textId="77777777" w:rsidR="00F50769" w:rsidRDefault="00F50769" w:rsidP="00F50769">
      <w:r>
        <w:t xml:space="preserve">77. Beloved people, bring peace so that just as you have been consoled in this time of sorrow, you may know how to console those who weaken in life, under the weight of great trials. </w:t>
      </w:r>
    </w:p>
    <w:p w14:paraId="03E0FDD9" w14:textId="77777777" w:rsidR="00F50769" w:rsidRDefault="00F50769" w:rsidP="00F50769">
      <w:r>
        <w:t xml:space="preserve">78. You who have been healed and who have received gifts and graces from the Father will tomorrow be called by men, the rich in spirit. </w:t>
      </w:r>
    </w:p>
    <w:p w14:paraId="69771491" w14:textId="77777777" w:rsidR="00F50769" w:rsidRDefault="00F50769" w:rsidP="00F50769">
      <w:r>
        <w:t xml:space="preserve"> </w:t>
      </w:r>
    </w:p>
    <w:p w14:paraId="185CFB5C" w14:textId="77777777" w:rsidR="00F50769" w:rsidRDefault="00F50769" w:rsidP="00F50769">
      <w:r>
        <w:t xml:space="preserve">MY PEACE BE WITH YOU! </w:t>
      </w:r>
    </w:p>
    <w:p w14:paraId="4223B57D" w14:textId="77777777" w:rsidR="00F50769" w:rsidRDefault="00F50769" w:rsidP="00F50769">
      <w:r>
        <w:t xml:space="preserve"> </w:t>
      </w:r>
    </w:p>
    <w:p w14:paraId="6EF657AC" w14:textId="77777777" w:rsidR="00F50769" w:rsidRDefault="00F50769" w:rsidP="00F50769">
      <w:r>
        <w:lastRenderedPageBreak/>
        <w:t xml:space="preserve"> </w:t>
      </w:r>
    </w:p>
    <w:p w14:paraId="7B8E4476" w14:textId="77777777" w:rsidR="00F50769" w:rsidRDefault="00F50769" w:rsidP="00F50769">
      <w:r>
        <w:t xml:space="preserve">EDUCATION N° 93 </w:t>
      </w:r>
    </w:p>
    <w:p w14:paraId="1BE56120" w14:textId="77777777" w:rsidR="00F50769" w:rsidRDefault="00F50769" w:rsidP="00F50769">
      <w:r>
        <w:t xml:space="preserve"> </w:t>
      </w:r>
    </w:p>
    <w:p w14:paraId="49CBBEA6" w14:textId="77777777" w:rsidR="00F50769" w:rsidRDefault="00F50769" w:rsidP="00F50769">
      <w:r>
        <w:t xml:space="preserve">1. Welcome to you, hungry hearts thirsty for light. Be with me and you will never die because I am life. </w:t>
      </w:r>
    </w:p>
    <w:p w14:paraId="285DBEB9" w14:textId="77777777" w:rsidR="00F50769" w:rsidRDefault="00F50769" w:rsidP="00F50769">
      <w:r>
        <w:t xml:space="preserve">2. Yesterday you felt like you were dying because you had lost hope and faith; there was no light in your heart to guide you on the path of true life, nor a voice to say to you in charity, "Come, this is the path of peace," until you heard my word, always full of love and comfort, and its light restored your calm. </w:t>
      </w:r>
    </w:p>
    <w:p w14:paraId="2F6A7F92" w14:textId="77777777" w:rsidR="00F50769" w:rsidRDefault="00F50769" w:rsidP="00F50769">
      <w:r>
        <w:t xml:space="preserve">3. Your blindness has been illuminated by the light of your </w:t>
      </w:r>
      <w:proofErr w:type="gramStart"/>
      <w:r>
        <w:t>conscience</w:t>
      </w:r>
      <w:proofErr w:type="gramEnd"/>
      <w:r>
        <w:t xml:space="preserve"> and it always dictates to </w:t>
      </w:r>
      <w:proofErr w:type="gramStart"/>
      <w:r>
        <w:t>you</w:t>
      </w:r>
      <w:proofErr w:type="gramEnd"/>
      <w:r>
        <w:t xml:space="preserve"> prayer, charity and amendment. </w:t>
      </w:r>
      <w:proofErr w:type="gramStart"/>
      <w:r>
        <w:t>Thus</w:t>
      </w:r>
      <w:proofErr w:type="gramEnd"/>
      <w:r>
        <w:t xml:space="preserve"> you have come into my presence, and my word has been like a luminous and saving beacon that illuminated your path. From that moment on, you have understood that this light can only come from </w:t>
      </w:r>
      <w:proofErr w:type="gramStart"/>
      <w:r>
        <w:t>Me</w:t>
      </w:r>
      <w:proofErr w:type="gramEnd"/>
      <w:r>
        <w:t xml:space="preserve"> and you have said to Me: Lord, it is You whom I have been waiting for so much, today I know that I loved You and needed You, Master. </w:t>
      </w:r>
    </w:p>
    <w:p w14:paraId="23ACDF01" w14:textId="77777777" w:rsidR="00F50769" w:rsidRDefault="00F50769" w:rsidP="00F50769">
      <w:r>
        <w:t xml:space="preserve">4. Yes, disciples, here I am helping you to take the first steps on the path of ascension, until I have prepared you as true disciples of my teaching and my revelations, to send you later to regions and nations to propagate this faith. </w:t>
      </w:r>
    </w:p>
    <w:p w14:paraId="39F3F079" w14:textId="77777777" w:rsidR="00F50769" w:rsidRDefault="00F50769" w:rsidP="00F50769">
      <w:r>
        <w:t xml:space="preserve">5. The struggle will be </w:t>
      </w:r>
      <w:proofErr w:type="gramStart"/>
      <w:r>
        <w:t>in the midst of</w:t>
      </w:r>
      <w:proofErr w:type="gramEnd"/>
      <w:r>
        <w:t xml:space="preserve"> a time of sin, calamities and pains, and you will have no resources other than those of your spirituality and no weapons other than the truth. I have chosen you poor, dull and humble, as land without cultivation, but propitious to be fertilized and to receive the spiritual seed. </w:t>
      </w:r>
    </w:p>
    <w:p w14:paraId="5E5D13E4" w14:textId="77777777" w:rsidR="00F50769" w:rsidRDefault="00F50769" w:rsidP="00F50769">
      <w:r>
        <w:t xml:space="preserve">6. I have not come in search of philosophers, theologians or scientists, but of the humble people who have always waited for me and come to my call, to restore to their spirit the inheritance forgotten or misused. </w:t>
      </w:r>
    </w:p>
    <w:p w14:paraId="33D10C0A" w14:textId="77777777" w:rsidR="00F50769" w:rsidRDefault="00F50769" w:rsidP="00F50769">
      <w:r>
        <w:t xml:space="preserve">7. Humanity has not been able to penetrate to the depths of the revelations of the first two times, but in this, the third, my word will make you understand, interpret and practice my previous teachings by uniting them with the present ones. </w:t>
      </w:r>
    </w:p>
    <w:p w14:paraId="75C798EC" w14:textId="77777777" w:rsidR="00F50769" w:rsidRDefault="00F50769" w:rsidP="00F50769">
      <w:r>
        <w:lastRenderedPageBreak/>
        <w:t xml:space="preserve">8. At this time, I was not born into the world as a man; I have come to you in the light of my Spirit made human word, and in this I give you my essence, to raise up faith in your hearts. </w:t>
      </w:r>
    </w:p>
    <w:p w14:paraId="054285E8" w14:textId="77777777" w:rsidR="00F50769" w:rsidRDefault="00F50769" w:rsidP="00F50769">
      <w:r>
        <w:t xml:space="preserve">9. I am raising you up and awakening you, causing your eyes, blinded by the darkness of this world, to behold eternal truth. </w:t>
      </w:r>
    </w:p>
    <w:p w14:paraId="6417C59C" w14:textId="77777777" w:rsidR="00F50769" w:rsidRDefault="00F50769" w:rsidP="00F50769">
      <w:r>
        <w:t xml:space="preserve">10. I come to reveal to you what the man of knowledge cannot teach you, because it is not known; he has slept in his earthly greatness and has not risen to Me in search of my wisdom. </w:t>
      </w:r>
    </w:p>
    <w:p w14:paraId="7F04D194" w14:textId="77777777" w:rsidR="00F50769" w:rsidRDefault="00F50769" w:rsidP="00F50769">
      <w:r>
        <w:t xml:space="preserve">11. The hearts of the pastors who in different sects and religions should have taught spiritual science that is greatness and richness for the spirit have been closed. </w:t>
      </w:r>
    </w:p>
    <w:p w14:paraId="76E907C9" w14:textId="77777777" w:rsidR="00F50769" w:rsidRDefault="00F50769" w:rsidP="00F50769">
      <w:r>
        <w:t xml:space="preserve">12. I have seen that the Law and Doctrines that I bequeathed to humanity in times past, are hidden and have been replaced by rites, external cults and traditions.  </w:t>
      </w:r>
    </w:p>
    <w:p w14:paraId="64DC8EF2" w14:textId="77777777" w:rsidR="00F50769" w:rsidRDefault="00F50769" w:rsidP="00F50769">
      <w:r>
        <w:t xml:space="preserve">13. But you, who intimately recognize that the essence of this word is the same as that which Israel received at Mount Sinai and that which the multitudes heard from the lips of Jesus in the Second Era, will be the ones who, by your worship and your works, will teach that the divine law must not be forgotten in order to comply with foolish traditions that do not benefit the spirit. </w:t>
      </w:r>
    </w:p>
    <w:p w14:paraId="7C64CD86" w14:textId="77777777" w:rsidR="00F50769" w:rsidRDefault="00F50769" w:rsidP="00F50769">
      <w:r>
        <w:t xml:space="preserve">14. Learn from Me, disciples, no longer remain in darkness, prepare yourselves with spirit and matter so that soon you will come to light and My message will be known. Prepare yourselves for me to make my will </w:t>
      </w:r>
      <w:proofErr w:type="spellStart"/>
      <w:r>
        <w:t>known</w:t>
      </w:r>
      <w:proofErr w:type="spellEnd"/>
      <w:r>
        <w:t xml:space="preserve"> to you through your inspiration. </w:t>
      </w:r>
    </w:p>
    <w:p w14:paraId="422D984C" w14:textId="77777777" w:rsidR="00F50769" w:rsidRDefault="00F50769" w:rsidP="00F50769">
      <w:r>
        <w:t xml:space="preserve">15. I want the light of my Spirit to shine in your mind, and the words that flow from your lips to come from the spirit. Do not try to speak of this Work if you are not prepared to feel its words. Spirit, heart, and mind will have to unite in your being if you would serve as a means for My word to pass through you. </w:t>
      </w:r>
    </w:p>
    <w:p w14:paraId="6A3876CB" w14:textId="77777777" w:rsidR="00F50769" w:rsidRDefault="00F50769" w:rsidP="00F50769">
      <w:r>
        <w:t xml:space="preserve">16. The new generations will no longer listen to Me in the form that you now witness, because the term indicated by Me in which I will stop manifesting Myself in this way, is approaching, is 1950. Until the last day of that last year I will give you my word, I will speak to you tirelessly, I will encourage you, and my sweetest voice, of essence and light, will come like a torrent over my people. </w:t>
      </w:r>
    </w:p>
    <w:p w14:paraId="13324C20" w14:textId="77777777" w:rsidR="00F50769" w:rsidRDefault="00F50769" w:rsidP="00F50769">
      <w:r>
        <w:t xml:space="preserve">17. Those who listen to me to the end must be strong and will remain as an example of obedient disciples. They will not weaken in testing, stagnate or split. </w:t>
      </w:r>
    </w:p>
    <w:p w14:paraId="0B9F1D34" w14:textId="77777777" w:rsidR="00F50769" w:rsidRDefault="00F50769" w:rsidP="00F50769">
      <w:r>
        <w:lastRenderedPageBreak/>
        <w:t xml:space="preserve">18. What would become of this people if, when some fought for spirituality, others became lethargic in old and backward practices and useless traditions? You will fight together so that you do not weaken the </w:t>
      </w:r>
      <w:proofErr w:type="gramStart"/>
      <w:r>
        <w:t>journey</w:t>
      </w:r>
      <w:proofErr w:type="gramEnd"/>
      <w:r>
        <w:t xml:space="preserve"> and you will see to it that you hear clearly the voice of conscience. </w:t>
      </w:r>
    </w:p>
    <w:p w14:paraId="7230027E" w14:textId="77777777" w:rsidR="00F50769" w:rsidRDefault="00F50769" w:rsidP="00F50769">
      <w:r>
        <w:t xml:space="preserve">19. Be on the watchful that you are not weak creatures, but strong spirits. Guide your steps along the path of charity, love and justice; do not deprive yourselves of what I have arranged for your healthy bodily recreation; I also tell you not to torment your spirit by denying it what belongs to it, so that both body and spirit may form one will, and over them the conscience that is My Divine Light may watch over them. </w:t>
      </w:r>
    </w:p>
    <w:p w14:paraId="36DC9B3A" w14:textId="77777777" w:rsidR="00F50769" w:rsidRDefault="00F50769" w:rsidP="00F50769">
      <w:r>
        <w:t xml:space="preserve">20. I do not want the world to envelop you in its materialism and take away from you the grace I have entrusted to you, because you would return to your life of misery and pain, from which I have rescued you. </w:t>
      </w:r>
    </w:p>
    <w:p w14:paraId="483BD8DC" w14:textId="77777777" w:rsidR="00F50769" w:rsidRDefault="00F50769" w:rsidP="00F50769">
      <w:r>
        <w:t xml:space="preserve">21. Do not forget that I have come to save you, helping you to overcome your weakness </w:t>
      </w:r>
      <w:proofErr w:type="gramStart"/>
      <w:r>
        <w:t>in order to</w:t>
      </w:r>
      <w:proofErr w:type="gramEnd"/>
      <w:r>
        <w:t xml:space="preserve"> break the chains that oppress you, and to experience the satisfaction of having freed you from weaknesses, sicknesses and miseries. </w:t>
      </w:r>
    </w:p>
    <w:p w14:paraId="3AFB5321" w14:textId="77777777" w:rsidR="00F50769" w:rsidRDefault="00F50769" w:rsidP="00F50769">
      <w:r>
        <w:t xml:space="preserve">22. Whoever rises in my footsteps will find in Me strength and a </w:t>
      </w:r>
      <w:proofErr w:type="spellStart"/>
      <w:r>
        <w:t>Cyrenean</w:t>
      </w:r>
      <w:proofErr w:type="spellEnd"/>
      <w:r>
        <w:t xml:space="preserve"> who will accompany him until the end of the journey. Whoever hungers and thirsts for light and salvation will find in my Work the bread and water of eternal life.  </w:t>
      </w:r>
    </w:p>
    <w:p w14:paraId="56B0DF58" w14:textId="77777777" w:rsidR="00F50769" w:rsidRDefault="00F50769" w:rsidP="00F50769">
      <w:r>
        <w:t xml:space="preserve">23. Strengthen your spirit for difficult times, to such an extent that if you fall into prison for following in My footsteps, when you remember the sufferings of your Master, you will feel conformed, knowing that I will be with you in that trance. If you see that a loved one has fallen into the bed of pain and is about to expire, turn your thoughts to Me and meekly let My will be done; then you will see a prodigy performed, as a reward for your conformity and your faith in the face of my designs. Those of you who are left alone on the journey of life, remember Jesus, far from his </w:t>
      </w:r>
      <w:proofErr w:type="gramStart"/>
      <w:r>
        <w:t>Mother</w:t>
      </w:r>
      <w:proofErr w:type="gramEnd"/>
      <w:r>
        <w:t xml:space="preserve"> and his disciples, walking meekly towards Calvary, followed by a mob, but only in his heart.  </w:t>
      </w:r>
    </w:p>
    <w:p w14:paraId="5A752250" w14:textId="77777777" w:rsidR="00F50769" w:rsidRDefault="00F50769" w:rsidP="00F50769">
      <w:r>
        <w:t xml:space="preserve">24. When you bring this memory to your mind, you will experience a sweet sense of consolation, thinking that I promised to accompany you in your sorrows and to put away your cup of bitterness. </w:t>
      </w:r>
    </w:p>
    <w:p w14:paraId="5AB22DC1" w14:textId="77777777" w:rsidR="00F50769" w:rsidRDefault="00F50769" w:rsidP="00F50769">
      <w:r>
        <w:lastRenderedPageBreak/>
        <w:t xml:space="preserve">25. Sorrow will purify you, and then, when the time of your afflictions is past, you will consider yourselves happy because you have had occasion to imitate your Master, and you will feel that you are the possessors of a spiritual inheritance. 26. Study my Doctrine attentively and you will see how one of my lessons confirms the previous one of the same </w:t>
      </w:r>
    </w:p>
    <w:p w14:paraId="00922507" w14:textId="77777777" w:rsidR="00F50769" w:rsidRDefault="00F50769" w:rsidP="00F50769">
      <w:r>
        <w:t xml:space="preserve">so that my word of this time confirms what I have told you in the past time. </w:t>
      </w:r>
    </w:p>
    <w:p w14:paraId="01A31DD7" w14:textId="77777777" w:rsidR="00F50769" w:rsidRDefault="00F50769" w:rsidP="00F50769">
      <w:r>
        <w:t xml:space="preserve">27. Few are the men who know the signs that a new era has begun and that I am manifesting myself spiritually to humanity. Most of them consecrate their lives and efforts to material progress and in that deaf and sometimes bloody struggle to achieve their goal, they walk like blind people, they lose their way, they do not know what they are after, they have not been able to see the clarity of the new dawn, they do not perceive the signs and they are very far from having reached the knowledge of my revelations. </w:t>
      </w:r>
    </w:p>
    <w:p w14:paraId="69BC7F98" w14:textId="77777777" w:rsidR="00F50769" w:rsidRDefault="00F50769" w:rsidP="00F50769">
      <w:r>
        <w:t xml:space="preserve">28. This humanity has believed more in the doctrines and words of men than in the revelations that I have granted it through the ages. Do you expect the Father in His justice to send you greater signs than you behold at every step, to feel and believe that this is the time foretold for my manifestation as a Spirit of Truth? Ah, men of little faith! Now you will understand, disciples, why I sometimes tell you that my voice cries out in the wilderness, because there is no one to hear it and listen to it in truth. </w:t>
      </w:r>
    </w:p>
    <w:p w14:paraId="7F77E249" w14:textId="77777777" w:rsidR="00F50769" w:rsidRDefault="00F50769" w:rsidP="00F50769">
      <w:r>
        <w:t xml:space="preserve">29. Awake, people, that you may be moved to proclaim to your brothers and sisters that the Law, the light, the judgment, and with it the salvation of humanity, have come into the world. </w:t>
      </w:r>
    </w:p>
    <w:p w14:paraId="353109F9" w14:textId="77777777" w:rsidR="00F50769" w:rsidRDefault="00F50769" w:rsidP="00F50769">
      <w:r>
        <w:t xml:space="preserve">30. Do not look upon your fulfillment within this struggle as impossible. From now on I anticipate </w:t>
      </w:r>
      <w:proofErr w:type="gramStart"/>
      <w:r>
        <w:t>to tell</w:t>
      </w:r>
      <w:proofErr w:type="gramEnd"/>
      <w:r>
        <w:t xml:space="preserve"> you that it will not be only you who will redeem this humanity, nor who will transform the lives of peoples; I will do these works because they are superhuman. I just want you to fulfill the mission that corresponds to you and let the new generations take my seed beyond where you have managed to go.  </w:t>
      </w:r>
    </w:p>
    <w:p w14:paraId="35586E3F" w14:textId="77777777" w:rsidR="00F50769" w:rsidRDefault="00F50769" w:rsidP="00F50769">
      <w:r>
        <w:t xml:space="preserve">31. Can you imagine the joy of one who returns to spiritual life having fulfilled on earth the destiny that his </w:t>
      </w:r>
      <w:proofErr w:type="gramStart"/>
      <w:r>
        <w:t>Father</w:t>
      </w:r>
      <w:proofErr w:type="gramEnd"/>
      <w:r>
        <w:t xml:space="preserve"> has set for him? Their satisfaction and peace are infinitely greater than all the satisfactions that the spirit can receive in human life. </w:t>
      </w:r>
    </w:p>
    <w:p w14:paraId="1C8A4A18" w14:textId="77777777" w:rsidR="00F50769" w:rsidRDefault="00F50769" w:rsidP="00F50769">
      <w:r>
        <w:lastRenderedPageBreak/>
        <w:t xml:space="preserve">32. And I am offering you this opportunity so that you may be of those who rejoice when you return to your kingdom and not of those who suffer and weep </w:t>
      </w:r>
      <w:proofErr w:type="gramStart"/>
      <w:r>
        <w:t>in the midst of</w:t>
      </w:r>
      <w:proofErr w:type="gramEnd"/>
      <w:r>
        <w:t xml:space="preserve"> their turmoil or repentance. </w:t>
      </w:r>
    </w:p>
    <w:p w14:paraId="00494115" w14:textId="77777777" w:rsidR="00F50769" w:rsidRDefault="00F50769" w:rsidP="00F50769">
      <w:r>
        <w:t xml:space="preserve">33. I rush to hear your cries for help, when you fight like castaways against the raging waves of that sea of passions in which humanity of this time sails. Your prayer reaches Me, and My charity spreads like a mantle of peace, as in the old time when I sailed with My disciples on the Sea of Galilee, and the rough waves threatened to sink the boat; they fearfully asked me with anguish to save them, for </w:t>
      </w:r>
    </w:p>
    <w:p w14:paraId="15526540" w14:textId="77777777" w:rsidR="00F50769" w:rsidRDefault="00F50769" w:rsidP="00F50769">
      <w:r>
        <w:t xml:space="preserve">who felt they were perishing and I showed him that he who is with Me and trusts in Me, never perishes. </w:t>
      </w:r>
    </w:p>
    <w:p w14:paraId="1502F895" w14:textId="77777777" w:rsidR="00F50769" w:rsidRDefault="00F50769" w:rsidP="00F50769">
      <w:r>
        <w:t xml:space="preserve">34. The boat </w:t>
      </w:r>
      <w:proofErr w:type="gramStart"/>
      <w:r>
        <w:t>at this time</w:t>
      </w:r>
      <w:proofErr w:type="gramEnd"/>
      <w:r>
        <w:t xml:space="preserve"> is my work, the sea is life, the storm is the passions, the vicissitudes, the trials. </w:t>
      </w:r>
    </w:p>
    <w:p w14:paraId="2E07340B" w14:textId="77777777" w:rsidR="00F50769" w:rsidRDefault="00F50769" w:rsidP="00F50769">
      <w:r>
        <w:t xml:space="preserve">35. Blessed is he who is in this boat when the storms break out, for he will be saved. </w:t>
      </w:r>
    </w:p>
    <w:p w14:paraId="656453B4" w14:textId="77777777" w:rsidR="00F50769" w:rsidRDefault="00F50769" w:rsidP="00F50769">
      <w:r>
        <w:t xml:space="preserve">36. Cross that sea and go with absolute faith in pursuit of the shore, knowing that perfect peace is there: Who can get lost in that journey if he sails guided by the compass of his conscience? </w:t>
      </w:r>
    </w:p>
    <w:p w14:paraId="54EC1E45" w14:textId="77777777" w:rsidR="00F50769" w:rsidRDefault="00F50769" w:rsidP="00F50769">
      <w:r>
        <w:t xml:space="preserve">37. If anyone feels fatigued, call on me, if anyone else feels that his faith is weakening, pray and I will be at his side at once to help him; but no one tries to retreat to the starting point or resign himself to perish enveloped by the waves of the tempest. </w:t>
      </w:r>
    </w:p>
    <w:p w14:paraId="01521CE7" w14:textId="77777777" w:rsidR="00F50769" w:rsidRDefault="00F50769" w:rsidP="00F50769">
      <w:r>
        <w:t xml:space="preserve">38. Perfect your prayer, for you must know the spiritual power that it imparts. It is the ladder by which you will ascend to Me in a true communion of spirits. </w:t>
      </w:r>
    </w:p>
    <w:p w14:paraId="462B899B" w14:textId="77777777" w:rsidR="00F50769" w:rsidRDefault="00F50769" w:rsidP="00F50769">
      <w:r>
        <w:t xml:space="preserve">39. How the path of one who extinguishes his faith or loses trust in Me is darkened! You who are watching, pray for the sleeping world. </w:t>
      </w:r>
    </w:p>
    <w:p w14:paraId="0F4AE84A" w14:textId="77777777" w:rsidR="00F50769" w:rsidRDefault="00F50769" w:rsidP="00F50769">
      <w:r>
        <w:t xml:space="preserve">40. Do you find it strange that I seek you with such eagerness? You do not have a true knowledge of what My love for you is, or what You mean to Me, because you have formed a very poor concept of your Father, since while some of you feel like gods on Earth, others on the contrary feel unworthy of My love. I tell you that if material nature has been an astonishment and wonder to men, the spiritual life is greater and more wonderful; and for your glory and enjoyment, know that you belong to both natures. </w:t>
      </w:r>
      <w:proofErr w:type="gramStart"/>
      <w:r>
        <w:t>Thus</w:t>
      </w:r>
      <w:proofErr w:type="gramEnd"/>
      <w:r>
        <w:t xml:space="preserve"> My Word comes to teach you all that you need to know of Me and of yourselves for your upliftment. </w:t>
      </w:r>
    </w:p>
    <w:p w14:paraId="47BE09D1" w14:textId="77777777" w:rsidR="00F50769" w:rsidRDefault="00F50769" w:rsidP="00F50769">
      <w:r>
        <w:lastRenderedPageBreak/>
        <w:t xml:space="preserve">41. On this day it is My will to reveal to you that by the year 1950 the 144,000 spirits appointed and destined by Me to bring My seed of love to the world will be gathered. Some will be incarnated and others in the spiritual valley. All will remain awake under the light of My inspiration and each one will be a torch that will light the way of great multitudes and lead them into the spiritual Kingdom. </w:t>
      </w:r>
    </w:p>
    <w:p w14:paraId="608B73D6" w14:textId="77777777" w:rsidR="00F50769" w:rsidRDefault="00F50769" w:rsidP="00F50769">
      <w:r>
        <w:t xml:space="preserve">42. At the time when Israel was crossing the desert in search of the Promised Land, it was the tribe of Levi that taught the people worship and reminded them and helped them to understand the divine Law. Once the tribes were established in the land they had conquered by their faith and perseverance, it was still the tribe of Levi that watched over the Law. But time has passed, the spirit of man has evolved, and the divine seed entrusted to Israel has reached many peoples and is now scattered throughout mankind. </w:t>
      </w:r>
    </w:p>
    <w:p w14:paraId="60E7BB92" w14:textId="77777777" w:rsidR="00F50769" w:rsidRDefault="00F50769" w:rsidP="00F50769">
      <w:r>
        <w:t xml:space="preserve">43. This people has risen again full of light on earth, to receive in their spirit the new revelations that they will bring to the nations. See how now it is no longer only the tribe of Levi that </w:t>
      </w:r>
      <w:proofErr w:type="gramStart"/>
      <w:r>
        <w:t>is in charge of</w:t>
      </w:r>
      <w:proofErr w:type="gramEnd"/>
      <w:r>
        <w:t xml:space="preserve"> watching over the divine Law, but a multitude of spirits to which will be joined by all those who awaken with the desire to be part of the People of God. </w:t>
      </w:r>
    </w:p>
    <w:p w14:paraId="3513C048" w14:textId="77777777" w:rsidR="00F50769" w:rsidRDefault="00F50769" w:rsidP="00F50769">
      <w:r>
        <w:t xml:space="preserve">44. Here are many who fell in fear at that time when they heard the omnipotent voice of Jehovah at Sinai; of those who had left captivity, tears, and humiliation to rise in search of the Land of blessing and peace. Their eyes have been opened to a new light that makes them see clearly the path traveled by their spirit up to this time. </w:t>
      </w:r>
    </w:p>
    <w:p w14:paraId="51C467BE" w14:textId="77777777" w:rsidR="00F50769" w:rsidRDefault="00F50769" w:rsidP="00F50769">
      <w:r>
        <w:t xml:space="preserve">45. This people will also fight to free themselves from the new Pharaoh represented by the world that feeds their idolatry, their miseries and temptations. He will also cross the desert in which he will feel alone and isolated from the others, fought by many of his brothers who will try to prevent him from passing; but once he attains the necessary spirituality, he will hear in the depths of his being the divine voice speaking to him of the Law of justice and love; but it will not be into the heart that this light descends, but directly into the spirit. </w:t>
      </w:r>
    </w:p>
    <w:p w14:paraId="76CCB8D7" w14:textId="77777777" w:rsidR="00F50769" w:rsidRDefault="00F50769" w:rsidP="00F50769">
      <w:r>
        <w:t xml:space="preserve">46. When the people are practicing this Doctrine, each of their works will serve for the building of the spiritual temple within man. </w:t>
      </w:r>
    </w:p>
    <w:p w14:paraId="26DC01A0" w14:textId="77777777" w:rsidR="00F50769" w:rsidRDefault="00F50769" w:rsidP="00F50769">
      <w:r>
        <w:t xml:space="preserve">47. All of you who long to be part of that people, penetrate within yourselves, saturate yourselves with faith so that you may be strong in the struggle and make yourselves worthy to be </w:t>
      </w:r>
      <w:r>
        <w:lastRenderedPageBreak/>
        <w:t xml:space="preserve">called Israel, as in the First Time I named Jacob strong for good, for love, for forgiveness; strong in zeal and virtue, strong against sin, pain, slander or misery. </w:t>
      </w:r>
    </w:p>
    <w:p w14:paraId="613711CB" w14:textId="77777777" w:rsidR="00F50769" w:rsidRDefault="00F50769" w:rsidP="00F50769">
      <w:r>
        <w:t xml:space="preserve">48. After giving you this lesson, my gaze will follow your steps to contemplate the way in which you practice my teachings to judge of your works of true love. </w:t>
      </w:r>
    </w:p>
    <w:p w14:paraId="18B27B34" w14:textId="77777777" w:rsidR="00F50769" w:rsidRDefault="00F50769" w:rsidP="00F50769">
      <w:r>
        <w:t xml:space="preserve">49. I will give you the opportunity to work by bringing together the orphan, the widow, the one who has fallen in the struggle, the one who is overcome by vice, the one who hungers for light, the one who thirsts for truth. Do not attribute to chance the cases you will find at every step; think that it is your Master who knocks at the doors of your heart. Truly I say to you, you are at the time when your spirit will justify its existence on earth through charity. </w:t>
      </w:r>
    </w:p>
    <w:p w14:paraId="122D474B" w14:textId="77777777" w:rsidR="00F50769" w:rsidRDefault="00F50769" w:rsidP="00F50769">
      <w:r>
        <w:t xml:space="preserve">50. My voice will reach your spirit at every moment to ask you what you are doing, what you are investing your life in, and whether you are fulfilling your mission. </w:t>
      </w:r>
    </w:p>
    <w:p w14:paraId="6E14D412" w14:textId="77777777" w:rsidR="00F50769" w:rsidRDefault="00F50769" w:rsidP="00F50769">
      <w:r>
        <w:t xml:space="preserve">51. Understand that you have a great work to accomplish, it is the work accumulated in a long time of neglect. Do not think that it is I who overwhelm you with heavy burdens, I want you to pay off your debt and fulfill your mission on Earth, a mission that is not reduced to the fulfillment of your duties to your family; you have, in addition to these, the right to love each other without distinction, and to serve each other, without being stopped by differences of creed, language, or class. </w:t>
      </w:r>
    </w:p>
    <w:p w14:paraId="3018AFD9" w14:textId="77777777" w:rsidR="00F50769" w:rsidRDefault="00F50769" w:rsidP="00F50769">
      <w:r>
        <w:t xml:space="preserve">52. My Doctrine will destroy the seed of selfishness, thus giving your spirit an endless field in which you can fulfill your mission of love. </w:t>
      </w:r>
    </w:p>
    <w:p w14:paraId="3E1EF4AB" w14:textId="77777777" w:rsidR="00F50769" w:rsidRDefault="00F50769" w:rsidP="00F50769">
      <w:r>
        <w:t xml:space="preserve">53. Day by day I will give signs to mankind to awaken: To some I will speak in their prayer, to others I will prepare with intuition so that they may hear my voice. To those who live far from spirituality, I will give revelatory, prophetic dreams; and to the materialized, I will speak through the elements of nature since they only believe in what they see or in what they can prove with their science. </w:t>
      </w:r>
    </w:p>
    <w:p w14:paraId="449D1FFC" w14:textId="77777777" w:rsidR="00F50769" w:rsidRDefault="00F50769" w:rsidP="00F50769">
      <w:r>
        <w:t xml:space="preserve">54. But if they, </w:t>
      </w:r>
      <w:proofErr w:type="gramStart"/>
      <w:r>
        <w:t>in spite of</w:t>
      </w:r>
      <w:proofErr w:type="gramEnd"/>
      <w:r>
        <w:t xml:space="preserve"> these voices, remain asleep or deaf, I will make them feel my power and my justice to which they have defied so much. </w:t>
      </w:r>
    </w:p>
    <w:p w14:paraId="5AE0D48C" w14:textId="77777777" w:rsidR="00F50769" w:rsidRDefault="00F50769" w:rsidP="00F50769">
      <w:r>
        <w:t xml:space="preserve">55. I speak to you of righteousness, for the time has come for my sickle to come to reap the harvest in season. I will reap the fruits that good has yielded, the golden wheat that love has </w:t>
      </w:r>
      <w:r>
        <w:lastRenderedPageBreak/>
        <w:t xml:space="preserve">given. Everything else will be exterminated. The fruits of sin and the weeds of selfishness, hatred and pride, will </w:t>
      </w:r>
      <w:proofErr w:type="gramStart"/>
      <w:r>
        <w:t>fall down</w:t>
      </w:r>
      <w:proofErr w:type="gramEnd"/>
      <w:r>
        <w:t xml:space="preserve"> under the inexorable edge of the sickle of my justice. </w:t>
      </w:r>
    </w:p>
    <w:p w14:paraId="7E46DC11" w14:textId="77777777" w:rsidR="00F50769" w:rsidRDefault="00F50769" w:rsidP="00F50769">
      <w:r>
        <w:t xml:space="preserve">56. I have come in time to reap; Remember that at that time I told you that the harvest should not be harvested before its time, but that the wheat and the tares should be allowed to grow together, come to maturity, and then reap. </w:t>
      </w:r>
    </w:p>
    <w:p w14:paraId="7F7576E0" w14:textId="77777777" w:rsidR="00F50769" w:rsidRDefault="00F50769" w:rsidP="00F50769">
      <w:r>
        <w:t xml:space="preserve">57. Isn't this what I'm doing now? See how my works today confirm my teaching of the Second Time. </w:t>
      </w:r>
    </w:p>
    <w:p w14:paraId="585E7592" w14:textId="77777777" w:rsidR="00F50769" w:rsidRDefault="00F50769" w:rsidP="00F50769">
      <w:r>
        <w:t xml:space="preserve">58. I am speaking to you through the mind of a spokesman, whose understanding I have enlightened and put on his </w:t>
      </w:r>
      <w:proofErr w:type="gramStart"/>
      <w:r>
        <w:t>lips</w:t>
      </w:r>
      <w:proofErr w:type="gramEnd"/>
      <w:r>
        <w:t xml:space="preserve"> words of wisdom, so that the people may receive this message as a sustenance for their spirit. </w:t>
      </w:r>
    </w:p>
    <w:p w14:paraId="3AD1482B" w14:textId="77777777" w:rsidR="00F50769" w:rsidRDefault="00F50769" w:rsidP="00F50769">
      <w:r>
        <w:t xml:space="preserve">59. I see you amazed at this manifestation, so I hasten to tell you, that although this is admirable, it is not yet the last lesson I am to give you, nor the highest expression of my communication with men. Take this manifestation as only a page in the book of spiritual wisdom which is the promise of the new revelations which I shall give you. The Book is in front of your consciousness, it is my Wisdom, and from that Book flow torrents of light that bathe your being. </w:t>
      </w:r>
    </w:p>
    <w:p w14:paraId="09CA6334" w14:textId="77777777" w:rsidR="00F50769" w:rsidRDefault="00F50769" w:rsidP="00F50769">
      <w:r>
        <w:t xml:space="preserve">60. You will not be able to </w:t>
      </w:r>
      <w:proofErr w:type="gramStart"/>
      <w:r>
        <w:t>rise up</w:t>
      </w:r>
      <w:proofErr w:type="gramEnd"/>
      <w:r>
        <w:t xml:space="preserve"> to fight with true strength, until you are convinced of the depth and transcendence of this Work; that is why in each of my manifestations I overflow my complacency </w:t>
      </w:r>
    </w:p>
    <w:p w14:paraId="344C839B" w14:textId="77777777" w:rsidR="00F50769" w:rsidRDefault="00F50769" w:rsidP="00F50769">
      <w:r>
        <w:t xml:space="preserve">over you so that there may be conviction among my people that they are advancing on a safe path.  </w:t>
      </w:r>
    </w:p>
    <w:p w14:paraId="7661903F" w14:textId="77777777" w:rsidR="00F50769" w:rsidRDefault="00F50769" w:rsidP="00F50769">
      <w:r>
        <w:t xml:space="preserve">61. Take with love this book in which your mission is written, but do not go to sleep in this time of light, what reward can you receive tomorrow if you have no merits? Do not forget that all your struggle is aimed at the conquest of light, peace and spiritual perfection. No one is unaware that </w:t>
      </w:r>
      <w:proofErr w:type="gramStart"/>
      <w:r>
        <w:t>in order to</w:t>
      </w:r>
      <w:proofErr w:type="gramEnd"/>
      <w:r>
        <w:t xml:space="preserve"> reach that perfection the right path was pointed out to you, the one traced out for you by your conscience, since you came into life; and so that you would not deviate from the path when incarnating on Earth, I left my footprint on it. </w:t>
      </w:r>
    </w:p>
    <w:p w14:paraId="17E7B0E8" w14:textId="77777777" w:rsidR="00F50769" w:rsidRDefault="00F50769" w:rsidP="00F50769">
      <w:r>
        <w:t xml:space="preserve">62. Look for that trace in any moment, past or present, and you will soon find it. </w:t>
      </w:r>
    </w:p>
    <w:p w14:paraId="2E7A7D0A" w14:textId="77777777" w:rsidR="00F50769" w:rsidRDefault="00F50769" w:rsidP="00F50769">
      <w:r>
        <w:t xml:space="preserve">63. I have always come to seek you because your spirit, once incarnated, has entered various paths, in which most of the time it has lost itself. O weak creatures who have fallen for your sake </w:t>
      </w:r>
      <w:r>
        <w:lastRenderedPageBreak/>
        <w:t xml:space="preserve">and then blamed me, saying that the way of the children of God is full of temptations! I tell you that where you thought you saw many paths, you should have taken only one: the one that leads to Me; that where you saw temptations, they were only fruits to be taken with knowledge and respect. Can you conceive that your </w:t>
      </w:r>
      <w:proofErr w:type="gramStart"/>
      <w:r>
        <w:t>Father</w:t>
      </w:r>
      <w:proofErr w:type="gramEnd"/>
      <w:r>
        <w:t xml:space="preserve"> created anything that was intended to tempt you to sin? </w:t>
      </w:r>
    </w:p>
    <w:p w14:paraId="2C1BAA6C" w14:textId="77777777" w:rsidR="00F50769" w:rsidRDefault="00F50769" w:rsidP="00F50769">
      <w:r>
        <w:t xml:space="preserve">64. Tomorrow, when humanity frees itself from its burden of ignorance and materialism, it will find that what it considered a stumbling block was only a stepping stone for its spirit to ascend and have experience; and what he believed to be an abyss, was but a trial to strengthen him; Then he will discover that what man has considered as the reason for his falls and his mistakes are the means to help him in his improvement. In the face of these teachings, all the superstitions that it has created around evil will disappear from the human heart. </w:t>
      </w:r>
    </w:p>
    <w:p w14:paraId="3C65B725" w14:textId="77777777" w:rsidR="00F50769" w:rsidRDefault="00F50769" w:rsidP="00F50769">
      <w:r>
        <w:t xml:space="preserve">65. How much strength and how much beauty you will discover when you open your eyes to the light of this life! Everything that his ignorance made him misinterpret, making him fall into errors and blaming it on the One who created all beings, will disappear from the mind of man. </w:t>
      </w:r>
    </w:p>
    <w:p w14:paraId="252FCBFA" w14:textId="77777777" w:rsidR="00F50769" w:rsidRDefault="00F50769" w:rsidP="00F50769">
      <w:r>
        <w:t xml:space="preserve">66. </w:t>
      </w:r>
      <w:proofErr w:type="gramStart"/>
      <w:r>
        <w:t>As long as</w:t>
      </w:r>
      <w:proofErr w:type="gramEnd"/>
      <w:r>
        <w:t xml:space="preserve"> humanity does not understand the true spiritual law or, being attracted to this path, falls into religious fanaticism, it will have to find its life full of stumbling blocks, uncertainty and shadows. </w:t>
      </w:r>
    </w:p>
    <w:p w14:paraId="35B0FEE0" w14:textId="77777777" w:rsidR="00F50769" w:rsidRDefault="00F50769" w:rsidP="00F50769">
      <w:r>
        <w:t xml:space="preserve">67. When will you </w:t>
      </w:r>
      <w:proofErr w:type="gramStart"/>
      <w:r>
        <w:t>enter into</w:t>
      </w:r>
      <w:proofErr w:type="gramEnd"/>
      <w:r>
        <w:t xml:space="preserve"> the study of my Doctrine, which is like a divine sun that illuminates the spirit and is never hidden? According to you, this is impossible, but I tell you that soon this light will illuminate all beings.  </w:t>
      </w:r>
    </w:p>
    <w:p w14:paraId="622EB509" w14:textId="77777777" w:rsidR="00F50769" w:rsidRDefault="00F50769" w:rsidP="00F50769">
      <w:r>
        <w:t xml:space="preserve">68. The voice of him whom you called Rabbi of Galilee is the same voice that you hear at this moment; and if at that time I said to you: Man does not live by bread alone, but by every word of God, now I come to tell you that man must be sustained not only by knowledge or by human knowledge, but by divine essence, because in him dwells the spirit that feeds only on love, wisdom and peace. Feed and comfort yourselves, O my disciples, so that you may carry true life in you! </w:t>
      </w:r>
    </w:p>
    <w:p w14:paraId="34E3F60F" w14:textId="77777777" w:rsidR="00F50769" w:rsidRDefault="00F50769" w:rsidP="00F50769">
      <w:r>
        <w:t xml:space="preserve">69. Times of strife and bitterness are approaching, and you must be prepared to bear witness to my Doctrine, with your faith and firmness in the fulfillment of my teachings. </w:t>
      </w:r>
    </w:p>
    <w:p w14:paraId="2863647C" w14:textId="77777777" w:rsidR="00F50769" w:rsidRDefault="00F50769" w:rsidP="00F50769">
      <w:r>
        <w:lastRenderedPageBreak/>
        <w:t xml:space="preserve">70. Sometimes my unbelieving disciples would like me to show them the body that I wore in the Second Time, my pierced and bleeding hands, to believe that I am once again among my people; and in their hearts they say to me, 'How can we bear witness to you, if we have not seen you?' But I ask you, </w:t>
      </w:r>
      <w:proofErr w:type="gramStart"/>
      <w:r>
        <w:t>Do</w:t>
      </w:r>
      <w:proofErr w:type="gramEnd"/>
      <w:r>
        <w:t xml:space="preserve"> you know my words of that time when I announced to you to return? When did I announce to you that I would come as a man? You need to see to believe, because you have materialized; but there are those who, without knowing the prophecies, feel my presence and understand the truth; those are the ones who carry a clean mind and heart. </w:t>
      </w:r>
    </w:p>
    <w:p w14:paraId="0812A405" w14:textId="77777777" w:rsidR="00F50769" w:rsidRDefault="00F50769" w:rsidP="00F50769">
      <w:r>
        <w:t xml:space="preserve">71. The spirit is endowed with a gaze superior to human gaze, so that it is he who discovers the truth and sees in it the face of his Father. How do you want to discover the divine with your senses, if your spirit has not first sensed it? These words are not a reproach to your poor faith, nor do I reject you because you doubt; on the contrary; it is precisely those extinguished lamps that I have been looking for to light them with the fire of love of my Spirit.  </w:t>
      </w:r>
    </w:p>
    <w:p w14:paraId="4E2B056B" w14:textId="77777777" w:rsidR="00F50769" w:rsidRDefault="00F50769" w:rsidP="00F50769">
      <w:r>
        <w:t xml:space="preserve">72. There are those who tremble with joy when they hear this word, they are those who feel my presence. Tomorrow, when I have ceased to communicate in this way, those who have not been able to understand me or have doubted me, when they become spiritualized, will regret when they remember that they were present before my manifestation and did not believe. I will bathe them with my </w:t>
      </w:r>
      <w:proofErr w:type="gramStart"/>
      <w:r>
        <w:t>light</w:t>
      </w:r>
      <w:proofErr w:type="gramEnd"/>
      <w:r>
        <w:t xml:space="preserve"> and they will listen inwardly to my voice that says to them: Do not be afraid, seek me in the depths of your heart and there you will find many of my words saved for the instant when you need them. </w:t>
      </w:r>
    </w:p>
    <w:p w14:paraId="637BBD26" w14:textId="77777777" w:rsidR="00F50769" w:rsidRDefault="00F50769" w:rsidP="00F50769">
      <w:r>
        <w:t xml:space="preserve">73. Come unto Me, you peoples and nations of the world. Come, men of all races, my Law awaits you in the kingdom of peace, so that you may form one people: the People of God. </w:t>
      </w:r>
    </w:p>
    <w:p w14:paraId="1D144E7F" w14:textId="77777777" w:rsidR="00F50769" w:rsidRDefault="00F50769" w:rsidP="00F50769">
      <w:r>
        <w:t xml:space="preserve"> </w:t>
      </w:r>
    </w:p>
    <w:p w14:paraId="2F1422FF" w14:textId="77777777" w:rsidR="00F50769" w:rsidRDefault="00F50769" w:rsidP="00F50769">
      <w:r>
        <w:t xml:space="preserve">MY PEACE BE WITH YOU! </w:t>
      </w:r>
    </w:p>
    <w:p w14:paraId="328F67B4" w14:textId="77777777" w:rsidR="00F50769" w:rsidRDefault="00F50769" w:rsidP="00F50769">
      <w:r>
        <w:t xml:space="preserve"> </w:t>
      </w:r>
    </w:p>
    <w:p w14:paraId="428A40C7" w14:textId="77777777" w:rsidR="00F50769" w:rsidRDefault="00F50769" w:rsidP="00F50769">
      <w:r>
        <w:t xml:space="preserve"> </w:t>
      </w:r>
    </w:p>
    <w:p w14:paraId="4CE3EAB5" w14:textId="77777777" w:rsidR="00F50769" w:rsidRDefault="00F50769" w:rsidP="00F50769">
      <w:r>
        <w:t xml:space="preserve">EDUCATION N° 94 </w:t>
      </w:r>
    </w:p>
    <w:p w14:paraId="5EB0087B" w14:textId="77777777" w:rsidR="00F50769" w:rsidRDefault="00F50769" w:rsidP="00F50769">
      <w:r>
        <w:t xml:space="preserve"> </w:t>
      </w:r>
    </w:p>
    <w:p w14:paraId="224231A6" w14:textId="77777777" w:rsidR="00F50769" w:rsidRDefault="00F50769" w:rsidP="00F50769">
      <w:r>
        <w:lastRenderedPageBreak/>
        <w:t xml:space="preserve">1. My word has been manifested among you, full of love, as a balm of consolation, when you have come before Me weeping, and with fatherly counsel I have had to correct you. When the day approaches when I will put an end to this word on the lips of my spokesmen, you will feel it come from a judge, although it will always be the same in its love and tenderness, but it will have so much light that you will discover even the most hidden errors and the most hidden stains that you bear. </w:t>
      </w:r>
    </w:p>
    <w:p w14:paraId="60777469" w14:textId="77777777" w:rsidR="00F50769" w:rsidRDefault="00F50769" w:rsidP="00F50769">
      <w:r>
        <w:t xml:space="preserve">2. Of Me you shall never say that I did not point out to you Your imperfections, or that in My Doctrine I taught you deceitful lessons. Tomorrow, when you discover your errors and appreciate the greatness of this revelation, you will know how to do justice to your </w:t>
      </w:r>
      <w:proofErr w:type="gramStart"/>
      <w:r>
        <w:t>Father</w:t>
      </w:r>
      <w:proofErr w:type="gramEnd"/>
      <w:r>
        <w:t xml:space="preserve">. </w:t>
      </w:r>
    </w:p>
    <w:p w14:paraId="61B9C871" w14:textId="77777777" w:rsidR="00F50769" w:rsidRDefault="00F50769" w:rsidP="00F50769">
      <w:r>
        <w:t xml:space="preserve">3. You do not yet feel this truth, first it was darkness that put a bandage of darkness on your eyes, then came the light of my word, but you have been dazzled by it; It is necessary that you grope for a few moments so that you will become accustomed to this light and be able to look at everything around you. In the meantime, be careful with your analyses, with your words and with your practices, because you would not yet be able to take firm steps on the path, nor speak the truth as you should. </w:t>
      </w:r>
    </w:p>
    <w:p w14:paraId="2F4B9143" w14:textId="77777777" w:rsidR="00F50769" w:rsidRDefault="00F50769" w:rsidP="00F50769">
      <w:r>
        <w:t xml:space="preserve">4. The truth is one and </w:t>
      </w:r>
      <w:proofErr w:type="gramStart"/>
      <w:r>
        <w:t>eternal, yet</w:t>
      </w:r>
      <w:proofErr w:type="gramEnd"/>
      <w:r>
        <w:t xml:space="preserve"> look at men proclaiming different truths. How much my teachings have been trodden on earth! </w:t>
      </w:r>
    </w:p>
    <w:p w14:paraId="011074A3" w14:textId="77777777" w:rsidR="00F50769" w:rsidRDefault="00F50769" w:rsidP="00F50769">
      <w:r>
        <w:t xml:space="preserve">5. Since Christ came to speak to you of the truth, how many have tried to speak of it, but I ask, </w:t>
      </w:r>
      <w:proofErr w:type="gramStart"/>
      <w:r>
        <w:t>Have</w:t>
      </w:r>
      <w:proofErr w:type="gramEnd"/>
      <w:r>
        <w:t xml:space="preserve"> you also imitated Me in love, in meekness, and in charity? Only I know who My true disciples and apostles have been throughout the ages. </w:t>
      </w:r>
    </w:p>
    <w:p w14:paraId="6F5734A7" w14:textId="77777777" w:rsidR="00F50769" w:rsidRDefault="00F50769" w:rsidP="00F50769">
      <w:r>
        <w:t xml:space="preserve">6. If tomorrow when men, judging this communication, come to doubt its truth because it was given through sinful understandings, I will make them understand that it is not sin that rejects Me, on the contrary, it has brought Me closer to the one who has strayed from the path. </w:t>
      </w:r>
    </w:p>
    <w:p w14:paraId="7F8BE7A5" w14:textId="77777777" w:rsidR="00F50769" w:rsidRDefault="00F50769" w:rsidP="00F50769">
      <w:r>
        <w:t xml:space="preserve">7. Another proof of My power that men will recognize will be that I alone have been able to make the mouths of sinners speak with purity, blasphemous lips speak of divine lessons, and rude minds to transmit teachings and revelations full of wisdom. </w:t>
      </w:r>
    </w:p>
    <w:p w14:paraId="3542AFC9" w14:textId="77777777" w:rsidR="00F50769" w:rsidRDefault="00F50769" w:rsidP="00F50769">
      <w:r>
        <w:t xml:space="preserve">8. Who will be those who will </w:t>
      </w:r>
      <w:proofErr w:type="gramStart"/>
      <w:r>
        <w:t>rise up</w:t>
      </w:r>
      <w:proofErr w:type="gramEnd"/>
      <w:r>
        <w:t xml:space="preserve"> at this time as true apostles of my word? Which of you will make your brothers and sisters contemplate the beauty of my teaching? </w:t>
      </w:r>
    </w:p>
    <w:p w14:paraId="5A5E7BD3" w14:textId="77777777" w:rsidR="00F50769" w:rsidRDefault="00F50769" w:rsidP="00F50769">
      <w:r>
        <w:t xml:space="preserve">9. Your works are necessary; The witness of this people who heard my word is indispensable. </w:t>
      </w:r>
    </w:p>
    <w:p w14:paraId="75C12444" w14:textId="77777777" w:rsidR="00F50769" w:rsidRDefault="00F50769" w:rsidP="00F50769">
      <w:r>
        <w:lastRenderedPageBreak/>
        <w:t xml:space="preserve">10. The Doctrine that I have taught you is like an immense torch around which the peoples, the men who hunger and thirst for truth and thirst for justice, </w:t>
      </w:r>
      <w:proofErr w:type="gramStart"/>
      <w:r>
        <w:t>and also</w:t>
      </w:r>
      <w:proofErr w:type="gramEnd"/>
      <w:r>
        <w:t xml:space="preserve"> the wandering spirits, the investigators who are awake in search of light, will have to gather. </w:t>
      </w:r>
    </w:p>
    <w:p w14:paraId="0D994402" w14:textId="77777777" w:rsidR="00F50769" w:rsidRDefault="00F50769" w:rsidP="00F50769">
      <w:r>
        <w:t xml:space="preserve">11. Prepare for the time when caravans of your brothers will rise in search of the oasis of </w:t>
      </w:r>
      <w:proofErr w:type="gramStart"/>
      <w:r>
        <w:t>peace, but</w:t>
      </w:r>
      <w:proofErr w:type="gramEnd"/>
      <w:r>
        <w:t xml:space="preserve"> do so with humility; Treasure up in your spirit the virtues that I have brought to you in my word. Do not look for a way to impress your brothers with vanities or superfluous teachings, they will come fleeing from precisely that. </w:t>
      </w:r>
    </w:p>
    <w:p w14:paraId="4BD2CB94" w14:textId="77777777" w:rsidR="00F50769" w:rsidRDefault="00F50769" w:rsidP="00F50769">
      <w:r>
        <w:t xml:space="preserve">12. Not only will those who have heard my word through human understanding be called children of this people, but everyone who embraces its cross, everyone who loves this Law and spreads this seed, will be called a farmer of my field, an apostle of my work, and a son of this people, even if he has not heard me through this manifestation. </w:t>
      </w:r>
    </w:p>
    <w:p w14:paraId="70D8D836" w14:textId="77777777" w:rsidR="00F50769" w:rsidRDefault="00F50769" w:rsidP="00F50769">
      <w:r>
        <w:t xml:space="preserve">13. Once </w:t>
      </w:r>
      <w:proofErr w:type="gramStart"/>
      <w:r>
        <w:t>again</w:t>
      </w:r>
      <w:proofErr w:type="gramEnd"/>
      <w:r>
        <w:t xml:space="preserve"> I tell you not to look for external ways to make My Work known, because you would present many vulnerable points where you would be fought by sects and religions. </w:t>
      </w:r>
    </w:p>
    <w:p w14:paraId="49EB7B97" w14:textId="77777777" w:rsidR="00F50769" w:rsidRDefault="00F50769" w:rsidP="00F50769">
      <w:r>
        <w:t xml:space="preserve">14. If you seek moral improvement, clarity in your life, spirituality in your worship, there will be no weapons, ideas, or doctrines that can defeat you. Build with the spirit and everything will be preserved and will survive the vicissitudes and the combats, because the spirit is indestructible. If you build on material foundations, you will have done what a fool does when he raises a building on sand, which at the slightest movement will have to come to the ground.  </w:t>
      </w:r>
    </w:p>
    <w:p w14:paraId="69F11FF4" w14:textId="77777777" w:rsidR="00F50769" w:rsidRDefault="00F50769" w:rsidP="00F50769">
      <w:r>
        <w:t xml:space="preserve">15. Make a deposit of your heart so that in it you may keep my teachings as the most precious treasure that your spirit has yet attained. </w:t>
      </w:r>
    </w:p>
    <w:p w14:paraId="6263B426" w14:textId="77777777" w:rsidR="00F50769" w:rsidRDefault="00F50769" w:rsidP="00F50769">
      <w:r>
        <w:t xml:space="preserve">16. I come to make myself present to you in this time of spiritual struggle, because you were sent into the world to speak of the Law. You have already been liberated, you have already turned away from the superfluous, now advance on the path as the true beloved peasants of Jesus. </w:t>
      </w:r>
    </w:p>
    <w:p w14:paraId="2602EDD9" w14:textId="77777777" w:rsidR="00F50769" w:rsidRDefault="00F50769" w:rsidP="00F50769">
      <w:r>
        <w:t xml:space="preserve">17. I have sent you into the world at this time so that you may speak of Me and so that your spirit may overflow its experience in others. </w:t>
      </w:r>
    </w:p>
    <w:p w14:paraId="596B61B7" w14:textId="77777777" w:rsidR="00F50769" w:rsidRDefault="00F50769" w:rsidP="00F50769">
      <w:r>
        <w:t xml:space="preserve">18. If I reveal to you that you are Israel, it is so that you may know that you have been following my path in the land for a long time, </w:t>
      </w:r>
      <w:proofErr w:type="gramStart"/>
      <w:r>
        <w:t>and also</w:t>
      </w:r>
      <w:proofErr w:type="gramEnd"/>
      <w:r>
        <w:t xml:space="preserve"> so that you may meditate on your responsibility. Do you not think it right that I should sometimes complain to you about your lack of faith, zeal or charity? </w:t>
      </w:r>
    </w:p>
    <w:p w14:paraId="0790990D" w14:textId="77777777" w:rsidR="00F50769" w:rsidRDefault="00F50769" w:rsidP="00F50769">
      <w:r>
        <w:lastRenderedPageBreak/>
        <w:t xml:space="preserve">19. One God has spoken to you from the beginning of time; I want you to recognize and love one God, and I want you to offer me only one worship. </w:t>
      </w:r>
    </w:p>
    <w:p w14:paraId="514C4CF5" w14:textId="77777777" w:rsidR="00F50769" w:rsidRDefault="00F50769" w:rsidP="00F50769">
      <w:r>
        <w:t xml:space="preserve">20. It is men who have forged many gods, each one feels, worships and imagines them in different ways. I'm pushing this one aside </w:t>
      </w:r>
    </w:p>
    <w:p w14:paraId="7731268C" w14:textId="77777777" w:rsidR="00F50769" w:rsidRDefault="00F50769" w:rsidP="00F50769">
      <w:r>
        <w:t xml:space="preserve">people of all religious influences so that here, in their solitude, in their retreat, they may listen to me and understand me, so that in the end they may render me a worship worthy of their Creator. I did the same thing at that time when Israel had been captive for centuries under the yoke and scourge of the Pharaohs of Egypt. It was my will to take Moses as a messenger and to snatch from slavery the people destined to receive the Law and the light that would enlighten mankind. Compare the events of that time with those of now, and you will understand the intention with which the Master has spoken to you of these events. </w:t>
      </w:r>
    </w:p>
    <w:p w14:paraId="33A0B701" w14:textId="77777777" w:rsidR="00F50769" w:rsidRDefault="00F50769" w:rsidP="00F50769">
      <w:r>
        <w:t xml:space="preserve">21. Your spirit tells me that in this age too, humanity has known material slavery, hardships and scourges, and that it has passed through the slavery of the spirit. </w:t>
      </w:r>
    </w:p>
    <w:p w14:paraId="37997BA7" w14:textId="77777777" w:rsidR="00F50769" w:rsidRDefault="00F50769" w:rsidP="00F50769">
      <w:r>
        <w:t xml:space="preserve">22. </w:t>
      </w:r>
      <w:proofErr w:type="gramStart"/>
      <w:r>
        <w:t>Therefore</w:t>
      </w:r>
      <w:proofErr w:type="gramEnd"/>
      <w:r>
        <w:t xml:space="preserve"> I come to you again to say to you: Love one another as I taught you in the Second Time, so that your journey may be bearable. Bring spirituality, order, obedience, faith and charity, and you will feel strong in the </w:t>
      </w:r>
      <w:proofErr w:type="gramStart"/>
      <w:r>
        <w:t>struggle</w:t>
      </w:r>
      <w:proofErr w:type="gramEnd"/>
      <w:r>
        <w:t xml:space="preserve"> and you will be the example before all the peoples of the Earth. </w:t>
      </w:r>
    </w:p>
    <w:p w14:paraId="16298ACA" w14:textId="77777777" w:rsidR="00F50769" w:rsidRDefault="00F50769" w:rsidP="00F50769">
      <w:r>
        <w:t xml:space="preserve">23. Many will ask you what path you are following and where you are going, and when they look at your humble step, but full of security and firmness, they will follow you with hearts full of trust and faith. </w:t>
      </w:r>
    </w:p>
    <w:p w14:paraId="52BE280C" w14:textId="77777777" w:rsidR="00F50769" w:rsidRDefault="00F50769" w:rsidP="00F50769">
      <w:r>
        <w:t xml:space="preserve">24. Today your spirit comes in search of sustenance, the heart wants peace, the mind thirsts for light and the Master tells you: in the early days of your evolution you had everything, even without having made merits to achieve it; instead, now you will have to achieve everything with your works within the Law that teaches you to love one another. </w:t>
      </w:r>
    </w:p>
    <w:p w14:paraId="641324D5" w14:textId="77777777" w:rsidR="00F50769" w:rsidRDefault="00F50769" w:rsidP="00F50769">
      <w:r>
        <w:t xml:space="preserve">25. It cost you nothing in those days to have health, strength, peace, abundance, therefore you easily lost everything; Now I tell you that when you have recovered with efforts, struggles and sacrifices the development of those gifts that you did not know how to appreciate in all their value, you will not lose it again, because then you will take advantage of what you have and you will never forget what it cost you to achieve it. Do you have an idea of how much this humanity </w:t>
      </w:r>
      <w:r>
        <w:lastRenderedPageBreak/>
        <w:t xml:space="preserve">will have to evolve </w:t>
      </w:r>
      <w:proofErr w:type="gramStart"/>
      <w:r>
        <w:t>in order to</w:t>
      </w:r>
      <w:proofErr w:type="gramEnd"/>
      <w:r>
        <w:t xml:space="preserve"> awaken from its long slumber and wake up with the ideal of recovery and evolution? But you will go before her, showing her the way of her spiritual evolution. Now that you are hearing this word and that you are already a people, I tell you to have clarity in your spirit and persevere in your preparation so that you can manifest my Work with all clarity. I want you to play the part I have entrusted to you with purity. Be calm, because you are not going to do everything, my charity will help you. </w:t>
      </w:r>
    </w:p>
    <w:p w14:paraId="4D78DC5D" w14:textId="77777777" w:rsidR="00F50769" w:rsidRDefault="00F50769" w:rsidP="00F50769">
      <w:r>
        <w:t xml:space="preserve">26. From many parts of the Earth will arise men, groups and multitudes speaking to humanity of the new time, speaking of </w:t>
      </w:r>
    </w:p>
    <w:p w14:paraId="30AAC596" w14:textId="77777777" w:rsidR="00F50769" w:rsidRDefault="00F50769" w:rsidP="00F50769">
      <w:r>
        <w:t xml:space="preserve">spirituality and working for the liberation and fraternity of men. </w:t>
      </w:r>
      <w:proofErr w:type="gramStart"/>
      <w:r>
        <w:t>Therefore</w:t>
      </w:r>
      <w:proofErr w:type="gramEnd"/>
      <w:r>
        <w:t xml:space="preserve"> I tell you that the rest, I will do. </w:t>
      </w:r>
    </w:p>
    <w:p w14:paraId="226AD141" w14:textId="77777777" w:rsidR="00F50769" w:rsidRDefault="00F50769" w:rsidP="00F50769">
      <w:r>
        <w:t xml:space="preserve">27. There are works that only I will be able to carry out, one of them is to save this humanity from the abysses that it itself has created; but there is infinite joy in the Father, when he is accompanied in his divine tasks and duties by his beloved children, for whom I call upon the great multitudes, expound to them the end of my manifestation, and then choose hearts of good will to prepare them as soldiers and emissaries of my divine cause. </w:t>
      </w:r>
    </w:p>
    <w:p w14:paraId="76EA6235" w14:textId="77777777" w:rsidR="00F50769" w:rsidRDefault="00F50769" w:rsidP="00F50769">
      <w:r>
        <w:t xml:space="preserve">28. I would like to see this people scattered in armies on roads, peoples and nations, bearing the good news and the testimony of my word, as well as the light of my promises. If you truly unite, you will see great inspirations spring up from your mind, which will be the key that will open the doors closed today to your call. </w:t>
      </w:r>
    </w:p>
    <w:p w14:paraId="18C682EB" w14:textId="77777777" w:rsidR="00F50769" w:rsidRDefault="00F50769" w:rsidP="00F50769">
      <w:r>
        <w:t xml:space="preserve">29. At this </w:t>
      </w:r>
      <w:proofErr w:type="gramStart"/>
      <w:r>
        <w:t>time</w:t>
      </w:r>
      <w:proofErr w:type="gramEnd"/>
      <w:r>
        <w:t xml:space="preserve"> I have come to say to you: Has the influence of the world reached such a degree in you that you have erased all traces of my former teachings? This is why I have come. Who among the inhabitants of the Earth could make you understand all the wealth of experience and light that your spirit brings, even though it does not manifest it, because the influences of the world prevent it from doing so? No one, only I can save you and reveal to you the mysteries of the spirit. </w:t>
      </w:r>
    </w:p>
    <w:p w14:paraId="129927FF" w14:textId="77777777" w:rsidR="00F50769" w:rsidRDefault="00F50769" w:rsidP="00F50769">
      <w:r>
        <w:t xml:space="preserve">30. Among mankind are beings who once crossed the wilderness in pursuit of a divine promise, who heard the voice of the Lord on a mountain; I also discover others who lived in the time of Jesus, saw his works and listened to his word, who followed me into the wilderness and ate of the loaves and fishes that I fed to the crowd when they went up the mountain to hear that voice, </w:t>
      </w:r>
      <w:r>
        <w:lastRenderedPageBreak/>
        <w:t xml:space="preserve">and those who walked among the crowds shouting on the day of my crucifixion. Right here, among the multitudes who come to hear the same celestial concert that is now new to them, I discover those spirits. </w:t>
      </w:r>
    </w:p>
    <w:p w14:paraId="18A02513" w14:textId="77777777" w:rsidR="00F50769" w:rsidRDefault="00F50769" w:rsidP="00F50769">
      <w:r>
        <w:t xml:space="preserve">31. Those who weep, those who shudder when they hear me and recognize the voice that speaks to them, are those whose spirit still retains the echo of my words.  </w:t>
      </w:r>
    </w:p>
    <w:p w14:paraId="52BB0FA9" w14:textId="77777777" w:rsidR="00F50769" w:rsidRDefault="00F50769" w:rsidP="00F50769">
      <w:r>
        <w:t xml:space="preserve">32. Do you see how many of those who come before this manifestation remain forever on the road, consecrated to these practices, without there being human power to prevent them from coming to listen to my word? They are those who once contracted debts of love with their God and who did not have the opportunity to give themselves to Him, but who promised themselves to wait for me to follow me and serve me to the end.  </w:t>
      </w:r>
    </w:p>
    <w:p w14:paraId="6D54A45A" w14:textId="77777777" w:rsidR="00F50769" w:rsidRDefault="00F50769" w:rsidP="00F50769">
      <w:r>
        <w:t xml:space="preserve">33. Today I come to remind you of the events you have already experienced. </w:t>
      </w:r>
    </w:p>
    <w:p w14:paraId="6332085B" w14:textId="77777777" w:rsidR="00F50769" w:rsidRDefault="00F50769" w:rsidP="00F50769">
      <w:r>
        <w:t xml:space="preserve">34. At that time, when my disciples heard that I would soon depart from among them, they asked me, "Lord, when will you depart from among them?" </w:t>
      </w:r>
    </w:p>
    <w:p w14:paraId="1177680C" w14:textId="77777777" w:rsidR="00F50769" w:rsidRDefault="00F50769" w:rsidP="00F50769">
      <w:r>
        <w:t xml:space="preserve">Will we see again? I told them in what time I would return and what signs I would give of my return. </w:t>
      </w:r>
    </w:p>
    <w:p w14:paraId="2CDF57CC" w14:textId="77777777" w:rsidR="00F50769" w:rsidRDefault="00F50769" w:rsidP="00F50769">
      <w:r>
        <w:t xml:space="preserve">35. Now I say to the new disciples: this is the time </w:t>
      </w:r>
      <w:proofErr w:type="gramStart"/>
      <w:r>
        <w:t>foretold,</w:t>
      </w:r>
      <w:proofErr w:type="gramEnd"/>
      <w:r>
        <w:t xml:space="preserve"> the signs have been fulfilled without missing one. </w:t>
      </w:r>
    </w:p>
    <w:p w14:paraId="0F37F2DF" w14:textId="77777777" w:rsidR="00F50769" w:rsidRDefault="00F50769" w:rsidP="00F50769">
      <w:r>
        <w:t xml:space="preserve">36. You know that this communication through the understanding of man will also come to an end and like them, you ask: Lord, when your word has ceased to be heard, will we not again have the joy of feeling your manifestation in some form? To which I answer you: After this time, there will come the time of your spirituality, that of direct communication with your Lord, in which you will feel Me eternally present. When you reach that degree of elevation, you will never again say that the Father is coming, or that He is gone, because you will have already understood that I am always in you. Then you will remember that I said to you through Jesus: The Kingdom of God is in you.  </w:t>
      </w:r>
    </w:p>
    <w:p w14:paraId="706D0C9B" w14:textId="77777777" w:rsidR="00F50769" w:rsidRDefault="00F50769" w:rsidP="00F50769">
      <w:r>
        <w:t xml:space="preserve">37. Bring the good news to the nations; If I spread this message everywhere, see that many of those who are waiting for Me believe that I will appear as a man on Earth, and I never told you this, but I gave you to understand that My coming would be spiritual, that I would come on the cloud. </w:t>
      </w:r>
    </w:p>
    <w:p w14:paraId="22898DF9" w14:textId="77777777" w:rsidR="00F50769" w:rsidRDefault="00F50769" w:rsidP="00F50769">
      <w:r>
        <w:lastRenderedPageBreak/>
        <w:t xml:space="preserve">38. I have already told you that I will touch religions and sects to awaken them from their lethargy, they will recognize the light of this time and nourish the ideal of spirituality; but it is necessary that you play the part that I am entrusting to you, because this seed only waits to fall on the earth to germinate and bear fruits of wisdom, and spiritual progress among humanity. </w:t>
      </w:r>
    </w:p>
    <w:p w14:paraId="12184015" w14:textId="77777777" w:rsidR="00F50769" w:rsidRDefault="00F50769" w:rsidP="00F50769">
      <w:r>
        <w:t xml:space="preserve">39. The example of this humble people who lead their steps without ministers to guide them and who worship me without ceremonies or symbols, will be a call that awakens those who sleep their night of centuries, and will be a stimulus for the regeneration and purification of many of my children. </w:t>
      </w:r>
    </w:p>
    <w:p w14:paraId="475F2910" w14:textId="77777777" w:rsidR="00F50769" w:rsidRDefault="00F50769" w:rsidP="00F50769">
      <w:r>
        <w:t xml:space="preserve">40. Do not try to ignore your responsibility in this Work; do not forget that I have sent you to Earth as precursors and prophets of the Third Era. </w:t>
      </w:r>
    </w:p>
    <w:p w14:paraId="28B736F0" w14:textId="77777777" w:rsidR="00F50769" w:rsidRDefault="00F50769" w:rsidP="00F50769">
      <w:r>
        <w:t xml:space="preserve">41. Verily I say unto you, that if at this hour I should appear with the same body with which you looked upon me at that time, ye would see my wounds fresh, and on my face still imprinted the trace of sacrifice, but this would be a constant reproach to humanity, and I prefer to conceal my wounds from you in order to show you only my light. Why do many want to contemplate me humanized in the form of Jesus? Do you not understand that I am more than form? It is true that at that time, as in this one, I allowed myself to be contemplated in the form of </w:t>
      </w:r>
      <w:proofErr w:type="gramStart"/>
      <w:r>
        <w:t>Jesus;</w:t>
      </w:r>
      <w:proofErr w:type="gramEnd"/>
      <w:r>
        <w:t xml:space="preserve"> but not this grace </w:t>
      </w:r>
    </w:p>
    <w:p w14:paraId="17C34CC9" w14:textId="77777777" w:rsidR="00F50769" w:rsidRDefault="00F50769" w:rsidP="00F50769">
      <w:r>
        <w:t xml:space="preserve">it has been for </w:t>
      </w:r>
      <w:proofErr w:type="gramStart"/>
      <w:r>
        <w:t>everyone,</w:t>
      </w:r>
      <w:proofErr w:type="gramEnd"/>
      <w:r>
        <w:t xml:space="preserve"> it is not necessary for everyone to look at me like that. </w:t>
      </w:r>
      <w:proofErr w:type="gramStart"/>
      <w:r>
        <w:t>Again</w:t>
      </w:r>
      <w:proofErr w:type="gramEnd"/>
      <w:r>
        <w:t xml:space="preserve"> I say to you, Blessed </w:t>
      </w:r>
      <w:proofErr w:type="gramStart"/>
      <w:r>
        <w:t>are</w:t>
      </w:r>
      <w:proofErr w:type="gramEnd"/>
      <w:r>
        <w:t xml:space="preserve"> those who have not seen but have believed. </w:t>
      </w:r>
    </w:p>
    <w:p w14:paraId="3A658C51" w14:textId="77777777" w:rsidR="00F50769" w:rsidRDefault="00F50769" w:rsidP="00F50769">
      <w:r>
        <w:t xml:space="preserve">42. When men have come out of the materialism of their religious practices and instead of seeking me in images that are human work, they become spiritualized, they will conceive me so great and omnipotent that they will not accept seeing me limited and will not desire, not even spiritually, to see me in the figure of Jesus. </w:t>
      </w:r>
    </w:p>
    <w:p w14:paraId="64C4DC56" w14:textId="77777777" w:rsidR="00F50769" w:rsidRDefault="00F50769" w:rsidP="00F50769">
      <w:r>
        <w:t xml:space="preserve">43. How delicate is the mission of the seer in this time, it is not enough for him to have the gift of spiritual gaze if he does not have elevation. Who can guide him if it is not his conscience, and who can deliver him from confusion, if not prayer and vigilance? </w:t>
      </w:r>
    </w:p>
    <w:p w14:paraId="6F45B212" w14:textId="77777777" w:rsidR="00F50769" w:rsidRDefault="00F50769" w:rsidP="00F50769">
      <w:r>
        <w:t xml:space="preserve">44. Israel had seven great prophets in the First Era, they spoke and wrote about the future of humanity, about the trials that would come to the peoples </w:t>
      </w:r>
      <w:proofErr w:type="gramStart"/>
      <w:r>
        <w:t>and also</w:t>
      </w:r>
      <w:proofErr w:type="gramEnd"/>
      <w:r>
        <w:t xml:space="preserve"> announced the divine </w:t>
      </w:r>
      <w:r>
        <w:lastRenderedPageBreak/>
        <w:t xml:space="preserve">revelations that the Lord would make to men. They were not great because they had talked a lot but because they had risen in search of my light. </w:t>
      </w:r>
    </w:p>
    <w:p w14:paraId="5FCD4CC8" w14:textId="77777777" w:rsidR="00F50769" w:rsidRDefault="00F50769" w:rsidP="00F50769">
      <w:r>
        <w:t xml:space="preserve">45. The Father of the new prophets now wants the same thing, that they offer humanity a single look, but full of truth, which is what I have said to my farmers: offer me as the harvest of your sowing even if it is three grains, but that they be fruitful and not a bushel, in which straw and chaff abound. Do not forget that it is your works that are preparing your passage into eternity. </w:t>
      </w:r>
    </w:p>
    <w:p w14:paraId="6207723D" w14:textId="77777777" w:rsidR="00F50769" w:rsidRDefault="00F50769" w:rsidP="00F50769">
      <w:r>
        <w:t xml:space="preserve">46. Now that my Divine spirit communicates with you, I send you a ray of light that touches the mind of the spokesman and he transmits my light to you in words.  </w:t>
      </w:r>
    </w:p>
    <w:p w14:paraId="52B68957" w14:textId="77777777" w:rsidR="00F50769" w:rsidRDefault="00F50769" w:rsidP="00F50769">
      <w:r>
        <w:t xml:space="preserve">47. Behold the word among you, the same one who spoke to you in the Second Time. It is the same Doctrine and the same essence, but today I do not come clothed with a human body. Yesterday my feet touched the dust of the world, today only my light manifests itself to your spirit. Prepare your hearts, so that you can feel me and be sustained by my word, for truly you know that man does not live by bread alone. I will give you my body and my blood, which I represented at that time with bread and wine, now in spiritual form it will be my word that replaces the bread that is my body, and the essence of my word will be the wine that you will drink as my blood. </w:t>
      </w:r>
    </w:p>
    <w:p w14:paraId="3FBFC01F" w14:textId="77777777" w:rsidR="00F50769" w:rsidRDefault="00F50769" w:rsidP="00F50769">
      <w:r>
        <w:t xml:space="preserve">48. The spirit of the people trembles with joy at my presence. The Master also rejoices in the presence of the new disciples. Listen to the Master speak to his apostles of the Second Era. </w:t>
      </w:r>
    </w:p>
    <w:p w14:paraId="3A3A4638" w14:textId="77777777" w:rsidR="00F50769" w:rsidRDefault="00F50769" w:rsidP="00F50769">
      <w:r>
        <w:t xml:space="preserve">49. "Beloved John, you who have rested your temple on my heart, would like all who listen to me to be worthy to lean on me to feel my peace, to be near the source of life. Your struggle is not over, your spirit tirelessly </w:t>
      </w:r>
    </w:p>
    <w:p w14:paraId="68A4ADD4" w14:textId="77777777" w:rsidR="00F50769" w:rsidRDefault="00F50769" w:rsidP="00F50769">
      <w:r>
        <w:t xml:space="preserve">pray and send his light among the humanity of the Third Era, to whom you prophesied many wonders. In this age you are seeing, beloved John, the fulfillment of the manifestations which you saw in your visions and ecstasies and of which you did not know their significance, nor when they were to be fulfilled. Watch over the world." </w:t>
      </w:r>
    </w:p>
    <w:p w14:paraId="10AD95E7" w14:textId="77777777" w:rsidR="00F50769" w:rsidRDefault="00F50769" w:rsidP="00F50769">
      <w:r>
        <w:t xml:space="preserve">50. "Judas Iscariot, my apostle, today humility is in your spirit, because the atonement has been bitter, very bitter; but today your influence is beneficially poured out upon humanity. You invisibly present yourselves as counsellors of men. I have given you my peace, disciple, why do you not feel it fully in your spirit? You have wept much, although I have never withheld my </w:t>
      </w:r>
      <w:r>
        <w:lastRenderedPageBreak/>
        <w:t xml:space="preserve">consolation and forgiveness from you; it is that you are waiting for the last of my children to be saved so that you can say to me: Lord, come down from your cross, I am already at peace, I am already worthy of receiving your forgiveness". </w:t>
      </w:r>
    </w:p>
    <w:p w14:paraId="6E5C8A5E" w14:textId="77777777" w:rsidR="00F50769" w:rsidRDefault="00F50769" w:rsidP="00F50769">
      <w:r>
        <w:t xml:space="preserve">51. While you see that humanity sinks </w:t>
      </w:r>
      <w:proofErr w:type="gramStart"/>
      <w:r>
        <w:t>more and more</w:t>
      </w:r>
      <w:proofErr w:type="gramEnd"/>
      <w:r>
        <w:t xml:space="preserve"> into sin and with it blasphemes, betrays and crucifies me, your spirit suffers torments that the world could not imagine and every sin that offends me you feel as if it were you who are offending me. </w:t>
      </w:r>
    </w:p>
    <w:p w14:paraId="6F3534FA" w14:textId="77777777" w:rsidR="00F50769" w:rsidRDefault="00F50769" w:rsidP="00F50769">
      <w:r>
        <w:t xml:space="preserve">52. "Son, disciple, take from my table the bread and wine that you left that night, which was the last that I spent with you as a man, I say to you, eat and drink, today I give you what you did not receive at that supper and which all the rest received. I put aside your neediness and your misery by the humility that you have today, as the fruit of a great repentance, take my peace and find in it my body and my blood also."  </w:t>
      </w:r>
    </w:p>
    <w:p w14:paraId="673E4C2F" w14:textId="77777777" w:rsidR="00F50769" w:rsidRDefault="00F50769" w:rsidP="00F50769">
      <w:r>
        <w:t xml:space="preserve">53. This, people, is my new lessons of love, </w:t>
      </w:r>
      <w:proofErr w:type="gramStart"/>
      <w:r>
        <w:t>do</w:t>
      </w:r>
      <w:proofErr w:type="gramEnd"/>
      <w:r>
        <w:t xml:space="preserve"> to your brothers and sisters what you see I do to you. What are you going to do during this time with my Work? Before Me I behold a new Calvary and a cross. My path of sorrow is not over, my passion did not end on Golgotha, my steps are still leaving their bloody footprint. </w:t>
      </w:r>
    </w:p>
    <w:p w14:paraId="5BFDA088" w14:textId="77777777" w:rsidR="00F50769" w:rsidRDefault="00F50769" w:rsidP="00F50769">
      <w:r>
        <w:t xml:space="preserve">54. My people, humanity, come on my way and I will turn your sacrifice into eternal life, your pain into joy, and when you reach the top of the mountain, you will see my love waiting for you. The world also awaits me, hungers and thirsts for my love, but I will reach all people, for this has been my promise; When the nations are at peace and sin has been exterminated and men love each other as brothers, I will show you the sword with which I have overcome you: love. </w:t>
      </w:r>
    </w:p>
    <w:p w14:paraId="2C046C1B" w14:textId="77777777" w:rsidR="00F50769" w:rsidRDefault="00F50769" w:rsidP="00F50769">
      <w:r>
        <w:t xml:space="preserve">55. How humble this manifestation is to those who see it with the eyes of matter! but how heartfelt and great for him who contemplates it with his heart and spirit! </w:t>
      </w:r>
    </w:p>
    <w:p w14:paraId="40B41476" w14:textId="77777777" w:rsidR="00F50769" w:rsidRDefault="00F50769" w:rsidP="00F50769">
      <w:r>
        <w:t xml:space="preserve">56. Just as you are around me now, so I was in the Second Time that last night. The sun was setting when Jesus conversed with his apostles in that room for a long time. </w:t>
      </w:r>
    </w:p>
    <w:p w14:paraId="5781C5BD" w14:textId="77777777" w:rsidR="00F50769" w:rsidRDefault="00F50769" w:rsidP="00F50769">
      <w:r>
        <w:t xml:space="preserve">last time. They were the words of a Father in agony to his beloved children. There was sadness in Jesus </w:t>
      </w:r>
      <w:proofErr w:type="gramStart"/>
      <w:r>
        <w:t>and also</w:t>
      </w:r>
      <w:proofErr w:type="gramEnd"/>
      <w:r>
        <w:t xml:space="preserve"> in the disciples who were still ignorant of what awaited the One who had come to teach them and had loved them so much a few hours later. Their Lord was about to depart, but they did not yet know how. Peter wept, clutching the chalice to his heart. John moistened the Master's chest with his tears. Matthew and Bartholomew were ecstatic at my teaching. Felipe and </w:t>
      </w:r>
      <w:r>
        <w:lastRenderedPageBreak/>
        <w:t xml:space="preserve">Tomás hid their bitterness while they dined with me. James the Younger and the Elder, Thaddeus, Andrew, and Simon, were speechless with pain, yet they spoke to me a lot from the heart. Judas Iscariot also carried pain in his heart, anguish and remorse, but he could no longer turn back because darkness had possessed him. </w:t>
      </w:r>
    </w:p>
    <w:p w14:paraId="288BB974" w14:textId="77777777" w:rsidR="00F50769" w:rsidRDefault="00F50769" w:rsidP="00F50769">
      <w:r>
        <w:t xml:space="preserve">57. The martyrdom of the Cross was approaching, from which Jesus would leave his </w:t>
      </w:r>
      <w:proofErr w:type="gramStart"/>
      <w:r>
        <w:t>Mother</w:t>
      </w:r>
      <w:proofErr w:type="gramEnd"/>
      <w:r>
        <w:t xml:space="preserve">, like a lark that would warm those little ones, while the light of the Holy Spirit descended to illuminate those men. Soon they would feel strong after the moments of weakness, to spread themselves throughout the world preaching the good news and announcing the kingdom of Heaven to the Gentile and idolatrous peoples. </w:t>
      </w:r>
    </w:p>
    <w:p w14:paraId="13567029" w14:textId="77777777" w:rsidR="00F50769" w:rsidRDefault="00F50769" w:rsidP="00F50769">
      <w:r>
        <w:t xml:space="preserve">58. When Jesus finished saying his last words and recommendations, those disciples were bathed in tears, but one of them was no longer there, his spirit could not receive so much love or contemplate so much </w:t>
      </w:r>
      <w:proofErr w:type="gramStart"/>
      <w:r>
        <w:t>light</w:t>
      </w:r>
      <w:proofErr w:type="gramEnd"/>
      <w:r>
        <w:t xml:space="preserve"> and he turned away because that word burned his heart. </w:t>
      </w:r>
    </w:p>
    <w:p w14:paraId="76198046" w14:textId="77777777" w:rsidR="00F50769" w:rsidRDefault="00F50769" w:rsidP="00F50769">
      <w:r>
        <w:t xml:space="preserve">59. People of this time, new disciples: In my apostolate of the Second Era, I allowed the betrayal of a disciple </w:t>
      </w:r>
      <w:proofErr w:type="gramStart"/>
      <w:r>
        <w:t>in order to</w:t>
      </w:r>
      <w:proofErr w:type="gramEnd"/>
      <w:r>
        <w:t xml:space="preserve"> teach you a great lesson in it. Do not become judges of the one whom I have judged and forgiven with </w:t>
      </w:r>
      <w:proofErr w:type="gramStart"/>
      <w:r>
        <w:t>love, but</w:t>
      </w:r>
      <w:proofErr w:type="gramEnd"/>
      <w:r>
        <w:t xml:space="preserve"> rather take him as an open book and as a symbol. How many of you who are judging him now, will carry a Judas in your hearts? </w:t>
      </w:r>
    </w:p>
    <w:p w14:paraId="4B5B0426" w14:textId="77777777" w:rsidR="00F50769" w:rsidRDefault="00F50769" w:rsidP="00F50769">
      <w:r>
        <w:t xml:space="preserve">60. In these instants in which I speak to you and remember those events, the sun is also setting, it is the same sun that illuminated that humanity. But now, as I speak to you thus, the clamor of the peoples and the noise of your wars rise to the heights of the heavens. </w:t>
      </w:r>
    </w:p>
    <w:p w14:paraId="7DBB1645" w14:textId="77777777" w:rsidR="00F50769" w:rsidRDefault="00F50769" w:rsidP="00F50769">
      <w:r>
        <w:t xml:space="preserve">61. How much misery I contemplate in your world and how much sadness there is in my Spirit! </w:t>
      </w:r>
    </w:p>
    <w:p w14:paraId="0D52478F" w14:textId="77777777" w:rsidR="00F50769" w:rsidRDefault="00F50769" w:rsidP="00F50769">
      <w:r>
        <w:t xml:space="preserve">62. Blessed are those who, with sorrow in their hearts, remember the day when Jesus was on the scaffold, from which he was followed by the mobs to Calvary. </w:t>
      </w:r>
    </w:p>
    <w:p w14:paraId="28900168" w14:textId="77777777" w:rsidR="00F50769" w:rsidRDefault="00F50769" w:rsidP="00F50769">
      <w:r>
        <w:t xml:space="preserve">63. Today my Spirit is felt among you in a new prison, but it is one of love, that of your heart, in which you would like to imprison me because you are beginning to love me. I also see the new cross where you are going to </w:t>
      </w:r>
    </w:p>
    <w:p w14:paraId="3792BF0F" w14:textId="77777777" w:rsidR="00F50769" w:rsidRDefault="00F50769" w:rsidP="00F50769">
      <w:r>
        <w:t xml:space="preserve">to raise me higher is not the one where you made me die; Today it is that of your spirituality, which seeks my open arms and longs for the torrent of my divine blood that is life. You do not accuse me now, on the contrary you are my defenders, because you already know of my innocence. </w:t>
      </w:r>
    </w:p>
    <w:p w14:paraId="13B878D8" w14:textId="77777777" w:rsidR="00F50769" w:rsidRDefault="00F50769" w:rsidP="00F50769">
      <w:r>
        <w:lastRenderedPageBreak/>
        <w:t xml:space="preserve">64. I cannot say the same thing about everyone, because men have accumulated so many imperfections and so many sins in the world, which are also for Me like a new cross of sorrow that they have prepared for this time. </w:t>
      </w:r>
    </w:p>
    <w:p w14:paraId="2700BA81" w14:textId="77777777" w:rsidR="00F50769" w:rsidRDefault="00F50769" w:rsidP="00F50769">
      <w:r>
        <w:t xml:space="preserve">65. You were all rescued by my example, and you cannot die; however, it is necessary that he come to rescue you from the darkness that surrounds you and that does not allow you to know true life. </w:t>
      </w:r>
    </w:p>
    <w:p w14:paraId="61FFBE01" w14:textId="77777777" w:rsidR="00F50769" w:rsidRDefault="00F50769" w:rsidP="00F50769">
      <w:r>
        <w:t xml:space="preserve">66. How many mixed feelings stir your hearts when you hear my word, beloved people! That painful accent with which I speak to you of those hours of bitterness, moves more those who have cried a lot, because this life is a street of bitterness and it is Calvary. </w:t>
      </w:r>
    </w:p>
    <w:p w14:paraId="2B290FB8" w14:textId="77777777" w:rsidR="00F50769" w:rsidRDefault="00F50769" w:rsidP="00F50769">
      <w:r>
        <w:t xml:space="preserve">67. At that time three judges tried Me: Annas, Pilate, and Herod, and the people did the sentence in Me. Now I tell you that there are many of my judges and a greater number who will make me feel the pain at this time; but when men most abominate My Law and My Doctrine, when I am more persecuted and denied, the voice of men of faith will arise, because what happened in the Second Time will not happen, now I will not be alone. </w:t>
      </w:r>
    </w:p>
    <w:p w14:paraId="614CDA23" w14:textId="77777777" w:rsidR="00F50769" w:rsidRDefault="00F50769" w:rsidP="00F50769">
      <w:r>
        <w:t xml:space="preserve">68. The blind man to whom Jesus restored his sight will cry out at the top of his voice that he has seen the light; The dead will rise and bear witness to my truth. The sensitive heart of the woman will be faithful to me, and the men of strong spirit will be the new </w:t>
      </w:r>
      <w:proofErr w:type="spellStart"/>
      <w:r>
        <w:t>Cyreneans</w:t>
      </w:r>
      <w:proofErr w:type="spellEnd"/>
      <w:r>
        <w:t xml:space="preserve">. </w:t>
      </w:r>
    </w:p>
    <w:p w14:paraId="5C5957D1" w14:textId="77777777" w:rsidR="00F50769" w:rsidRDefault="00F50769" w:rsidP="00F50769">
      <w:r>
        <w:t xml:space="preserve">69. Mary will not be absent, nor will she be alien to any of my steps, and her heavenly Spirit will follow me everywhere, because Christ and Mary, before they came to earth, were one with the Father.  </w:t>
      </w:r>
    </w:p>
    <w:p w14:paraId="6A8AC45D" w14:textId="77777777" w:rsidR="00F50769" w:rsidRDefault="00F50769" w:rsidP="00F50769">
      <w:r>
        <w:t xml:space="preserve">70. Humanity, humanity, today I could not say as I did then: Father, forgive them because they do not know what they are doing, because there is not one who has not drunk the blood of the Lamb, that which is light, truth and life. </w:t>
      </w:r>
    </w:p>
    <w:p w14:paraId="689C2303" w14:textId="77777777" w:rsidR="00F50769" w:rsidRDefault="00F50769" w:rsidP="00F50769">
      <w:r>
        <w:t xml:space="preserve">71. One instant sufficed for Dismas to save himself, and that was the last of his life; he spoke to me from his cross, and despite seeing that Jesus, the one who called himself the son of God, was in agony, he felt that he was the Messiah, the Savior and to Him he gave himself with all the repentance of his heart and with all the humility of his spirit, that is why I promised him Paradise for that very day. </w:t>
      </w:r>
    </w:p>
    <w:p w14:paraId="48F81443" w14:textId="77777777" w:rsidR="00F50769" w:rsidRDefault="00F50769" w:rsidP="00F50769">
      <w:r>
        <w:lastRenderedPageBreak/>
        <w:t xml:space="preserve">72. I tell you that anyone who unconsciously sins, but who at the end of his life speaks to me with his heart full of humility and faith, I will make him feel the tenderness of my charity, which will raise him from the depths of the world. </w:t>
      </w:r>
    </w:p>
    <w:p w14:paraId="702E36F0" w14:textId="77777777" w:rsidR="00F50769" w:rsidRDefault="00F50769" w:rsidP="00F50769">
      <w:r>
        <w:t xml:space="preserve">miseries of the earth, to make known to him the delights of a noble and elevated life. </w:t>
      </w:r>
    </w:p>
    <w:p w14:paraId="37FE84E8" w14:textId="77777777" w:rsidR="00F50769" w:rsidRDefault="00F50769" w:rsidP="00F50769">
      <w:r>
        <w:t xml:space="preserve">73. I left Mary at the foot of the Cross, on the mountain that collected my blood and the tears of the </w:t>
      </w:r>
      <w:proofErr w:type="gramStart"/>
      <w:r>
        <w:t>Mother</w:t>
      </w:r>
      <w:proofErr w:type="gramEnd"/>
      <w:r>
        <w:t xml:space="preserve">. There she remained waiting for her children, because she will be the one who takes the cross from her shoulders and shows them the way to glory. </w:t>
      </w:r>
    </w:p>
    <w:p w14:paraId="3A3D8B87" w14:textId="77777777" w:rsidR="00F50769" w:rsidRDefault="00F50769" w:rsidP="00F50769">
      <w:r>
        <w:t xml:space="preserve">74. I am thirsty, I said to that crowd that did not understand my words and that rejoiced in my agony. What can I say to you now, when I see that it is not a mob, but that it is the whole world that wounds my Spirit without realizing my pain? </w:t>
      </w:r>
    </w:p>
    <w:p w14:paraId="661E8C50" w14:textId="77777777" w:rsidR="00F50769" w:rsidRDefault="00F50769" w:rsidP="00F50769">
      <w:r>
        <w:t xml:space="preserve">75. My thirst is infinite, incomprehensible, and only your love can quench it; Why instead of love do you offer me an external worship? Do you not know that by asking for water, you are offering me gall and vinegar? </w:t>
      </w:r>
    </w:p>
    <w:p w14:paraId="3CF9C3D6" w14:textId="77777777" w:rsidR="00F50769" w:rsidRDefault="00F50769" w:rsidP="00F50769">
      <w:r>
        <w:t xml:space="preserve">76. </w:t>
      </w:r>
      <w:proofErr w:type="gramStart"/>
      <w:r>
        <w:t>In spite of the fact that</w:t>
      </w:r>
      <w:proofErr w:type="gramEnd"/>
      <w:r>
        <w:t xml:space="preserve"> my cup is so bitter at this time, so bloody my cross, and so great my solitude, you will not hear me exclaim: My God, my God! Why have you forsaken me? Because that proof that Jesus gave you by showing you that his pain was human and real, I will not give you today because I come in Spirit. </w:t>
      </w:r>
    </w:p>
    <w:p w14:paraId="54DABC5C" w14:textId="77777777" w:rsidR="00F50769" w:rsidRDefault="00F50769" w:rsidP="00F50769">
      <w:r>
        <w:t xml:space="preserve">77. Christ is the Teacher and He gave you lessons until the last moment. When that moment came and he saw his work finished, he humbly offered it to his </w:t>
      </w:r>
      <w:proofErr w:type="gramStart"/>
      <w:r>
        <w:t>Father</w:t>
      </w:r>
      <w:proofErr w:type="gramEnd"/>
      <w:r>
        <w:t xml:space="preserve">, saying, "It is finished." </w:t>
      </w:r>
    </w:p>
    <w:p w14:paraId="66790A88" w14:textId="77777777" w:rsidR="00F50769" w:rsidRDefault="00F50769" w:rsidP="00F50769">
      <w:r>
        <w:t xml:space="preserve">78. If Jesus, who was the Way, the Truth and the Life, ended his mission with that seven-word prayer, saying at the end to his Father: "Into your hands I commend my Spirit", think if you, who are the infants and disciples of that Master, will be able to leave this life without offering it to the Father as an attribute of obedience and humility,  and you will be able to close your eyes to this world without asking the Lord for his protection, since you will have to open them in other regions. </w:t>
      </w:r>
    </w:p>
    <w:p w14:paraId="4C95FFF0" w14:textId="77777777" w:rsidR="00F50769" w:rsidRDefault="00F50769" w:rsidP="00F50769">
      <w:r>
        <w:t xml:space="preserve">79. Jesus' whole life was an offering of love to the Father. The hours of his agony on the cross were a prayer of love, intercession and forgiveness. </w:t>
      </w:r>
    </w:p>
    <w:p w14:paraId="31886FAF" w14:textId="77777777" w:rsidR="00F50769" w:rsidRDefault="00F50769" w:rsidP="00F50769">
      <w:r>
        <w:t xml:space="preserve">80. That is the path that I came to point out to you, humanity. Live in imitation of your Master, and I promise to take you to my bosom, which is the source of all happiness.         </w:t>
      </w:r>
    </w:p>
    <w:p w14:paraId="5A3149B7" w14:textId="77777777" w:rsidR="00F50769" w:rsidRDefault="00F50769" w:rsidP="00F50769">
      <w:r>
        <w:lastRenderedPageBreak/>
        <w:t xml:space="preserve"> </w:t>
      </w:r>
    </w:p>
    <w:p w14:paraId="2FE5D3B6" w14:textId="77777777" w:rsidR="00F50769" w:rsidRDefault="00F50769" w:rsidP="00F50769">
      <w:r>
        <w:t xml:space="preserve">MY PEACE BE WITH YOU! </w:t>
      </w:r>
    </w:p>
    <w:p w14:paraId="1EF7CBFB" w14:textId="77777777" w:rsidR="00F50769" w:rsidRDefault="00F50769" w:rsidP="00F50769">
      <w:r>
        <w:t xml:space="preserve"> </w:t>
      </w:r>
    </w:p>
    <w:p w14:paraId="23590E03" w14:textId="77777777" w:rsidR="00F50769" w:rsidRDefault="00F50769" w:rsidP="00F50769">
      <w:r>
        <w:t xml:space="preserve"> </w:t>
      </w:r>
    </w:p>
    <w:p w14:paraId="2A7B5AEA" w14:textId="77777777" w:rsidR="00F50769" w:rsidRDefault="00F50769" w:rsidP="00F50769">
      <w:r>
        <w:t xml:space="preserve">EDUCATION N° 95 </w:t>
      </w:r>
    </w:p>
    <w:p w14:paraId="595B83F8" w14:textId="77777777" w:rsidR="00F50769" w:rsidRDefault="00F50769" w:rsidP="00F50769">
      <w:r>
        <w:t xml:space="preserve"> </w:t>
      </w:r>
    </w:p>
    <w:p w14:paraId="26E2AD71" w14:textId="77777777" w:rsidR="00F50769" w:rsidRDefault="00F50769" w:rsidP="00F50769">
      <w:r>
        <w:t xml:space="preserve">1. What can you ask of Him who created you that He does not grant you, </w:t>
      </w:r>
      <w:proofErr w:type="gramStart"/>
      <w:r>
        <w:t>provided that</w:t>
      </w:r>
      <w:proofErr w:type="gramEnd"/>
      <w:r>
        <w:t xml:space="preserve"> what you ask is for the good of your body or your spirit? But you must learn to be conformed to my will. You are </w:t>
      </w:r>
    </w:p>
    <w:p w14:paraId="6124948D" w14:textId="77777777" w:rsidR="00F50769" w:rsidRDefault="00F50769" w:rsidP="00F50769">
      <w:r>
        <w:t xml:space="preserve">in a time of restitution in which you must not be dissatisfied with your trials. </w:t>
      </w:r>
    </w:p>
    <w:p w14:paraId="5363D085" w14:textId="77777777" w:rsidR="00F50769" w:rsidRDefault="00F50769" w:rsidP="00F50769">
      <w:r>
        <w:t xml:space="preserve">2. Love, for your love will help you to make restitution. Destroy all selfishness with your charity. </w:t>
      </w:r>
    </w:p>
    <w:p w14:paraId="37435C5A" w14:textId="77777777" w:rsidR="00F50769" w:rsidRDefault="00F50769" w:rsidP="00F50769">
      <w:r>
        <w:t xml:space="preserve">3. The land you tread on is temporary, your journey here is short, then you will </w:t>
      </w:r>
      <w:proofErr w:type="gramStart"/>
      <w:r>
        <w:t>enter into</w:t>
      </w:r>
      <w:proofErr w:type="gramEnd"/>
      <w:r>
        <w:t xml:space="preserve"> eternal life. However, I want you to know from this valley of tears the path traced in the precepts of My Law. </w:t>
      </w:r>
    </w:p>
    <w:p w14:paraId="2E3AC0F6" w14:textId="77777777" w:rsidR="00F50769" w:rsidRDefault="00F50769" w:rsidP="00F50769">
      <w:r>
        <w:t xml:space="preserve">4. Do not be weak in faith or hope; Always keep in mind that the end of this journey will come; do not forget that in Me you have had your beginning and that you will also have the end in Me, and that end is eternity because there is no death of the spirit. </w:t>
      </w:r>
    </w:p>
    <w:p w14:paraId="1F097629" w14:textId="77777777" w:rsidR="00F50769" w:rsidRDefault="00F50769" w:rsidP="00F50769">
      <w:r>
        <w:t xml:space="preserve">5. Have eternity as your ideal and do not faint in vicissitudes. Do you know if this is your last incarnation on Earth? Who can tell you that in that body you have today you </w:t>
      </w:r>
      <w:proofErr w:type="gramStart"/>
      <w:r>
        <w:t>are</w:t>
      </w:r>
      <w:proofErr w:type="gramEnd"/>
      <w:r>
        <w:t xml:space="preserve"> paying all your debts contracted with my justice? </w:t>
      </w:r>
      <w:proofErr w:type="gramStart"/>
      <w:r>
        <w:t>Therefore</w:t>
      </w:r>
      <w:proofErr w:type="gramEnd"/>
      <w:r>
        <w:t xml:space="preserve"> I say to you: make the most of your time, but do not be in a hurry. If with faith and conformity you accept your sufferings and patiently drain the cup, truly I say to you, your merits will not be fruitless. </w:t>
      </w:r>
    </w:p>
    <w:p w14:paraId="4906BFBC" w14:textId="77777777" w:rsidR="00F50769" w:rsidRDefault="00F50769" w:rsidP="00F50769">
      <w:r>
        <w:t xml:space="preserve">6. Make the spirit always walk forward so that you never stop perfecting yourselves. </w:t>
      </w:r>
    </w:p>
    <w:p w14:paraId="22F67C05" w14:textId="77777777" w:rsidR="00F50769" w:rsidRDefault="00F50769" w:rsidP="00F50769">
      <w:r>
        <w:t xml:space="preserve">7. I am the one who puts the tests in your path to stop your spirit, when it departs from the path of my Law to live subject only to its free will. Examine the substance of the trials, I allow you, so that you may see that each one of them is like a chisel that polishes your heart. That is one of the reasons why pain brings you closer to Me. </w:t>
      </w:r>
    </w:p>
    <w:p w14:paraId="650094CB" w14:textId="77777777" w:rsidR="00F50769" w:rsidRDefault="00F50769" w:rsidP="00F50769">
      <w:r>
        <w:lastRenderedPageBreak/>
        <w:t xml:space="preserve">8. But man has always sought pleasures, he has gone after power and greatness to lord it over the earth and to be king of his own brothers. If I have created you all with the same love, why have there always been those who claim to be superior? Why have there been those who lead humanity under humiliation and the whip? Why is there someone who repudiates the humble and does not have their hearts moved by bringing pain to their fellow men? For these are spirits who have not yet recognized me as the Father who loves all his creatures and as the only owner of all existences. That is why there are men who usurp and ignore the sacred rights of man. They serve me as an instrument for my justice and, believing themselves to be lords and kings, they are only servants. Forgive them. </w:t>
      </w:r>
    </w:p>
    <w:p w14:paraId="62592CCD" w14:textId="77777777" w:rsidR="00F50769" w:rsidRDefault="00F50769" w:rsidP="00F50769">
      <w:r>
        <w:t xml:space="preserve">9. This is the Third Time in which I have come to teach you the lesson that will unite humanity spiritually; because it is my will that languages, races, different ideologies are no longer an obstacle to their unification. The essence with which I formed a spirit is the </w:t>
      </w:r>
    </w:p>
    <w:p w14:paraId="12189462" w14:textId="77777777" w:rsidR="00F50769" w:rsidRDefault="00F50769" w:rsidP="00F50769">
      <w:r>
        <w:t xml:space="preserve">The same thing that everyone possesses, and the substances that compose the blood that runs through the veins of men, are the same in all. </w:t>
      </w:r>
      <w:proofErr w:type="gramStart"/>
      <w:r>
        <w:t>Therefore</w:t>
      </w:r>
      <w:proofErr w:type="gramEnd"/>
      <w:r>
        <w:t xml:space="preserve"> all are equal and worthy of Me and for all I have come again. </w:t>
      </w:r>
    </w:p>
    <w:p w14:paraId="54013A42" w14:textId="77777777" w:rsidR="00F50769" w:rsidRDefault="00F50769" w:rsidP="00F50769">
      <w:r>
        <w:t xml:space="preserve">10. I have come because I have contemplated your spirit poor in virtue and I have come to enrich it. But do not ask me for the riches of the earth, for I inherited them from the beginning, ask me and seek the purification of the spirit that you do not yet possess. See that my law is still unfulfilled.  </w:t>
      </w:r>
    </w:p>
    <w:p w14:paraId="4E24DAD4" w14:textId="77777777" w:rsidR="00F50769" w:rsidRDefault="00F50769" w:rsidP="00F50769">
      <w:r>
        <w:t xml:space="preserve">11. Centuries and ages have </w:t>
      </w:r>
      <w:proofErr w:type="gramStart"/>
      <w:r>
        <w:t>passed</w:t>
      </w:r>
      <w:proofErr w:type="gramEnd"/>
      <w:r>
        <w:t xml:space="preserve"> and humanity does not have a true awakening to the life of light and truth, so every time you leave a wrapping you return to the spiritual valley naked and needy, hungry and thirsty. There does not yet emerge from the heart of man a faith and a will so great that it makes them ready to follow me on the path marked out by your </w:t>
      </w:r>
      <w:proofErr w:type="gramStart"/>
      <w:r>
        <w:t>Father</w:t>
      </w:r>
      <w:proofErr w:type="gramEnd"/>
      <w:r>
        <w:t xml:space="preserve"> in traces of blood and love. </w:t>
      </w:r>
    </w:p>
    <w:p w14:paraId="76EBE395" w14:textId="77777777" w:rsidR="00F50769" w:rsidRDefault="00F50769" w:rsidP="00F50769">
      <w:r>
        <w:t xml:space="preserve">12. And there you have pain in all its force, overwhelming humanity, making it recognize that it is out of the way, inviting it to seek the </w:t>
      </w:r>
      <w:proofErr w:type="gramStart"/>
      <w:r>
        <w:t>Father</w:t>
      </w:r>
      <w:proofErr w:type="gramEnd"/>
      <w:r>
        <w:t xml:space="preserve">, as the prodigal son did in my divine parable. What does it matter whether you come to my door naked or ragged, weeping and ashamed, if what I want is for you to seek Me, to knock at My door, to remember Me? My loving arms will then open full of forgiveness and charity to clasp you, to restore to you the lost and wasted inheritance, to sit at my table to savor the delicacy and the fruit of eternal life. </w:t>
      </w:r>
    </w:p>
    <w:p w14:paraId="5286D2E6" w14:textId="77777777" w:rsidR="00F50769" w:rsidRDefault="00F50769" w:rsidP="00F50769">
      <w:r>
        <w:lastRenderedPageBreak/>
        <w:t xml:space="preserve">13. Let my love penetrate your heart and let it comfort you and heal you, let it save you again; let it set you free, breaking the chains that bind you to passions, misery, and ignorance. I want it to be the Kingdom of Heaven that comes to the hearts of men and that it is not your passions that establish its kingdom in this world. </w:t>
      </w:r>
    </w:p>
    <w:p w14:paraId="1955A07E" w14:textId="77777777" w:rsidR="00F50769" w:rsidRDefault="00F50769" w:rsidP="00F50769">
      <w:r>
        <w:t xml:space="preserve">14. Disciples, understand that I sent you into the world to love your brothers and sisters, pouring out your charity, praying for them, living for them; But do not expect them to return love for love's sake, but rather strengthen yourselves to resist the hardness of the human heart, ingratitude, selfishness. Prepare yourselves for slander and treachery, but do not be intimidated by it and forgive them beforehand with all your heart. </w:t>
      </w:r>
    </w:p>
    <w:p w14:paraId="04FABA93" w14:textId="77777777" w:rsidR="00F50769" w:rsidRDefault="00F50769" w:rsidP="00F50769">
      <w:r>
        <w:t xml:space="preserve">15. When you feel lonely, when you need love, when there is no friendly voice on earth to comfort you or someone to share his bread with you, seek me; seek Him who loves even though He is not loved, the One who truly forgives, heals, and comforts all sinners. </w:t>
      </w:r>
    </w:p>
    <w:p w14:paraId="21D440BE" w14:textId="77777777" w:rsidR="00F50769" w:rsidRDefault="00F50769" w:rsidP="00F50769">
      <w:r>
        <w:t xml:space="preserve">16. Not everyone will be ungrateful and insensitive to your passing, at times you will be stimulated by the understanding, charity and kindness of your brothers and sisters. </w:t>
      </w:r>
    </w:p>
    <w:p w14:paraId="66C47A5C" w14:textId="77777777" w:rsidR="00F50769" w:rsidRDefault="00F50769" w:rsidP="00F50769">
      <w:r>
        <w:t xml:space="preserve">17. I want you to be content in your humility and find my blessings in your poverty. While the world walks in need of my peace, stumbling and falling </w:t>
      </w:r>
      <w:proofErr w:type="gramStart"/>
      <w:r>
        <w:t>in the midst of</w:t>
      </w:r>
      <w:proofErr w:type="gramEnd"/>
      <w:r>
        <w:t xml:space="preserve"> its knowledge and its false splendor, </w:t>
      </w:r>
      <w:proofErr w:type="gramStart"/>
      <w:r>
        <w:t>you</w:t>
      </w:r>
      <w:proofErr w:type="gramEnd"/>
      <w:r>
        <w:t xml:space="preserve"> poor people possess the treasure of peace. Why do you not spread this peace over humanity with your prayers, deeds and words as a mantle of love and charity? </w:t>
      </w:r>
    </w:p>
    <w:p w14:paraId="1A970440" w14:textId="77777777" w:rsidR="00F50769" w:rsidRDefault="00F50769" w:rsidP="00F50769">
      <w:r>
        <w:t xml:space="preserve">18. You all possess the gifts of the spirit, which are beginning their development in this Third Time by the evolution that the spirits have reached. Intuition, clairvoyance, revelation, prophecy, inspiration, are manifesting themselves clearly among humanity and it is the announcement of a new time, it is the light of the Book of the Seven Seals, opened at this time in its Sixth Chapter. But you who know why these manifestations are and the time in which you live, channel your gifts along the path of love; always be ready to offer your charity and you will be in harmony with my law and serve as an example to your brothers and sisters. Then you will be my disciples and as such you will be recognized. </w:t>
      </w:r>
    </w:p>
    <w:p w14:paraId="2E8AC326" w14:textId="77777777" w:rsidR="00F50769" w:rsidRDefault="00F50769" w:rsidP="00F50769">
      <w:r>
        <w:t xml:space="preserve">19. If you know how to take up my Work with true charity and love, she will be like a saving boat in your life, she will welcome you like a mother when you are lost weeping along the paths of life. </w:t>
      </w:r>
    </w:p>
    <w:p w14:paraId="1C6D4F9D" w14:textId="77777777" w:rsidR="00F50769" w:rsidRDefault="00F50769" w:rsidP="00F50769">
      <w:r>
        <w:lastRenderedPageBreak/>
        <w:t xml:space="preserve">20. You ask me that my word may not cease to be heard, you ask me that the time of this manifestation among you may be extended, but I say to you: my laws are immutable, my will irrevocable. Man can do nothing to change my determination. Neither tears nor promises will make Me prolong this time. It is said and written that in the year 1950 my word will cease to be heard. Who will be with me then? You do not know what I prepared three years before My departure, but you must be on the watch. </w:t>
      </w:r>
    </w:p>
    <w:p w14:paraId="28940677" w14:textId="77777777" w:rsidR="00F50769" w:rsidRDefault="00F50769" w:rsidP="00F50769">
      <w:r>
        <w:t xml:space="preserve">21. In the Kingdom of the Father there is a being full of grace, of sweet tenderness and warmth. She is Mary, your </w:t>
      </w:r>
      <w:proofErr w:type="gramStart"/>
      <w:r>
        <w:t>Mother</w:t>
      </w:r>
      <w:proofErr w:type="gramEnd"/>
      <w:r>
        <w:t xml:space="preserve">, she is always with you, learn to receive her worthily in your hearts. Feel her loving caress, understand that for her you will always be her children. Mary will help you to reach Me, you who are sick in body and spirit, I will not reject you because of your poverty. Listen to my word, for it will be like balm in your wounds. </w:t>
      </w:r>
    </w:p>
    <w:p w14:paraId="51C8C132" w14:textId="77777777" w:rsidR="00F50769" w:rsidRDefault="00F50769" w:rsidP="00F50769">
      <w:r>
        <w:t xml:space="preserve">22. How many of you are surprised to find yourselves at this moment listening to me with tears of love, of joy, of repentance in your eyes, when only a few hours ago you were still given over to the passions of the world! </w:t>
      </w:r>
    </w:p>
    <w:p w14:paraId="1DA87D53" w14:textId="77777777" w:rsidR="00F50769" w:rsidRDefault="00F50769" w:rsidP="00F50769">
      <w:r>
        <w:t xml:space="preserve"> </w:t>
      </w:r>
    </w:p>
    <w:p w14:paraId="63DC8AAE" w14:textId="77777777" w:rsidR="00F50769" w:rsidRDefault="00F50769" w:rsidP="00F50769">
      <w:r>
        <w:t xml:space="preserve">23. I give you my lessons so that you may study them with interest and tomorrow you may practice them with love. </w:t>
      </w:r>
    </w:p>
    <w:p w14:paraId="1EC11186" w14:textId="77777777" w:rsidR="00F50769" w:rsidRDefault="00F50769" w:rsidP="00F50769">
      <w:r>
        <w:t xml:space="preserve">24. I have been giving you my teaching for a long time and I do not find among so many infants the disciples who will be the teachers tomorrow, but I will continue to give you my lesson until I awaken in your spirit the desire for evolution. </w:t>
      </w:r>
    </w:p>
    <w:p w14:paraId="6FCA1320" w14:textId="77777777" w:rsidR="00F50769" w:rsidRDefault="00F50769" w:rsidP="00F50769">
      <w:r>
        <w:t xml:space="preserve">25. I have come to choose the dull for the sciences of the earth, because they are not foolish for the teachings of the spirit. I have chosen the poor, because with an atom of my grace that I give him, he feels exalted and honored, not so the rich man who, no matter how much I grant him, is never satisfied. But the poor who have been adorned with the knowledge of the gifts they possess, I teach them not to keep their treasure for themselves, but to share it with their brethren. The spirit that rejoices in knowing that it bears these gifts is because it has realized the value of them. </w:t>
      </w:r>
    </w:p>
    <w:p w14:paraId="364C9D79" w14:textId="77777777" w:rsidR="00F50769" w:rsidRDefault="00F50769" w:rsidP="00F50769">
      <w:r>
        <w:lastRenderedPageBreak/>
        <w:t xml:space="preserve">26. Those who struggle to remain firm on the path do so because they remember all that they have had to suffer </w:t>
      </w:r>
      <w:proofErr w:type="gramStart"/>
      <w:r>
        <w:t>in order to</w:t>
      </w:r>
      <w:proofErr w:type="gramEnd"/>
      <w:r>
        <w:t xml:space="preserve"> attain what they possess today. Understand that he who strays from the path is not so ungrateful to his Lord as he is to himself. </w:t>
      </w:r>
    </w:p>
    <w:p w14:paraId="3442058C" w14:textId="77777777" w:rsidR="00F50769" w:rsidRDefault="00F50769" w:rsidP="00F50769">
      <w:r>
        <w:t xml:space="preserve">27. Do you not know that he who walks against my law empties himself of his virtues and his gifts? </w:t>
      </w:r>
    </w:p>
    <w:p w14:paraId="63DB967C" w14:textId="77777777" w:rsidR="00F50769" w:rsidRDefault="00F50769" w:rsidP="00F50769">
      <w:r>
        <w:t xml:space="preserve">28. It is precisely at this time that I have been restoring to humanity all its inheritance which it had squandered; not one will be left without the light of my Divine Spirit; Before 1950, which as I have announced will be the year of my departure, no one will feel needy, weak, or ignorant. </w:t>
      </w:r>
    </w:p>
    <w:p w14:paraId="7A290FF3" w14:textId="77777777" w:rsidR="00F50769" w:rsidRDefault="00F50769" w:rsidP="00F50769">
      <w:r>
        <w:t xml:space="preserve">29. Parasitic plants will bloom and bear fruit because I am the power and for Me it will always be time to save your spirit, but for you every time that passes and every step that you descend, will make your return to the path more painful. </w:t>
      </w:r>
    </w:p>
    <w:p w14:paraId="1455D59D" w14:textId="77777777" w:rsidR="00F50769" w:rsidRDefault="00F50769" w:rsidP="00F50769">
      <w:r>
        <w:t xml:space="preserve">30. I have come to turn you away from great perversities, so that on a path of peace you may be able to listen to me, meditate and analyze the lesson that I am giving you. </w:t>
      </w:r>
    </w:p>
    <w:p w14:paraId="3BF0B6EF" w14:textId="77777777" w:rsidR="00F50769" w:rsidRDefault="00F50769" w:rsidP="00F50769">
      <w:r>
        <w:t xml:space="preserve">31. Learn that the thirst of the spirit is quenched only by pure and crystalline water, so that you may never drink turbid and polluted waters. </w:t>
      </w:r>
    </w:p>
    <w:p w14:paraId="1CA6D2EE" w14:textId="77777777" w:rsidR="00F50769" w:rsidRDefault="00F50769" w:rsidP="00F50769">
      <w:r>
        <w:t xml:space="preserve">32. If in the world you have always had someone to serve you and you have known honors, in this way you will have neither servants nor vainglory; you will be my servants serving your brothers. </w:t>
      </w:r>
    </w:p>
    <w:p w14:paraId="46F6C1B6" w14:textId="77777777" w:rsidR="00F50769" w:rsidRDefault="00F50769" w:rsidP="00F50769">
      <w:r>
        <w:t xml:space="preserve">33. I let you reach the summit for which you longed, and when you were there, you heard the voice of the Lord saying to you, "You have long paid your tribute to Caesar, now give me what is mine; You have already enjoyed the satisfactions of the world very much, and it is time for you to prepare your journey to eternity, for no one knows whether or not he will return to this world. </w:t>
      </w:r>
    </w:p>
    <w:p w14:paraId="03724760" w14:textId="77777777" w:rsidR="00F50769" w:rsidRDefault="00F50769" w:rsidP="00F50769">
      <w:r>
        <w:t xml:space="preserve">34. I say to you, blessed are you for having exalted the name of Mary, who has filled you with love to receive my lesson, and you show me your joy and eagerness to go forward. My desire is to behold you safely, and there is pain in my Spirit because there are few who follow me and many who have not heard my word, and their spirit </w:t>
      </w:r>
      <w:proofErr w:type="gramStart"/>
      <w:r>
        <w:t>still remains</w:t>
      </w:r>
      <w:proofErr w:type="gramEnd"/>
      <w:r>
        <w:t xml:space="preserve"> indifferent and deaf to my inspirations. </w:t>
      </w:r>
    </w:p>
    <w:p w14:paraId="5228E2B3" w14:textId="77777777" w:rsidR="00F50769" w:rsidRDefault="00F50769" w:rsidP="00F50769">
      <w:r>
        <w:lastRenderedPageBreak/>
        <w:t xml:space="preserve">35. I give life and nourishment to all beings and watch over their welfare, while you have not yet understood that your destiny is to love and serve. That is why I have spoken to you in many ways, and my lessons will be repeated until you are convinced of your errors and obey the laws that have been given to you since the beginning of time.            </w:t>
      </w:r>
    </w:p>
    <w:p w14:paraId="058DC90B" w14:textId="77777777" w:rsidR="00F50769" w:rsidRDefault="00F50769" w:rsidP="00F50769">
      <w:r>
        <w:t xml:space="preserve">36. I give you one more opportunity to do works of mercy, to multiply your harvest and store it in my barn where your merits are not lost but increase. </w:t>
      </w:r>
    </w:p>
    <w:p w14:paraId="2B666092" w14:textId="77777777" w:rsidR="00F50769" w:rsidRDefault="00F50769" w:rsidP="00F50769">
      <w:r>
        <w:t xml:space="preserve">Present to me those whom you have turned from evil to good seed, those who are sad whom you have consoled, whom you have brought out of the darkness of vice to put them in a place of safety. That is what I ask of you. Do not forget your spiritual duties to those who </w:t>
      </w:r>
      <w:proofErr w:type="gramStart"/>
      <w:r>
        <w:t>are still materialized</w:t>
      </w:r>
      <w:proofErr w:type="gramEnd"/>
      <w:r>
        <w:t xml:space="preserve">; remember that I have told you that you must not worry about tomorrow, everything is foreseen and granted by Me, you must only trust in your work that will always be blessed by the Father. I do not want you only spiritual, I have given you two laws to which you must heed, the one governs the spirit and inspires you with feelings and elevated thoughts; the other keeps you in harmony with material Nature, and both identify you with Me in their perfect harmony.  </w:t>
      </w:r>
    </w:p>
    <w:p w14:paraId="11939603" w14:textId="77777777" w:rsidR="00F50769" w:rsidRDefault="00F50769" w:rsidP="00F50769">
      <w:r>
        <w:t xml:space="preserve">37. Be unified in one thought and trust in Me; I have loved you since before I sent you into the world, and wherever you have been, I have protected you. I have been tireless in my eagerness to prepare you. Who will be the ones who will take care of my Work and see the beginning of the restitution of this world? Truly I say to you, it will be your children's children who will speak of what you have seen and heard from Me; but if you achieve a great preparation and attain great views that point to the future for humanity, how happy you will be, because you will be able to manifest how great are the gifts that God's love grants you. </w:t>
      </w:r>
    </w:p>
    <w:p w14:paraId="65EEA3D0" w14:textId="77777777" w:rsidR="00F50769" w:rsidRDefault="00F50769" w:rsidP="00F50769">
      <w:r>
        <w:t xml:space="preserve">38. When all my children know that I have manifested myself once more, when my word is analyzed and my commands are fulfilled, the light of the Sixth Seal will be illuminating every </w:t>
      </w:r>
      <w:proofErr w:type="gramStart"/>
      <w:r>
        <w:t>creature</w:t>
      </w:r>
      <w:proofErr w:type="gramEnd"/>
      <w:r>
        <w:t xml:space="preserve"> and you will all be awake. At that time confusion and wickedness will cease, wars will end, and man's life will be wrapped in my love and grace. In hearts will beat only love, mercy and love. </w:t>
      </w:r>
    </w:p>
    <w:p w14:paraId="0F0F61A5" w14:textId="77777777" w:rsidR="00F50769" w:rsidRDefault="00F50769" w:rsidP="00F50769">
      <w:r>
        <w:t xml:space="preserve">sorry. Intuition will be a gift of </w:t>
      </w:r>
      <w:proofErr w:type="gramStart"/>
      <w:r>
        <w:t>all</w:t>
      </w:r>
      <w:proofErr w:type="gramEnd"/>
      <w:r>
        <w:t xml:space="preserve"> and conscience will speak clearly and its voice will be heard and obeyed. </w:t>
      </w:r>
    </w:p>
    <w:p w14:paraId="5C21ACD0" w14:textId="77777777" w:rsidR="00F50769" w:rsidRDefault="00F50769" w:rsidP="00F50769">
      <w:r>
        <w:lastRenderedPageBreak/>
        <w:t xml:space="preserve">39. Trust in Me, so that you can do spiritual works, because if you do not have faith, you will not be able to heal and you will feel small and needy having My power, but I also say to you: when you go to help your brothers, do not humble them, do not erect thrones or seek vassals, be humble, love them and work with self-denial among the portion that belongs to you. What you did to your brothers and sisters you have done to yourselves. Think how you will be judged if you do works contrary to my law by saying that you are my disciples. </w:t>
      </w:r>
    </w:p>
    <w:p w14:paraId="12EF9868" w14:textId="77777777" w:rsidR="00F50769" w:rsidRDefault="00F50769" w:rsidP="00F50769">
      <w:r>
        <w:t xml:space="preserve">40. I receive your harvest in this world, in which you have fought and suffered for my sake. A heart tells me: my sowing is small; but I am going to increase it because I am moved by your love and your divine patience. </w:t>
      </w:r>
    </w:p>
    <w:p w14:paraId="0CB69664" w14:textId="77777777" w:rsidR="00F50769" w:rsidRDefault="00F50769" w:rsidP="00F50769">
      <w:r>
        <w:t xml:space="preserve">41. Your tranquility depends on your spiritual </w:t>
      </w:r>
      <w:proofErr w:type="gramStart"/>
      <w:r>
        <w:t>elevation,</w:t>
      </w:r>
      <w:proofErr w:type="gramEnd"/>
      <w:r>
        <w:t xml:space="preserve"> I have more to give you than you to ask of Me. When you give yourself to spiritual work, do it with all the strength of your being, and when you go into the world to work the bread of the body, work with love so that you fulfill the laws that govern you. </w:t>
      </w:r>
    </w:p>
    <w:p w14:paraId="53B42E2D" w14:textId="77777777" w:rsidR="00F50769" w:rsidRDefault="00F50769" w:rsidP="00F50769">
      <w:r>
        <w:t xml:space="preserve">42. If you have been good sons and then good parents, do not be afraid to be before Me. If you have been disobeyed and cannot correct the son who has been missing and you carry a deep wound in your heart because of this; remember that I have received a thousand and a thousand times the ingratitude and ignorance of my </w:t>
      </w:r>
      <w:proofErr w:type="gramStart"/>
      <w:r>
        <w:t>children, and</w:t>
      </w:r>
      <w:proofErr w:type="gramEnd"/>
      <w:r>
        <w:t xml:space="preserve"> then imitate me. I alone judge the works of all beings. Parents will answer to me about their children, and their children will answer to their parents. I have inspired you with virtue so that you may be the foundation of a healthy and strong world, so that when I ask you about the beings I send into the bosom of your home, you will present them as fragrant roses and lilies in the garden you have cultivated. </w:t>
      </w:r>
    </w:p>
    <w:p w14:paraId="425C68DD" w14:textId="77777777" w:rsidR="00F50769" w:rsidRDefault="00F50769" w:rsidP="00F50769">
      <w:r>
        <w:t xml:space="preserve">43. My word comes to give peace to those who need it, but not everyone has been able to receive it; Many are not moved by my struggle or feel my pain, because of their lack of love. </w:t>
      </w:r>
    </w:p>
    <w:p w14:paraId="6E2FAB11" w14:textId="77777777" w:rsidR="00F50769" w:rsidRDefault="00F50769" w:rsidP="00F50769">
      <w:r>
        <w:t xml:space="preserve">44. I long to see in you the firmness of your faith, for there will come a time of persecution when you will be questioned and judged; if you are ready, I will speak for you and manifest Myself in your works of love towards your brothers and sisters. </w:t>
      </w:r>
    </w:p>
    <w:p w14:paraId="35C2A1A3" w14:textId="77777777" w:rsidR="00F50769" w:rsidRDefault="00F50769" w:rsidP="00F50769">
      <w:r>
        <w:t xml:space="preserve">45. Be merciful, and you will obtain mercy from your brethren. Obey my promptings and reject dangers and temptations. Those around me today are not righteous, but they are on the way to being righteous and to achieving salvation. </w:t>
      </w:r>
    </w:p>
    <w:p w14:paraId="06BFCACD" w14:textId="77777777" w:rsidR="00F50769" w:rsidRDefault="00F50769" w:rsidP="00F50769">
      <w:r>
        <w:lastRenderedPageBreak/>
        <w:t xml:space="preserve">46. Whatever you ask of me with humility and good purpose I will grant you. Whatever you ask for the good of your evolution in </w:t>
      </w:r>
    </w:p>
    <w:p w14:paraId="06D3D31F" w14:textId="77777777" w:rsidR="00F50769" w:rsidRDefault="00F50769" w:rsidP="00F50769">
      <w:r>
        <w:t xml:space="preserve">The name of Mary will be given to you. Pray for all, for you are one son before Me whom I love and whom I have come to save. </w:t>
      </w:r>
    </w:p>
    <w:p w14:paraId="07570C08" w14:textId="77777777" w:rsidR="00F50769" w:rsidRDefault="00F50769" w:rsidP="00F50769">
      <w:r>
        <w:t xml:space="preserve">47. You have come to dwell on earth by my will, so I have come to communicate with you. I wanted to choose hard hearts to give you proof of the power of my word in obtaining their regeneration. The chisel of my love has polished </w:t>
      </w:r>
      <w:proofErr w:type="gramStart"/>
      <w:r>
        <w:t>them,</w:t>
      </w:r>
      <w:proofErr w:type="gramEnd"/>
      <w:r>
        <w:t xml:space="preserve"> my goodness has broken them. </w:t>
      </w:r>
    </w:p>
    <w:p w14:paraId="31753220" w14:textId="77777777" w:rsidR="00F50769" w:rsidRDefault="00F50769" w:rsidP="00F50769">
      <w:r>
        <w:t xml:space="preserve">48. The spirits have heard my voice through their conscience and have made man recognize his faults; hearts have confessed spirit to Spirit with the Father and have discovered before Him many faults unknown to themselves. </w:t>
      </w:r>
    </w:p>
    <w:p w14:paraId="7810B756" w14:textId="77777777" w:rsidR="00F50769" w:rsidRDefault="00F50769" w:rsidP="00F50769">
      <w:r>
        <w:t xml:space="preserve">49. How many in the silence of their hearts, when they are listening to me, say to me: Father, your gaze is penetrating within me, what can I hide from you? Many cry when they learn of the </w:t>
      </w:r>
      <w:proofErr w:type="gramStart"/>
      <w:r>
        <w:t>pain</w:t>
      </w:r>
      <w:proofErr w:type="gramEnd"/>
      <w:r>
        <w:t xml:space="preserve"> they have caused their brothers, whom they made to return to the Afterlife before the time set for it. </w:t>
      </w:r>
    </w:p>
    <w:p w14:paraId="3456438C" w14:textId="77777777" w:rsidR="00F50769" w:rsidRDefault="00F50769" w:rsidP="00F50769">
      <w:r>
        <w:t xml:space="preserve">50. My Spirit rejoices when I see you coming in multitudes, O people, and I say to you, come, come, it is not too late for you to come to my lands and become farmers, nor for you to form a resolution of amendment. When you have felt the warmth of the sheepfold and regained your strength, do not be ungrateful to the Shepherd who rescued you, for you do not know at what price you would get Him to come back to look for you. </w:t>
      </w:r>
    </w:p>
    <w:p w14:paraId="6C6A1B83" w14:textId="77777777" w:rsidR="00F50769" w:rsidRDefault="00F50769" w:rsidP="00F50769">
      <w:r>
        <w:t xml:space="preserve">51. What do you look for in uncertain paths, if you come from them? Why go in search of new crossroads, when you still remember your pain in the deceitful paths of the world? Go to the roads, yes, return to them, the Master tells you, but do it when you feel strong and that your progress is to give the hand to the fallen or to seek the lost. It is necessary that you have a complete knowledge of the place from which you have come </w:t>
      </w:r>
      <w:proofErr w:type="gramStart"/>
      <w:r>
        <w:t>in order to</w:t>
      </w:r>
      <w:proofErr w:type="gramEnd"/>
      <w:r>
        <w:t xml:space="preserve"> understand the beauties of the path on which you find yourself. </w:t>
      </w:r>
    </w:p>
    <w:p w14:paraId="3DAE5FA2" w14:textId="77777777" w:rsidR="00F50769" w:rsidRDefault="00F50769" w:rsidP="00F50769">
      <w:r>
        <w:t xml:space="preserve">52. If you lack the knowledge of these teachings, because you have not given sufficient attention to my lessons or because of scanty meditation, your passage on the path of goodness will be false and a slight stumble will cause you to go astray. </w:t>
      </w:r>
    </w:p>
    <w:p w14:paraId="6597AB08" w14:textId="77777777" w:rsidR="00F50769" w:rsidRDefault="00F50769" w:rsidP="00F50769">
      <w:r>
        <w:lastRenderedPageBreak/>
        <w:t xml:space="preserve">53. Watch and pray, listen and meditate, and you will have the strength to put my divine lessons into practice. </w:t>
      </w:r>
    </w:p>
    <w:p w14:paraId="0689424D" w14:textId="77777777" w:rsidR="00F50769" w:rsidRDefault="00F50769" w:rsidP="00F50769">
      <w:r>
        <w:t xml:space="preserve">54. You learn to ask, to know how to love and to suffer as well. This is a world of pain, where you </w:t>
      </w:r>
      <w:proofErr w:type="gramStart"/>
      <w:r>
        <w:t>have to</w:t>
      </w:r>
      <w:proofErr w:type="gramEnd"/>
      <w:r>
        <w:t xml:space="preserve"> learn to respect my will. The love you profess for your </w:t>
      </w:r>
      <w:proofErr w:type="gramStart"/>
      <w:r>
        <w:t>Father</w:t>
      </w:r>
      <w:proofErr w:type="gramEnd"/>
      <w:r>
        <w:t xml:space="preserve"> will help you to endure trials with patience and conformity. </w:t>
      </w:r>
    </w:p>
    <w:p w14:paraId="5AC14921" w14:textId="77777777" w:rsidR="00F50769" w:rsidRDefault="00F50769" w:rsidP="00F50769">
      <w:r>
        <w:t xml:space="preserve">55. I have wanted you to know from this world the path that leads to my Kingdom, through the practice of the precepts of my Law. Finish fulfilling your mission on Earth, do not miss this opportunity. Who can assure you that the </w:t>
      </w:r>
      <w:proofErr w:type="gramStart"/>
      <w:r>
        <w:t>Father</w:t>
      </w:r>
      <w:proofErr w:type="gramEnd"/>
      <w:r>
        <w:t xml:space="preserve"> will </w:t>
      </w:r>
    </w:p>
    <w:p w14:paraId="441F69EE" w14:textId="77777777" w:rsidR="00F50769" w:rsidRDefault="00F50769" w:rsidP="00F50769">
      <w:r>
        <w:t xml:space="preserve">Grant a new reincarnation, in which you can repair your mistakes and make up for lost time? In my word I have said to you, </w:t>
      </w:r>
      <w:proofErr w:type="gramStart"/>
      <w:r>
        <w:t>Be</w:t>
      </w:r>
      <w:proofErr w:type="gramEnd"/>
      <w:r>
        <w:t xml:space="preserve"> diligent, but do not be in haste. Comply with the spiritual and the human. Merge all your powers and senses into a single will. </w:t>
      </w:r>
    </w:p>
    <w:p w14:paraId="042F9B5E" w14:textId="77777777" w:rsidR="00F50769" w:rsidRDefault="00F50769" w:rsidP="00F50769">
      <w:r>
        <w:t xml:space="preserve">56. Pain, hurried with patience, is not sterile, because it increases faith, elevates and purifies, it will never be an obstacle but an incentive on the path of evolution and restitution. </w:t>
      </w:r>
    </w:p>
    <w:p w14:paraId="316818B3" w14:textId="77777777" w:rsidR="00F50769" w:rsidRDefault="00F50769" w:rsidP="00F50769">
      <w:r>
        <w:t xml:space="preserve">57. Be humble in spirit and then you will have true charity for your brothers and sisters, then you will be strong enough to resist the temptations of the world. Why do some </w:t>
      </w:r>
      <w:proofErr w:type="gramStart"/>
      <w:r>
        <w:t>dream</w:t>
      </w:r>
      <w:proofErr w:type="gramEnd"/>
      <w:r>
        <w:t xml:space="preserve"> of the pleasures of the earth, others go after the wealth, and others become great to humiliate the little ones? Because they are weak to persevere in good and succumb to temptation. </w:t>
      </w:r>
    </w:p>
    <w:p w14:paraId="018863AC" w14:textId="77777777" w:rsidR="00F50769" w:rsidRDefault="00F50769" w:rsidP="00F50769">
      <w:r>
        <w:t xml:space="preserve">58. I have come to communicate in this part of the Earth, and I will leave my word as a gift for all men, this gift will remove the spiritual poverty of humanity. </w:t>
      </w:r>
    </w:p>
    <w:p w14:paraId="68646C63" w14:textId="77777777" w:rsidR="00F50769" w:rsidRDefault="00F50769" w:rsidP="00F50769">
      <w:r>
        <w:t xml:space="preserve">59. I come to fill you with courage so that you may break the chains that bind you and be free to follow me. Temptation has made its reign on earth and has enslaved men, but to them will be given power to overcome sin, vice, and the flesh. Those of you who follow me, practice charity in every way, so you will have loved, but do not expect gratitude from humanity. You will not receive love for love, the world will not know how to console you and will sometimes betray you, but do not be afraid; when you are in need of consolation, love, peace, balm, seek the One who with his word and his blood gave you proof of his love, and in those trances. What can you ask of Me, that I cannot grant you? </w:t>
      </w:r>
    </w:p>
    <w:p w14:paraId="6F9F06ED" w14:textId="77777777" w:rsidR="00F50769" w:rsidRDefault="00F50769" w:rsidP="00F50769">
      <w:r>
        <w:t xml:space="preserve">60. Of the absolute and perfect peace that your spirit will come to enjoy in the Hereafter, I come to give you a part, but this world is in need of that peace, it lacks faith, it is walking in darkness </w:t>
      </w:r>
      <w:r>
        <w:lastRenderedPageBreak/>
        <w:t xml:space="preserve">and falling into deep abysses, in truth it does not know where it is going, because there is no hand to guide it.  </w:t>
      </w:r>
    </w:p>
    <w:p w14:paraId="42D9AC28" w14:textId="77777777" w:rsidR="00F50769" w:rsidRDefault="00F50769" w:rsidP="00F50769">
      <w:r>
        <w:t xml:space="preserve">61. For this I am preparing men who will deliver my word through their lips, so that it may bring light to the understandings and peace to the peoples of the earth. </w:t>
      </w:r>
    </w:p>
    <w:p w14:paraId="33AE5053" w14:textId="77777777" w:rsidR="00F50769" w:rsidRDefault="00F50769" w:rsidP="00F50769">
      <w:r>
        <w:t xml:space="preserve"> </w:t>
      </w:r>
    </w:p>
    <w:p w14:paraId="414C592B" w14:textId="77777777" w:rsidR="00F50769" w:rsidRDefault="00F50769" w:rsidP="00F50769">
      <w:r>
        <w:t xml:space="preserve">MY PEACE BE WITH YOU! </w:t>
      </w:r>
    </w:p>
    <w:p w14:paraId="2905985F" w14:textId="77777777" w:rsidR="00F50769" w:rsidRDefault="00F50769" w:rsidP="00F50769">
      <w:r>
        <w:t xml:space="preserve"> </w:t>
      </w:r>
    </w:p>
    <w:p w14:paraId="56B32E81" w14:textId="77777777" w:rsidR="00F50769" w:rsidRDefault="00F50769" w:rsidP="00F50769">
      <w:r>
        <w:t xml:space="preserve"> </w:t>
      </w:r>
    </w:p>
    <w:p w14:paraId="330BFB55" w14:textId="77777777" w:rsidR="00F50769" w:rsidRDefault="00F50769" w:rsidP="00F50769">
      <w:r>
        <w:t xml:space="preserve"> </w:t>
      </w:r>
    </w:p>
    <w:p w14:paraId="6DB5B801" w14:textId="77777777" w:rsidR="00F50769" w:rsidRDefault="00F50769" w:rsidP="00F50769">
      <w:r>
        <w:t xml:space="preserve"> </w:t>
      </w:r>
    </w:p>
    <w:p w14:paraId="6F60ED2E" w14:textId="77777777" w:rsidR="00F50769" w:rsidRDefault="00F50769" w:rsidP="00F50769">
      <w:r>
        <w:t xml:space="preserve"> </w:t>
      </w:r>
    </w:p>
    <w:p w14:paraId="7477F06C" w14:textId="77777777" w:rsidR="00F50769" w:rsidRDefault="00F50769" w:rsidP="00F50769">
      <w:r>
        <w:t xml:space="preserve">EDUCATION N° 96 </w:t>
      </w:r>
    </w:p>
    <w:p w14:paraId="384F6309" w14:textId="77777777" w:rsidR="00F50769" w:rsidRDefault="00F50769" w:rsidP="00F50769">
      <w:r>
        <w:t xml:space="preserve"> </w:t>
      </w:r>
    </w:p>
    <w:p w14:paraId="5897173A" w14:textId="77777777" w:rsidR="00F50769" w:rsidRDefault="00F50769" w:rsidP="00F50769">
      <w:r>
        <w:t xml:space="preserve">1. Be nourished by my word, which is the bread of the spirit. But </w:t>
      </w:r>
      <w:proofErr w:type="gramStart"/>
      <w:r>
        <w:t>in order for</w:t>
      </w:r>
      <w:proofErr w:type="gramEnd"/>
      <w:r>
        <w:t xml:space="preserve"> this bread to truly reach your hearts, you must strip yourselves, even for a few moments, of all that binds you to this world. No one is ignorant of the way to rise to Me and yet I often see you crying believing yourselves unworthy, without knowing that this cry purifies you and prepares you to come to Me. </w:t>
      </w:r>
    </w:p>
    <w:p w14:paraId="3762E66F" w14:textId="77777777" w:rsidR="00F50769" w:rsidRDefault="00F50769" w:rsidP="00F50769">
      <w:r>
        <w:t xml:space="preserve">2. In my word you will find eternal life for your spirit; analyze it and you will find in </w:t>
      </w:r>
      <w:proofErr w:type="gramStart"/>
      <w:r>
        <w:t>it</w:t>
      </w:r>
      <w:proofErr w:type="gramEnd"/>
      <w:r>
        <w:t xml:space="preserve"> divine essence, love and strength that I am pouring out on the Universe. </w:t>
      </w:r>
    </w:p>
    <w:p w14:paraId="682F0C69" w14:textId="77777777" w:rsidR="00F50769" w:rsidRDefault="00F50769" w:rsidP="00F50769">
      <w:r>
        <w:t xml:space="preserve">3. Infants and disciples: see how close I am to you; and if you know this, why are there times when you call me in despair, believing that I do not listen to you? It is due to your incomprehension that I </w:t>
      </w:r>
      <w:proofErr w:type="gramStart"/>
      <w:r>
        <w:t>have to</w:t>
      </w:r>
      <w:proofErr w:type="gramEnd"/>
      <w:r>
        <w:t xml:space="preserve"> repeat my lessons to you. </w:t>
      </w:r>
    </w:p>
    <w:p w14:paraId="6FFBFB0C" w14:textId="77777777" w:rsidR="00F50769" w:rsidRDefault="00F50769" w:rsidP="00F50769">
      <w:r>
        <w:t xml:space="preserve">4. I want you to attain from now on the spirituality necessary to feel my presence, and when you no longer listen to me through this channel and find these places where you now gather, apparently empty and desolate, prayer in silence, the elevation of your spirit, will suffice for you to feel my presence and be filled with my Spirit. </w:t>
      </w:r>
    </w:p>
    <w:p w14:paraId="30DAF292" w14:textId="77777777" w:rsidR="00F50769" w:rsidRDefault="00F50769" w:rsidP="00F50769">
      <w:r>
        <w:lastRenderedPageBreak/>
        <w:t xml:space="preserve">5. Blessed are those who learn to rise to Me, for from the infinite they will receive the inspiration that will guide them along the path traced by My teachings. With what rejoicing the lips of the inspired will be opened to bear witness to my presence to their brethren. </w:t>
      </w:r>
    </w:p>
    <w:p w14:paraId="5A98A494" w14:textId="77777777" w:rsidR="00F50769" w:rsidRDefault="00F50769" w:rsidP="00F50769">
      <w:r>
        <w:t xml:space="preserve">6. When my word has ceased to vibrate through human understanding, the voice of the unchained elements will speak to men, testifying to the event that this divine manifestation signified. </w:t>
      </w:r>
    </w:p>
    <w:p w14:paraId="2CEE9DEE" w14:textId="77777777" w:rsidR="00F50769" w:rsidRDefault="00F50769" w:rsidP="00F50769">
      <w:r>
        <w:t xml:space="preserve">7. Even when my lightning was about to descend to human understanding, Nature was moved and the unleashed elements shook men, awakened peoples, and astonished scientists. </w:t>
      </w:r>
    </w:p>
    <w:p w14:paraId="592D76F8" w14:textId="77777777" w:rsidR="00F50769" w:rsidRDefault="00F50769" w:rsidP="00F50769">
      <w:r>
        <w:t xml:space="preserve">8. Do not forget my warnings, so that in the days of your preparation you will not be intimidated by the trials to which humanity will be subjected. Your mission is to pray, meditate and practice charity, the only merits by which this people will be saved from storms and by their works of love other peoples will receive consolation. </w:t>
      </w:r>
    </w:p>
    <w:p w14:paraId="4039FB2F" w14:textId="77777777" w:rsidR="00F50769" w:rsidRDefault="00F50769" w:rsidP="00F50769">
      <w:r>
        <w:t xml:space="preserve">9. My word, being lulling to your spirit, does not let you down, on the contrary, it awakens you to a higher life. Approach Me by the path of thought, do not let the flesh lead you to feed on material satisfactions or delights, and you will have taken a firm step towards spirituality. </w:t>
      </w:r>
    </w:p>
    <w:p w14:paraId="0B6613EB" w14:textId="77777777" w:rsidR="00F50769" w:rsidRDefault="00F50769" w:rsidP="00F50769">
      <w:r>
        <w:t xml:space="preserve">10. I have spoken much in the wilderness of your hearts, without my voice finding an echo in the minds of my people. Now that I speak to you through </w:t>
      </w:r>
    </w:p>
    <w:p w14:paraId="6616C9AD" w14:textId="77777777" w:rsidR="00F50769" w:rsidRDefault="00F50769" w:rsidP="00F50769">
      <w:r>
        <w:t xml:space="preserve">Of these spokesmen, pay attention to the word that their lips pour, if you believe me and want to achieve peace. </w:t>
      </w:r>
    </w:p>
    <w:p w14:paraId="1343F19A" w14:textId="77777777" w:rsidR="00F50769" w:rsidRDefault="00F50769" w:rsidP="00F50769">
      <w:r>
        <w:t xml:space="preserve">11. Let no one be surprised that I seek him when he goes astray or that I follow in his footsteps in the paths of the world, because you belong to me, you are the work of my inspiration as a </w:t>
      </w:r>
      <w:proofErr w:type="gramStart"/>
      <w:r>
        <w:t>Father</w:t>
      </w:r>
      <w:proofErr w:type="gramEnd"/>
      <w:r>
        <w:t xml:space="preserve">. Have you not imagined how beautiful it will be when children seek and love their Father in the same way that He loves them? How different your life will be then and how close you will feel me in your heart! </w:t>
      </w:r>
    </w:p>
    <w:p w14:paraId="30986F2C" w14:textId="77777777" w:rsidR="00F50769" w:rsidRDefault="00F50769" w:rsidP="00F50769">
      <w:r>
        <w:t xml:space="preserve">12. My word has always been sweet, immutable in the forgiveness and charity that I have shown you. I know that you will </w:t>
      </w:r>
      <w:proofErr w:type="gramStart"/>
      <w:r>
        <w:t>rise up</w:t>
      </w:r>
      <w:proofErr w:type="gramEnd"/>
      <w:r>
        <w:t xml:space="preserve"> with a firm purpose of regeneration, and that you will return to me </w:t>
      </w:r>
      <w:proofErr w:type="gramStart"/>
      <w:r>
        <w:t>what</w:t>
      </w:r>
      <w:proofErr w:type="gramEnd"/>
      <w:r>
        <w:t xml:space="preserve"> I have entrusted to you, with the purity with which you received it. </w:t>
      </w:r>
      <w:proofErr w:type="gramStart"/>
      <w:r>
        <w:t>Therefore</w:t>
      </w:r>
      <w:proofErr w:type="gramEnd"/>
      <w:r>
        <w:t xml:space="preserve"> I make you hear my word and give you countless tokens of my love for you. </w:t>
      </w:r>
    </w:p>
    <w:p w14:paraId="62EDB6BC" w14:textId="77777777" w:rsidR="00F50769" w:rsidRDefault="00F50769" w:rsidP="00F50769">
      <w:r>
        <w:lastRenderedPageBreak/>
        <w:t xml:space="preserve">13. The time of justice in which you live is accompanied by the pain that marks the beginning of your purification. </w:t>
      </w:r>
    </w:p>
    <w:p w14:paraId="54883CA3" w14:textId="77777777" w:rsidR="00F50769" w:rsidRDefault="00F50769" w:rsidP="00F50769">
      <w:r>
        <w:t xml:space="preserve">14. Remember that I have prophesied to you a war of religions and that I have announced to you a struggle of doctrines, truly I say to you that the battle has already begun, who will see its end? No one knows, but I tell you that man will not triumph, in that struggle the truth will triumph. I want you to prepare yourselves as good soldiers so that you know how to defend this cause. </w:t>
      </w:r>
    </w:p>
    <w:p w14:paraId="098B1A1A" w14:textId="77777777" w:rsidR="00F50769" w:rsidRDefault="00F50769" w:rsidP="00F50769">
      <w:r>
        <w:t xml:space="preserve">15. Today you come to seek food for your </w:t>
      </w:r>
      <w:proofErr w:type="gramStart"/>
      <w:r>
        <w:t>spirit</w:t>
      </w:r>
      <w:proofErr w:type="gramEnd"/>
      <w:r>
        <w:t xml:space="preserve"> and you try to make matter submit and renounce vain satisfactions. You come as good and attentive disciples, for which you quiet your senses and let the spirit rise to Me in tender and respectful prayer. I receive you, comfort you, and give </w:t>
      </w:r>
      <w:proofErr w:type="spellStart"/>
      <w:r>
        <w:t>you</w:t>
      </w:r>
      <w:proofErr w:type="spellEnd"/>
      <w:r>
        <w:t xml:space="preserve"> life. </w:t>
      </w:r>
    </w:p>
    <w:p w14:paraId="3875059A" w14:textId="77777777" w:rsidR="00F50769" w:rsidRDefault="00F50769" w:rsidP="00F50769">
      <w:r>
        <w:t xml:space="preserve">16. Here are many of those who were once doctors of the law or scientists; now they bring their minds awake to spiritual knowledge, convinced that in limited human knowledge they will not find the supreme truth. </w:t>
      </w:r>
    </w:p>
    <w:p w14:paraId="7C64BA96" w14:textId="77777777" w:rsidR="00F50769" w:rsidRDefault="00F50769" w:rsidP="00F50769">
      <w:r>
        <w:t xml:space="preserve">17. Here are those who were once powerful and rich on earth, who have now come to know of poverty and humility, I bless them for their conformity and for their longing for perfection. There you have a proof of my loving justice in bringing you back to Earth to show you one more page in the book of eternal wisdom. </w:t>
      </w:r>
    </w:p>
    <w:p w14:paraId="3F56FDEF" w14:textId="77777777" w:rsidR="00F50769" w:rsidRDefault="00F50769" w:rsidP="00F50769">
      <w:r>
        <w:t xml:space="preserve">18. Humanity lives in chaos from which it cannot free itself; he needs help and I am always ready to give it to him; I only expect from her a word, a short prayer or a moment of repentance to illuminate her path and turn this world of darkness into a valley of peace, in which man feels that he has the life that I have granted him. </w:t>
      </w:r>
    </w:p>
    <w:p w14:paraId="075893D1" w14:textId="77777777" w:rsidR="00F50769" w:rsidRDefault="00F50769" w:rsidP="00F50769">
      <w:r>
        <w:t xml:space="preserve">19. Your mission is not limited to saving your spirit alone; You need to help channel those who have been lost. At every step I remind you of this mission. How long are you going to spiritualize yourselves? How long will you do my will? If you take advantage of this time and carry My word in your heart without mixing strange ideas with your practical ideas, if you rise to Me with clarity, you will clearly receive the spiritual inspiration that will nourish you and you will cause those around you to attain grace and peace in their hearts.  </w:t>
      </w:r>
    </w:p>
    <w:p w14:paraId="6C2B722B" w14:textId="77777777" w:rsidR="00F50769" w:rsidRDefault="00F50769" w:rsidP="00F50769">
      <w:r>
        <w:t xml:space="preserve">20. The year 1950 is very close and I say to you truly that the lives of my disciples will change. After that date you will see the elements of Nature unleashed and men </w:t>
      </w:r>
      <w:proofErr w:type="gramStart"/>
      <w:r>
        <w:t>rise up</w:t>
      </w:r>
      <w:proofErr w:type="gramEnd"/>
      <w:r>
        <w:t xml:space="preserve"> in wars of ideas </w:t>
      </w:r>
      <w:r>
        <w:lastRenderedPageBreak/>
        <w:t xml:space="preserve">and doctrines. When that is so, the confusion and pain will be so great that you will wish that my word would be heard again through human understanding, but I have already told you that this manifestation will not be repeated. It is up to you to prepare yourselves for the trials to come and to give courage to your brothers and sisters. </w:t>
      </w:r>
    </w:p>
    <w:p w14:paraId="59C7D321" w14:textId="77777777" w:rsidR="00F50769" w:rsidRDefault="00F50769" w:rsidP="00F50769">
      <w:r>
        <w:t xml:space="preserve">21. Be on the watch, for at that time false </w:t>
      </w:r>
      <w:proofErr w:type="spellStart"/>
      <w:r>
        <w:t>christs</w:t>
      </w:r>
      <w:proofErr w:type="spellEnd"/>
      <w:r>
        <w:t xml:space="preserve">, false Elijahs, and prophets will appear, and the unwary will be in danger because they will not know how to distinguish truth from imposture; it will be then that you will speak without reservation and ratify My words, and you will be recognized as children of the people taught by Me in this Third Era. </w:t>
      </w:r>
    </w:p>
    <w:p w14:paraId="61FB8E66" w14:textId="77777777" w:rsidR="00F50769" w:rsidRDefault="00F50769" w:rsidP="00F50769">
      <w:r>
        <w:t xml:space="preserve">22. Men and women from all parts of the earth will come to this nation in search of testimonies about my new advent, and my Work, represented by my disciples, will receive them as a loving mother. </w:t>
      </w:r>
    </w:p>
    <w:p w14:paraId="0A92D119" w14:textId="77777777" w:rsidR="00F50769" w:rsidRDefault="00F50769" w:rsidP="00F50769">
      <w:r>
        <w:t xml:space="preserve">23. Learn from Me all you can, so that tomorrow you may become teachers of your brothers; your charity and self-denial will be the best remembrance you make of Me and the best testimony you give of My word. Strengthen your spirit in my teachings and you will see that when there is faith, there can be no weariness, no fear, no cowardice. Practice and work will be your support. </w:t>
      </w:r>
    </w:p>
    <w:p w14:paraId="3D6C7117" w14:textId="77777777" w:rsidR="00F50769" w:rsidRDefault="00F50769" w:rsidP="00F50769">
      <w:r>
        <w:t xml:space="preserve">24. In the Second Time I chose twelve disciples, and without asking who invited them to follow Him, they felt the call in their spirit and left everything to follow in my footsteps. </w:t>
      </w:r>
      <w:proofErr w:type="gramStart"/>
      <w:r>
        <w:t>Thus</w:t>
      </w:r>
      <w:proofErr w:type="gramEnd"/>
      <w:r>
        <w:t xml:space="preserve"> I have chosen you, to prepare yourselves, and through you to call on others. </w:t>
      </w:r>
    </w:p>
    <w:p w14:paraId="043B645D" w14:textId="77777777" w:rsidR="00F50769" w:rsidRDefault="00F50769" w:rsidP="00F50769">
      <w:r>
        <w:t xml:space="preserve">25. Watch that your works may dignify you and that you may feel qualified to guide your brethren. Do not forget that a blind man cannot lead a blind man. If humanity needs light, give it to them and take them by the hand as a younger brother. Heal yourselves also, that </w:t>
      </w:r>
      <w:proofErr w:type="gramStart"/>
      <w:r>
        <w:t>later on</w:t>
      </w:r>
      <w:proofErr w:type="gramEnd"/>
      <w:r>
        <w:t xml:space="preserve"> you may heal your fellow men. Be strong in your struggle and impart strength to the weak. </w:t>
      </w:r>
    </w:p>
    <w:p w14:paraId="7585F190" w14:textId="77777777" w:rsidR="00F50769" w:rsidRDefault="00F50769" w:rsidP="00F50769">
      <w:r>
        <w:t xml:space="preserve">26. I give you the time necessary to carry out the work I am entrusting to you. Men and women, work for the upliftment of humanity. Every thought, every work of yours will be written and I will make every seed of love fruitful. You will let Me judge your deeds and you will not publish the charity you do if you want to receive a reward. Do not seek honors, or vassalage, or any payment; be humble, charitable and selfless and I will exalt you. </w:t>
      </w:r>
    </w:p>
    <w:p w14:paraId="2E9120D8" w14:textId="77777777" w:rsidR="00F50769" w:rsidRDefault="00F50769" w:rsidP="00F50769">
      <w:r>
        <w:lastRenderedPageBreak/>
        <w:t xml:space="preserve">27. When it is my will to make you possessors of earthly goods, I grant them to you so that you may share them with your brothers and sisters in need, with those who do not have a patrimony or support; with the weak and the sick. Many of those who possess nothing on earth can instead partake of their spiritual goods.  </w:t>
      </w:r>
    </w:p>
    <w:p w14:paraId="10A5B7CB" w14:textId="77777777" w:rsidR="00F50769" w:rsidRDefault="00F50769" w:rsidP="00F50769">
      <w:r>
        <w:t xml:space="preserve">28. If you who have received my word do not speak this truth, the dull and rude will speak. Bear in mind that this Doctrine has been entrusted to you, so that you may spiritually save many beings who have succumbed under the weight of discouragement and bitterness left in them by the war or battle that each man fights inwardly. </w:t>
      </w:r>
    </w:p>
    <w:p w14:paraId="40889880" w14:textId="77777777" w:rsidR="00F50769" w:rsidRDefault="00F50769" w:rsidP="00F50769">
      <w:r>
        <w:t xml:space="preserve">29. Pray truly, beloved people, do not confine yourselves to exalting my Divinity with beautiful phrases; love your brothers and watch over the peace of the nations. </w:t>
      </w:r>
    </w:p>
    <w:p w14:paraId="534F315A" w14:textId="77777777" w:rsidR="00F50769" w:rsidRDefault="00F50769" w:rsidP="00F50769">
      <w:r>
        <w:t xml:space="preserve">30. This people, whom I have taught since the beginning of time, will not be able to detach themselves from their spiritual mission: they must be guides, prophets, and messengers among men. I have inspired him with perfect worship of Me, and today he will have the opportunity to finish building the temple that was entrusted to him from the beginning. </w:t>
      </w:r>
    </w:p>
    <w:p w14:paraId="20253525" w14:textId="77777777" w:rsidR="00F50769" w:rsidRDefault="00F50769" w:rsidP="00F50769">
      <w:r>
        <w:t xml:space="preserve">31. I have separated him from all harmful influences so that he may receive my divine inspiration in all its purity. Only the teaching of the Master and the sweet voice of Mary will be heard in the sanctuary that my people are building in the depths of the spirit. </w:t>
      </w:r>
    </w:p>
    <w:p w14:paraId="4E74920D" w14:textId="77777777" w:rsidR="00F50769" w:rsidRDefault="00F50769" w:rsidP="00F50769">
      <w:r>
        <w:t xml:space="preserve">32. Throughout the ages I have granted spiritual revelations to my children. In each age I have manifested in different ways </w:t>
      </w:r>
      <w:proofErr w:type="gramStart"/>
      <w:r>
        <w:t>and also</w:t>
      </w:r>
      <w:proofErr w:type="gramEnd"/>
      <w:r>
        <w:t xml:space="preserve"> in each of those ages, I have encountered humanity to a different spiritual degree; Today I have caught her surrendered to a material, selfish and scientific existence, and her spirit has materialized ignoring the value of spiritual gifts. </w:t>
      </w:r>
    </w:p>
    <w:p w14:paraId="6913CCBE" w14:textId="77777777" w:rsidR="00F50769" w:rsidRDefault="00F50769" w:rsidP="00F50769">
      <w:r>
        <w:t xml:space="preserve">33. The man of this time is fighting within himself the greatest spiritual battle that humanity has ever had, because his scientific advancement and his mental development </w:t>
      </w:r>
      <w:proofErr w:type="gramStart"/>
      <w:r>
        <w:t>are in conflict with</w:t>
      </w:r>
      <w:proofErr w:type="gramEnd"/>
      <w:r>
        <w:t xml:space="preserve"> the evolution that his spirit has reached. He refuses to listen to the voice of his conscience and tries to stifle his impulses for liberation, not realizing that he is living in a time of restitution and justice. </w:t>
      </w:r>
    </w:p>
    <w:p w14:paraId="37A294ED" w14:textId="77777777" w:rsidR="00F50769" w:rsidRDefault="00F50769" w:rsidP="00F50769">
      <w:r>
        <w:t xml:space="preserve"> </w:t>
      </w:r>
    </w:p>
    <w:p w14:paraId="73382442" w14:textId="77777777" w:rsidR="00F50769" w:rsidRDefault="00F50769" w:rsidP="00F50769">
      <w:r>
        <w:lastRenderedPageBreak/>
        <w:t xml:space="preserve">34. Open your eyes, beloved people, and understand that you, whom I have destined to be the light of the world, must not be carried away by the passions that subjugate others, nor be confused among the mobs that walk blindly through life. </w:t>
      </w:r>
    </w:p>
    <w:p w14:paraId="4BD3E1DA" w14:textId="77777777" w:rsidR="00F50769" w:rsidRDefault="00F50769" w:rsidP="00F50769">
      <w:r>
        <w:t xml:space="preserve">35. You tell me that it is difficult to achieve spirituality in a time like this, within a life like the present; but I tell you that it is not impossible and that the effort you make to free yourselves from evil, to dedicate yourselves to a judicious and elevated life, is very meritorious. </w:t>
      </w:r>
    </w:p>
    <w:p w14:paraId="1A8C3500" w14:textId="77777777" w:rsidR="00F50769" w:rsidRDefault="00F50769" w:rsidP="00F50769">
      <w:r>
        <w:t xml:space="preserve">36. In this battle those who put away from their hearts the fear of the judgment and criticism of others will triumph; and those who forget themselves will </w:t>
      </w:r>
      <w:proofErr w:type="gramStart"/>
      <w:r>
        <w:t>rise up</w:t>
      </w:r>
      <w:proofErr w:type="gramEnd"/>
      <w:r>
        <w:t xml:space="preserve"> to serve their fellow men. </w:t>
      </w:r>
    </w:p>
    <w:p w14:paraId="0FD9FB73" w14:textId="77777777" w:rsidR="00F50769" w:rsidRDefault="00F50769" w:rsidP="00F50769">
      <w:r>
        <w:t xml:space="preserve">37. I, the Master, the Father, have descended through this light into your spirit and for that reason you have called this revelation Spiritualism. Well, when you are asked what spiritualism means, say that it is the Doctrine revealed by the Divine Master in the Third Era: The Doctrine of Spirituality. </w:t>
      </w:r>
    </w:p>
    <w:p w14:paraId="389011F7" w14:textId="77777777" w:rsidR="00F50769" w:rsidRDefault="00F50769" w:rsidP="00F50769">
      <w:r>
        <w:t xml:space="preserve">38. But if you are asked what spirituality is, say that it is elevation of thought, cleanliness in deeds and words, a high and generous life. </w:t>
      </w:r>
    </w:p>
    <w:p w14:paraId="0A0E0A80" w14:textId="77777777" w:rsidR="00F50769" w:rsidRDefault="00F50769" w:rsidP="00F50769">
      <w:r>
        <w:t xml:space="preserve">39. You, as disciples of this teaching, often ask yourselves if you are </w:t>
      </w:r>
      <w:proofErr w:type="gramStart"/>
      <w:r>
        <w:t>making an effort</w:t>
      </w:r>
      <w:proofErr w:type="gramEnd"/>
      <w:r>
        <w:t xml:space="preserve"> to come to call yourselves worthily: Spiritualists. To help you in this work, I have given you My light, because you will be the ones in charge of building the spiritual temple to My Divinity. By your union you will form the temple: some by their firmness will be foundations; those that reach the highest elevation will be the walls; others with their charity, will be staircases; and still others, with their gift of speech, will resemble the bells that call the crowds with their voices. There will be those who, due to their inspiration, will symbolize the high towers and domes of the enclosure; and those who, because of their love for humanity, are like doors always open to the needy, the thirsty, the sick, the misunderstood. </w:t>
      </w:r>
    </w:p>
    <w:p w14:paraId="57B574D7" w14:textId="77777777" w:rsidR="00F50769" w:rsidRDefault="00F50769" w:rsidP="00F50769">
      <w:r>
        <w:t xml:space="preserve">40. This temple will be completed when harmony among my disciples is true. Its base will be on </w:t>
      </w:r>
      <w:proofErr w:type="gramStart"/>
      <w:r>
        <w:t>Earth</w:t>
      </w:r>
      <w:proofErr w:type="gramEnd"/>
      <w:r>
        <w:t xml:space="preserve"> and its domes will touch Heaven. When it is cemented you will find it throughout the Universe. Have confidence in this work and work without stopping. </w:t>
      </w:r>
    </w:p>
    <w:p w14:paraId="6750399D" w14:textId="77777777" w:rsidR="00F50769" w:rsidRDefault="00F50769" w:rsidP="00F50769">
      <w:r>
        <w:t xml:space="preserve">41. Let no one depart from the mission entrusted to him, so that his sanctuary may not be unsettling; You must all seek to attain the same knowledge so that this temple may be built with your spirituality. </w:t>
      </w:r>
    </w:p>
    <w:p w14:paraId="0BBF3041" w14:textId="77777777" w:rsidR="00F50769" w:rsidRDefault="00F50769" w:rsidP="00F50769">
      <w:r>
        <w:lastRenderedPageBreak/>
        <w:t xml:space="preserve">42. Watch and pray. Love one another truly, so that pride does not take hold of your hearts, for pride is the seed that destroys humility and charity. Take heed lest what happened to the builders of Babel, whose pride lost them, happen to you. Remember that the evil seed </w:t>
      </w:r>
    </w:p>
    <w:p w14:paraId="40AAD686" w14:textId="77777777" w:rsidR="00F50769" w:rsidRDefault="00F50769" w:rsidP="00F50769">
      <w:r>
        <w:t xml:space="preserve">was the cause of the division among those men. The tower was left unfinished, and so great was the confusion of the people, that they were divided into villages that until now still live apart. </w:t>
      </w:r>
    </w:p>
    <w:p w14:paraId="74F4B342" w14:textId="77777777" w:rsidR="00F50769" w:rsidRDefault="00F50769" w:rsidP="00F50769">
      <w:r>
        <w:t xml:space="preserve">43. Only one light has descended upon you: that of my Spirit, which is like a luminous beacon and a principle for your unification and harmony. </w:t>
      </w:r>
    </w:p>
    <w:p w14:paraId="6A8DF059" w14:textId="77777777" w:rsidR="00F50769" w:rsidRDefault="00F50769" w:rsidP="00F50769">
      <w:r>
        <w:t xml:space="preserve">44. Take as a light for your practice the experience of the first peoples, meditate on their trials and take their examples. Build and work, today in matter and tomorrow in spirit, and so on forever until you have all entered through the gates of love into the temple of truth. </w:t>
      </w:r>
    </w:p>
    <w:p w14:paraId="624A6C75" w14:textId="77777777" w:rsidR="00F50769" w:rsidRDefault="00F50769" w:rsidP="00F50769">
      <w:r>
        <w:t xml:space="preserve">45. Let no one want to depart one step from the path traced by my Law, because a lost moment, a stumbling block, a mistake, you will regret bitterly. </w:t>
      </w:r>
    </w:p>
    <w:p w14:paraId="5C2FB472" w14:textId="77777777" w:rsidR="00F50769" w:rsidRDefault="00F50769" w:rsidP="00F50769">
      <w:r>
        <w:t xml:space="preserve">46. The Master is waiting for His disciples of the Third Era to follow in His footsteps as well as those who bore witness to Me in the past time. To you who listen to me I say: do not wait to be in spirit to begin your mission. If I have come to speak to you now that you inhabit the Earth, it is a sign that you have a destiny to fulfill in this abode. In this fulfillment your greatest struggle will be with yourselves; but if you use your gifts, you will have overcome your weaknesses, and everything else will be easy for you. </w:t>
      </w:r>
    </w:p>
    <w:p w14:paraId="2D2A617E" w14:textId="77777777" w:rsidR="00F50769" w:rsidRDefault="00F50769" w:rsidP="00F50769">
      <w:r>
        <w:t xml:space="preserve">47. When this people </w:t>
      </w:r>
      <w:proofErr w:type="gramStart"/>
      <w:r>
        <w:t>has</w:t>
      </w:r>
      <w:proofErr w:type="gramEnd"/>
      <w:r>
        <w:t xml:space="preserve"> united and prepared, Elijah will announce to mankind the revival of the Lord's people. Now think how great your struggle must be, to make your life a teaching and a doctrine for humanity. Therefore I say to you to examine your works so that you may have knowledge of what you do; but if there are acts or thoughts that you cannot distinguish whether they are within or outside the Law, raise your spirit to Me, in a true spiritual confession and My voice, reflected in the light of your thought and in the peace of your heart, will point you to the truth. </w:t>
      </w:r>
    </w:p>
    <w:p w14:paraId="4DEADDB6" w14:textId="77777777" w:rsidR="00F50769" w:rsidRDefault="00F50769" w:rsidP="00F50769">
      <w:r>
        <w:t xml:space="preserve">48. Do not think this kind of communication impossible, which is the same that I have inspired in you from the beginning of humanity's existence. Today, when materialism prevails as never before, I come to inspire you with perfect prayer, precisely when the world, divided into sects </w:t>
      </w:r>
      <w:r>
        <w:lastRenderedPageBreak/>
        <w:t xml:space="preserve">and religions, tries in vain to sustain its spirit with rites and traditions, forgetting true prayer; that which springs from the depths of your being, to rise to Me on the path of love. </w:t>
      </w:r>
    </w:p>
    <w:p w14:paraId="46487F23" w14:textId="77777777" w:rsidR="00F50769" w:rsidRDefault="00F50769" w:rsidP="00F50769">
      <w:r>
        <w:t xml:space="preserve">49. All this time he speaks of justice to man and yet his heart is not moved. The elements, the plagues, the strange diseases, the daily events in different places on Earth, </w:t>
      </w:r>
    </w:p>
    <w:p w14:paraId="66422A65" w14:textId="77777777" w:rsidR="00F50769" w:rsidRDefault="00F50769" w:rsidP="00F50769">
      <w:r>
        <w:t xml:space="preserve">they are signs that speak of Divine justice. But no one prays and very few study the words left by my prophets. </w:t>
      </w:r>
    </w:p>
    <w:p w14:paraId="136145E0" w14:textId="77777777" w:rsidR="00F50769" w:rsidRDefault="00F50769" w:rsidP="00F50769">
      <w:r>
        <w:t xml:space="preserve">50. From the earliest times all that you see accomplished today was foretold, and even in this time I prophesied through the first spokesmen, events that were soon fulfilled. </w:t>
      </w:r>
    </w:p>
    <w:p w14:paraId="15C26C68" w14:textId="77777777" w:rsidR="00F50769" w:rsidRDefault="00F50769" w:rsidP="00F50769">
      <w:r>
        <w:t xml:space="preserve">51. Which of those who now hear my word will turn their backs on me? That only I know. </w:t>
      </w:r>
    </w:p>
    <w:p w14:paraId="5EC596F0" w14:textId="77777777" w:rsidR="00F50769" w:rsidRDefault="00F50769" w:rsidP="00F50769">
      <w:r>
        <w:t xml:space="preserve">52. Those who at that time went in search of Jesus in the hope of receiving riches from the world and temporal goods, were disappointed to see that the King whom their fathers had announced to them would come to save their people, was without a crown, without a scepter, and without a throne; with their empty hands and their bare feet. They could not recognize in Jesus the promised Messiah. Now consider all the paths that these spirits must have had to travel to regain the peace and benefits they missed. Today they are among you. </w:t>
      </w:r>
    </w:p>
    <w:p w14:paraId="5D3C6820" w14:textId="77777777" w:rsidR="00F50769" w:rsidRDefault="00F50769" w:rsidP="00F50769">
      <w:r>
        <w:t xml:space="preserve">53. Know that your spirit was not born at the same time as your body, but has dwelt in different epochs and today, when it feels my presence, it comes to Me with eagerness and asks Me to allow it to hear my word until the end of my communication; He has the impression that in the past he did not want to listen to me and even denied me, and now he wants to make amends for his fault.  </w:t>
      </w:r>
    </w:p>
    <w:p w14:paraId="717385E3" w14:textId="77777777" w:rsidR="00F50769" w:rsidRDefault="00F50769" w:rsidP="00F50769">
      <w:r>
        <w:t xml:space="preserve">54. You have seen that no fault is hidden before Me, that every error must be corrected and every debt must be settled, but you also understand that this justice comes from the divine love that wants you perfect because you are His children. </w:t>
      </w:r>
    </w:p>
    <w:p w14:paraId="77E455BD" w14:textId="77777777" w:rsidR="00F50769" w:rsidRDefault="00F50769" w:rsidP="00F50769">
      <w:r>
        <w:t xml:space="preserve">55. I do not destroy any of my children no matter how much they offend </w:t>
      </w:r>
      <w:proofErr w:type="gramStart"/>
      <w:r>
        <w:t>me,</w:t>
      </w:r>
      <w:proofErr w:type="gramEnd"/>
      <w:r>
        <w:t xml:space="preserve"> I keep them and give them the opportunity to correct their fault and return to the path they had left. But although I have acquitted them, they find the fruit of their works, and these are the ones that judge him and show them the right path. </w:t>
      </w:r>
    </w:p>
    <w:p w14:paraId="0DBA32AB" w14:textId="77777777" w:rsidR="00F50769" w:rsidRDefault="00F50769" w:rsidP="00F50769">
      <w:r>
        <w:t xml:space="preserve">56. The great nations of this time want war, they ask for blood and cry out for vengeance those who feel offended, without knowing that they are all rushing headlong towards the same abyss; </w:t>
      </w:r>
      <w:r>
        <w:lastRenderedPageBreak/>
        <w:t xml:space="preserve">they do not want to understand that the power they pursue with so much eagerness will soon become a chalice whose content will be pain, despair and death; and when those who thirst for greatness, those who hunger for vengeance, are in that abyss, when they are in the height of their tribulation, they will be able to hear my voice saying to them, My peace be with you! At that time there will be light in all </w:t>
      </w:r>
      <w:proofErr w:type="gramStart"/>
      <w:r>
        <w:t>spirits</w:t>
      </w:r>
      <w:proofErr w:type="gramEnd"/>
      <w:r>
        <w:t xml:space="preserve"> and their conscience will speak with a clear voice and will be heard by all. The battle of the spirit against materialism will begin within man, and in my </w:t>
      </w:r>
      <w:proofErr w:type="gramStart"/>
      <w:r>
        <w:t>Doctrine</w:t>
      </w:r>
      <w:proofErr w:type="gramEnd"/>
      <w:r>
        <w:t xml:space="preserve"> he will find the necessary light to win. </w:t>
      </w:r>
    </w:p>
    <w:p w14:paraId="3B36791A" w14:textId="77777777" w:rsidR="00F50769" w:rsidRDefault="00F50769" w:rsidP="00F50769">
      <w:r>
        <w:t xml:space="preserve">57. You have been undeceived because I do not bring wealth or material wealth to flatter you and make you follow me for it; rather there are those among you who must leave their high sphere to descend to the humility of these multitudes who listen to me. And it is that they have recognized me and are ready to give up their vain life to dedicate themselves to meditating on my teaching to practice it later. </w:t>
      </w:r>
    </w:p>
    <w:p w14:paraId="33D0B004" w14:textId="77777777" w:rsidR="00F50769" w:rsidRDefault="00F50769" w:rsidP="00F50769">
      <w:r>
        <w:t xml:space="preserve">58. If the first inhabitants of this world, who lived in virtue, were to appear among you, they would bear witness to the peace, innocence and beatitude that enveloped humanity in those times. They could also tell you that pain did not exist and that the Earth had a mother's breast and face; that among the creatures who inhabited it there was only the seed of friendship and fraternity. Verily, this planet was adorned in the likeness of the heavenly abode. </w:t>
      </w:r>
    </w:p>
    <w:p w14:paraId="67FD4D90" w14:textId="77777777" w:rsidR="00F50769" w:rsidRDefault="00F50769" w:rsidP="00F50769">
      <w:r>
        <w:t xml:space="preserve">59. If, in my judgment, I sent the spirits to dwell in this temporal destiny, I still wanted to surround their existence with wonders, as a proof of my love so that the son would not forget his Father and in every work of his would see him </w:t>
      </w:r>
      <w:proofErr w:type="gramStart"/>
      <w:r>
        <w:t>and also</w:t>
      </w:r>
      <w:proofErr w:type="gramEnd"/>
      <w:r>
        <w:t xml:space="preserve"> love him. But of that world, of that freshness, of that purity with which I gave the Earth to man, nothing has remained; That sanctuary was desecrated, causing pain in innumerable forms. See what you have done to that kingdom which the Lord gave you, that in it you might be as princes heirs of his wisdom and his love; possessors of a world that with all your science you do not yet know. </w:t>
      </w:r>
    </w:p>
    <w:p w14:paraId="7B956B6B" w14:textId="77777777" w:rsidR="00F50769" w:rsidRDefault="00F50769" w:rsidP="00F50769">
      <w:r>
        <w:t xml:space="preserve">60. Do not hold anyone responsible for having lost the grace and peace that surrounded this life in the beginning. Do not blame your first parents because at every age and in every </w:t>
      </w:r>
      <w:proofErr w:type="gramStart"/>
      <w:r>
        <w:t>generation</w:t>
      </w:r>
      <w:proofErr w:type="gramEnd"/>
      <w:r>
        <w:t xml:space="preserve"> you have been tried and almost always have fallen. </w:t>
      </w:r>
      <w:proofErr w:type="gramStart"/>
      <w:r>
        <w:t>In spite of</w:t>
      </w:r>
      <w:proofErr w:type="gramEnd"/>
      <w:r>
        <w:t xml:space="preserve"> this, my love and my piety have always been present in your life. </w:t>
      </w:r>
    </w:p>
    <w:p w14:paraId="2E46ED78" w14:textId="77777777" w:rsidR="00F50769" w:rsidRDefault="00F50769" w:rsidP="00F50769">
      <w:r>
        <w:t xml:space="preserve">61. Someone says in his heart: Lord, if our ancestors were the ones who were missing, why should we be the ones to suffer these consequences? And I say to you, </w:t>
      </w:r>
      <w:proofErr w:type="gramStart"/>
      <w:r>
        <w:t>What</w:t>
      </w:r>
      <w:proofErr w:type="gramEnd"/>
      <w:r>
        <w:t xml:space="preserve"> do you know of the </w:t>
      </w:r>
      <w:r>
        <w:lastRenderedPageBreak/>
        <w:t xml:space="preserve">faults of the former? Who tells you that you are not among those who formed the first generations? For now, wake up, watch and pray, understand that it will not be your love but pain that purifies humanity and restores its dignity. Once on the prepared Earth, I will pour the seed of My Doctrine, which I am revealing to a humble people who have been able to recognize Me by the essence of My Word, and who will be the right ones to give the Good News to humanity at the right time. </w:t>
      </w:r>
    </w:p>
    <w:p w14:paraId="7210E956" w14:textId="77777777" w:rsidR="00F50769" w:rsidRDefault="00F50769" w:rsidP="00F50769">
      <w:r>
        <w:t xml:space="preserve">62. I want the memory of my word to be indelible in you, that it may live, endure and be ever present in your memory and that you bear witness to it to your brothers and sisters with your works of love. </w:t>
      </w:r>
    </w:p>
    <w:p w14:paraId="0DD472CB" w14:textId="77777777" w:rsidR="00F50769" w:rsidRDefault="00F50769" w:rsidP="00F50769">
      <w:r>
        <w:t xml:space="preserve">63. You have been prepared by Me in the time of justice, so that you will have a proof of My love and not go and complain afterwards saying that you knew nothing of what was coming. My righteousness will be felt by every spirit, not one of them will escape </w:t>
      </w:r>
      <w:proofErr w:type="gramStart"/>
      <w:r>
        <w:t>that</w:t>
      </w:r>
      <w:proofErr w:type="gramEnd"/>
      <w:r>
        <w:t xml:space="preserve"> Law. And my eternal love will overcome all error and obstinacy in evil. Darkness will be dispelled and only light will be in every creature. </w:t>
      </w:r>
    </w:p>
    <w:p w14:paraId="2A449476" w14:textId="77777777" w:rsidR="00F50769" w:rsidRDefault="00F50769" w:rsidP="00F50769">
      <w:r>
        <w:t xml:space="preserve">64. Study this lesson carefully and you will come to understand that no one is irretrievably lost, that no one will be far from Me, and that all your tribulations reach My </w:t>
      </w:r>
      <w:proofErr w:type="gramStart"/>
      <w:r>
        <w:t>Spirit</w:t>
      </w:r>
      <w:proofErr w:type="gramEnd"/>
      <w:r>
        <w:t xml:space="preserve"> and your works are put on trial. But I tell you, after you look closely upon me as Judge, you will know me as Father, and you will truly love me. </w:t>
      </w:r>
    </w:p>
    <w:p w14:paraId="24004DFB" w14:textId="77777777" w:rsidR="00F50769" w:rsidRDefault="00F50769" w:rsidP="00F50769">
      <w:r>
        <w:t xml:space="preserve">65. In the Second Time I traced the path for you with My blood, now you have the divine essence of My Word and through it you will be saved and reach Me. </w:t>
      </w:r>
    </w:p>
    <w:p w14:paraId="3ABC6B3A" w14:textId="77777777" w:rsidR="00F50769" w:rsidRDefault="00F50769" w:rsidP="00F50769">
      <w:r>
        <w:t xml:space="preserve">66. At that time, the hard-hearted did not believe in Me, despite feeling My works. What will become of the hard-hearted of this time, now that My manifestations are more subtle? </w:t>
      </w:r>
    </w:p>
    <w:p w14:paraId="696A7020" w14:textId="77777777" w:rsidR="00F50769" w:rsidRDefault="00F50769" w:rsidP="00F50769">
      <w:r>
        <w:t xml:space="preserve">67. Cleanse the vessel of your heart inside and out, so that only the essence of life and truth may flow from your </w:t>
      </w:r>
      <w:proofErr w:type="gramStart"/>
      <w:r>
        <w:t>lips, and</w:t>
      </w:r>
      <w:proofErr w:type="gramEnd"/>
      <w:r>
        <w:t xml:space="preserve"> pour out its contents on your brothers and sisters without limitations. Do not be greedy and imitate Me, for being the owner of everything, I give you everything. Be my intermediaries with your brethren and work tirelessly in the work of universal restoration. </w:t>
      </w:r>
    </w:p>
    <w:p w14:paraId="335C7695" w14:textId="77777777" w:rsidR="00F50769" w:rsidRDefault="00F50769" w:rsidP="00F50769">
      <w:r>
        <w:t xml:space="preserve">68. Is it any wonder that your Lord is so interested in you that you are still imperfect? It is that you belong to me; I love you and that is why I have come in search of you. </w:t>
      </w:r>
    </w:p>
    <w:p w14:paraId="7D3E0EBD" w14:textId="77777777" w:rsidR="00F50769" w:rsidRDefault="00F50769" w:rsidP="00F50769">
      <w:r>
        <w:lastRenderedPageBreak/>
        <w:t xml:space="preserve">69. You ask Me why your flesh hurts and there are sorrows in your hearts, when I have told you that I love you, to which I answer that if in the Second Era, being innocent I suffered for you to make you worthy to be with Me, now you do not know if you are suffering in order to help with your merits other spirits who have not been able to free themselves from sin. Immerse me in your trials without thinking of the prize or reward that you can obtain, see that you still do not have enough merits to make others obtain forgiveness for you; therefore I give you new opportunities to wash yourselves so that you may come to possess what has been promised to you since the beginning of time: peace of mind. </w:t>
      </w:r>
    </w:p>
    <w:p w14:paraId="50C855FB" w14:textId="77777777" w:rsidR="00F50769" w:rsidRDefault="00F50769" w:rsidP="00F50769">
      <w:r>
        <w:t xml:space="preserve">70. Why do you fear the world and hide yourselves to work, if my Work is pure and inspires only love and teaches charity? You should feel happy because I have chosen you to give you this spiritual mission. Do not wait for the time of greater calamities to prove my prophecies, nor will you give yourselves to the fulfillment of your mission just for the sake of it. </w:t>
      </w:r>
    </w:p>
    <w:p w14:paraId="309758A0" w14:textId="77777777" w:rsidR="00F50769" w:rsidRDefault="00F50769" w:rsidP="00F50769">
      <w:r>
        <w:t xml:space="preserve">fear of being punished, for if you do so, you will not have been apostles by love and by faith. </w:t>
      </w:r>
    </w:p>
    <w:p w14:paraId="392FAED1" w14:textId="77777777" w:rsidR="00F50769" w:rsidRDefault="00F50769" w:rsidP="00F50769">
      <w:r>
        <w:t xml:space="preserve">71. Truly I say to you, those who loved Me and knew how to obey My commands are found in Me; this means that they became worthy of inhabiting the Mansion of Peace. </w:t>
      </w:r>
    </w:p>
    <w:p w14:paraId="755266B5" w14:textId="77777777" w:rsidR="00F50769" w:rsidRDefault="00F50769" w:rsidP="00F50769">
      <w:r>
        <w:t xml:space="preserve">72. Inwardly you tell me that the taste of my word is known to you, that in essence it is the same law that I have given you through the ages, and truly I tell you that this word that you hear through my spokesmen comes from the same source from which flowed that which I made you hear from the lips of Jesus.  </w:t>
      </w:r>
    </w:p>
    <w:p w14:paraId="753B2556" w14:textId="77777777" w:rsidR="00F50769" w:rsidRDefault="00F50769" w:rsidP="00F50769">
      <w:r>
        <w:t xml:space="preserve">73. You listen attentively to the lesson begun in earlier times. </w:t>
      </w:r>
    </w:p>
    <w:p w14:paraId="7914508C" w14:textId="77777777" w:rsidR="00F50769" w:rsidRDefault="00F50769" w:rsidP="00F50769">
      <w:r>
        <w:t xml:space="preserve">74. The Word is the book that was opened at the beginning of your spiritual evolution and that will never be closed. </w:t>
      </w:r>
    </w:p>
    <w:p w14:paraId="1B62F1E3" w14:textId="77777777" w:rsidR="00F50769" w:rsidRDefault="00F50769" w:rsidP="00F50769">
      <w:r>
        <w:t xml:space="preserve">75. Follow me in the struggle, understand my work, and be persevering to the end, trusting that my charity accompanies you everywhere. I want to see you united and prepared because I am going to take all those who have been strengthened to make them an emissary of my teaching. </w:t>
      </w:r>
    </w:p>
    <w:p w14:paraId="3DE66203" w14:textId="77777777" w:rsidR="00F50769" w:rsidRDefault="00F50769" w:rsidP="00F50769">
      <w:r>
        <w:t xml:space="preserve">76. Every word poured out by the lips of these spokesmen will be fulfilled, and every prophecy of my chosen ones who have kept watch and prayed will be written and fulfilled in due time, as a proof of the gifts I have bestowed on this people and as a testimony of the truth of my communication with man.  </w:t>
      </w:r>
    </w:p>
    <w:p w14:paraId="4A4AF10B" w14:textId="77777777" w:rsidR="00F50769" w:rsidRDefault="00F50769" w:rsidP="00F50769">
      <w:r>
        <w:lastRenderedPageBreak/>
        <w:t xml:space="preserve">77. Open the book of the past, there is your history; read in it illuminated by the light of consciousness and you will feel deeply the truth of the New Time. </w:t>
      </w:r>
    </w:p>
    <w:p w14:paraId="380E18AD" w14:textId="77777777" w:rsidR="00F50769" w:rsidRDefault="00F50769" w:rsidP="00F50769">
      <w:r>
        <w:t xml:space="preserve"> </w:t>
      </w:r>
    </w:p>
    <w:p w14:paraId="0FD56AFC" w14:textId="77777777" w:rsidR="00F50769" w:rsidRDefault="00F50769" w:rsidP="00F50769">
      <w:r>
        <w:t xml:space="preserve">MY PEACE BE WITH YOU! </w:t>
      </w:r>
    </w:p>
    <w:p w14:paraId="0975F9A0" w14:textId="77777777" w:rsidR="00F50769" w:rsidRDefault="00F50769" w:rsidP="00F50769">
      <w:r>
        <w:t xml:space="preserve"> </w:t>
      </w:r>
    </w:p>
    <w:p w14:paraId="0DF62BD2" w14:textId="77777777" w:rsidR="00F50769" w:rsidRDefault="00F50769" w:rsidP="00F50769">
      <w:r>
        <w:t xml:space="preserve"> </w:t>
      </w:r>
    </w:p>
    <w:p w14:paraId="37FBCFB6" w14:textId="77777777" w:rsidR="00F50769" w:rsidRDefault="00F50769" w:rsidP="00F50769">
      <w:r>
        <w:t xml:space="preserve">EDUCATION N° 97 </w:t>
      </w:r>
    </w:p>
    <w:p w14:paraId="525C4A57" w14:textId="77777777" w:rsidR="00F50769" w:rsidRDefault="00F50769" w:rsidP="00F50769">
      <w:r>
        <w:t xml:space="preserve"> </w:t>
      </w:r>
    </w:p>
    <w:p w14:paraId="399CC18D" w14:textId="77777777" w:rsidR="00F50769" w:rsidRDefault="00F50769" w:rsidP="00F50769">
      <w:r>
        <w:t xml:space="preserve">1. My love as a Master and the maternal balm of Mary descend upon your wounds. The Mother is always close to Me to unite her tender teaching to the lesson I am giving you, and her protective mantle extends it over this humanity that walks far from the path that I left for it by my example on the cross. </w:t>
      </w:r>
    </w:p>
    <w:p w14:paraId="4DB9FECF" w14:textId="77777777" w:rsidR="00F50769" w:rsidRDefault="00F50769" w:rsidP="00F50769">
      <w:r>
        <w:t xml:space="preserve">2. With what love I return to you after having been crucified and unknown in the Second Time. I come as a </w:t>
      </w:r>
      <w:proofErr w:type="gramStart"/>
      <w:r>
        <w:t>Father</w:t>
      </w:r>
      <w:proofErr w:type="gramEnd"/>
      <w:r>
        <w:t xml:space="preserve">, as a brother, as a Master, as a friend. </w:t>
      </w:r>
    </w:p>
    <w:p w14:paraId="73713B10" w14:textId="77777777" w:rsidR="00F50769" w:rsidRDefault="00F50769" w:rsidP="00F50769">
      <w:r>
        <w:t xml:space="preserve">3. Now it is you who weep, because at my words of forgiveness your spirit trembles, but that weeping purifies you and leads you to the path that tomorrow as my disciples you will have to travel. </w:t>
      </w:r>
    </w:p>
    <w:p w14:paraId="59F3DC48" w14:textId="77777777" w:rsidR="00F50769" w:rsidRDefault="00F50769" w:rsidP="00F50769">
      <w:r>
        <w:t xml:space="preserve"> </w:t>
      </w:r>
    </w:p>
    <w:p w14:paraId="7B569F94" w14:textId="77777777" w:rsidR="00F50769" w:rsidRDefault="00F50769" w:rsidP="00F50769">
      <w:r>
        <w:t xml:space="preserve">4. Truly I say to you, there are few who, having listened to me in this time, have not felt their hearts moved. That is why, while some give themselves to My service full of submission and disinterest, others remain listening to Me waiting for Me to point out their mission to them. Some bless my name even in the hardest trials; others seek Me only when they need Me, but I treat all as beloved disciples. There are those who, understanding the importance of that message, take advantage of every last of my teachings, these will be the strong ones when my word ceases to be heard in this form; There are also those for whom my communication has not been of much importance, who are content to listen to me and for this reason let the meaning of my teaching go unnoticed. These will be the ones who tomorrow sigh for my complacencies of this time, and </w:t>
      </w:r>
      <w:r>
        <w:lastRenderedPageBreak/>
        <w:t xml:space="preserve">from among them will arise those who will try to revive my manifestations, forgetting that the time I have appointed for my revelations has always been limited. </w:t>
      </w:r>
    </w:p>
    <w:p w14:paraId="4534E069" w14:textId="77777777" w:rsidR="00F50769" w:rsidRDefault="00F50769" w:rsidP="00F50769">
      <w:r>
        <w:t xml:space="preserve">5. I tell you, that even the divine lessons have an end. Did not Moses depart when he had revealed my law to his people? Do you not remember that I, in Jesus, rose from among men when I concluded my mission as Teacher and Redeemer, after telling you All is finished? </w:t>
      </w:r>
      <w:proofErr w:type="gramStart"/>
      <w:r>
        <w:t>So</w:t>
      </w:r>
      <w:proofErr w:type="gramEnd"/>
      <w:r>
        <w:t xml:space="preserve"> at this time, when my revelation has been transmitted and the prepared brains have ceased to manifest my message and those whom I have called Golden Feathers have written down my word and my Spiritual World has delivered its message, I will also say to you: All is finished. Then this voice will be </w:t>
      </w:r>
      <w:proofErr w:type="gramStart"/>
      <w:r>
        <w:t>silenced</w:t>
      </w:r>
      <w:proofErr w:type="gramEnd"/>
      <w:r>
        <w:t xml:space="preserve"> and a new stage will be presented to the disciples: the communication from spirit to Spirit. </w:t>
      </w:r>
    </w:p>
    <w:p w14:paraId="1891E859" w14:textId="77777777" w:rsidR="00F50769" w:rsidRDefault="00F50769" w:rsidP="00F50769">
      <w:r>
        <w:t xml:space="preserve">6. No one is ignorant of the day appointed by my will for this to be, therefore know that that moment is approaching, eat and drink the bread and wine of true life so that tomorrow you will not hunger or thirst on the way. </w:t>
      </w:r>
    </w:p>
    <w:p w14:paraId="308B6DC2" w14:textId="77777777" w:rsidR="00F50769" w:rsidRDefault="00F50769" w:rsidP="00F50769">
      <w:r>
        <w:t xml:space="preserve">7. It is time of light for this people whom I am calling from various parts of the Earth. Among the crowds I discover those who are to follow me; some are in debt to </w:t>
      </w:r>
      <w:proofErr w:type="gramStart"/>
      <w:r>
        <w:t>me,</w:t>
      </w:r>
      <w:proofErr w:type="gramEnd"/>
      <w:r>
        <w:t xml:space="preserve"> others have been promised their inheritance. They are spirits whom I have sent to dwell on Earth, causing them to incarnate in matters of man or woman, and at this moment I meet them in the age of children, adults and the elderly. </w:t>
      </w:r>
    </w:p>
    <w:p w14:paraId="6FFE73A1" w14:textId="77777777" w:rsidR="00F50769" w:rsidRDefault="00F50769" w:rsidP="00F50769">
      <w:r>
        <w:t xml:space="preserve">8. I come after the spirits with whom I am to form my people, to gather them together and give them new lessons that will make them take a step forward on the path of their evolution. </w:t>
      </w:r>
    </w:p>
    <w:p w14:paraId="0FA6E49F" w14:textId="77777777" w:rsidR="00F50769" w:rsidRDefault="00F50769" w:rsidP="00F50769">
      <w:r>
        <w:t xml:space="preserve">9. Each time I have presented myself to my people in different ways, to test their spiritual sensitivity. So </w:t>
      </w:r>
      <w:proofErr w:type="gramStart"/>
      <w:r>
        <w:t>at this time</w:t>
      </w:r>
      <w:proofErr w:type="gramEnd"/>
      <w:r>
        <w:t xml:space="preserve"> communicating through human </w:t>
      </w:r>
      <w:proofErr w:type="gramStart"/>
      <w:r>
        <w:t>understanding</w:t>
      </w:r>
      <w:proofErr w:type="gramEnd"/>
      <w:r>
        <w:t xml:space="preserve"> I am testing it </w:t>
      </w:r>
    </w:p>
    <w:p w14:paraId="109D6847" w14:textId="77777777" w:rsidR="00F50769" w:rsidRDefault="00F50769" w:rsidP="00F50769">
      <w:r>
        <w:t xml:space="preserve">in his faith and in his spirituality, when I say to him, 'Here I am in the Spirit before you as I promised you.' </w:t>
      </w:r>
    </w:p>
    <w:p w14:paraId="01B62E55" w14:textId="77777777" w:rsidR="00F50769" w:rsidRDefault="00F50769" w:rsidP="00F50769">
      <w:r>
        <w:t xml:space="preserve">10. In the Second Age I also tested the faith of those men, when I said to them through Jesus, "I come from the Father, but whoever knows the Son knows the Father." Many centuries ago, on the summit of Sinai, I had said to the people, "I am the Lord your God." </w:t>
      </w:r>
    </w:p>
    <w:p w14:paraId="451C31BE" w14:textId="77777777" w:rsidR="00F50769" w:rsidRDefault="00F50769" w:rsidP="00F50769">
      <w:r>
        <w:lastRenderedPageBreak/>
        <w:t xml:space="preserve">11. In every age you have been waiting for me and yet when you have had me before you </w:t>
      </w:r>
      <w:proofErr w:type="spellStart"/>
      <w:r>
        <w:t>you</w:t>
      </w:r>
      <w:proofErr w:type="spellEnd"/>
      <w:r>
        <w:t xml:space="preserve"> have not recognized me because of your lack of vigilance and spirituality. I tell you that whatever form my presence takes, it will always contain truth and divine essence. </w:t>
      </w:r>
    </w:p>
    <w:p w14:paraId="65AD2F13" w14:textId="77777777" w:rsidR="00F50769" w:rsidRDefault="00F50769" w:rsidP="00F50769">
      <w:r>
        <w:t xml:space="preserve">12. I have told you that I have used various ways to manifest myself to the world, but these have not been a disguise to hide my Spirit from you, but to humanize me, limit me, and thus make me heard and felt by men. Now I tell you that before you express your judgment, you should listen to this voice until the moment of your conviction or your illumination arrives, when there is light in the spirit. </w:t>
      </w:r>
    </w:p>
    <w:p w14:paraId="3FF3CFB5" w14:textId="77777777" w:rsidR="00F50769" w:rsidRDefault="00F50769" w:rsidP="00F50769">
      <w:r>
        <w:t xml:space="preserve">13. I know that you are judging the spokesmen by whom I give you my word, and that you judge them to be unclean, sinful, and imperfect; but I tell you that I did not come to seek out men or women who were pure, but sinners, in order to lift them up by means of my communication. Do you believe that there are those who are pure in heart, those who are pure in body and spirit, through whom I would have manifested myself? I tell you that I would not have found them in childhood. </w:t>
      </w:r>
    </w:p>
    <w:p w14:paraId="07742A80" w14:textId="77777777" w:rsidR="00F50769" w:rsidRDefault="00F50769" w:rsidP="00F50769">
      <w:r>
        <w:t xml:space="preserve">14. If I have come to communicate with men through the understanding of any of them, it is because man is the greatest work of all that I have deposited on earth, if you consider that I have endowed him with spirit. What better interpreter than he could find my Spirit to speak to mankind? There you have the reason why in all times man has been my best conduit to express my divine thoughts to you. </w:t>
      </w:r>
    </w:p>
    <w:p w14:paraId="0E8F1884" w14:textId="77777777" w:rsidR="00F50769" w:rsidRDefault="00F50769" w:rsidP="00F50769">
      <w:r>
        <w:t xml:space="preserve">15. Thus, with infinite love and care, I have been cultivating the human spirit to elevate it to the regions of the eternal and the perfect. </w:t>
      </w:r>
    </w:p>
    <w:p w14:paraId="22AC3348" w14:textId="77777777" w:rsidR="00F50769" w:rsidRDefault="00F50769" w:rsidP="00F50769">
      <w:r>
        <w:t xml:space="preserve">16. </w:t>
      </w:r>
      <w:proofErr w:type="gramStart"/>
      <w:r>
        <w:t>In the midst of</w:t>
      </w:r>
      <w:proofErr w:type="gramEnd"/>
      <w:r>
        <w:t xml:space="preserve"> the Paradise of My Creation, man was placed so that he might rejoice in the work of his Father, be filled with wisdom, and be spiritually great, be part of My divine concert. To the beloved son I made prince on earth, giving him power over </w:t>
      </w:r>
      <w:proofErr w:type="gramStart"/>
      <w:r>
        <w:t>beings</w:t>
      </w:r>
      <w:proofErr w:type="gramEnd"/>
      <w:r>
        <w:t xml:space="preserve"> inferior to him. His whole path has been illuminated by the light of my Spirit, a light that you call consciousness. </w:t>
      </w:r>
    </w:p>
    <w:p w14:paraId="433814E4" w14:textId="77777777" w:rsidR="00F50769" w:rsidRDefault="00F50769" w:rsidP="00F50769">
      <w:r>
        <w:t xml:space="preserve">17. In his long journey of evolution, man has seen wonders, but he is scarcely at the beginning, because he still has much to know. Know that when I speak to you of wonders, I do not only mean </w:t>
      </w:r>
    </w:p>
    <w:p w14:paraId="59865075" w14:textId="77777777" w:rsidR="00F50769" w:rsidRDefault="00F50769" w:rsidP="00F50769">
      <w:r>
        <w:t xml:space="preserve">but </w:t>
      </w:r>
      <w:proofErr w:type="gramStart"/>
      <w:r>
        <w:t>also</w:t>
      </w:r>
      <w:proofErr w:type="gramEnd"/>
      <w:r>
        <w:t xml:space="preserve"> spiritual revelations. </w:t>
      </w:r>
    </w:p>
    <w:p w14:paraId="10C98C59" w14:textId="77777777" w:rsidR="00F50769" w:rsidRDefault="00F50769" w:rsidP="00F50769">
      <w:r>
        <w:lastRenderedPageBreak/>
        <w:t xml:space="preserve">18. This time that you are living is one of surprises and lights for your spirit, a time in which all the powers and senses of the spirit will awaken in the most hidden part of your being. Listen, meditate, ascend from infants to disciples by learning in the book that reveals my word to you. Study Nature and </w:t>
      </w:r>
      <w:proofErr w:type="gramStart"/>
      <w:r>
        <w:t>look into</w:t>
      </w:r>
      <w:proofErr w:type="gramEnd"/>
      <w:r>
        <w:t xml:space="preserve"> the Universe that also speaks to you with the voice of a Master, since I am present in everything. Watch with love or at least with interest, and you will see that everything points to the way of truth. </w:t>
      </w:r>
      <w:proofErr w:type="gramStart"/>
      <w:r>
        <w:t>Never before</w:t>
      </w:r>
      <w:proofErr w:type="gramEnd"/>
      <w:r>
        <w:t xml:space="preserve"> have you been prepared to understand that everything speaks of Me and that in everything is My mark as an indelible seal of the Author of life. </w:t>
      </w:r>
    </w:p>
    <w:p w14:paraId="1F19DEC4" w14:textId="77777777" w:rsidR="00F50769" w:rsidRDefault="00F50769" w:rsidP="00F50769">
      <w:r>
        <w:t xml:space="preserve">19. Material science has revealed many mysteries to </w:t>
      </w:r>
      <w:proofErr w:type="gramStart"/>
      <w:r>
        <w:t>you, but</w:t>
      </w:r>
      <w:proofErr w:type="gramEnd"/>
      <w:r>
        <w:t xml:space="preserve"> never expect it to be your science that will reveal to you all that you have to know. The science of the men of these times also had its prophets whom humanity mocked and judged to be misguided in the mind, but afterwards, when you saw the fulfillment of what they foretold, you have marveled. </w:t>
      </w:r>
    </w:p>
    <w:p w14:paraId="3E83D407" w14:textId="77777777" w:rsidR="00F50769" w:rsidRDefault="00F50769" w:rsidP="00F50769">
      <w:r>
        <w:t xml:space="preserve">20. If in this way the word of the prophets of science, those who foretold the passing fruit of human knowledge, was fulfilled, what will be the fulfillment of the prophecies of God's seers, when they announce to you the establishment of a Kingdom of peace, immortal in the heart of humanity?  </w:t>
      </w:r>
    </w:p>
    <w:p w14:paraId="6269EDAD" w14:textId="77777777" w:rsidR="00F50769" w:rsidRDefault="00F50769" w:rsidP="00F50769">
      <w:r>
        <w:t xml:space="preserve">21. Now the seers announce a new world, they are prophets sent by Me, to whom you must listen, and if you had been prepared by analyzing My words and promises of the past, nothing that I have manifested to you in the present time would have surprised you, but I have found you tired, sick and busy in your human life.  Therefore, before revealing to you great lessons of wisdom, I have first had to heal you, console you, and inspire you with amendment and regeneration, </w:t>
      </w:r>
      <w:proofErr w:type="gramStart"/>
      <w:r>
        <w:t>in order to</w:t>
      </w:r>
      <w:proofErr w:type="gramEnd"/>
      <w:r>
        <w:t xml:space="preserve"> make you </w:t>
      </w:r>
      <w:proofErr w:type="gramStart"/>
      <w:r>
        <w:t>penetrate into</w:t>
      </w:r>
      <w:proofErr w:type="gramEnd"/>
      <w:r>
        <w:t xml:space="preserve"> the path of peace, the only way in which you could think of the spiritual life. </w:t>
      </w:r>
    </w:p>
    <w:p w14:paraId="14CFFD96" w14:textId="77777777" w:rsidR="00F50769" w:rsidRDefault="00F50769" w:rsidP="00F50769">
      <w:r>
        <w:t xml:space="preserve">22. There are only a few years left for me to be with you through this communication and you must take advantage of my teachings, Times do not pass over my Spirit, but they do pass over man, therefore, these years that seem so long to you now, but that before your spirit are brief, take advantage of them. I promise to pour out upon your mind torrents of wisdom, which will be the only thing I will leave you after my departure. I will leave you no gold, no names, no titles, only my teachings.  </w:t>
      </w:r>
    </w:p>
    <w:p w14:paraId="0A402103" w14:textId="77777777" w:rsidR="00F50769" w:rsidRDefault="00F50769" w:rsidP="00F50769">
      <w:r>
        <w:lastRenderedPageBreak/>
        <w:t xml:space="preserve">23. This seed is already beginning to bear fruit among you, because if yesterday you materialized your worship of Me, now, on the other hand, you try to spiritualize yourselves </w:t>
      </w:r>
      <w:proofErr w:type="gramStart"/>
      <w:r>
        <w:t>in order to</w:t>
      </w:r>
      <w:proofErr w:type="gramEnd"/>
      <w:r>
        <w:t xml:space="preserve"> approach the truth. </w:t>
      </w:r>
    </w:p>
    <w:p w14:paraId="593F286F" w14:textId="77777777" w:rsidR="00F50769" w:rsidRDefault="00F50769" w:rsidP="00F50769">
      <w:r>
        <w:t xml:space="preserve">24. Your spirit has had to pass through a crucible of pain </w:t>
      </w:r>
      <w:proofErr w:type="gramStart"/>
      <w:r>
        <w:t>in order to</w:t>
      </w:r>
      <w:proofErr w:type="gramEnd"/>
      <w:r>
        <w:t xml:space="preserve"> take a step on the path of spirituality and to become teachers of humility and patience, of strength and faith. From your spirit I expect understanding and respect for others. </w:t>
      </w:r>
    </w:p>
    <w:p w14:paraId="66FF1AF0" w14:textId="77777777" w:rsidR="00F50769" w:rsidRDefault="00F50769" w:rsidP="00F50769">
      <w:r>
        <w:t xml:space="preserve">25. You shall not judge your brethren by the way they worship them; Truly I say to you, I alone know how to discover in hearts the flowers of faith and love, the perfume of which I receive as the best offering of the spirit. Nor will you ignore those who do not recognize Mary, the divine tenderness who became a woman so that in her virgin's womb the Word might take human form. In these times too, she has come to teach you, because in the heart of the </w:t>
      </w:r>
      <w:proofErr w:type="gramStart"/>
      <w:r>
        <w:t>Mother</w:t>
      </w:r>
      <w:proofErr w:type="gramEnd"/>
      <w:r>
        <w:t xml:space="preserve"> there are no secrets for children either. Truly I say to you, her </w:t>
      </w:r>
      <w:proofErr w:type="gramStart"/>
      <w:r>
        <w:t>Mother's</w:t>
      </w:r>
      <w:proofErr w:type="gramEnd"/>
      <w:r>
        <w:t xml:space="preserve"> voice will be heard by all humanity in this time. In Me you can find all loves, because I make you feel my presence and my Fatherly strength, that I bring a maternal breath to your being or I give your spirit the joy of listening to Me as Master. </w:t>
      </w:r>
    </w:p>
    <w:p w14:paraId="63B9699D" w14:textId="77777777" w:rsidR="00F50769" w:rsidRDefault="00F50769" w:rsidP="00F50769">
      <w:r>
        <w:t xml:space="preserve">26. Let this seed germinate in you, so that from the depths of your being may spring forth all the affections that the spirit ought and can manifest, both for his heavenly Father and for his brothers and sisters, loving one another. </w:t>
      </w:r>
    </w:p>
    <w:p w14:paraId="5B15929C" w14:textId="77777777" w:rsidR="00F50769" w:rsidRDefault="00F50769" w:rsidP="00F50769">
      <w:r>
        <w:t xml:space="preserve">27. Can you imagine the joy that will be in the Spiritual Kingdom when all who have lived to sin, quarrel, and profane are finally loved? You cannot imagine the joy of your Father or the joy that will be in the Spiritual World. My Spirit created you to accompany me, because I was alone. But I appointed you to love one another and to fill me with happiness with your love. </w:t>
      </w:r>
    </w:p>
    <w:p w14:paraId="65A65E0F" w14:textId="77777777" w:rsidR="00F50769" w:rsidRDefault="00F50769" w:rsidP="00F50769">
      <w:r>
        <w:t xml:space="preserve">28. I am your </w:t>
      </w:r>
      <w:proofErr w:type="gramStart"/>
      <w:r>
        <w:t>Father</w:t>
      </w:r>
      <w:proofErr w:type="gramEnd"/>
      <w:r>
        <w:t xml:space="preserve">, and I hunger and thirst for your love, because you have turned away from the path that conscience points out. I formed you to love you, but you do not yet see that light in fullness. Your earthly ambitions are losing you, and although sometimes you turn your thoughts to Me, and feel grateful for My benefits, you have not understood that the best homage that your gratitude can offer Me is that of that love between brothers, of which My Doctrine speaks so much. </w:t>
      </w:r>
    </w:p>
    <w:p w14:paraId="3A735B2A" w14:textId="77777777" w:rsidR="00F50769" w:rsidRDefault="00F50769" w:rsidP="00F50769">
      <w:r>
        <w:lastRenderedPageBreak/>
        <w:t xml:space="preserve">29. Beloved disciples, when you listen to me in this way, it seems difficult or impossible to please me, but that doubt is not of your spirit but of the flesh, because it is fragile, but the spirit was created for great works worthy of him who gave it life. </w:t>
      </w:r>
    </w:p>
    <w:p w14:paraId="767D1B71" w14:textId="77777777" w:rsidR="00F50769" w:rsidRDefault="00F50769" w:rsidP="00F50769">
      <w:r>
        <w:t xml:space="preserve">30. I bring you this teaching to raise yourselves to true life, however, keep in mind that the salvation of humanity will not be realized in an instant, because just as it needed time to descend spiritually, it will also need time to rise. That time that only I can give you, I will give you so that you can </w:t>
      </w:r>
    </w:p>
    <w:p w14:paraId="3892BF4E" w14:textId="77777777" w:rsidR="00F50769" w:rsidRDefault="00F50769" w:rsidP="00F50769">
      <w:r>
        <w:t xml:space="preserve">bring about his regeneration, his purification, and restore all that he has destroyed in himself and in his fellow men. </w:t>
      </w:r>
    </w:p>
    <w:p w14:paraId="70C1D38C" w14:textId="77777777" w:rsidR="00F50769" w:rsidRDefault="00F50769" w:rsidP="00F50769">
      <w:r>
        <w:t xml:space="preserve">31. Although only a small part of mankind has heard my word at this time, let no one think that they were chosen as righteous, because I found them sinners, like all mankind; but in my judgments I was so appointed. </w:t>
      </w:r>
    </w:p>
    <w:p w14:paraId="56DD953F" w14:textId="77777777" w:rsidR="00F50769" w:rsidRDefault="00F50769" w:rsidP="00F50769">
      <w:r>
        <w:t xml:space="preserve">32. Tomorrow, when the essence of this word has reached all hearts, you will know that my testament was distributed to all my children, and you will find that in every one of my thoughts and in every one of my lessons, there was a caress for those to whom my message reaches. </w:t>
      </w:r>
    </w:p>
    <w:p w14:paraId="0DB3879A" w14:textId="77777777" w:rsidR="00F50769" w:rsidRDefault="00F50769" w:rsidP="00F50769">
      <w:r>
        <w:t xml:space="preserve">33. Your wounds are healed; My balm has been in your heart. Now listen to me, for you will soon go in search of one who also carries sorrow in spirit and in flesh. Who can better understand their sorrows than those who have lived through them? </w:t>
      </w:r>
    </w:p>
    <w:p w14:paraId="3B65E022" w14:textId="77777777" w:rsidR="00F50769" w:rsidRDefault="00F50769" w:rsidP="00F50769">
      <w:r>
        <w:t xml:space="preserve">34. Life, being a teacher, turns infants into instructors, so that they, with light, knowledge and experience, can be counselors and guides of their brothers and sisters. </w:t>
      </w:r>
    </w:p>
    <w:p w14:paraId="4E54533D" w14:textId="77777777" w:rsidR="00F50769" w:rsidRDefault="00F50769" w:rsidP="00F50769">
      <w:r>
        <w:t xml:space="preserve">35. My Doctrine, together with the lessons of life, illuminate the spirit with the luminous beacon of conscience, illuminating the steps of man. As long as that light fails to be reflected outward by means of good works, lofty thoughts, and spiritually soulful words, man will have to feel weak, fearful, selfish, and distrustful; But when that light begins to dominate the darkness of your mind, to manifest your essence, then peace will come to the heart, faith and trust in life will appear, strengthening the spirit so that it can go through with serenity the difficult hours, the great trials that every destiny contains. </w:t>
      </w:r>
    </w:p>
    <w:p w14:paraId="140A31AA" w14:textId="77777777" w:rsidR="00F50769" w:rsidRDefault="00F50769" w:rsidP="00F50769">
      <w:r>
        <w:t xml:space="preserve">36. My word is the way, it is the divine law that guides you towards perfection, it is the light that elevates the spirit but that has been tarnished when the flesh, by its hardness, has imposed itself </w:t>
      </w:r>
      <w:r>
        <w:lastRenderedPageBreak/>
        <w:t xml:space="preserve">by ignoring the interior call of its conscience. Woe to the spirit, then, which has yielded under the impulse of matter and has allowed itself to be dominated by the influence of the world around it, changing its position of guide to that of a defenseless being, who carries human passions and weaknesses to and </w:t>
      </w:r>
      <w:proofErr w:type="spellStart"/>
      <w:r>
        <w:t>fro</w:t>
      </w:r>
      <w:proofErr w:type="spellEnd"/>
      <w:r>
        <w:t xml:space="preserve">, like dry leaves when they are carried by the wind without fixed direction! The man most fond of freedom is afraid to submit to the divine will, fearful that his spirit will come to subdue him, depriving him of many human satisfactions that he knows harm him, and abandons the path that leads him to true life. </w:t>
      </w:r>
    </w:p>
    <w:p w14:paraId="66200CD0" w14:textId="77777777" w:rsidR="00F50769" w:rsidRDefault="00F50769" w:rsidP="00F50769">
      <w:r>
        <w:t xml:space="preserve">37. The flesh fears the struggle with the spirit and seeks a way to tempt it with the pleasures of the world to prevent its freedom or at least to delay it. See how man carries within himself his own tempter, it is by </w:t>
      </w:r>
    </w:p>
    <w:p w14:paraId="76988165" w14:textId="77777777" w:rsidR="00F50769" w:rsidRDefault="00F50769" w:rsidP="00F50769">
      <w:r>
        <w:t xml:space="preserve">what I have told you that when he conquers himself, he will have won the battle. </w:t>
      </w:r>
    </w:p>
    <w:p w14:paraId="53A8E6DE" w14:textId="77777777" w:rsidR="00F50769" w:rsidRDefault="00F50769" w:rsidP="00F50769">
      <w:r>
        <w:t xml:space="preserve">38. Much of what I tell you in this communication is being received intuitively by countless people, because it is already the time when life with its lessons has given light to many spirits, leading them to meditation and to learn to listen to the voice of conscience. They walk towards the truth, understanding that this is the path that leads to peace, to true freedom and to the supreme joy that comes from living in harmony with the One who created you. </w:t>
      </w:r>
    </w:p>
    <w:p w14:paraId="11ADB123" w14:textId="77777777" w:rsidR="00F50769" w:rsidRDefault="00F50769" w:rsidP="00F50769">
      <w:r>
        <w:t xml:space="preserve">39. Study my lessons in depth, disciples, for just as you have seen fulfilled all that the prophets of the First Time announced, so you will see fulfilled all that I have announced to you through the mouths of these spokesmen. At every step and every day, one of my words is fulfilled without you noticing it. </w:t>
      </w:r>
    </w:p>
    <w:p w14:paraId="4F714110" w14:textId="77777777" w:rsidR="00F50769" w:rsidRDefault="00F50769" w:rsidP="00F50769">
      <w:r>
        <w:t xml:space="preserve">40. My word must go out of your nation so that it may be believed and obeyed as it was with Jesus, who had to leave the village of Nazareth, where he spent his childhood, to be believed in another land. </w:t>
      </w:r>
    </w:p>
    <w:p w14:paraId="46D9E93D" w14:textId="77777777" w:rsidR="00F50769" w:rsidRDefault="00F50769" w:rsidP="00F50769">
      <w:r>
        <w:t xml:space="preserve">41. In 1950 I will cease to give you my word through these spokesmen, but it will be kept in the hearts where faith is encouraged, which will carry it to other nations. </w:t>
      </w:r>
    </w:p>
    <w:p w14:paraId="30D5AE9D" w14:textId="77777777" w:rsidR="00F50769" w:rsidRDefault="00F50769" w:rsidP="00F50769">
      <w:r>
        <w:t xml:space="preserve">42. I will make use of men of good will and hearts jealous of the purity of my Doctrine, to bring this message of love and forgiveness to humanity. Those who </w:t>
      </w:r>
      <w:proofErr w:type="gramStart"/>
      <w:r>
        <w:t>rise up</w:t>
      </w:r>
      <w:proofErr w:type="gramEnd"/>
      <w:r>
        <w:t xml:space="preserve"> as emissaries will bear sweetness in their word and in their deeds, but they will never bear bitterness. Their eyes will know how to weep for the pain of </w:t>
      </w:r>
      <w:proofErr w:type="gramStart"/>
      <w:r>
        <w:t>others</w:t>
      </w:r>
      <w:proofErr w:type="gramEnd"/>
      <w:r>
        <w:t xml:space="preserve"> and their temples will be whitened suffering for their </w:t>
      </w:r>
      <w:r>
        <w:lastRenderedPageBreak/>
        <w:t xml:space="preserve">brothers; they will live and die loving, forgiving, and blessing, and they will come to the end of their journey without bitterness, without fatigue, or disappointment. </w:t>
      </w:r>
    </w:p>
    <w:p w14:paraId="109894A1" w14:textId="77777777" w:rsidR="00F50769" w:rsidRDefault="00F50769" w:rsidP="00F50769">
      <w:r>
        <w:t xml:space="preserve">43. The disciple of the Third Age will keep in mind in his life that the fruit of the sowing is not gathered on earth. Why then are many who call themselves My disciples discouraged by the ingratitude or indifference of humanity? </w:t>
      </w:r>
    </w:p>
    <w:p w14:paraId="488AA4ED" w14:textId="77777777" w:rsidR="00F50769" w:rsidRDefault="00F50769" w:rsidP="00F50769">
      <w:r>
        <w:t xml:space="preserve">44. I have brought infinite sweetness in my word for you to carry through life, for my Word in your spirit is strength, encouragement, joy of love and service. The good disciple will have nothing to fear and will know how to traverse serenely rough roads and painful trials, his gaze always vigilant through prayer, he will know how to discover the traps that his enemies set in his path. </w:t>
      </w:r>
    </w:p>
    <w:p w14:paraId="09E5FA08" w14:textId="77777777" w:rsidR="00F50769" w:rsidRDefault="00F50769" w:rsidP="00F50769">
      <w:r>
        <w:t xml:space="preserve">45. I will leave these words in writing, and they will reach my disciples in the future, and they, when they study them, will find them fresh, alive, and their spirit will tremble with joy when they feel that it is their Master who speaks to them at that moment. </w:t>
      </w:r>
    </w:p>
    <w:p w14:paraId="56B5C7E4" w14:textId="77777777" w:rsidR="00F50769" w:rsidRDefault="00F50769" w:rsidP="00F50769">
      <w:r>
        <w:t xml:space="preserve"> </w:t>
      </w:r>
    </w:p>
    <w:p w14:paraId="16C25E81" w14:textId="77777777" w:rsidR="00F50769" w:rsidRDefault="00F50769" w:rsidP="00F50769">
      <w:r>
        <w:t xml:space="preserve">46. Do you think that all that I have told you is only for those who have listened to me? No, beloved people, with my word I am speaking for those present and for those who are absent; for today, tomorrow and always; for those who died; for those who live and for those who are to be born. </w:t>
      </w:r>
    </w:p>
    <w:p w14:paraId="39B04B30" w14:textId="77777777" w:rsidR="00F50769" w:rsidRDefault="00F50769" w:rsidP="00F50769">
      <w:r>
        <w:t xml:space="preserve">47. You say that my Word and my work are very great, infinite, and you strive to limit them through your works. Ah, if you knew how to prepare yourself, overcoming your materiality, elevating your spirit by means of good analysis and an upright life, what wonders and wonders you would contemplate! </w:t>
      </w:r>
    </w:p>
    <w:p w14:paraId="3B413F7D" w14:textId="77777777" w:rsidR="00F50769" w:rsidRDefault="00F50769" w:rsidP="00F50769">
      <w:r>
        <w:t xml:space="preserve">48. It seems laughable to you that sometimes through the mouth of the spokesman I give you lessons addressed to all humanity, because you consider your world immense and the number of human beings incalculable, who are ignorant of my communication, to which I tell you that when I speak to humanity, I do so not only for those present, but also for those who are waiting for the moment to inhabit the Earth.  but you must know that your world, before Me, is like an atom, and the number of men who inhabit it, insignificant in comparison with all the spiritual creatures that make up My Kingdom. </w:t>
      </w:r>
    </w:p>
    <w:p w14:paraId="512D6A16" w14:textId="77777777" w:rsidR="00F50769" w:rsidRDefault="00F50769" w:rsidP="00F50769">
      <w:r>
        <w:lastRenderedPageBreak/>
        <w:t xml:space="preserve">49. Do you sometimes find the medium I have chosen to communicate too poor? This is not the first time that as a Father I have made use of the human mind so that you may hear my word, my commands and revelations. This is a means which I have used in all times to speak to man, and you must note that the divine word has always come through humble, simple, and apparently rude channels. </w:t>
      </w:r>
    </w:p>
    <w:p w14:paraId="564BB95D" w14:textId="77777777" w:rsidR="00F50769" w:rsidRDefault="00F50769" w:rsidP="00F50769">
      <w:r>
        <w:t xml:space="preserve">50. Study and work, disciples. Behold, I have knocked insistently at the door of your heart until you have opened it to me. I speak to you sometimes figuratively, but I always do so with the same simplicity with which you speak; It is that my word now comes to explain what I told you at that time in parables, and therefore its true meaning has not been understood. Why walk on dark paths, when I have shown you a luminous path with My word? </w:t>
      </w:r>
    </w:p>
    <w:p w14:paraId="321309CA" w14:textId="77777777" w:rsidR="00F50769" w:rsidRDefault="00F50769" w:rsidP="00F50769">
      <w:r>
        <w:t xml:space="preserve">51. To those who listen to me, I say to open your eyes to the light of this Doctrine so that you may admire its greatness. </w:t>
      </w:r>
    </w:p>
    <w:p w14:paraId="1F6B5E88" w14:textId="77777777" w:rsidR="00F50769" w:rsidRDefault="00F50769" w:rsidP="00F50769">
      <w:r>
        <w:t xml:space="preserve">52. When I began this communication through the understanding of the first spokesmen and spoke to the first disciples about the advancement that those who would come after them would have, telling them that my word would be perfected on the lips of the new spokesmen, those multitudes sighed and envied the last ones who speak of coming to the Master's table to taste the fruit already seasoned. Verily I say unto you, that ripe fruit which I foretold is this one that you are savoring, for you must know that my word is reaching its culmination within this form of communication with God. </w:t>
      </w:r>
    </w:p>
    <w:p w14:paraId="75163A34" w14:textId="77777777" w:rsidR="00F50769" w:rsidRDefault="00F50769" w:rsidP="00F50769">
      <w:r>
        <w:t xml:space="preserve">you. Only a few years remain before the year 1950 arrives and in it the Master says goodbye to you. </w:t>
      </w:r>
    </w:p>
    <w:p w14:paraId="70C3E2EF" w14:textId="77777777" w:rsidR="00F50769" w:rsidRDefault="00F50769" w:rsidP="00F50769">
      <w:r>
        <w:t xml:space="preserve">53. Tomorrow, to those who did not hear me through this teaching, within their time, I will send my message. Some will receive it through the testimony of those who listened to me; others will receive it through writings, and others through the gifts of intuition and inspiration. </w:t>
      </w:r>
      <w:proofErr w:type="gramStart"/>
      <w:r>
        <w:t>Thus</w:t>
      </w:r>
      <w:proofErr w:type="gramEnd"/>
      <w:r>
        <w:t xml:space="preserve"> will be fulfilled the prophecy that My Spirit would be poured out in every spirit and in every flesh at this time.  </w:t>
      </w:r>
    </w:p>
    <w:p w14:paraId="25E5E961" w14:textId="77777777" w:rsidR="00F50769" w:rsidRDefault="00F50769" w:rsidP="00F50769">
      <w:r>
        <w:t xml:space="preserve">54. It is up to you to clear the path by removing obstacles and stumbling blocks, thus leaving a mark of charity and love for those who later come along this path in search of spirituality. </w:t>
      </w:r>
    </w:p>
    <w:p w14:paraId="00370024" w14:textId="77777777" w:rsidR="00F50769" w:rsidRDefault="00F50769" w:rsidP="00F50769">
      <w:r>
        <w:lastRenderedPageBreak/>
        <w:t xml:space="preserve">55. The spiritual awakening of humanity is near; do not despair when you see that the years go by, without a favorable change in the morals of men. Watch, learn, work and know how to wait. Do you take my word for it? Do not forget that I have told you that every eye shall see me, every understanding shall understand me, and every mouth shall speak of my word. </w:t>
      </w:r>
    </w:p>
    <w:p w14:paraId="590D06A5" w14:textId="77777777" w:rsidR="00F50769" w:rsidRDefault="00F50769" w:rsidP="00F50769">
      <w:r>
        <w:t xml:space="preserve">56. That time is approaching, but it is necessary that the people who listened to Me be clean from sin and strong in their faith so that they may bear witness to Me, as I have been able to bear witness to you when I communicated Myself through your understanding. </w:t>
      </w:r>
    </w:p>
    <w:p w14:paraId="63C4D02B" w14:textId="77777777" w:rsidR="00F50769" w:rsidRDefault="00F50769" w:rsidP="00F50769">
      <w:r>
        <w:t xml:space="preserve">57. My words will be written down in the Golden Book, so that after 1950 no one will say that my communication is needed. In my lessons, which are for all time, I leave you wisdom, orders, prophecies, sustenance and balm. </w:t>
      </w:r>
    </w:p>
    <w:p w14:paraId="1072DCE3" w14:textId="77777777" w:rsidR="00F50769" w:rsidRDefault="00F50769" w:rsidP="00F50769">
      <w:r>
        <w:t xml:space="preserve">58. You will learn to read in the book of my teachings, so that when you read for your brothers, those words will be saturated with divine essence and those who hear them will live and feel as you lived and felt when you heard me through the spokesman. </w:t>
      </w:r>
    </w:p>
    <w:p w14:paraId="2190AD16" w14:textId="77777777" w:rsidR="00F50769" w:rsidRDefault="00F50769" w:rsidP="00F50769">
      <w:r>
        <w:t xml:space="preserve">59. Disciples, put away your sorrows from your hearts while you hear my lesson. Feel the divine anointing and keep my strength in your being. I want you to be healthy, never sick, tearful or weak. </w:t>
      </w:r>
    </w:p>
    <w:p w14:paraId="464CD672" w14:textId="77777777" w:rsidR="00F50769" w:rsidRDefault="00F50769" w:rsidP="00F50769">
      <w:r>
        <w:t xml:space="preserve">60. Many </w:t>
      </w:r>
      <w:proofErr w:type="gramStart"/>
      <w:r>
        <w:t>times</w:t>
      </w:r>
      <w:proofErr w:type="gramEnd"/>
      <w:r>
        <w:t xml:space="preserve"> you believe that I punish you when pain hurts you, but I only teach you, it is you who attract pain. You have long been called to carry out such a great mission, and you have ignored my voice. But now I tell you that the light which you have sought so much without finding it, will be given to you by your fulfillment in my laws. See how those who have fulfilled are safe, free from vicissitudes. </w:t>
      </w:r>
    </w:p>
    <w:p w14:paraId="0CCBA8C3" w14:textId="77777777" w:rsidR="00F50769" w:rsidRDefault="00F50769" w:rsidP="00F50769">
      <w:r>
        <w:t xml:space="preserve">61. I have told you that you have not come to Earth only once, but that your spirit has taken on as many wraps as has been necessary for its development and perfection; Now I must add that I also </w:t>
      </w:r>
    </w:p>
    <w:p w14:paraId="7C15F00B" w14:textId="77777777" w:rsidR="00F50769" w:rsidRDefault="00F50769" w:rsidP="00F50769">
      <w:r>
        <w:t xml:space="preserve">It is up to you whether the time to reach the goal is shortened or extended, according to your desire. </w:t>
      </w:r>
    </w:p>
    <w:p w14:paraId="70A6C077" w14:textId="77777777" w:rsidR="00F50769" w:rsidRDefault="00F50769" w:rsidP="00F50769">
      <w:r>
        <w:t xml:space="preserve">62. My light is vibrating in all the dwellings where my children dwell. </w:t>
      </w:r>
      <w:proofErr w:type="gramStart"/>
      <w:r>
        <w:t>Thus</w:t>
      </w:r>
      <w:proofErr w:type="gramEnd"/>
      <w:r>
        <w:t xml:space="preserve"> the Earth is enveloped in that clarity. I tell you again that the prophecy is being fulfilled that every eye will see me, every brain will understand, and every mouth will utter my word when the spirit is prepared. This I have announced to you, and the day has come when my words will be fulfilled. </w:t>
      </w:r>
    </w:p>
    <w:p w14:paraId="483299C7" w14:textId="77777777" w:rsidR="00F50769" w:rsidRDefault="00F50769" w:rsidP="00F50769">
      <w:r>
        <w:lastRenderedPageBreak/>
        <w:t xml:space="preserve">63. How many disciples and how many infants of the Second Era felt the desire to witness the fulfillment of my promises, to live and feel what is taking place today. That longing for knowledge made them prepare and reach greater elevation, however, it was not given to them then to contemplate some prophecies fulfilled because another era was reserved for them.  </w:t>
      </w:r>
    </w:p>
    <w:p w14:paraId="58424D92" w14:textId="77777777" w:rsidR="00F50769" w:rsidRDefault="00F50769" w:rsidP="00F50769">
      <w:r>
        <w:t xml:space="preserve">64. I was to come when the world was at its highest height of materialism, to manifest Myself in Spirit and speak to you through men, women, and children and teach you perfect communication with My Divinity. </w:t>
      </w:r>
    </w:p>
    <w:p w14:paraId="02A6B18F" w14:textId="77777777" w:rsidR="00F50769" w:rsidRDefault="00F50769" w:rsidP="00F50769">
      <w:r>
        <w:t xml:space="preserve">65: I want to make you </w:t>
      </w:r>
      <w:proofErr w:type="spellStart"/>
      <w:r>
        <w:t>sowers</w:t>
      </w:r>
      <w:proofErr w:type="spellEnd"/>
      <w:r>
        <w:t xml:space="preserve"> of the truth and that it be manifested in your words and in your deeds. Each one of you will be entrusted with certain positions so that you may all have a part in the spiritual mission that My Work will carry out. </w:t>
      </w:r>
    </w:p>
    <w:p w14:paraId="4FF6746B" w14:textId="77777777" w:rsidR="00F50769" w:rsidRDefault="00F50769" w:rsidP="00F50769">
      <w:r>
        <w:t xml:space="preserve">66. I have promised this nation that there will be no war in it if my disciples practice my teaching. They, seeing in other nations the ravages caused by division and hatred, ask me not to shed blood on this soil. I only ask you to pray and watch that you will make yourself worthy of the fulfillment of that promise. I don't want to see you cry; if injustice reigns and you suffer the tyranny and rigor of those who govern you, do not blame me; I have given you the power to do great works that will transform your dwelling place into a valley of peace. </w:t>
      </w:r>
    </w:p>
    <w:p w14:paraId="3CDD12ED" w14:textId="77777777" w:rsidR="00F50769" w:rsidRDefault="00F50769" w:rsidP="00F50769">
      <w:r>
        <w:t xml:space="preserve">67. It is prophesied that many peoples will disappear, this family that is humanity will be swept by great whirlwinds, and in this trial those who have watched and prepared their spirits with love will stand with living faith in Me. </w:t>
      </w:r>
    </w:p>
    <w:p w14:paraId="082BE7B7" w14:textId="77777777" w:rsidR="00F50769" w:rsidRDefault="00F50769" w:rsidP="00F50769">
      <w:r>
        <w:t xml:space="preserve">68. Take advantage of this time because the hour of justice is approaching and the year of 1950 is at the door, by that day many of you will be in spirit and others in matter, but all will be judged. </w:t>
      </w:r>
    </w:p>
    <w:p w14:paraId="17651440" w14:textId="77777777" w:rsidR="00F50769" w:rsidRDefault="00F50769" w:rsidP="00F50769">
      <w:r>
        <w:t xml:space="preserve">69. This will be the beginning for all men and women to walk towards spirituality along different paths. Men of science will recognize me and become advisors to humanity; The book of My Wisdom will be opened to them, in which they will receive very great revelations. It will be then that the spirit opens to the human mind </w:t>
      </w:r>
    </w:p>
    <w:p w14:paraId="1BC69AA4" w14:textId="77777777" w:rsidR="00F50769" w:rsidRDefault="00F50769" w:rsidP="00F50769">
      <w:r>
        <w:t xml:space="preserve">the path of true knowledge, and conscience that regulates the acts of men. </w:t>
      </w:r>
    </w:p>
    <w:p w14:paraId="2D2752AE" w14:textId="77777777" w:rsidR="00F50769" w:rsidRDefault="00F50769" w:rsidP="00F50769">
      <w:r>
        <w:t xml:space="preserve">70. The Earth will be clean and those who survive will follow Me with the same zeal as My disciples of the Second Era, but it will be you who will leave the first seeds of spirituality. </w:t>
      </w:r>
    </w:p>
    <w:p w14:paraId="589BB387" w14:textId="77777777" w:rsidR="00F50769" w:rsidRDefault="00F50769" w:rsidP="00F50769">
      <w:r>
        <w:lastRenderedPageBreak/>
        <w:t xml:space="preserve">71. As a Universal Shepherd, I tirelessly seek my sheep. On Earth, those who achieve greater spiritual elevation will march before humanity, through love and humility. The true wise man is the one who knows my laws and does my will. Thus, with infinite patience, I will form my disciples of the Third Era. I love you and for the same reason, I want to see you all great in spirit. </w:t>
      </w:r>
    </w:p>
    <w:p w14:paraId="68432578" w14:textId="77777777" w:rsidR="00F50769" w:rsidRDefault="00F50769" w:rsidP="00F50769">
      <w:r>
        <w:t xml:space="preserve">72. Do not forget my words, but if you </w:t>
      </w:r>
      <w:proofErr w:type="gramStart"/>
      <w:r>
        <w:t>do not succeed</w:t>
      </w:r>
      <w:proofErr w:type="gramEnd"/>
      <w:r>
        <w:t xml:space="preserve"> in keeping in your memory all that I have told you, there will remain the books that will contain my teachings, my revelations of this time, and the deeds of my disciples.  </w:t>
      </w:r>
    </w:p>
    <w:p w14:paraId="73016E38" w14:textId="77777777" w:rsidR="00F50769" w:rsidRDefault="00F50769" w:rsidP="00F50769">
      <w:r>
        <w:t xml:space="preserve">73. Feel and obey the inspiration that I send you, for everyone who </w:t>
      </w:r>
      <w:proofErr w:type="gramStart"/>
      <w:r>
        <w:t>rises up</w:t>
      </w:r>
      <w:proofErr w:type="gramEnd"/>
      <w:r>
        <w:t xml:space="preserve"> with clarity to Me will receive my consolation, will have joy in his heart, and my Word will flourish on his lips. </w:t>
      </w:r>
    </w:p>
    <w:p w14:paraId="18EE3D54" w14:textId="77777777" w:rsidR="00F50769" w:rsidRDefault="00F50769" w:rsidP="00F50769">
      <w:r>
        <w:t xml:space="preserve"> </w:t>
      </w:r>
    </w:p>
    <w:p w14:paraId="06B3710C" w14:textId="77777777" w:rsidR="00F50769" w:rsidRDefault="00F50769" w:rsidP="00F50769">
      <w:r>
        <w:t xml:space="preserve">MY PEACE BE WITH YOU! </w:t>
      </w:r>
    </w:p>
    <w:p w14:paraId="2D048F4F" w14:textId="77777777" w:rsidR="00F50769" w:rsidRDefault="00F50769" w:rsidP="00F50769">
      <w:r>
        <w:t xml:space="preserve"> </w:t>
      </w:r>
    </w:p>
    <w:p w14:paraId="22FA9B26" w14:textId="77777777" w:rsidR="00F50769" w:rsidRDefault="00F50769" w:rsidP="00F50769">
      <w:r>
        <w:t xml:space="preserve"> </w:t>
      </w:r>
    </w:p>
    <w:p w14:paraId="031EC54B" w14:textId="77777777" w:rsidR="00F50769" w:rsidRDefault="00F50769" w:rsidP="00F50769">
      <w:r>
        <w:t xml:space="preserve">EDUCATION N° 98 </w:t>
      </w:r>
    </w:p>
    <w:p w14:paraId="4E838278" w14:textId="77777777" w:rsidR="00F50769" w:rsidRDefault="00F50769" w:rsidP="00F50769">
      <w:r>
        <w:t xml:space="preserve"> </w:t>
      </w:r>
    </w:p>
    <w:p w14:paraId="26312697" w14:textId="77777777" w:rsidR="00F50769" w:rsidRDefault="00F50769" w:rsidP="00F50769">
      <w:r>
        <w:t xml:space="preserve">1. I will give you the fruit of the vine so that you may feed on my love; forget pains and hardships and feel that while I give you my word you dwell with me in the mansion of peace. Feel My presence, people, take advantage of this time and if you want to repair your faults, come and learn from Me that I am giving you the opportunity to elevate yourself spiritually. </w:t>
      </w:r>
    </w:p>
    <w:p w14:paraId="46A2360A" w14:textId="77777777" w:rsidR="00F50769" w:rsidRDefault="00F50769" w:rsidP="00F50769">
      <w:r>
        <w:t xml:space="preserve">2. Men of mature age and old men: do not regret the time you let pass without having listened to me, today you are with me. If you love me, you will soon be able to know my teaching and take advantage of it. You are already on the </w:t>
      </w:r>
      <w:proofErr w:type="gramStart"/>
      <w:r>
        <w:t>path</w:t>
      </w:r>
      <w:proofErr w:type="gramEnd"/>
      <w:r>
        <w:t xml:space="preserve"> and you can begin the journey and your guide will be the voice of your conscience. I will go before you, and there will be no trial, no matter how hard, that will separate you from Me. If you love me, you will not turn back; for your faith will shine like a new dawn and you will see the path on which you must travel bathed in light. </w:t>
      </w:r>
    </w:p>
    <w:p w14:paraId="57FFE689" w14:textId="77777777" w:rsidR="00F50769" w:rsidRDefault="00F50769" w:rsidP="00F50769">
      <w:r>
        <w:t xml:space="preserve">3. Are you willing to follow me even if you </w:t>
      </w:r>
      <w:proofErr w:type="gramStart"/>
      <w:r>
        <w:t>have to</w:t>
      </w:r>
      <w:proofErr w:type="gramEnd"/>
      <w:r>
        <w:t xml:space="preserve"> suffer? If you were questioned by your brethren, would you answer by saying that you are my disciples and that you follow me by faith? </w:t>
      </w:r>
      <w:r>
        <w:lastRenderedPageBreak/>
        <w:t xml:space="preserve">Will you have the courage to give these proofs? Meditate and think that if you are my disciples, you will have to perfect yourselves </w:t>
      </w:r>
      <w:proofErr w:type="gramStart"/>
      <w:r>
        <w:t>in order to</w:t>
      </w:r>
      <w:proofErr w:type="gramEnd"/>
      <w:r>
        <w:t xml:space="preserve"> give true witness to my Doctrine. </w:t>
      </w:r>
    </w:p>
    <w:p w14:paraId="0F3C0BDC" w14:textId="77777777" w:rsidR="00F50769" w:rsidRDefault="00F50769" w:rsidP="00F50769">
      <w:r>
        <w:t xml:space="preserve">4. I am going to spread my message to all nations. Everything is ready for my designs to be fulfilled and the greatest proof that I give to men of my </w:t>
      </w:r>
      <w:proofErr w:type="gramStart"/>
      <w:r>
        <w:t>power</w:t>
      </w:r>
      <w:proofErr w:type="gramEnd"/>
      <w:r>
        <w:t xml:space="preserve"> and my love will be to transform their selfishness into sincere love for one another. </w:t>
      </w:r>
    </w:p>
    <w:p w14:paraId="0D9FB497" w14:textId="77777777" w:rsidR="00F50769" w:rsidRDefault="00F50769" w:rsidP="00F50769">
      <w:r>
        <w:t xml:space="preserve">5. Through love they will accomplish great works. Without distinction of races or lineages, I will call you all to give you a mission in this Work. </w:t>
      </w:r>
    </w:p>
    <w:p w14:paraId="42DFCB23" w14:textId="77777777" w:rsidR="00F50769" w:rsidRDefault="00F50769" w:rsidP="00F50769">
      <w:r>
        <w:t xml:space="preserve">6. To those who are anxious for knowledge and spirituality, I say: Hear my word and know its essence. Read in the great book of life and study, for there is a lesson dedicated to each of my disciples. </w:t>
      </w:r>
    </w:p>
    <w:p w14:paraId="1E80E618" w14:textId="77777777" w:rsidR="00F50769" w:rsidRDefault="00F50769" w:rsidP="00F50769">
      <w:r>
        <w:t xml:space="preserve">7. Be more careful not to read books in which my word or prophecies have been adulterated </w:t>
      </w:r>
      <w:proofErr w:type="gramStart"/>
      <w:r>
        <w:t>and also</w:t>
      </w:r>
      <w:proofErr w:type="gramEnd"/>
      <w:r>
        <w:t xml:space="preserve"> in those where distorted interpretations are given to divine revelations. Do not allow a false light to penetrate your spirit; If you want to know the truth, prepare yourself, and your intuition, as well as the sensitivity of your spirit guided by consciousness, will always reveal the truth to you. </w:t>
      </w:r>
    </w:p>
    <w:p w14:paraId="5207DB2B" w14:textId="77777777" w:rsidR="00F50769" w:rsidRDefault="00F50769" w:rsidP="00F50769">
      <w:r>
        <w:t xml:space="preserve">8. This book that I am writing for you in the Third Era, take it and interpret its lessons well, and you will see that its light destroys shadows and that every mystery is clarified. You will then feel my </w:t>
      </w:r>
      <w:proofErr w:type="gramStart"/>
      <w:r>
        <w:t>presence</w:t>
      </w:r>
      <w:proofErr w:type="gramEnd"/>
      <w:r>
        <w:t xml:space="preserve"> and you will hear my voice in the depths of your spirit speaking and instructing you. </w:t>
      </w:r>
    </w:p>
    <w:p w14:paraId="126FE028" w14:textId="77777777" w:rsidR="00F50769" w:rsidRDefault="00F50769" w:rsidP="00F50769">
      <w:r>
        <w:t xml:space="preserve">9. Think that you will not be able to hide any work or thought that I do not know. But if you are often tempted by the world that attracts you and chains you, sometimes to the point of lacking the strength to reject evil, then have recourse to Me, so that in My lessons you may learn to use that power which I have given you over the world and over the flesh, and when you have overcome and regained peace of heart,  you may resume your work.  </w:t>
      </w:r>
    </w:p>
    <w:p w14:paraId="68F728B5" w14:textId="77777777" w:rsidR="00F50769" w:rsidRDefault="00F50769" w:rsidP="00F50769">
      <w:r>
        <w:t xml:space="preserve">10. If you need examples, </w:t>
      </w:r>
      <w:proofErr w:type="gramStart"/>
      <w:r>
        <w:t>rise up</w:t>
      </w:r>
      <w:proofErr w:type="gramEnd"/>
      <w:r>
        <w:t xml:space="preserve"> and seek in Me what you need, and I will give you the strength to reach the end I have appointed for you. With what joy I will look upon the son who imitates me and glorifies me by his deeds! Work incessantly for humanity, and after you have done all the good of which you are capable, forget about rewards and do not expect any payment in the world. Think that I alone know and know how to value your works </w:t>
      </w:r>
      <w:proofErr w:type="gramStart"/>
      <w:r>
        <w:t>in order to</w:t>
      </w:r>
      <w:proofErr w:type="gramEnd"/>
      <w:r>
        <w:t xml:space="preserve"> give you the just </w:t>
      </w:r>
      <w:r>
        <w:lastRenderedPageBreak/>
        <w:t xml:space="preserve">reward. In this way, with great struggle and true merits, you will be able to conquer the place that I have prepared for your spirit. </w:t>
      </w:r>
    </w:p>
    <w:p w14:paraId="6CE1A136" w14:textId="77777777" w:rsidR="00F50769" w:rsidRDefault="00F50769" w:rsidP="00F50769">
      <w:r>
        <w:t xml:space="preserve">11. Men and women from distant lands will come to you and become my disciples, but when they feel filled with my light they will return to their peoples, to their nations, to bring my Doctrine to their brothers and sisters. </w:t>
      </w:r>
      <w:proofErr w:type="gramStart"/>
      <w:r>
        <w:t>Thus</w:t>
      </w:r>
      <w:proofErr w:type="gramEnd"/>
      <w:r>
        <w:t xml:space="preserve"> it was that in the Second Era, attracted by the fame of Jesus' wonders, many foreigners came to Me and hearing My word and witnessing My works they were convinced of My truth and returned to their lands testifying that I was the Messiah. </w:t>
      </w:r>
    </w:p>
    <w:p w14:paraId="26F27F51" w14:textId="77777777" w:rsidR="00F50769" w:rsidRDefault="00F50769" w:rsidP="00F50769">
      <w:r>
        <w:t xml:space="preserve">12. In this age, most men come to Me because pain has caused them to seek the remedy that they can find only in My power. They come complaining of poverty without knowing everything they have in their spirit, their only poverty consists in not having realized what they carry with them and in ignorance about the gifts they treasure. Few are those who have come to Me asking for light for their spirit, most of them seek Me to ask Me for the trifles of human life, of those that I always give in addition, after I have poured out My charity on their spirit. </w:t>
      </w:r>
    </w:p>
    <w:p w14:paraId="400B1314" w14:textId="77777777" w:rsidR="00F50769" w:rsidRDefault="00F50769" w:rsidP="00F50769">
      <w:r>
        <w:t xml:space="preserve">13. One by one you receive the knowledge that reveals to you a light that you did not see when you were in you. That light is your consciousness; those who manage to discover it and look at themselves in that inner mirror, become humble and immediately feel the bond that unites them to their Creator. </w:t>
      </w:r>
    </w:p>
    <w:p w14:paraId="03E7B924" w14:textId="77777777" w:rsidR="00F50769" w:rsidRDefault="00F50769" w:rsidP="00F50769">
      <w:r>
        <w:t xml:space="preserve">14. There are those who think they know themselves because when they know the many gifts that man possesses in his spirit, they </w:t>
      </w:r>
      <w:proofErr w:type="gramStart"/>
      <w:r>
        <w:t>rise up</w:t>
      </w:r>
      <w:proofErr w:type="gramEnd"/>
      <w:r>
        <w:t xml:space="preserve"> before the ignorant, they become proud of their own greatness, they lord it over and finally end up losing themselves in the darkness of their pride. They do not know that the spirit has in its conscience the arcanum of God and that </w:t>
      </w:r>
      <w:proofErr w:type="gramStart"/>
      <w:r>
        <w:t>in order to</w:t>
      </w:r>
      <w:proofErr w:type="gramEnd"/>
      <w:r>
        <w:t xml:space="preserve"> penetrate it one must do so with respect. </w:t>
      </w:r>
    </w:p>
    <w:p w14:paraId="6BB64981" w14:textId="77777777" w:rsidR="00F50769" w:rsidRDefault="00F50769" w:rsidP="00F50769">
      <w:r>
        <w:t xml:space="preserve">15. Right here, among my farmers, there are how many there are, without having understood My Doctrine, knowing that they have been gifted, have believed themselves superior, worthy of admiration and homage, to which I ask you if you can accept that an elevated spirit becomes proud of its gifts, since humility and charity are the main attributes that it must bear. </w:t>
      </w:r>
    </w:p>
    <w:p w14:paraId="4B2ED93E" w14:textId="77777777" w:rsidR="00F50769" w:rsidRDefault="00F50769" w:rsidP="00F50769">
      <w:r>
        <w:t xml:space="preserve">16. Practice in the silence and humility of your life each of my lessons and you will see that light appear in your spirit that you do not yet know, because the veil of matter and the frivolity that surrounds you have not allowed it to fulfill the mission that corresponds to it within human life. </w:t>
      </w:r>
    </w:p>
    <w:p w14:paraId="5F50F145" w14:textId="77777777" w:rsidR="00F50769" w:rsidRDefault="00F50769" w:rsidP="00F50769">
      <w:r>
        <w:lastRenderedPageBreak/>
        <w:t xml:space="preserve">17. Study my teachings and do not be confused so that you will not fall into new fanaticisms trying to find the truth.  </w:t>
      </w:r>
    </w:p>
    <w:p w14:paraId="3F44C46D" w14:textId="77777777" w:rsidR="00F50769" w:rsidRDefault="00F50769" w:rsidP="00F50769">
      <w:r>
        <w:t xml:space="preserve">18. I am the path that invites those who have forgotten it to travel; The light of my word is poured out in him, so that tomorrow you may teach it and bear witness to it. Time will pass and many will come in search of the humble houses where I manifested Myself, so that you may explain to them the way in which I showed Myself to My new disciples and the wonders that I did among you. Only the memory of my word will remain in your mind and in your heart the echo of my divine counsels, and the writings will also remain for posterity. I am already preparing those who did not listen to my word to find the ways that will lead them to my disciples and witnesses. How many will cry because they did not hear me! But I say unto you, how many of the </w:t>
      </w:r>
    </w:p>
    <w:p w14:paraId="4C3053B4" w14:textId="77777777" w:rsidR="00F50769" w:rsidRDefault="00F50769" w:rsidP="00F50769">
      <w:r>
        <w:t xml:space="preserve">who heard me will weep for not having prepared! And when they see that My Word is no longer manifested, they will direct their gaze to the place where the spokesman took his seat to interpret the Divine Word and will only contemplate the emptiness. </w:t>
      </w:r>
    </w:p>
    <w:p w14:paraId="7507EC84" w14:textId="77777777" w:rsidR="00F50769" w:rsidRDefault="00F50769" w:rsidP="00F50769">
      <w:r>
        <w:t xml:space="preserve">19. The years pass by fleetingly and soon you will cease to hear me, so I say to you: let me heal you, caress you and comfort you. Let Me teach you, I came to prepare you, but if you remain weak in faith and will, then you will always feel sick, and who will heal you and teach you as I did? </w:t>
      </w:r>
    </w:p>
    <w:p w14:paraId="4C0972C6" w14:textId="77777777" w:rsidR="00F50769" w:rsidRDefault="00F50769" w:rsidP="00F50769">
      <w:r>
        <w:t xml:space="preserve">20. Through my word I am drawing </w:t>
      </w:r>
      <w:proofErr w:type="gramStart"/>
      <w:r>
        <w:t>closer and closer</w:t>
      </w:r>
      <w:proofErr w:type="gramEnd"/>
      <w:r>
        <w:t xml:space="preserve"> to you and at the same time I am bringing you closer to perfect communication with my Spirit. Meditate on my manifestations of times past and you will find that I have always sought a way to communicate with your spirit, bringing my messages to Him as a testimony of your Father's divine love for you. </w:t>
      </w:r>
    </w:p>
    <w:p w14:paraId="2184E249" w14:textId="77777777" w:rsidR="00F50769" w:rsidRDefault="00F50769" w:rsidP="00F50769">
      <w:r>
        <w:t xml:space="preserve">21. A new form of spiritual communication is witnessing this time, although very similar to that which I employed in past ages. You are now in a wonderful time of light in which man can hear the voice of My Spirit through the many spiritual gifts and faculties he possesses. </w:t>
      </w:r>
    </w:p>
    <w:p w14:paraId="01E9C185" w14:textId="77777777" w:rsidR="00F50769" w:rsidRDefault="00F50769" w:rsidP="00F50769">
      <w:r>
        <w:t xml:space="preserve">22. Truly I tell you that both in ecstasy and through prayer or even material sleep, you can receive revelations and messages from the Spiritual Kingdom, if you know how to prepare and prepare yourselves for it. But you have lacked preparation and faith to know how to take </w:t>
      </w:r>
      <w:r>
        <w:lastRenderedPageBreak/>
        <w:t xml:space="preserve">advantage of these gifts and I have had to prepare seers and prophets to speak to you of tomorrow, to alert you and to admonish you to watch and pray. </w:t>
      </w:r>
    </w:p>
    <w:p w14:paraId="7FB1CB3A" w14:textId="77777777" w:rsidR="00F50769" w:rsidRDefault="00F50769" w:rsidP="00F50769">
      <w:r>
        <w:t xml:space="preserve">23. Do you think that this man through whom I am communicating is the one who gives you the floor? Find its essence and you will see that it is your Master who speaks to you. Do you think God's spirit penetrates within the speaker as he speaks? Not either. I have told you that a ray of my light is enough for me to illuminate and inspire these minds, putting on their lips an inexhaustible stream of words of profound meaning, as a proof of my presence and of my truth to the unbeliever. Listen to me attentively during this time and you will be strengthened for the times and trials to come. </w:t>
      </w:r>
    </w:p>
    <w:p w14:paraId="62CE6DF3" w14:textId="77777777" w:rsidR="00F50769" w:rsidRDefault="00F50769" w:rsidP="00F50769">
      <w:r>
        <w:t xml:space="preserve">24. Prepare your hearts, gather your spirits, and clear your minds to hear and keep my word. </w:t>
      </w:r>
    </w:p>
    <w:p w14:paraId="245CFA0A" w14:textId="77777777" w:rsidR="00F50769" w:rsidRDefault="00F50769" w:rsidP="00F50769">
      <w:r>
        <w:t xml:space="preserve">25. See how the book of spiritual teaching opens its pages to show you a new teaching. Practice the simple lessons at the beginning so that tomorrow you can put the great lessons into practice. You must understand that to be teachers, you must first be infants and disciples. </w:t>
      </w:r>
    </w:p>
    <w:p w14:paraId="1DF127A7" w14:textId="77777777" w:rsidR="00F50769" w:rsidRDefault="00F50769" w:rsidP="00F50769">
      <w:r>
        <w:t xml:space="preserve">26. Today you are studying the first words and through them you are understanding this Doctrine, because in praying you converse spiritually with me when you say to me: Master, we are following in your footsteps and we ask you to accompany us on our journey, to preserve us from dangers, since at every step we are stalked by the temptations of the world. And I say to you, disciples, be strong; Use your power to subdue the flesh. </w:t>
      </w:r>
    </w:p>
    <w:p w14:paraId="478AF939" w14:textId="77777777" w:rsidR="00F50769" w:rsidRDefault="00F50769" w:rsidP="00F50769">
      <w:r>
        <w:t xml:space="preserve">27. I want to form with you a strong and virtuous family, full of obedience, into which I pour out my grace and pleasure. </w:t>
      </w:r>
    </w:p>
    <w:p w14:paraId="3987EB74" w14:textId="77777777" w:rsidR="00F50769" w:rsidRDefault="00F50769" w:rsidP="00F50769">
      <w:r>
        <w:t xml:space="preserve">28. The hour of your testimony about my communication will come and humanity, unbelieving by nature, will ask me for proofs to believe, but then I will say to them: Behold these disciples of mine whom I have made enter into a new life; they are the proof of the power of my teaching, my word has forged their spirit and today they are ready to take my Doctrine to the peoples of the Earth. Do you want to be among those whom I can take as a testimony of My truth? then prepare yourselves, beloved peasants. I trust you. I will use your love to work wonders in those for whom you ask me, and by a flash of faith that you present to me I will do wonderful works. </w:t>
      </w:r>
    </w:p>
    <w:p w14:paraId="2E60A2A0" w14:textId="77777777" w:rsidR="00F50769" w:rsidRDefault="00F50769" w:rsidP="00F50769">
      <w:r>
        <w:lastRenderedPageBreak/>
        <w:t xml:space="preserve">29. You have drained the cup of pain in this time, but it has not been for your evil, that pain has been like beneficial rain, fertilizing my seed in your heart and revealing before you some hidden fibers in the depths of your being. </w:t>
      </w:r>
    </w:p>
    <w:p w14:paraId="4C4B93AA" w14:textId="77777777" w:rsidR="00F50769" w:rsidRDefault="00F50769" w:rsidP="00F50769">
      <w:r>
        <w:t xml:space="preserve">30. I have told you that you are living through a hard atonement </w:t>
      </w:r>
      <w:proofErr w:type="gramStart"/>
      <w:r>
        <w:t>at this time</w:t>
      </w:r>
      <w:proofErr w:type="gramEnd"/>
      <w:r>
        <w:t xml:space="preserve">, because you owe me and your brothers a debt that you are going to pay. And that is why you are silent and accept your chalice with love, concretizing yourselves only to ask me for strength so that my will may be done. </w:t>
      </w:r>
    </w:p>
    <w:p w14:paraId="0A6CBBCD" w14:textId="77777777" w:rsidR="00F50769" w:rsidRDefault="00F50769" w:rsidP="00F50769">
      <w:r>
        <w:t xml:space="preserve">31. In the world you will not find the understanding you will need in your struggle and in your vicissitudes, because true love and charity are not yet in your hearts, but you, strengthened in Me, will walk over thorns with a smile on your lips and peace in your hearts. </w:t>
      </w:r>
    </w:p>
    <w:p w14:paraId="086D4F30" w14:textId="77777777" w:rsidR="00F50769" w:rsidRDefault="00F50769" w:rsidP="00F50769">
      <w:r>
        <w:t xml:space="preserve">32. Why does the Master speak to you so much about pain? Because this time you live in is one of justice and all human creatures carry a heavy cross. Behold the war-torn nations; There is no heart in them that has escaped pain because not even the tender children in the cradle of their frailty have escaped the divine justice that helps men to atone for their sins and wash away their stains.  </w:t>
      </w:r>
    </w:p>
    <w:p w14:paraId="6483A240" w14:textId="77777777" w:rsidR="00F50769" w:rsidRDefault="00F50769" w:rsidP="00F50769">
      <w:r>
        <w:t xml:space="preserve">33. In all times I have sown and cultivated my seed in the heart of humanity. My sowing in this Third Time will not be in vain, because the seed will blossom in hearts. </w:t>
      </w:r>
    </w:p>
    <w:p w14:paraId="28F46BD6" w14:textId="77777777" w:rsidR="00F50769" w:rsidRDefault="00F50769" w:rsidP="00F50769">
      <w:r>
        <w:t xml:space="preserve">34. For a small number of hearts that are prepared, I will pour out My grace in abundance to form the foundations of a new world. I want to lift your spirit so that you understand what your likeness is with my Divinity. </w:t>
      </w:r>
    </w:p>
    <w:p w14:paraId="43D9AA83" w14:textId="77777777" w:rsidR="00F50769" w:rsidRDefault="00F50769" w:rsidP="00F50769">
      <w:r>
        <w:t xml:space="preserve">35. I, the owner of the worlds and of all the dwellings to whom all creation obeys, tells you at this moment that you men have not lived in harmony with my laws, so you have stationed yourselves spiritually; however, my Spirit awaits with infinite patience your return to the true path and your perfection. Do not let Me alone fight for your salvation, nor let the spiritual world work without your co-operation with it. Do not do works of only apparent merit, strive so that your deeds contain truth and love. </w:t>
      </w:r>
    </w:p>
    <w:p w14:paraId="106F3F28" w14:textId="77777777" w:rsidR="00F50769" w:rsidRDefault="00F50769" w:rsidP="00F50769">
      <w:r>
        <w:t xml:space="preserve">36. If you have received love from the moment of your formation, lavish love. If my example is written in you, imitate me. </w:t>
      </w:r>
    </w:p>
    <w:p w14:paraId="16D693A9" w14:textId="77777777" w:rsidR="00F50769" w:rsidRDefault="00F50769" w:rsidP="00F50769">
      <w:r>
        <w:lastRenderedPageBreak/>
        <w:t xml:space="preserve">37. In this age the Word of God, who is eternal, speaks to you to bring you to the light. I know the spirit that is hidden in each one of you, and therefore I am the only one who can reveal to you that in other times you have already witnessed my communication with humanity. </w:t>
      </w:r>
    </w:p>
    <w:p w14:paraId="40EB81BA" w14:textId="77777777" w:rsidR="00F50769" w:rsidRDefault="00F50769" w:rsidP="00F50769">
      <w:r>
        <w:t xml:space="preserve">38. Shouldn't you no longer be infants in my teaching? Is not your </w:t>
      </w:r>
      <w:proofErr w:type="gramStart"/>
      <w:r>
        <w:t>Father</w:t>
      </w:r>
      <w:proofErr w:type="gramEnd"/>
      <w:r>
        <w:t xml:space="preserve"> right when he calls you his witnesses and disciples and prepares you to bring this message to humanity? </w:t>
      </w:r>
    </w:p>
    <w:p w14:paraId="25DC936A" w14:textId="77777777" w:rsidR="00F50769" w:rsidRDefault="00F50769" w:rsidP="00F50769">
      <w:r>
        <w:t xml:space="preserve">39. See how everything passes, except my word. Look at the human generations that inhabit the Earth today and tomorrow disappear. Look at the peoples who now rise full of a </w:t>
      </w:r>
      <w:proofErr w:type="spellStart"/>
      <w:r>
        <w:t>splendour</w:t>
      </w:r>
      <w:proofErr w:type="spellEnd"/>
      <w:r>
        <w:t xml:space="preserve"> that seems to be eternal, and you will soon witness their decline and ruin. Everything human passes away and ceases to be. Only My immutable and eternal Law remains shining in every consciousness. </w:t>
      </w:r>
    </w:p>
    <w:p w14:paraId="1A1010FE" w14:textId="77777777" w:rsidR="00F50769" w:rsidRDefault="00F50769" w:rsidP="00F50769">
      <w:r>
        <w:t xml:space="preserve">40. You call this time the Age of Light, but not because it is until now that My light has illuminated the spirit or the understanding of men, it has always shone in every spirit. I am the divine star that never hides, but now you see that the spiritual light vibrates as never before in men, this is because </w:t>
      </w:r>
      <w:proofErr w:type="spellStart"/>
      <w:r>
        <w:t>because</w:t>
      </w:r>
      <w:proofErr w:type="spellEnd"/>
      <w:r>
        <w:t xml:space="preserve"> of their evolution, they can already perceive more clearly than in past times, the presence of spiritual life. </w:t>
      </w:r>
    </w:p>
    <w:p w14:paraId="75689EB0" w14:textId="77777777" w:rsidR="00F50769" w:rsidRDefault="00F50769" w:rsidP="00F50769">
      <w:r>
        <w:t xml:space="preserve">41. If men had always lived in harmony with my laws, they would never have been surprised by my new revelations. Observe how whenever I have come with a new lesson, it has been discussed, fought and denied.  </w:t>
      </w:r>
    </w:p>
    <w:p w14:paraId="499CAB8A" w14:textId="77777777" w:rsidR="00F50769" w:rsidRDefault="00F50769" w:rsidP="00F50769">
      <w:r>
        <w:t xml:space="preserve">42. But the hour of awakening is near, and then groups of men will arise everywhere who will speak of a new inspiration; They will be scrutinized and judged by their fellow men, who will go so far as to say that a plague of cults has broken out in the world </w:t>
      </w:r>
    </w:p>
    <w:p w14:paraId="1A6DB2AA" w14:textId="77777777" w:rsidR="00F50769" w:rsidRDefault="00F50769" w:rsidP="00F50769">
      <w:r>
        <w:t xml:space="preserve">strange and unknown. It will be then that you will raise your prayers for all and at the same time give thanks for the fulfillment of my word, because by the Doctrine that I have revealed to you </w:t>
      </w:r>
      <w:proofErr w:type="spellStart"/>
      <w:r>
        <w:t>you</w:t>
      </w:r>
      <w:proofErr w:type="spellEnd"/>
      <w:r>
        <w:t xml:space="preserve"> will be among those who understand the cause of all those manifestations; but you will also be among those who assume the greatest responsibility before humanity. </w:t>
      </w:r>
    </w:p>
    <w:p w14:paraId="7D6BDBF3" w14:textId="77777777" w:rsidR="00F50769" w:rsidRDefault="00F50769" w:rsidP="00F50769">
      <w:r>
        <w:t xml:space="preserve">43. Think, beloved disciples, how much you </w:t>
      </w:r>
      <w:proofErr w:type="gramStart"/>
      <w:r>
        <w:t>have to</w:t>
      </w:r>
      <w:proofErr w:type="gramEnd"/>
      <w:r>
        <w:t xml:space="preserve"> prepare yourselves so that your emissaries, carrying the light of my revelations, can reach all those places where men have arisen, surprising their brothers and sisters with their spiritual gifts. </w:t>
      </w:r>
    </w:p>
    <w:p w14:paraId="2DE20253" w14:textId="77777777" w:rsidR="00F50769" w:rsidRDefault="00F50769" w:rsidP="00F50769">
      <w:r>
        <w:lastRenderedPageBreak/>
        <w:t xml:space="preserve">44. Great will be the struggle for you, because you will not only be devoted to prayer, meditation and good wishes, but also to works of charity. </w:t>
      </w:r>
    </w:p>
    <w:p w14:paraId="527FE62B" w14:textId="77777777" w:rsidR="00F50769" w:rsidRDefault="00F50769" w:rsidP="00F50769">
      <w:r>
        <w:t xml:space="preserve">45. It will not be enough for you to say: I have faith, that is not enough. Faith is indispensable; but other gifts that you have must be developed and perfected so that you may bear my word not only with your lips, but in your works. </w:t>
      </w:r>
      <w:proofErr w:type="gramStart"/>
      <w:r>
        <w:t>In order for</w:t>
      </w:r>
      <w:proofErr w:type="gramEnd"/>
      <w:r>
        <w:t xml:space="preserve"> My Doctrine to shine through the acts of your life, you </w:t>
      </w:r>
      <w:proofErr w:type="gramStart"/>
      <w:r>
        <w:t>have to</w:t>
      </w:r>
      <w:proofErr w:type="gramEnd"/>
      <w:r>
        <w:t xml:space="preserve"> dedicate part of your time to the study and development of your spiritual gifts, that will be the way for you to patiently bear the trials you find on your way, applying My teachings in each of them. When you achieve this, you will have the fruit of your effort and your desire for spiritual improvement, and that prize will be your mettle for struggle, self-control, and love for your brothers. </w:t>
      </w:r>
    </w:p>
    <w:p w14:paraId="0FADEC6C" w14:textId="77777777" w:rsidR="00F50769" w:rsidRDefault="00F50769" w:rsidP="00F50769">
      <w:r>
        <w:t xml:space="preserve">46. Do not sleep anymore, disciples, understand that humanity is going to awaken spiritually and must not find you short of preparation. Nor do I want you to get up without first having acquired what is necessary to be a true soldier of mine. Take advantage of these moments of peace in which you see to receive my teaching and always walk under the protection of what you have learned in it. Seek to penetrate </w:t>
      </w:r>
      <w:proofErr w:type="gramStart"/>
      <w:r>
        <w:t>deeper and deeper</w:t>
      </w:r>
      <w:proofErr w:type="gramEnd"/>
      <w:r>
        <w:t xml:space="preserve"> into the revealed teachings, but do not try to delve into what you have not been told so far. </w:t>
      </w:r>
    </w:p>
    <w:p w14:paraId="1E5394D2" w14:textId="77777777" w:rsidR="00F50769" w:rsidRDefault="00F50769" w:rsidP="00F50769">
      <w:r>
        <w:t xml:space="preserve">47. When the spirit of Elias inspired the mind of Roque Rojas, the first witnesses of those manifestations did not imagine the grace that the following generations would receive when they heard my word, nor did they know that a new spiritual era was opening for humanity. It was your Master who, </w:t>
      </w:r>
      <w:proofErr w:type="gramStart"/>
      <w:r>
        <w:t>in the course of</w:t>
      </w:r>
      <w:proofErr w:type="gramEnd"/>
      <w:r>
        <w:t xml:space="preserve"> his teaching, revealed to the multitudes the magnitude of this work; He was the one who made them understand that a new time full of lights and splendors was beginning. </w:t>
      </w:r>
    </w:p>
    <w:p w14:paraId="07810EDD" w14:textId="77777777" w:rsidR="00F50769" w:rsidRDefault="00F50769" w:rsidP="00F50769">
      <w:r>
        <w:t xml:space="preserve">48. The spirit of humanity, driven by passions towards chaos, thinks that only a divine miracle can save men from </w:t>
      </w:r>
    </w:p>
    <w:p w14:paraId="7D23EE34" w14:textId="77777777" w:rsidR="00F50769" w:rsidRDefault="00F50769" w:rsidP="00F50769">
      <w:r>
        <w:t xml:space="preserve">whose hearts peace has fled, since they lost hope and faith in love, justice and human reason. </w:t>
      </w:r>
    </w:p>
    <w:p w14:paraId="66762A63" w14:textId="77777777" w:rsidR="00F50769" w:rsidRDefault="00F50769" w:rsidP="00F50769">
      <w:r>
        <w:t xml:space="preserve">49. It is this void that humanity presents to me in its spirit that I have come to fill with the light of this Doctrine, new in appearance, but in reality eternal; this Doctrine that sheds light in spirits and hearts, because it reveals the whole content of that commandment which I taught my apostles to love one another. I come now to explain to you the meaning of that maxim, the </w:t>
      </w:r>
      <w:r>
        <w:lastRenderedPageBreak/>
        <w:t xml:space="preserve">meaning of which has not been understood by your understanding. For the word of Christ, for many men, has been a dead word in this time; but they do not know that it is in the consciousness of all mankind and that in time it will rise full of splendor from the depths of the very hearts that were formerly like a </w:t>
      </w:r>
      <w:proofErr w:type="spellStart"/>
      <w:r>
        <w:t>sepulchre</w:t>
      </w:r>
      <w:proofErr w:type="spellEnd"/>
      <w:r>
        <w:t xml:space="preserve"> to it. </w:t>
      </w:r>
    </w:p>
    <w:p w14:paraId="5E450E93" w14:textId="77777777" w:rsidR="00F50769" w:rsidRDefault="00F50769" w:rsidP="00F50769">
      <w:r>
        <w:t xml:space="preserve">50. Do you think that you are fulfilling my commandment to love one another, selfishly enclosing your love in your family? Do religions believe that they are complying with that maxim, recognizing only their followers and ignoring those who belong to another sect? Can the great peoples of the world who preach civilization and advancement say that spiritually they have achieved progress and have fulfilled that teaching of Jesus, when all their eagerness is to prepare for fratricidal war?  </w:t>
      </w:r>
    </w:p>
    <w:p w14:paraId="1A4D0BD9" w14:textId="77777777" w:rsidR="00F50769" w:rsidRDefault="00F50769" w:rsidP="00F50769">
      <w:r>
        <w:t xml:space="preserve">51. O humanity, who have never been able to estimate the value of my word, nor have you wanted to sit at the Lord's table, because it seemed too humble to you! However, my table continues to await you with the bread and wine of life for your spirit. </w:t>
      </w:r>
    </w:p>
    <w:p w14:paraId="18CC53A2" w14:textId="77777777" w:rsidR="00F50769" w:rsidRDefault="00F50769" w:rsidP="00F50769">
      <w:r>
        <w:t xml:space="preserve">52. No one will be able to say that I have come to claim my death from you, you see that you have not yet repented of your sins, and already my hand, the same one that you pierced on the cross, is knocking again at your door. Understand, disciples, that it is my love that calls your spirit. </w:t>
      </w:r>
    </w:p>
    <w:p w14:paraId="71B1327C" w14:textId="77777777" w:rsidR="00F50769" w:rsidRDefault="00F50769" w:rsidP="00F50769">
      <w:r>
        <w:t xml:space="preserve">53. My love will conquer </w:t>
      </w:r>
      <w:proofErr w:type="gramStart"/>
      <w:r>
        <w:t>you,</w:t>
      </w:r>
      <w:proofErr w:type="gramEnd"/>
      <w:r>
        <w:t xml:space="preserve"> I have no other weapon. If you think that I also use pain to bend and conquer you, you are mistaken; pain is created by you and with it you do justice to yourselves. I am the one who comes to save you from pain and death. </w:t>
      </w:r>
    </w:p>
    <w:p w14:paraId="35EAA793" w14:textId="77777777" w:rsidR="00F50769" w:rsidRDefault="00F50769" w:rsidP="00F50769">
      <w:r>
        <w:t xml:space="preserve">54. Disciples, I leave you with one more of my lessons. But those who know how to prepare themselves will be the ones who feel my presence most deeply, although my grace is poured out on all in the same way. To those who have not felt spirituality when they hear my word, I invite you to prepare yourselves, so that you can enjoy the divine essence and be able to take advantage of this message before my communication ends between you. Think that if that hour should come without your heart having truly delighted and nourished, your faith will not be great in the struggle, nor will your love be ardent in testifying to my truth. </w:t>
      </w:r>
    </w:p>
    <w:p w14:paraId="062B74DE" w14:textId="77777777" w:rsidR="00F50769" w:rsidRDefault="00F50769" w:rsidP="00F50769">
      <w:r>
        <w:lastRenderedPageBreak/>
        <w:t xml:space="preserve">55. Truly I tell you, I do not want pain in your heart, not even to have to listen to your phrases of repentance. My desire is that, when I give you my word for the last time through this channel, you may say to me: Master, here we are, your will be done in us. </w:t>
      </w:r>
    </w:p>
    <w:p w14:paraId="4C2F208B" w14:textId="77777777" w:rsidR="00F50769" w:rsidRDefault="00F50769" w:rsidP="00F50769">
      <w:r>
        <w:t xml:space="preserve">56. No one lacks my light; In addition to my lesson, I speak to you through your dreams which you call revelations, for you know that in them I reveal to </w:t>
      </w:r>
      <w:proofErr w:type="gramStart"/>
      <w:r>
        <w:t>you</w:t>
      </w:r>
      <w:proofErr w:type="gramEnd"/>
      <w:r>
        <w:t xml:space="preserve"> profound teachings which you could not otherwise know. But understand, disciples, that all knowledge that comes from Me to you is a revelation. Do not </w:t>
      </w:r>
      <w:proofErr w:type="gramStart"/>
      <w:r>
        <w:t>take into account</w:t>
      </w:r>
      <w:proofErr w:type="gramEnd"/>
      <w:r>
        <w:t xml:space="preserve"> the channel or form that I use to give </w:t>
      </w:r>
      <w:proofErr w:type="gramStart"/>
      <w:r>
        <w:t>you</w:t>
      </w:r>
      <w:proofErr w:type="gramEnd"/>
      <w:r>
        <w:t xml:space="preserve"> My messages. </w:t>
      </w:r>
    </w:p>
    <w:p w14:paraId="470061AB" w14:textId="77777777" w:rsidR="00F50769" w:rsidRDefault="00F50769" w:rsidP="00F50769">
      <w:r>
        <w:t xml:space="preserve">57. I have rightly called you children of light, but the most of you are determined to go blindly, not because there is darkness on the way, but because you want to keep your eyes closed to the truth. Do you wait for others who have not even heard this word to awaken before those who have heard my voice? It would be sad if they came to bring my new disciples out of error. </w:t>
      </w:r>
    </w:p>
    <w:p w14:paraId="74AFA98C" w14:textId="77777777" w:rsidR="00F50769" w:rsidRDefault="00F50769" w:rsidP="00F50769">
      <w:r>
        <w:t xml:space="preserve">58. </w:t>
      </w:r>
      <w:proofErr w:type="spellStart"/>
      <w:r>
        <w:t>Estoy</w:t>
      </w:r>
      <w:proofErr w:type="spellEnd"/>
      <w:r>
        <w:t xml:space="preserve"> </w:t>
      </w:r>
      <w:proofErr w:type="spellStart"/>
      <w:r>
        <w:t>dando</w:t>
      </w:r>
      <w:proofErr w:type="spellEnd"/>
      <w:r>
        <w:t xml:space="preserve"> a </w:t>
      </w:r>
      <w:proofErr w:type="spellStart"/>
      <w:r>
        <w:t>conocer</w:t>
      </w:r>
      <w:proofErr w:type="spellEnd"/>
      <w:r>
        <w:t xml:space="preserve"> sus </w:t>
      </w:r>
      <w:proofErr w:type="spellStart"/>
      <w:r>
        <w:t>dones</w:t>
      </w:r>
      <w:proofErr w:type="spellEnd"/>
      <w:r>
        <w:t xml:space="preserve"> a </w:t>
      </w:r>
      <w:proofErr w:type="spellStart"/>
      <w:r>
        <w:t>los</w:t>
      </w:r>
      <w:proofErr w:type="spellEnd"/>
      <w:r>
        <w:t xml:space="preserve"> </w:t>
      </w:r>
      <w:proofErr w:type="spellStart"/>
      <w:r>
        <w:t>profetas</w:t>
      </w:r>
      <w:proofErr w:type="spellEnd"/>
      <w:r>
        <w:t xml:space="preserve"> del </w:t>
      </w:r>
      <w:proofErr w:type="spellStart"/>
      <w:r>
        <w:t>Tercer</w:t>
      </w:r>
      <w:proofErr w:type="spellEnd"/>
      <w:r>
        <w:t xml:space="preserve"> Tiempo para </w:t>
      </w:r>
      <w:proofErr w:type="spellStart"/>
      <w:r>
        <w:t>que</w:t>
      </w:r>
      <w:proofErr w:type="spellEnd"/>
      <w:r>
        <w:t xml:space="preserve"> </w:t>
      </w:r>
      <w:proofErr w:type="spellStart"/>
      <w:r>
        <w:t>sean</w:t>
      </w:r>
      <w:proofErr w:type="spellEnd"/>
      <w:r>
        <w:t xml:space="preserve"> </w:t>
      </w:r>
      <w:proofErr w:type="spellStart"/>
      <w:r>
        <w:t>los</w:t>
      </w:r>
      <w:proofErr w:type="spellEnd"/>
      <w:r>
        <w:t xml:space="preserve"> </w:t>
      </w:r>
      <w:proofErr w:type="spellStart"/>
      <w:r>
        <w:t>que</w:t>
      </w:r>
      <w:proofErr w:type="spellEnd"/>
      <w:r>
        <w:t xml:space="preserve"> </w:t>
      </w:r>
      <w:proofErr w:type="spellStart"/>
      <w:r>
        <w:t>anuncien</w:t>
      </w:r>
      <w:proofErr w:type="spellEnd"/>
      <w:r>
        <w:t xml:space="preserve"> </w:t>
      </w:r>
      <w:proofErr w:type="spellStart"/>
      <w:r>
        <w:t>esta</w:t>
      </w:r>
      <w:proofErr w:type="spellEnd"/>
      <w:r>
        <w:t xml:space="preserve"> </w:t>
      </w:r>
      <w:proofErr w:type="spellStart"/>
      <w:r>
        <w:t>buena</w:t>
      </w:r>
      <w:proofErr w:type="spellEnd"/>
      <w:r>
        <w:t xml:space="preserve"> </w:t>
      </w:r>
      <w:proofErr w:type="spellStart"/>
      <w:r>
        <w:t>nueva</w:t>
      </w:r>
      <w:proofErr w:type="spellEnd"/>
      <w:r>
        <w:t xml:space="preserve"> a la </w:t>
      </w:r>
      <w:proofErr w:type="spellStart"/>
      <w:r>
        <w:t>humanidad</w:t>
      </w:r>
      <w:proofErr w:type="spellEnd"/>
      <w:r>
        <w:t xml:space="preserve">; mas </w:t>
      </w:r>
      <w:proofErr w:type="spellStart"/>
      <w:r>
        <w:t>ellos</w:t>
      </w:r>
      <w:proofErr w:type="spellEnd"/>
      <w:r>
        <w:t xml:space="preserve"> </w:t>
      </w:r>
      <w:proofErr w:type="spellStart"/>
      <w:r>
        <w:t>deben</w:t>
      </w:r>
      <w:proofErr w:type="spellEnd"/>
      <w:r>
        <w:t xml:space="preserve"> saber </w:t>
      </w:r>
      <w:proofErr w:type="spellStart"/>
      <w:r>
        <w:t>que</w:t>
      </w:r>
      <w:proofErr w:type="spellEnd"/>
      <w:r>
        <w:t xml:space="preserve"> </w:t>
      </w:r>
      <w:proofErr w:type="spellStart"/>
      <w:r>
        <w:t>necesitan</w:t>
      </w:r>
      <w:proofErr w:type="spellEnd"/>
      <w:r>
        <w:t xml:space="preserve"> </w:t>
      </w:r>
      <w:proofErr w:type="spellStart"/>
      <w:r>
        <w:t>alcanzar</w:t>
      </w:r>
      <w:proofErr w:type="spellEnd"/>
      <w:r>
        <w:t xml:space="preserve"> la </w:t>
      </w:r>
      <w:proofErr w:type="spellStart"/>
      <w:r>
        <w:t>espiritualidad</w:t>
      </w:r>
      <w:proofErr w:type="spellEnd"/>
      <w:r>
        <w:t xml:space="preserve">, para </w:t>
      </w:r>
      <w:proofErr w:type="spellStart"/>
      <w:r>
        <w:t>que</w:t>
      </w:r>
      <w:proofErr w:type="spellEnd"/>
      <w:r>
        <w:t xml:space="preserve"> </w:t>
      </w:r>
      <w:proofErr w:type="spellStart"/>
      <w:r>
        <w:t>esos</w:t>
      </w:r>
      <w:proofErr w:type="spellEnd"/>
      <w:r>
        <w:t xml:space="preserve"> </w:t>
      </w:r>
      <w:proofErr w:type="spellStart"/>
      <w:r>
        <w:t>dones</w:t>
      </w:r>
      <w:proofErr w:type="spellEnd"/>
      <w:r>
        <w:t xml:space="preserve"> se </w:t>
      </w:r>
      <w:proofErr w:type="spellStart"/>
      <w:r>
        <w:t>manifiesten</w:t>
      </w:r>
      <w:proofErr w:type="spellEnd"/>
      <w:r>
        <w:t xml:space="preserve"> </w:t>
      </w:r>
      <w:proofErr w:type="spellStart"/>
      <w:r>
        <w:t>en</w:t>
      </w:r>
      <w:proofErr w:type="spellEnd"/>
      <w:r>
        <w:t xml:space="preserve"> </w:t>
      </w:r>
      <w:proofErr w:type="spellStart"/>
      <w:r>
        <w:t>ellos</w:t>
      </w:r>
      <w:proofErr w:type="spellEnd"/>
      <w:r>
        <w:t xml:space="preserve">. </w:t>
      </w:r>
    </w:p>
    <w:p w14:paraId="12084431" w14:textId="77777777" w:rsidR="00F50769" w:rsidRDefault="00F50769" w:rsidP="00F50769">
      <w:r>
        <w:t xml:space="preserve">59. </w:t>
      </w:r>
      <w:proofErr w:type="spellStart"/>
      <w:r>
        <w:t>Oíd</w:t>
      </w:r>
      <w:proofErr w:type="spellEnd"/>
      <w:r>
        <w:t xml:space="preserve"> mi </w:t>
      </w:r>
      <w:proofErr w:type="spellStart"/>
      <w:r>
        <w:t>lección</w:t>
      </w:r>
      <w:proofErr w:type="spellEnd"/>
      <w:r>
        <w:t xml:space="preserve">, </w:t>
      </w:r>
      <w:proofErr w:type="spellStart"/>
      <w:r>
        <w:t>discípulos</w:t>
      </w:r>
      <w:proofErr w:type="spellEnd"/>
      <w:r>
        <w:t xml:space="preserve">, </w:t>
      </w:r>
      <w:proofErr w:type="spellStart"/>
      <w:r>
        <w:t>llevadla</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y </w:t>
      </w:r>
      <w:proofErr w:type="spellStart"/>
      <w:r>
        <w:t>una</w:t>
      </w:r>
      <w:proofErr w:type="spellEnd"/>
      <w:r>
        <w:t xml:space="preserve"> </w:t>
      </w:r>
      <w:proofErr w:type="spellStart"/>
      <w:r>
        <w:t>vez</w:t>
      </w:r>
      <w:proofErr w:type="spellEnd"/>
      <w:r>
        <w:t xml:space="preserve"> </w:t>
      </w:r>
      <w:proofErr w:type="spellStart"/>
      <w:r>
        <w:t>en</w:t>
      </w:r>
      <w:proofErr w:type="spellEnd"/>
      <w:r>
        <w:t xml:space="preserve"> </w:t>
      </w:r>
      <w:proofErr w:type="spellStart"/>
      <w:r>
        <w:t>vuestro</w:t>
      </w:r>
      <w:proofErr w:type="spellEnd"/>
      <w:r>
        <w:t xml:space="preserve"> </w:t>
      </w:r>
      <w:proofErr w:type="spellStart"/>
      <w:r>
        <w:t>hogar</w:t>
      </w:r>
      <w:proofErr w:type="spellEnd"/>
      <w:r>
        <w:t xml:space="preserve"> </w:t>
      </w:r>
      <w:proofErr w:type="spellStart"/>
      <w:r>
        <w:t>estudiadla</w:t>
      </w:r>
      <w:proofErr w:type="spellEnd"/>
      <w:r>
        <w:t xml:space="preserve"> y </w:t>
      </w:r>
      <w:proofErr w:type="spellStart"/>
      <w:r>
        <w:t>analizadla</w:t>
      </w:r>
      <w:proofErr w:type="spellEnd"/>
      <w:r>
        <w:t xml:space="preserve">, para </w:t>
      </w:r>
      <w:proofErr w:type="spellStart"/>
      <w:r>
        <w:t>que</w:t>
      </w:r>
      <w:proofErr w:type="spellEnd"/>
      <w:r>
        <w:t xml:space="preserve"> al </w:t>
      </w:r>
      <w:proofErr w:type="spellStart"/>
      <w:r>
        <w:t>siguiente</w:t>
      </w:r>
      <w:proofErr w:type="spellEnd"/>
      <w:r>
        <w:t xml:space="preserve"> día, </w:t>
      </w:r>
      <w:proofErr w:type="spellStart"/>
      <w:r>
        <w:t>cuando</w:t>
      </w:r>
      <w:proofErr w:type="spellEnd"/>
      <w:r>
        <w:t xml:space="preserve"> </w:t>
      </w:r>
      <w:proofErr w:type="spellStart"/>
      <w:r>
        <w:t>reanudéis</w:t>
      </w:r>
      <w:proofErr w:type="spellEnd"/>
      <w:r>
        <w:t xml:space="preserve"> </w:t>
      </w:r>
      <w:proofErr w:type="spellStart"/>
      <w:r>
        <w:t>vuestra</w:t>
      </w:r>
      <w:proofErr w:type="spellEnd"/>
      <w:r>
        <w:t xml:space="preserve"> lucha </w:t>
      </w:r>
      <w:proofErr w:type="spellStart"/>
      <w:r>
        <w:t>por</w:t>
      </w:r>
      <w:proofErr w:type="spellEnd"/>
      <w:r>
        <w:t xml:space="preserve"> la </w:t>
      </w:r>
      <w:proofErr w:type="spellStart"/>
      <w:r>
        <w:t>vida</w:t>
      </w:r>
      <w:proofErr w:type="spellEnd"/>
      <w:r>
        <w:t xml:space="preserve">, </w:t>
      </w:r>
      <w:proofErr w:type="spellStart"/>
      <w:r>
        <w:t>llevéis</w:t>
      </w:r>
      <w:proofErr w:type="spellEnd"/>
      <w:r>
        <w:t xml:space="preserve"> a la </w:t>
      </w:r>
      <w:proofErr w:type="spellStart"/>
      <w:r>
        <w:t>práctica</w:t>
      </w:r>
      <w:proofErr w:type="spellEnd"/>
      <w:r>
        <w:t xml:space="preserve"> mis </w:t>
      </w:r>
      <w:proofErr w:type="spellStart"/>
      <w:r>
        <w:t>enseñanzas</w:t>
      </w:r>
      <w:proofErr w:type="spellEnd"/>
      <w:r>
        <w:t xml:space="preserve">. </w:t>
      </w:r>
    </w:p>
    <w:p w14:paraId="622CC7AB" w14:textId="77777777" w:rsidR="00F50769" w:rsidRDefault="00F50769" w:rsidP="00F50769">
      <w:r>
        <w:t xml:space="preserve">60. No hay un </w:t>
      </w:r>
      <w:proofErr w:type="spellStart"/>
      <w:r>
        <w:t>instante</w:t>
      </w:r>
      <w:proofErr w:type="spellEnd"/>
      <w:r>
        <w:t xml:space="preserve"> de </w:t>
      </w:r>
      <w:proofErr w:type="spellStart"/>
      <w:r>
        <w:t>vuestra</w:t>
      </w:r>
      <w:proofErr w:type="spellEnd"/>
      <w:r>
        <w:t xml:space="preserve"> </w:t>
      </w:r>
      <w:proofErr w:type="spellStart"/>
      <w:r>
        <w:t>existencia</w:t>
      </w:r>
      <w:proofErr w:type="spellEnd"/>
      <w:r>
        <w:t xml:space="preserve">, </w:t>
      </w:r>
      <w:proofErr w:type="spellStart"/>
      <w:r>
        <w:t>que</w:t>
      </w:r>
      <w:proofErr w:type="spellEnd"/>
      <w:r>
        <w:t xml:space="preserve"> no </w:t>
      </w:r>
      <w:proofErr w:type="spellStart"/>
      <w:r>
        <w:t>os</w:t>
      </w:r>
      <w:proofErr w:type="spellEnd"/>
      <w:r>
        <w:t xml:space="preserve"> </w:t>
      </w:r>
      <w:proofErr w:type="spellStart"/>
      <w:r>
        <w:t>ofrezca</w:t>
      </w:r>
      <w:proofErr w:type="spellEnd"/>
      <w:r>
        <w:t xml:space="preserve"> </w:t>
      </w:r>
      <w:proofErr w:type="spellStart"/>
      <w:r>
        <w:t>ocasión</w:t>
      </w:r>
      <w:proofErr w:type="spellEnd"/>
      <w:r>
        <w:t xml:space="preserve"> </w:t>
      </w:r>
      <w:proofErr w:type="spellStart"/>
      <w:r>
        <w:t>propicia</w:t>
      </w:r>
      <w:proofErr w:type="spellEnd"/>
      <w:r>
        <w:t xml:space="preserve"> de </w:t>
      </w:r>
      <w:proofErr w:type="spellStart"/>
      <w:r>
        <w:t>cumplir</w:t>
      </w:r>
      <w:proofErr w:type="spellEnd"/>
      <w:r>
        <w:t xml:space="preserve"> con mi Ley. No </w:t>
      </w:r>
      <w:proofErr w:type="spellStart"/>
      <w:r>
        <w:t>esperéis</w:t>
      </w:r>
      <w:proofErr w:type="spellEnd"/>
      <w:r>
        <w:t xml:space="preserve"> </w:t>
      </w:r>
      <w:proofErr w:type="spellStart"/>
      <w:r>
        <w:t>sólo</w:t>
      </w:r>
      <w:proofErr w:type="spellEnd"/>
      <w:r>
        <w:t xml:space="preserve"> </w:t>
      </w:r>
      <w:proofErr w:type="spellStart"/>
      <w:r>
        <w:t>grandes</w:t>
      </w:r>
      <w:proofErr w:type="spellEnd"/>
      <w:r>
        <w:t xml:space="preserve"> </w:t>
      </w:r>
      <w:proofErr w:type="spellStart"/>
      <w:r>
        <w:t>ocasiones</w:t>
      </w:r>
      <w:proofErr w:type="spellEnd"/>
      <w:r>
        <w:t xml:space="preserve"> para </w:t>
      </w:r>
      <w:proofErr w:type="spellStart"/>
      <w:r>
        <w:t>poder</w:t>
      </w:r>
      <w:proofErr w:type="spellEnd"/>
      <w:r>
        <w:t xml:space="preserve"> </w:t>
      </w:r>
      <w:proofErr w:type="spellStart"/>
      <w:r>
        <w:t>aplicar</w:t>
      </w:r>
      <w:proofErr w:type="spellEnd"/>
      <w:r>
        <w:t xml:space="preserve"> mis </w:t>
      </w:r>
      <w:proofErr w:type="spellStart"/>
      <w:r>
        <w:t>lecciones</w:t>
      </w:r>
      <w:proofErr w:type="spellEnd"/>
      <w:r>
        <w:t xml:space="preserve"> de amor. </w:t>
      </w:r>
    </w:p>
    <w:p w14:paraId="6AF4C9FA" w14:textId="77777777" w:rsidR="00F50769" w:rsidRDefault="00F50769" w:rsidP="00F50769">
      <w:r>
        <w:t xml:space="preserve">61. </w:t>
      </w:r>
      <w:proofErr w:type="spellStart"/>
      <w:r>
        <w:t>Pensad</w:t>
      </w:r>
      <w:proofErr w:type="spellEnd"/>
      <w:r>
        <w:t xml:space="preserve"> </w:t>
      </w:r>
      <w:proofErr w:type="spellStart"/>
      <w:r>
        <w:t>que</w:t>
      </w:r>
      <w:proofErr w:type="spellEnd"/>
      <w:r>
        <w:t xml:space="preserve"> </w:t>
      </w:r>
      <w:proofErr w:type="spellStart"/>
      <w:r>
        <w:t>si</w:t>
      </w:r>
      <w:proofErr w:type="spellEnd"/>
      <w:r>
        <w:t xml:space="preserve"> </w:t>
      </w:r>
      <w:proofErr w:type="spellStart"/>
      <w:r>
        <w:t>vuestra</w:t>
      </w:r>
      <w:proofErr w:type="spellEnd"/>
      <w:r>
        <w:t xml:space="preserve"> </w:t>
      </w:r>
      <w:proofErr w:type="spellStart"/>
      <w:r>
        <w:t>concentración</w:t>
      </w:r>
      <w:proofErr w:type="spellEnd"/>
      <w:r>
        <w:t xml:space="preserve"> al </w:t>
      </w:r>
      <w:proofErr w:type="spellStart"/>
      <w:r>
        <w:t>oír</w:t>
      </w:r>
      <w:proofErr w:type="spellEnd"/>
      <w:r>
        <w:t xml:space="preserve"> </w:t>
      </w:r>
      <w:proofErr w:type="spellStart"/>
      <w:r>
        <w:t>esta</w:t>
      </w:r>
      <w:proofErr w:type="spellEnd"/>
      <w:r>
        <w:t xml:space="preserve"> palabra, no </w:t>
      </w:r>
      <w:proofErr w:type="spellStart"/>
      <w:r>
        <w:t>fuese</w:t>
      </w:r>
      <w:proofErr w:type="spellEnd"/>
      <w:r>
        <w:t xml:space="preserve"> </w:t>
      </w:r>
      <w:proofErr w:type="spellStart"/>
      <w:r>
        <w:t>todo</w:t>
      </w:r>
      <w:proofErr w:type="spellEnd"/>
      <w:r>
        <w:t xml:space="preserve"> lo </w:t>
      </w:r>
      <w:proofErr w:type="spellStart"/>
      <w:r>
        <w:t>elevada</w:t>
      </w:r>
      <w:proofErr w:type="spellEnd"/>
      <w:r>
        <w:t xml:space="preserve"> </w:t>
      </w:r>
      <w:proofErr w:type="spellStart"/>
      <w:r>
        <w:t>que</w:t>
      </w:r>
      <w:proofErr w:type="spellEnd"/>
      <w:r>
        <w:t xml:space="preserve"> </w:t>
      </w:r>
      <w:proofErr w:type="spellStart"/>
      <w:r>
        <w:t>ella</w:t>
      </w:r>
      <w:proofErr w:type="spellEnd"/>
      <w:r>
        <w:t xml:space="preserve"> </w:t>
      </w:r>
      <w:proofErr w:type="spellStart"/>
      <w:r>
        <w:t>requiere</w:t>
      </w:r>
      <w:proofErr w:type="spellEnd"/>
      <w:r>
        <w:t xml:space="preserve"> y </w:t>
      </w:r>
      <w:proofErr w:type="spellStart"/>
      <w:r>
        <w:t>que</w:t>
      </w:r>
      <w:proofErr w:type="spellEnd"/>
      <w:r>
        <w:t xml:space="preserve"> </w:t>
      </w:r>
      <w:proofErr w:type="spellStart"/>
      <w:r>
        <w:t>si</w:t>
      </w:r>
      <w:proofErr w:type="spellEnd"/>
      <w:r>
        <w:t xml:space="preserve"> a </w:t>
      </w:r>
      <w:proofErr w:type="spellStart"/>
      <w:r>
        <w:t>vuestra</w:t>
      </w:r>
      <w:proofErr w:type="spellEnd"/>
      <w:r>
        <w:t xml:space="preserve"> </w:t>
      </w:r>
      <w:proofErr w:type="spellStart"/>
      <w:r>
        <w:t>mente</w:t>
      </w:r>
      <w:proofErr w:type="spellEnd"/>
      <w:r>
        <w:t xml:space="preserve"> le </w:t>
      </w:r>
      <w:proofErr w:type="spellStart"/>
      <w:r>
        <w:t>falta</w:t>
      </w:r>
      <w:proofErr w:type="spellEnd"/>
      <w:r>
        <w:t xml:space="preserve"> la </w:t>
      </w:r>
      <w:proofErr w:type="spellStart"/>
      <w:r>
        <w:t>atención</w:t>
      </w:r>
      <w:proofErr w:type="spellEnd"/>
      <w:r>
        <w:t xml:space="preserve"> </w:t>
      </w:r>
      <w:proofErr w:type="spellStart"/>
      <w:r>
        <w:t>que</w:t>
      </w:r>
      <w:proofErr w:type="spellEnd"/>
      <w:r>
        <w:t xml:space="preserve"> </w:t>
      </w:r>
      <w:proofErr w:type="spellStart"/>
      <w:r>
        <w:t>debe</w:t>
      </w:r>
      <w:proofErr w:type="spellEnd"/>
      <w:r>
        <w:t xml:space="preserve"> </w:t>
      </w:r>
      <w:proofErr w:type="spellStart"/>
      <w:r>
        <w:t>prestar</w:t>
      </w:r>
      <w:proofErr w:type="spellEnd"/>
      <w:r>
        <w:t xml:space="preserve"> ante mi </w:t>
      </w:r>
      <w:proofErr w:type="spellStart"/>
      <w:r>
        <w:t>Doctrina</w:t>
      </w:r>
      <w:proofErr w:type="spellEnd"/>
      <w:r>
        <w:t xml:space="preserve"> no </w:t>
      </w:r>
      <w:proofErr w:type="spellStart"/>
      <w:r>
        <w:t>podrá</w:t>
      </w:r>
      <w:proofErr w:type="spellEnd"/>
      <w:r>
        <w:t xml:space="preserve"> </w:t>
      </w:r>
      <w:proofErr w:type="spellStart"/>
      <w:r>
        <w:t>recoger</w:t>
      </w:r>
      <w:proofErr w:type="spellEnd"/>
      <w:r>
        <w:t xml:space="preserve"> </w:t>
      </w:r>
      <w:proofErr w:type="spellStart"/>
      <w:r>
        <w:t>vuestro</w:t>
      </w:r>
      <w:proofErr w:type="spellEnd"/>
      <w:r>
        <w:t xml:space="preserve"> </w:t>
      </w:r>
      <w:proofErr w:type="spellStart"/>
      <w:r>
        <w:t>corazón</w:t>
      </w:r>
      <w:proofErr w:type="spellEnd"/>
      <w:r>
        <w:t xml:space="preserve"> la </w:t>
      </w:r>
      <w:proofErr w:type="spellStart"/>
      <w:r>
        <w:t>semilla</w:t>
      </w:r>
      <w:proofErr w:type="spellEnd"/>
      <w:r>
        <w:t xml:space="preserve"> </w:t>
      </w:r>
      <w:proofErr w:type="spellStart"/>
      <w:r>
        <w:t>que</w:t>
      </w:r>
      <w:proofErr w:type="spellEnd"/>
      <w:r>
        <w:t xml:space="preserve"> </w:t>
      </w:r>
      <w:proofErr w:type="spellStart"/>
      <w:r>
        <w:t>deberá</w:t>
      </w:r>
      <w:proofErr w:type="spellEnd"/>
      <w:r>
        <w:t xml:space="preserve"> </w:t>
      </w:r>
      <w:proofErr w:type="spellStart"/>
      <w:r>
        <w:t>sembrar</w:t>
      </w:r>
      <w:proofErr w:type="spellEnd"/>
      <w:r>
        <w:t xml:space="preserve"> </w:t>
      </w:r>
      <w:proofErr w:type="spellStart"/>
      <w:r>
        <w:t>mañana</w:t>
      </w:r>
      <w:proofErr w:type="spellEnd"/>
      <w:r>
        <w:t xml:space="preserve">, y </w:t>
      </w:r>
      <w:proofErr w:type="spellStart"/>
      <w:r>
        <w:t>cuyos</w:t>
      </w:r>
      <w:proofErr w:type="spellEnd"/>
      <w:r>
        <w:t xml:space="preserve"> </w:t>
      </w:r>
      <w:proofErr w:type="spellStart"/>
      <w:r>
        <w:t>frutos</w:t>
      </w:r>
      <w:proofErr w:type="spellEnd"/>
      <w:r>
        <w:t xml:space="preserve"> </w:t>
      </w:r>
      <w:proofErr w:type="spellStart"/>
      <w:r>
        <w:t>recogeréis</w:t>
      </w:r>
      <w:proofErr w:type="spellEnd"/>
      <w:r>
        <w:t xml:space="preserve"> </w:t>
      </w:r>
      <w:proofErr w:type="spellStart"/>
      <w:r>
        <w:t>en</w:t>
      </w:r>
      <w:proofErr w:type="spellEnd"/>
      <w:r>
        <w:t xml:space="preserve"> la </w:t>
      </w:r>
      <w:proofErr w:type="spellStart"/>
      <w:r>
        <w:t>eternidad</w:t>
      </w:r>
      <w:proofErr w:type="spellEnd"/>
      <w:r>
        <w:t xml:space="preserve">. </w:t>
      </w:r>
    </w:p>
    <w:p w14:paraId="4BF57A60" w14:textId="77777777" w:rsidR="00F50769" w:rsidRDefault="00F50769" w:rsidP="00F50769">
      <w:r>
        <w:t xml:space="preserve"> </w:t>
      </w:r>
    </w:p>
    <w:p w14:paraId="236486C6" w14:textId="77777777" w:rsidR="00F50769" w:rsidRDefault="00F50769" w:rsidP="00F50769">
      <w:r>
        <w:t xml:space="preserve">¡MI PAZ SEA CON VOSOTROS! </w:t>
      </w:r>
    </w:p>
    <w:p w14:paraId="629321DC" w14:textId="77777777" w:rsidR="00F50769" w:rsidRDefault="00F50769" w:rsidP="00F50769">
      <w:r>
        <w:t xml:space="preserve"> </w:t>
      </w:r>
    </w:p>
    <w:p w14:paraId="4186DD26" w14:textId="77777777" w:rsidR="00F50769" w:rsidRDefault="00F50769" w:rsidP="00F50769">
      <w:r>
        <w:t xml:space="preserve"> </w:t>
      </w:r>
    </w:p>
    <w:p w14:paraId="6DDEC7AE" w14:textId="77777777" w:rsidR="00F50769" w:rsidRDefault="00F50769" w:rsidP="00F50769">
      <w:r>
        <w:lastRenderedPageBreak/>
        <w:t xml:space="preserve">ENSEÑANZA N° 99 </w:t>
      </w:r>
    </w:p>
    <w:p w14:paraId="169F45FD" w14:textId="77777777" w:rsidR="00F50769" w:rsidRDefault="00F50769" w:rsidP="00F50769">
      <w:r>
        <w:t xml:space="preserve"> </w:t>
      </w:r>
    </w:p>
    <w:p w14:paraId="774CC469" w14:textId="77777777" w:rsidR="00F50769" w:rsidRDefault="00F50769" w:rsidP="00F50769">
      <w:r>
        <w:t xml:space="preserve">1. </w:t>
      </w:r>
      <w:proofErr w:type="spellStart"/>
      <w:r>
        <w:t>Bienvenidos</w:t>
      </w:r>
      <w:proofErr w:type="spellEnd"/>
      <w:r>
        <w:t xml:space="preserve"> </w:t>
      </w:r>
      <w:proofErr w:type="spellStart"/>
      <w:r>
        <w:t>seáis</w:t>
      </w:r>
      <w:proofErr w:type="spellEnd"/>
      <w:r>
        <w:t xml:space="preserve"> </w:t>
      </w:r>
      <w:proofErr w:type="spellStart"/>
      <w:r>
        <w:t>discípulos</w:t>
      </w:r>
      <w:proofErr w:type="spellEnd"/>
      <w:r>
        <w:t xml:space="preserve"> a la mesa celestial. </w:t>
      </w:r>
      <w:proofErr w:type="spellStart"/>
      <w:r>
        <w:t>Saboread</w:t>
      </w:r>
      <w:proofErr w:type="spellEnd"/>
      <w:r>
        <w:t xml:space="preserve"> </w:t>
      </w:r>
      <w:proofErr w:type="spellStart"/>
      <w:r>
        <w:t>el</w:t>
      </w:r>
      <w:proofErr w:type="spellEnd"/>
      <w:r>
        <w:t xml:space="preserve"> </w:t>
      </w:r>
      <w:proofErr w:type="spellStart"/>
      <w:r>
        <w:t>delicado</w:t>
      </w:r>
      <w:proofErr w:type="spellEnd"/>
      <w:r>
        <w:t xml:space="preserve"> </w:t>
      </w:r>
      <w:proofErr w:type="spellStart"/>
      <w:r>
        <w:t>manjar</w:t>
      </w:r>
      <w:proofErr w:type="spellEnd"/>
      <w:r>
        <w:t xml:space="preserve"> </w:t>
      </w:r>
      <w:proofErr w:type="spellStart"/>
      <w:r>
        <w:t>que</w:t>
      </w:r>
      <w:proofErr w:type="spellEnd"/>
      <w:r>
        <w:t xml:space="preserve"> </w:t>
      </w:r>
      <w:proofErr w:type="spellStart"/>
      <w:r>
        <w:t>os</w:t>
      </w:r>
      <w:proofErr w:type="spellEnd"/>
      <w:r>
        <w:t xml:space="preserve"> </w:t>
      </w:r>
      <w:proofErr w:type="spellStart"/>
      <w:r>
        <w:t>traigo</w:t>
      </w:r>
      <w:proofErr w:type="spellEnd"/>
      <w:r>
        <w:t xml:space="preserve"> </w:t>
      </w:r>
      <w:proofErr w:type="spellStart"/>
      <w:r>
        <w:t>en</w:t>
      </w:r>
      <w:proofErr w:type="spellEnd"/>
      <w:r>
        <w:t xml:space="preserve"> mi palabra. Como </w:t>
      </w:r>
      <w:proofErr w:type="spellStart"/>
      <w:r>
        <w:t>el</w:t>
      </w:r>
      <w:proofErr w:type="spellEnd"/>
      <w:r>
        <w:t xml:space="preserve"> </w:t>
      </w:r>
      <w:proofErr w:type="spellStart"/>
      <w:r>
        <w:t>ladrón</w:t>
      </w:r>
      <w:proofErr w:type="spellEnd"/>
      <w:r>
        <w:t xml:space="preserve"> </w:t>
      </w:r>
      <w:proofErr w:type="spellStart"/>
      <w:r>
        <w:t>que</w:t>
      </w:r>
      <w:proofErr w:type="spellEnd"/>
      <w:r>
        <w:t xml:space="preserve"> </w:t>
      </w:r>
      <w:proofErr w:type="spellStart"/>
      <w:r>
        <w:t>penetra</w:t>
      </w:r>
      <w:proofErr w:type="spellEnd"/>
      <w:r>
        <w:t xml:space="preserve"> </w:t>
      </w:r>
      <w:proofErr w:type="spellStart"/>
      <w:r>
        <w:t>en</w:t>
      </w:r>
      <w:proofErr w:type="spellEnd"/>
      <w:r>
        <w:t xml:space="preserve"> </w:t>
      </w:r>
      <w:proofErr w:type="spellStart"/>
      <w:r>
        <w:t>una</w:t>
      </w:r>
      <w:proofErr w:type="spellEnd"/>
      <w:r>
        <w:t xml:space="preserve"> </w:t>
      </w:r>
      <w:proofErr w:type="spellStart"/>
      <w:r>
        <w:t>alcoba</w:t>
      </w:r>
      <w:proofErr w:type="spellEnd"/>
      <w:r>
        <w:t xml:space="preserve">, </w:t>
      </w:r>
      <w:proofErr w:type="spellStart"/>
      <w:r>
        <w:t>así</w:t>
      </w:r>
      <w:proofErr w:type="spellEnd"/>
      <w:r>
        <w:t xml:space="preserve"> he </w:t>
      </w:r>
      <w:proofErr w:type="spellStart"/>
      <w:r>
        <w:t>llegado</w:t>
      </w:r>
      <w:proofErr w:type="spellEnd"/>
      <w:r>
        <w:t xml:space="preserve"> a </w:t>
      </w:r>
      <w:proofErr w:type="spellStart"/>
      <w:r>
        <w:t>vuestro</w:t>
      </w:r>
      <w:proofErr w:type="spellEnd"/>
      <w:r>
        <w:t xml:space="preserve"> </w:t>
      </w:r>
      <w:proofErr w:type="spellStart"/>
      <w:r>
        <w:t>corazón</w:t>
      </w:r>
      <w:proofErr w:type="spellEnd"/>
      <w:r>
        <w:t xml:space="preserve"> y he </w:t>
      </w:r>
      <w:proofErr w:type="spellStart"/>
      <w:r>
        <w:t>encontrado</w:t>
      </w:r>
      <w:proofErr w:type="spellEnd"/>
      <w:r>
        <w:t xml:space="preserve"> </w:t>
      </w:r>
      <w:proofErr w:type="spellStart"/>
      <w:r>
        <w:t>que</w:t>
      </w:r>
      <w:proofErr w:type="spellEnd"/>
      <w:r>
        <w:t xml:space="preserve"> </w:t>
      </w:r>
      <w:proofErr w:type="spellStart"/>
      <w:r>
        <w:t>tenéis</w:t>
      </w:r>
      <w:proofErr w:type="spellEnd"/>
      <w:r>
        <w:t xml:space="preserve"> </w:t>
      </w:r>
      <w:proofErr w:type="spellStart"/>
      <w:r>
        <w:t>hambre</w:t>
      </w:r>
      <w:proofErr w:type="spellEnd"/>
      <w:r>
        <w:t xml:space="preserve"> de </w:t>
      </w:r>
      <w:proofErr w:type="spellStart"/>
      <w:r>
        <w:t>conocimientos</w:t>
      </w:r>
      <w:proofErr w:type="spellEnd"/>
      <w:r>
        <w:t xml:space="preserve"> </w:t>
      </w:r>
      <w:proofErr w:type="spellStart"/>
      <w:r>
        <w:t>espirituales</w:t>
      </w:r>
      <w:proofErr w:type="spellEnd"/>
      <w:r>
        <w:t xml:space="preserve">. </w:t>
      </w:r>
    </w:p>
    <w:p w14:paraId="5717F79D" w14:textId="77777777" w:rsidR="00F50769" w:rsidRDefault="00F50769" w:rsidP="00F50769">
      <w:r>
        <w:t xml:space="preserve">2. Nadie </w:t>
      </w:r>
      <w:proofErr w:type="spellStart"/>
      <w:r>
        <w:t>debería</w:t>
      </w:r>
      <w:proofErr w:type="spellEnd"/>
      <w:r>
        <w:t xml:space="preserve"> </w:t>
      </w:r>
      <w:proofErr w:type="spellStart"/>
      <w:r>
        <w:t>sorprenderse</w:t>
      </w:r>
      <w:proofErr w:type="spellEnd"/>
      <w:r>
        <w:t xml:space="preserve"> de mi </w:t>
      </w:r>
      <w:proofErr w:type="spellStart"/>
      <w:r>
        <w:t>presencia</w:t>
      </w:r>
      <w:proofErr w:type="spellEnd"/>
      <w:r>
        <w:t xml:space="preserve">; </w:t>
      </w:r>
      <w:proofErr w:type="spellStart"/>
      <w:r>
        <w:t>ya</w:t>
      </w:r>
      <w:proofErr w:type="spellEnd"/>
      <w:r>
        <w:t xml:space="preserve"> a </w:t>
      </w:r>
      <w:proofErr w:type="spellStart"/>
      <w:r>
        <w:t>través</w:t>
      </w:r>
      <w:proofErr w:type="spellEnd"/>
      <w:r>
        <w:t xml:space="preserve"> de Jesús </w:t>
      </w:r>
      <w:proofErr w:type="spellStart"/>
      <w:r>
        <w:t>os</w:t>
      </w:r>
      <w:proofErr w:type="spellEnd"/>
      <w:r>
        <w:t xml:space="preserve"> </w:t>
      </w:r>
      <w:proofErr w:type="spellStart"/>
      <w:r>
        <w:t>señalé</w:t>
      </w:r>
      <w:proofErr w:type="spellEnd"/>
      <w:r>
        <w:t xml:space="preserve"> </w:t>
      </w:r>
      <w:proofErr w:type="spellStart"/>
      <w:r>
        <w:t>los</w:t>
      </w:r>
      <w:proofErr w:type="spellEnd"/>
      <w:r>
        <w:t xml:space="preserve"> </w:t>
      </w:r>
      <w:proofErr w:type="spellStart"/>
      <w:r>
        <w:t>acontecimientos</w:t>
      </w:r>
      <w:proofErr w:type="spellEnd"/>
      <w:r>
        <w:t xml:space="preserve"> </w:t>
      </w:r>
      <w:proofErr w:type="spellStart"/>
      <w:r>
        <w:t>que</w:t>
      </w:r>
      <w:proofErr w:type="spellEnd"/>
      <w:r>
        <w:t xml:space="preserve"> </w:t>
      </w:r>
      <w:proofErr w:type="spellStart"/>
      <w:r>
        <w:t>anunciarían</w:t>
      </w:r>
      <w:proofErr w:type="spellEnd"/>
      <w:r>
        <w:t xml:space="preserve"> mi </w:t>
      </w:r>
      <w:proofErr w:type="spellStart"/>
      <w:r>
        <w:t>manifestación</w:t>
      </w:r>
      <w:proofErr w:type="spellEnd"/>
      <w:r>
        <w:t xml:space="preserve"> </w:t>
      </w:r>
      <w:proofErr w:type="spellStart"/>
      <w:r>
        <w:t>como</w:t>
      </w:r>
      <w:proofErr w:type="spellEnd"/>
      <w:r>
        <w:t xml:space="preserve"> Espíritu de Verdad; también </w:t>
      </w:r>
      <w:proofErr w:type="spellStart"/>
      <w:r>
        <w:t>os</w:t>
      </w:r>
      <w:proofErr w:type="spellEnd"/>
      <w:r>
        <w:t xml:space="preserve"> </w:t>
      </w:r>
      <w:proofErr w:type="spellStart"/>
      <w:r>
        <w:t>dije</w:t>
      </w:r>
      <w:proofErr w:type="spellEnd"/>
      <w:r>
        <w:t xml:space="preserve"> </w:t>
      </w:r>
      <w:proofErr w:type="spellStart"/>
      <w:r>
        <w:t>que</w:t>
      </w:r>
      <w:proofErr w:type="spellEnd"/>
      <w:r>
        <w:t xml:space="preserve"> mi </w:t>
      </w:r>
      <w:proofErr w:type="spellStart"/>
      <w:r>
        <w:t>llegada</w:t>
      </w:r>
      <w:proofErr w:type="spellEnd"/>
      <w:r>
        <w:t xml:space="preserve"> </w:t>
      </w:r>
      <w:proofErr w:type="spellStart"/>
      <w:r>
        <w:t>sería</w:t>
      </w:r>
      <w:proofErr w:type="spellEnd"/>
      <w:r>
        <w:t xml:space="preserve"> </w:t>
      </w:r>
      <w:proofErr w:type="spellStart"/>
      <w:r>
        <w:t>en</w:t>
      </w:r>
      <w:proofErr w:type="spellEnd"/>
      <w:r>
        <w:t xml:space="preserve"> </w:t>
      </w:r>
      <w:proofErr w:type="spellStart"/>
      <w:r>
        <w:t>espíritu</w:t>
      </w:r>
      <w:proofErr w:type="spellEnd"/>
      <w:r>
        <w:t xml:space="preserve"> para </w:t>
      </w:r>
      <w:proofErr w:type="spellStart"/>
      <w:r>
        <w:t>que</w:t>
      </w:r>
      <w:proofErr w:type="spellEnd"/>
      <w:r>
        <w:t xml:space="preserve"> </w:t>
      </w:r>
      <w:proofErr w:type="spellStart"/>
      <w:r>
        <w:t>nadie</w:t>
      </w:r>
      <w:proofErr w:type="spellEnd"/>
      <w:r>
        <w:t xml:space="preserve"> </w:t>
      </w:r>
      <w:proofErr w:type="spellStart"/>
      <w:r>
        <w:t>estuviera</w:t>
      </w:r>
      <w:proofErr w:type="spellEnd"/>
      <w:r>
        <w:t xml:space="preserve"> </w:t>
      </w:r>
      <w:proofErr w:type="spellStart"/>
      <w:r>
        <w:t>en</w:t>
      </w:r>
      <w:proofErr w:type="spellEnd"/>
      <w:r>
        <w:t xml:space="preserve"> </w:t>
      </w:r>
      <w:proofErr w:type="spellStart"/>
      <w:r>
        <w:t>espera</w:t>
      </w:r>
      <w:proofErr w:type="spellEnd"/>
      <w:r>
        <w:t xml:space="preserve"> de </w:t>
      </w:r>
      <w:proofErr w:type="spellStart"/>
      <w:r>
        <w:t>manifestaciones</w:t>
      </w:r>
      <w:proofErr w:type="spellEnd"/>
      <w:r>
        <w:t xml:space="preserve"> </w:t>
      </w:r>
      <w:proofErr w:type="spellStart"/>
      <w:r>
        <w:t>materiales</w:t>
      </w:r>
      <w:proofErr w:type="spellEnd"/>
      <w:r>
        <w:t xml:space="preserve">, </w:t>
      </w:r>
      <w:proofErr w:type="spellStart"/>
      <w:r>
        <w:t>que</w:t>
      </w:r>
      <w:proofErr w:type="spellEnd"/>
      <w:r>
        <w:t xml:space="preserve"> </w:t>
      </w:r>
      <w:proofErr w:type="spellStart"/>
      <w:r>
        <w:t>nunca</w:t>
      </w:r>
      <w:proofErr w:type="spellEnd"/>
      <w:r>
        <w:t xml:space="preserve"> </w:t>
      </w:r>
      <w:proofErr w:type="spellStart"/>
      <w:r>
        <w:t>han</w:t>
      </w:r>
      <w:proofErr w:type="spellEnd"/>
      <w:r>
        <w:t xml:space="preserve"> de </w:t>
      </w:r>
      <w:proofErr w:type="spellStart"/>
      <w:r>
        <w:t>llegar</w:t>
      </w:r>
      <w:proofErr w:type="spellEnd"/>
      <w:r>
        <w:t xml:space="preserve">. </w:t>
      </w:r>
      <w:proofErr w:type="spellStart"/>
      <w:r>
        <w:t>Mirad</w:t>
      </w:r>
      <w:proofErr w:type="spellEnd"/>
      <w:r>
        <w:t xml:space="preserve"> al pueblo </w:t>
      </w:r>
      <w:proofErr w:type="spellStart"/>
      <w:r>
        <w:t>judío</w:t>
      </w:r>
      <w:proofErr w:type="spellEnd"/>
      <w:r>
        <w:t xml:space="preserve"> </w:t>
      </w:r>
      <w:proofErr w:type="spellStart"/>
      <w:r>
        <w:t>esperando</w:t>
      </w:r>
      <w:proofErr w:type="spellEnd"/>
      <w:r>
        <w:t xml:space="preserve"> </w:t>
      </w:r>
      <w:proofErr w:type="spellStart"/>
      <w:r>
        <w:t>aún</w:t>
      </w:r>
      <w:proofErr w:type="spellEnd"/>
      <w:r>
        <w:t xml:space="preserve"> al Mesías, sin </w:t>
      </w:r>
      <w:proofErr w:type="spellStart"/>
      <w:r>
        <w:t>que</w:t>
      </w:r>
      <w:proofErr w:type="spellEnd"/>
      <w:r>
        <w:t xml:space="preserve"> </w:t>
      </w:r>
      <w:proofErr w:type="spellStart"/>
      <w:r>
        <w:t>éste</w:t>
      </w:r>
      <w:proofErr w:type="spellEnd"/>
      <w:r>
        <w:t xml:space="preserve"> </w:t>
      </w:r>
      <w:proofErr w:type="spellStart"/>
      <w:r>
        <w:t>llegue</w:t>
      </w:r>
      <w:proofErr w:type="spellEnd"/>
      <w:r>
        <w:t xml:space="preserve"> </w:t>
      </w:r>
      <w:proofErr w:type="spellStart"/>
      <w:r>
        <w:t>en</w:t>
      </w:r>
      <w:proofErr w:type="spellEnd"/>
      <w:r>
        <w:t xml:space="preserve"> la forma </w:t>
      </w:r>
      <w:proofErr w:type="spellStart"/>
      <w:r>
        <w:t>que</w:t>
      </w:r>
      <w:proofErr w:type="spellEnd"/>
      <w:r>
        <w:t xml:space="preserve"> </w:t>
      </w:r>
      <w:proofErr w:type="spellStart"/>
      <w:r>
        <w:t>ellos</w:t>
      </w:r>
      <w:proofErr w:type="spellEnd"/>
      <w:r>
        <w:t xml:space="preserve"> </w:t>
      </w:r>
      <w:proofErr w:type="spellStart"/>
      <w:r>
        <w:t>esperan</w:t>
      </w:r>
      <w:proofErr w:type="spellEnd"/>
      <w:r>
        <w:t xml:space="preserve">, </w:t>
      </w:r>
      <w:proofErr w:type="spellStart"/>
      <w:r>
        <w:t>porque</w:t>
      </w:r>
      <w:proofErr w:type="spellEnd"/>
      <w:r>
        <w:t xml:space="preserve"> </w:t>
      </w:r>
      <w:proofErr w:type="spellStart"/>
      <w:r>
        <w:t>el</w:t>
      </w:r>
      <w:proofErr w:type="spellEnd"/>
      <w:r>
        <w:t xml:space="preserve"> </w:t>
      </w:r>
      <w:proofErr w:type="spellStart"/>
      <w:r>
        <w:t>verdadero</w:t>
      </w:r>
      <w:proofErr w:type="spellEnd"/>
      <w:r>
        <w:t xml:space="preserve"> </w:t>
      </w:r>
      <w:proofErr w:type="spellStart"/>
      <w:r>
        <w:t>ya</w:t>
      </w:r>
      <w:proofErr w:type="spellEnd"/>
      <w:r>
        <w:t xml:space="preserve"> </w:t>
      </w:r>
      <w:proofErr w:type="spellStart"/>
      <w:r>
        <w:t>estuvo</w:t>
      </w:r>
      <w:proofErr w:type="spellEnd"/>
      <w:r>
        <w:t xml:space="preserve"> con </w:t>
      </w:r>
      <w:proofErr w:type="spellStart"/>
      <w:r>
        <w:t>ellos</w:t>
      </w:r>
      <w:proofErr w:type="spellEnd"/>
      <w:r>
        <w:t xml:space="preserve"> y no lo </w:t>
      </w:r>
      <w:proofErr w:type="spellStart"/>
      <w:r>
        <w:t>reconocieron</w:t>
      </w:r>
      <w:proofErr w:type="spellEnd"/>
      <w:r>
        <w:t>. ¿</w:t>
      </w:r>
      <w:proofErr w:type="spellStart"/>
      <w:r>
        <w:t>Queréis</w:t>
      </w:r>
      <w:proofErr w:type="spellEnd"/>
      <w:r>
        <w:t xml:space="preserve">, </w:t>
      </w:r>
      <w:proofErr w:type="spellStart"/>
      <w:r>
        <w:t>humanidad</w:t>
      </w:r>
      <w:proofErr w:type="spellEnd"/>
      <w:r>
        <w:t xml:space="preserve">, </w:t>
      </w:r>
      <w:proofErr w:type="spellStart"/>
      <w:r>
        <w:t>desconocer</w:t>
      </w:r>
      <w:proofErr w:type="spellEnd"/>
      <w:r>
        <w:t xml:space="preserve"> mi </w:t>
      </w:r>
      <w:proofErr w:type="spellStart"/>
      <w:r>
        <w:t>nueva</w:t>
      </w:r>
      <w:proofErr w:type="spellEnd"/>
      <w:r>
        <w:t xml:space="preserve"> </w:t>
      </w:r>
      <w:proofErr w:type="spellStart"/>
      <w:r>
        <w:t>manifestación</w:t>
      </w:r>
      <w:proofErr w:type="spellEnd"/>
      <w:r>
        <w:t xml:space="preserve"> para </w:t>
      </w:r>
      <w:proofErr w:type="spellStart"/>
      <w:r>
        <w:t>seguir</w:t>
      </w:r>
      <w:proofErr w:type="spellEnd"/>
      <w:r>
        <w:t xml:space="preserve"> </w:t>
      </w:r>
      <w:proofErr w:type="spellStart"/>
      <w:r>
        <w:t>esperándome</w:t>
      </w:r>
      <w:proofErr w:type="spellEnd"/>
      <w:r>
        <w:t xml:space="preserve"> </w:t>
      </w:r>
      <w:proofErr w:type="spellStart"/>
      <w:r>
        <w:t>según</w:t>
      </w:r>
      <w:proofErr w:type="spellEnd"/>
      <w:r>
        <w:t xml:space="preserve"> </w:t>
      </w:r>
      <w:proofErr w:type="spellStart"/>
      <w:r>
        <w:t>vuestra</w:t>
      </w:r>
      <w:proofErr w:type="spellEnd"/>
      <w:r>
        <w:t xml:space="preserve"> </w:t>
      </w:r>
      <w:proofErr w:type="spellStart"/>
      <w:r>
        <w:t>creencia</w:t>
      </w:r>
      <w:proofErr w:type="spellEnd"/>
      <w:r>
        <w:t xml:space="preserve"> y no </w:t>
      </w:r>
      <w:proofErr w:type="spellStart"/>
      <w:r>
        <w:t>conforme</w:t>
      </w:r>
      <w:proofErr w:type="spellEnd"/>
      <w:r>
        <w:t xml:space="preserve"> a lo </w:t>
      </w:r>
      <w:proofErr w:type="spellStart"/>
      <w:r>
        <w:t>que</w:t>
      </w:r>
      <w:proofErr w:type="spellEnd"/>
      <w:r>
        <w:t xml:space="preserve"> </w:t>
      </w:r>
      <w:proofErr w:type="spellStart"/>
      <w:r>
        <w:t>Yo</w:t>
      </w:r>
      <w:proofErr w:type="spellEnd"/>
      <w:r>
        <w:t xml:space="preserve"> </w:t>
      </w:r>
      <w:proofErr w:type="spellStart"/>
      <w:r>
        <w:t>os</w:t>
      </w:r>
      <w:proofErr w:type="spellEnd"/>
      <w:r>
        <w:t xml:space="preserve"> </w:t>
      </w:r>
      <w:proofErr w:type="spellStart"/>
      <w:r>
        <w:t>prometí</w:t>
      </w:r>
      <w:proofErr w:type="spellEnd"/>
      <w:r>
        <w:t xml:space="preserve">? </w:t>
      </w:r>
    </w:p>
    <w:p w14:paraId="4D832B75" w14:textId="77777777" w:rsidR="00F50769" w:rsidRDefault="00F50769" w:rsidP="00F50769">
      <w:r>
        <w:t xml:space="preserve">3. </w:t>
      </w:r>
      <w:proofErr w:type="spellStart"/>
      <w:r>
        <w:t>Despertad</w:t>
      </w:r>
      <w:proofErr w:type="spellEnd"/>
      <w:r>
        <w:t xml:space="preserve"> de </w:t>
      </w:r>
      <w:proofErr w:type="spellStart"/>
      <w:r>
        <w:t>vuestro</w:t>
      </w:r>
      <w:proofErr w:type="spellEnd"/>
      <w:r>
        <w:t xml:space="preserve"> </w:t>
      </w:r>
      <w:proofErr w:type="spellStart"/>
      <w:r>
        <w:t>sueño</w:t>
      </w:r>
      <w:proofErr w:type="spellEnd"/>
      <w:r>
        <w:t xml:space="preserve"> y </w:t>
      </w:r>
      <w:proofErr w:type="spellStart"/>
      <w:r>
        <w:t>convertíos</w:t>
      </w:r>
      <w:proofErr w:type="spellEnd"/>
      <w:r>
        <w:t xml:space="preserve"> </w:t>
      </w:r>
      <w:proofErr w:type="spellStart"/>
      <w:r>
        <w:t>en</w:t>
      </w:r>
      <w:proofErr w:type="spellEnd"/>
      <w:r>
        <w:t xml:space="preserve"> </w:t>
      </w:r>
      <w:proofErr w:type="spellStart"/>
      <w:r>
        <w:t>hijos</w:t>
      </w:r>
      <w:proofErr w:type="spellEnd"/>
      <w:r>
        <w:t xml:space="preserve"> de la luz </w:t>
      </w:r>
      <w:proofErr w:type="spellStart"/>
      <w:r>
        <w:t>porque</w:t>
      </w:r>
      <w:proofErr w:type="spellEnd"/>
      <w:r>
        <w:t xml:space="preserve"> </w:t>
      </w:r>
      <w:proofErr w:type="spellStart"/>
      <w:r>
        <w:t>vengo</w:t>
      </w:r>
      <w:proofErr w:type="spellEnd"/>
      <w:r>
        <w:t xml:space="preserve"> </w:t>
      </w:r>
      <w:proofErr w:type="gramStart"/>
      <w:r>
        <w:t>a</w:t>
      </w:r>
      <w:proofErr w:type="gramEnd"/>
      <w:r>
        <w:t xml:space="preserve"> </w:t>
      </w:r>
      <w:proofErr w:type="spellStart"/>
      <w:r>
        <w:t>ofreceros</w:t>
      </w:r>
      <w:proofErr w:type="spellEnd"/>
      <w:r>
        <w:t xml:space="preserve"> </w:t>
      </w:r>
      <w:proofErr w:type="spellStart"/>
      <w:r>
        <w:t>una</w:t>
      </w:r>
      <w:proofErr w:type="spellEnd"/>
      <w:r>
        <w:t xml:space="preserve"> </w:t>
      </w:r>
      <w:proofErr w:type="spellStart"/>
      <w:r>
        <w:t>semilla</w:t>
      </w:r>
      <w:proofErr w:type="spellEnd"/>
      <w:r>
        <w:t xml:space="preserve"> </w:t>
      </w:r>
      <w:proofErr w:type="spellStart"/>
      <w:r>
        <w:t>divina</w:t>
      </w:r>
      <w:proofErr w:type="spellEnd"/>
      <w:r>
        <w:t xml:space="preserve"> </w:t>
      </w:r>
      <w:proofErr w:type="spellStart"/>
      <w:r>
        <w:t>que</w:t>
      </w:r>
      <w:proofErr w:type="spellEnd"/>
      <w:r>
        <w:t xml:space="preserve"> </w:t>
      </w:r>
      <w:proofErr w:type="spellStart"/>
      <w:r>
        <w:t>os</w:t>
      </w:r>
      <w:proofErr w:type="spellEnd"/>
      <w:r>
        <w:t xml:space="preserve"> </w:t>
      </w:r>
      <w:proofErr w:type="spellStart"/>
      <w:r>
        <w:t>dará</w:t>
      </w:r>
      <w:proofErr w:type="spellEnd"/>
      <w:r>
        <w:t xml:space="preserve"> la </w:t>
      </w:r>
      <w:proofErr w:type="spellStart"/>
      <w:r>
        <w:t>paz</w:t>
      </w:r>
      <w:proofErr w:type="spellEnd"/>
      <w:r>
        <w:t xml:space="preserve"> y la </w:t>
      </w:r>
      <w:proofErr w:type="spellStart"/>
      <w:r>
        <w:t>vida</w:t>
      </w:r>
      <w:proofErr w:type="spellEnd"/>
      <w:r>
        <w:t xml:space="preserve">, y </w:t>
      </w:r>
      <w:proofErr w:type="spellStart"/>
      <w:r>
        <w:t>quiero</w:t>
      </w:r>
      <w:proofErr w:type="spellEnd"/>
      <w:r>
        <w:t xml:space="preserve"> </w:t>
      </w:r>
      <w:proofErr w:type="spellStart"/>
      <w:r>
        <w:t>que</w:t>
      </w:r>
      <w:proofErr w:type="spellEnd"/>
      <w:r>
        <w:t xml:space="preserve"> </w:t>
      </w:r>
      <w:proofErr w:type="spellStart"/>
      <w:r>
        <w:t>vosotros</w:t>
      </w:r>
      <w:proofErr w:type="spellEnd"/>
      <w:r>
        <w:t xml:space="preserve"> la </w:t>
      </w:r>
      <w:proofErr w:type="spellStart"/>
      <w:r>
        <w:t>comencéis</w:t>
      </w:r>
      <w:proofErr w:type="spellEnd"/>
      <w:r>
        <w:t xml:space="preserve"> a </w:t>
      </w:r>
      <w:proofErr w:type="spellStart"/>
      <w:r>
        <w:t>sembrar</w:t>
      </w:r>
      <w:proofErr w:type="spellEnd"/>
      <w:r>
        <w:t xml:space="preserve">. </w:t>
      </w:r>
    </w:p>
    <w:p w14:paraId="3C271726" w14:textId="77777777" w:rsidR="00F50769" w:rsidRDefault="00F50769" w:rsidP="00F50769">
      <w:r>
        <w:t xml:space="preserve">4. No </w:t>
      </w:r>
      <w:proofErr w:type="spellStart"/>
      <w:r>
        <w:t>esperéis</w:t>
      </w:r>
      <w:proofErr w:type="spellEnd"/>
      <w:r>
        <w:t xml:space="preserve"> </w:t>
      </w:r>
      <w:proofErr w:type="spellStart"/>
      <w:r>
        <w:t>más</w:t>
      </w:r>
      <w:proofErr w:type="spellEnd"/>
      <w:r>
        <w:t xml:space="preserve"> para </w:t>
      </w:r>
      <w:proofErr w:type="spellStart"/>
      <w:r>
        <w:t>creer</w:t>
      </w:r>
      <w:proofErr w:type="spellEnd"/>
      <w:r>
        <w:t xml:space="preserve"> </w:t>
      </w:r>
      <w:proofErr w:type="spellStart"/>
      <w:r>
        <w:t>en</w:t>
      </w:r>
      <w:proofErr w:type="spellEnd"/>
      <w:r>
        <w:t xml:space="preserve"> mi </w:t>
      </w:r>
      <w:proofErr w:type="spellStart"/>
      <w:r>
        <w:t>llamado</w:t>
      </w:r>
      <w:proofErr w:type="spellEnd"/>
      <w:r>
        <w:t xml:space="preserve">, </w:t>
      </w:r>
      <w:proofErr w:type="spellStart"/>
      <w:r>
        <w:t>mirad</w:t>
      </w:r>
      <w:proofErr w:type="spellEnd"/>
      <w:r>
        <w:t xml:space="preserve"> </w:t>
      </w:r>
      <w:proofErr w:type="spellStart"/>
      <w:r>
        <w:t>que</w:t>
      </w:r>
      <w:proofErr w:type="spellEnd"/>
      <w:r>
        <w:t xml:space="preserve"> </w:t>
      </w:r>
      <w:proofErr w:type="spellStart"/>
      <w:r>
        <w:t>el</w:t>
      </w:r>
      <w:proofErr w:type="spellEnd"/>
      <w:r>
        <w:t xml:space="preserve"> </w:t>
      </w:r>
      <w:proofErr w:type="spellStart"/>
      <w:r>
        <w:t>juicio</w:t>
      </w:r>
      <w:proofErr w:type="spellEnd"/>
      <w:r>
        <w:t xml:space="preserve"> se </w:t>
      </w:r>
      <w:proofErr w:type="spellStart"/>
      <w:r>
        <w:t>hará</w:t>
      </w:r>
      <w:proofErr w:type="spellEnd"/>
      <w:r>
        <w:t xml:space="preserve"> </w:t>
      </w:r>
      <w:proofErr w:type="spellStart"/>
      <w:r>
        <w:t>sentir</w:t>
      </w:r>
      <w:proofErr w:type="spellEnd"/>
      <w:r>
        <w:t xml:space="preserve"> </w:t>
      </w:r>
      <w:proofErr w:type="spellStart"/>
      <w:r>
        <w:t>por</w:t>
      </w:r>
      <w:proofErr w:type="spellEnd"/>
      <w:r>
        <w:t xml:space="preserve"> medio de la gran </w:t>
      </w:r>
      <w:proofErr w:type="spellStart"/>
      <w:r>
        <w:t>batalla</w:t>
      </w:r>
      <w:proofErr w:type="spellEnd"/>
      <w:r>
        <w:t xml:space="preserve"> </w:t>
      </w:r>
      <w:proofErr w:type="spellStart"/>
      <w:r>
        <w:t>que</w:t>
      </w:r>
      <w:proofErr w:type="spellEnd"/>
      <w:r>
        <w:t xml:space="preserve"> </w:t>
      </w:r>
      <w:proofErr w:type="spellStart"/>
      <w:r>
        <w:t>tenéis</w:t>
      </w:r>
      <w:proofErr w:type="spellEnd"/>
      <w:r>
        <w:t xml:space="preserve"> </w:t>
      </w:r>
      <w:proofErr w:type="spellStart"/>
      <w:r>
        <w:t>anunciada</w:t>
      </w:r>
      <w:proofErr w:type="spellEnd"/>
      <w:r>
        <w:t xml:space="preserve">. </w:t>
      </w:r>
      <w:proofErr w:type="spellStart"/>
      <w:r>
        <w:t>Quiero</w:t>
      </w:r>
      <w:proofErr w:type="spellEnd"/>
      <w:r>
        <w:t xml:space="preserve"> </w:t>
      </w:r>
      <w:proofErr w:type="spellStart"/>
      <w:r>
        <w:t>que</w:t>
      </w:r>
      <w:proofErr w:type="spellEnd"/>
      <w:r>
        <w:t xml:space="preserve"> </w:t>
      </w:r>
      <w:proofErr w:type="spellStart"/>
      <w:r>
        <w:t>en</w:t>
      </w:r>
      <w:proofErr w:type="spellEnd"/>
      <w:r>
        <w:t xml:space="preserve"> </w:t>
      </w:r>
      <w:proofErr w:type="spellStart"/>
      <w:r>
        <w:t>esa</w:t>
      </w:r>
      <w:proofErr w:type="spellEnd"/>
      <w:r>
        <w:t xml:space="preserve"> lucha </w:t>
      </w:r>
      <w:proofErr w:type="spellStart"/>
      <w:r>
        <w:t>seáis</w:t>
      </w:r>
      <w:proofErr w:type="spellEnd"/>
      <w:r>
        <w:t xml:space="preserve"> </w:t>
      </w:r>
      <w:proofErr w:type="spellStart"/>
      <w:r>
        <w:t>los</w:t>
      </w:r>
      <w:proofErr w:type="spellEnd"/>
      <w:r>
        <w:t xml:space="preserve"> soldados </w:t>
      </w:r>
      <w:proofErr w:type="spellStart"/>
      <w:r>
        <w:t>preparados</w:t>
      </w:r>
      <w:proofErr w:type="spellEnd"/>
      <w:r>
        <w:t xml:space="preserve">, </w:t>
      </w:r>
      <w:proofErr w:type="spellStart"/>
      <w:r>
        <w:t>dispuestos</w:t>
      </w:r>
      <w:proofErr w:type="spellEnd"/>
      <w:r>
        <w:t xml:space="preserve"> a </w:t>
      </w:r>
      <w:proofErr w:type="spellStart"/>
      <w:r>
        <w:t>depositar</w:t>
      </w:r>
      <w:proofErr w:type="spellEnd"/>
      <w:r>
        <w:t xml:space="preserve"> con </w:t>
      </w:r>
      <w:proofErr w:type="spellStart"/>
      <w:r>
        <w:t>vuestras</w:t>
      </w:r>
      <w:proofErr w:type="spellEnd"/>
      <w:r>
        <w:t xml:space="preserve"> </w:t>
      </w:r>
      <w:proofErr w:type="spellStart"/>
      <w:r>
        <w:t>obras</w:t>
      </w:r>
      <w:proofErr w:type="spellEnd"/>
      <w:r>
        <w:t xml:space="preserve"> de amor, la </w:t>
      </w:r>
      <w:proofErr w:type="spellStart"/>
      <w:r>
        <w:t>fe</w:t>
      </w:r>
      <w:proofErr w:type="spellEnd"/>
      <w:r>
        <w:t xml:space="preserve"> </w:t>
      </w:r>
      <w:proofErr w:type="spellStart"/>
      <w:r>
        <w:t>en</w:t>
      </w:r>
      <w:proofErr w:type="spellEnd"/>
      <w:r>
        <w:t xml:space="preserve"> </w:t>
      </w:r>
      <w:proofErr w:type="spellStart"/>
      <w:r>
        <w:t>los</w:t>
      </w:r>
      <w:proofErr w:type="spellEnd"/>
      <w:r>
        <w:t xml:space="preserve"> </w:t>
      </w:r>
      <w:proofErr w:type="spellStart"/>
      <w:r>
        <w:t>corazones</w:t>
      </w:r>
      <w:proofErr w:type="spellEnd"/>
      <w:r>
        <w:t xml:space="preserve"> </w:t>
      </w:r>
      <w:proofErr w:type="spellStart"/>
      <w:r>
        <w:t>débiles</w:t>
      </w:r>
      <w:proofErr w:type="spellEnd"/>
      <w:r>
        <w:t xml:space="preserve">. </w:t>
      </w:r>
    </w:p>
    <w:p w14:paraId="42AFD902" w14:textId="77777777" w:rsidR="00F50769" w:rsidRDefault="00F50769" w:rsidP="00F50769">
      <w:r>
        <w:t xml:space="preserve">5. Pueblo: </w:t>
      </w:r>
      <w:proofErr w:type="spellStart"/>
      <w:r>
        <w:t>desechad</w:t>
      </w:r>
      <w:proofErr w:type="spellEnd"/>
      <w:r>
        <w:t xml:space="preserve"> </w:t>
      </w:r>
      <w:proofErr w:type="spellStart"/>
      <w:r>
        <w:t>todo</w:t>
      </w:r>
      <w:proofErr w:type="spellEnd"/>
      <w:r>
        <w:t xml:space="preserve"> </w:t>
      </w:r>
      <w:proofErr w:type="spellStart"/>
      <w:r>
        <w:t>temor</w:t>
      </w:r>
      <w:proofErr w:type="spellEnd"/>
      <w:r>
        <w:t xml:space="preserve"> a </w:t>
      </w:r>
      <w:proofErr w:type="spellStart"/>
      <w:r>
        <w:t>los</w:t>
      </w:r>
      <w:proofErr w:type="spellEnd"/>
      <w:r>
        <w:t xml:space="preserve"> </w:t>
      </w:r>
      <w:proofErr w:type="spellStart"/>
      <w:r>
        <w:t>juicios</w:t>
      </w:r>
      <w:proofErr w:type="spellEnd"/>
      <w:r>
        <w:t xml:space="preserve"> de </w:t>
      </w:r>
      <w:proofErr w:type="spellStart"/>
      <w:r>
        <w:t>vuestros</w:t>
      </w:r>
      <w:proofErr w:type="spellEnd"/>
      <w:r>
        <w:t xml:space="preserve"> </w:t>
      </w:r>
      <w:proofErr w:type="spellStart"/>
      <w:r>
        <w:t>hermanos</w:t>
      </w:r>
      <w:proofErr w:type="spellEnd"/>
      <w:r>
        <w:t xml:space="preserve">, </w:t>
      </w:r>
      <w:proofErr w:type="spellStart"/>
      <w:r>
        <w:t>porque</w:t>
      </w:r>
      <w:proofErr w:type="spellEnd"/>
      <w:r>
        <w:t xml:space="preserve"> no </w:t>
      </w:r>
      <w:proofErr w:type="spellStart"/>
      <w:r>
        <w:t>serán</w:t>
      </w:r>
      <w:proofErr w:type="spellEnd"/>
      <w:r>
        <w:t xml:space="preserve"> </w:t>
      </w:r>
      <w:proofErr w:type="spellStart"/>
      <w:r>
        <w:t>ellos</w:t>
      </w:r>
      <w:proofErr w:type="spellEnd"/>
      <w:r>
        <w:t xml:space="preserve"> </w:t>
      </w:r>
      <w:proofErr w:type="spellStart"/>
      <w:r>
        <w:t>los</w:t>
      </w:r>
      <w:proofErr w:type="spellEnd"/>
      <w:r>
        <w:t xml:space="preserve"> </w:t>
      </w:r>
      <w:proofErr w:type="spellStart"/>
      <w:r>
        <w:t>que</w:t>
      </w:r>
      <w:proofErr w:type="spellEnd"/>
      <w:r>
        <w:t xml:space="preserve"> </w:t>
      </w:r>
      <w:proofErr w:type="spellStart"/>
      <w:r>
        <w:t>os</w:t>
      </w:r>
      <w:proofErr w:type="spellEnd"/>
      <w:r>
        <w:t xml:space="preserve"> den la </w:t>
      </w:r>
      <w:proofErr w:type="spellStart"/>
      <w:r>
        <w:t>paz</w:t>
      </w:r>
      <w:proofErr w:type="spellEnd"/>
      <w:r>
        <w:t xml:space="preserve">, </w:t>
      </w:r>
      <w:proofErr w:type="spellStart"/>
      <w:r>
        <w:t>ni</w:t>
      </w:r>
      <w:proofErr w:type="spellEnd"/>
      <w:r>
        <w:t xml:space="preserve"> </w:t>
      </w:r>
      <w:proofErr w:type="spellStart"/>
      <w:r>
        <w:t>los</w:t>
      </w:r>
      <w:proofErr w:type="spellEnd"/>
      <w:r>
        <w:t xml:space="preserve"> </w:t>
      </w:r>
      <w:proofErr w:type="spellStart"/>
      <w:r>
        <w:t>que</w:t>
      </w:r>
      <w:proofErr w:type="spellEnd"/>
      <w:r>
        <w:t xml:space="preserve"> </w:t>
      </w:r>
      <w:proofErr w:type="spellStart"/>
      <w:r>
        <w:t>os</w:t>
      </w:r>
      <w:proofErr w:type="spellEnd"/>
      <w:r>
        <w:t xml:space="preserve"> </w:t>
      </w:r>
      <w:proofErr w:type="spellStart"/>
      <w:r>
        <w:t>lleven</w:t>
      </w:r>
      <w:proofErr w:type="spellEnd"/>
      <w:r>
        <w:t xml:space="preserve"> a la Tierra </w:t>
      </w:r>
      <w:proofErr w:type="spellStart"/>
      <w:r>
        <w:t>Prometida</w:t>
      </w:r>
      <w:proofErr w:type="spellEnd"/>
      <w:r>
        <w:t xml:space="preserve">. No </w:t>
      </w:r>
      <w:proofErr w:type="spellStart"/>
      <w:r>
        <w:t>temáis</w:t>
      </w:r>
      <w:proofErr w:type="spellEnd"/>
      <w:r>
        <w:t xml:space="preserve"> a </w:t>
      </w:r>
      <w:proofErr w:type="spellStart"/>
      <w:r>
        <w:t>los</w:t>
      </w:r>
      <w:proofErr w:type="spellEnd"/>
      <w:r>
        <w:t xml:space="preserve"> hombres, </w:t>
      </w:r>
      <w:proofErr w:type="spellStart"/>
      <w:r>
        <w:t>seguidme</w:t>
      </w:r>
      <w:proofErr w:type="spellEnd"/>
      <w:r>
        <w:t xml:space="preserve"> con </w:t>
      </w:r>
      <w:proofErr w:type="spellStart"/>
      <w:r>
        <w:t>firmeza</w:t>
      </w:r>
      <w:proofErr w:type="spellEnd"/>
      <w:r>
        <w:t xml:space="preserve"> </w:t>
      </w:r>
      <w:proofErr w:type="spellStart"/>
      <w:r>
        <w:t>por</w:t>
      </w:r>
      <w:proofErr w:type="spellEnd"/>
      <w:r>
        <w:t xml:space="preserve"> </w:t>
      </w:r>
      <w:proofErr w:type="spellStart"/>
      <w:r>
        <w:t>esta</w:t>
      </w:r>
      <w:proofErr w:type="spellEnd"/>
      <w:r>
        <w:t xml:space="preserve"> </w:t>
      </w:r>
      <w:proofErr w:type="spellStart"/>
      <w:r>
        <w:t>senda</w:t>
      </w:r>
      <w:proofErr w:type="spellEnd"/>
      <w:r>
        <w:t xml:space="preserve">; </w:t>
      </w:r>
      <w:proofErr w:type="spellStart"/>
      <w:r>
        <w:t>porque</w:t>
      </w:r>
      <w:proofErr w:type="spellEnd"/>
      <w:r>
        <w:t xml:space="preserve"> </w:t>
      </w:r>
      <w:proofErr w:type="spellStart"/>
      <w:r>
        <w:t>en</w:t>
      </w:r>
      <w:proofErr w:type="spellEnd"/>
      <w:r>
        <w:t xml:space="preserve"> la hora de </w:t>
      </w:r>
      <w:proofErr w:type="spellStart"/>
      <w:r>
        <w:t>juicio</w:t>
      </w:r>
      <w:proofErr w:type="spellEnd"/>
      <w:r>
        <w:t xml:space="preserve"> para la </w:t>
      </w:r>
      <w:proofErr w:type="spellStart"/>
      <w:r>
        <w:t>humanidad</w:t>
      </w:r>
      <w:proofErr w:type="spellEnd"/>
      <w:r>
        <w:t xml:space="preserve">, </w:t>
      </w:r>
      <w:proofErr w:type="spellStart"/>
      <w:r>
        <w:t>lamentaríais</w:t>
      </w:r>
      <w:proofErr w:type="spellEnd"/>
      <w:r>
        <w:t xml:space="preserve"> </w:t>
      </w:r>
      <w:proofErr w:type="spellStart"/>
      <w:r>
        <w:t>desde</w:t>
      </w:r>
      <w:proofErr w:type="spellEnd"/>
      <w:r>
        <w:t xml:space="preserve"> lo </w:t>
      </w:r>
      <w:proofErr w:type="spellStart"/>
      <w:r>
        <w:t>más</w:t>
      </w:r>
      <w:proofErr w:type="spellEnd"/>
      <w:r>
        <w:t xml:space="preserve"> </w:t>
      </w:r>
      <w:proofErr w:type="spellStart"/>
      <w:r>
        <w:t>íntimo</w:t>
      </w:r>
      <w:proofErr w:type="spellEnd"/>
      <w:r>
        <w:t xml:space="preserve"> de </w:t>
      </w:r>
      <w:proofErr w:type="spellStart"/>
      <w:r>
        <w:t>vuestro</w:t>
      </w:r>
      <w:proofErr w:type="spellEnd"/>
      <w:r>
        <w:t xml:space="preserve"> ser, no </w:t>
      </w:r>
      <w:proofErr w:type="spellStart"/>
      <w:r>
        <w:t>haber</w:t>
      </w:r>
      <w:proofErr w:type="spellEnd"/>
      <w:r>
        <w:t xml:space="preserve"> </w:t>
      </w:r>
      <w:proofErr w:type="spellStart"/>
      <w:r>
        <w:t>sido</w:t>
      </w:r>
      <w:proofErr w:type="spellEnd"/>
      <w:r>
        <w:t xml:space="preserve"> </w:t>
      </w:r>
      <w:proofErr w:type="spellStart"/>
      <w:r>
        <w:t>fieles</w:t>
      </w:r>
      <w:proofErr w:type="spellEnd"/>
      <w:r>
        <w:t xml:space="preserve">, no </w:t>
      </w:r>
      <w:proofErr w:type="spellStart"/>
      <w:r>
        <w:t>hablaron</w:t>
      </w:r>
      <w:proofErr w:type="spellEnd"/>
      <w:r>
        <w:t xml:space="preserve"> </w:t>
      </w:r>
      <w:proofErr w:type="spellStart"/>
      <w:r>
        <w:t>fortalecido</w:t>
      </w:r>
      <w:proofErr w:type="spellEnd"/>
      <w:r>
        <w:t xml:space="preserve"> </w:t>
      </w:r>
      <w:proofErr w:type="spellStart"/>
      <w:r>
        <w:t>en</w:t>
      </w:r>
      <w:proofErr w:type="spellEnd"/>
      <w:r>
        <w:t xml:space="preserve"> mi </w:t>
      </w:r>
      <w:proofErr w:type="spellStart"/>
      <w:r>
        <w:t>enseñanza</w:t>
      </w:r>
      <w:proofErr w:type="spellEnd"/>
      <w:r>
        <w:t xml:space="preserve">, </w:t>
      </w:r>
      <w:proofErr w:type="spellStart"/>
      <w:r>
        <w:t>ni</w:t>
      </w:r>
      <w:proofErr w:type="spellEnd"/>
      <w:r>
        <w:t xml:space="preserve"> </w:t>
      </w:r>
      <w:proofErr w:type="spellStart"/>
      <w:r>
        <w:t>haber</w:t>
      </w:r>
      <w:proofErr w:type="spellEnd"/>
      <w:r>
        <w:t xml:space="preserve"> </w:t>
      </w:r>
      <w:proofErr w:type="spellStart"/>
      <w:r>
        <w:t>aprendido</w:t>
      </w:r>
      <w:proofErr w:type="spellEnd"/>
      <w:r>
        <w:t xml:space="preserve"> a resolver las </w:t>
      </w:r>
      <w:proofErr w:type="spellStart"/>
      <w:r>
        <w:t>grandes</w:t>
      </w:r>
      <w:proofErr w:type="spellEnd"/>
      <w:r>
        <w:t xml:space="preserve"> </w:t>
      </w:r>
      <w:proofErr w:type="spellStart"/>
      <w:r>
        <w:t>pruebas</w:t>
      </w:r>
      <w:proofErr w:type="spellEnd"/>
      <w:r>
        <w:t xml:space="preserve"> </w:t>
      </w:r>
      <w:proofErr w:type="spellStart"/>
      <w:r>
        <w:t>en</w:t>
      </w:r>
      <w:proofErr w:type="spellEnd"/>
      <w:r>
        <w:t xml:space="preserve"> </w:t>
      </w:r>
      <w:proofErr w:type="spellStart"/>
      <w:r>
        <w:t>armonía</w:t>
      </w:r>
      <w:proofErr w:type="spellEnd"/>
      <w:r>
        <w:t xml:space="preserve"> con mi Ley. De </w:t>
      </w:r>
      <w:proofErr w:type="spellStart"/>
      <w:r>
        <w:t>los</w:t>
      </w:r>
      <w:proofErr w:type="spellEnd"/>
      <w:r>
        <w:t xml:space="preserve"> </w:t>
      </w:r>
      <w:proofErr w:type="spellStart"/>
      <w:r>
        <w:t>perseverantes</w:t>
      </w:r>
      <w:proofErr w:type="spellEnd"/>
      <w:r>
        <w:t xml:space="preserve"> y de </w:t>
      </w:r>
      <w:proofErr w:type="spellStart"/>
      <w:r>
        <w:t>los</w:t>
      </w:r>
      <w:proofErr w:type="spellEnd"/>
      <w:r>
        <w:t xml:space="preserve"> </w:t>
      </w:r>
      <w:proofErr w:type="spellStart"/>
      <w:r>
        <w:t>fieles</w:t>
      </w:r>
      <w:proofErr w:type="spellEnd"/>
      <w:r>
        <w:t xml:space="preserve">, </w:t>
      </w:r>
      <w:proofErr w:type="spellStart"/>
      <w:r>
        <w:t>será</w:t>
      </w:r>
      <w:proofErr w:type="spellEnd"/>
      <w:r>
        <w:t xml:space="preserve"> la </w:t>
      </w:r>
      <w:proofErr w:type="spellStart"/>
      <w:r>
        <w:t>victoria</w:t>
      </w:r>
      <w:proofErr w:type="spellEnd"/>
      <w:r>
        <w:t xml:space="preserve">. </w:t>
      </w:r>
    </w:p>
    <w:p w14:paraId="6F24F126" w14:textId="77777777" w:rsidR="00F50769" w:rsidRDefault="00F50769" w:rsidP="00F50769">
      <w:r>
        <w:t xml:space="preserve">6. Mi </w:t>
      </w:r>
      <w:proofErr w:type="spellStart"/>
      <w:r>
        <w:t>barca</w:t>
      </w:r>
      <w:proofErr w:type="spellEnd"/>
      <w:r>
        <w:t xml:space="preserve"> </w:t>
      </w:r>
      <w:proofErr w:type="spellStart"/>
      <w:r>
        <w:t>salvadora</w:t>
      </w:r>
      <w:proofErr w:type="spellEnd"/>
      <w:r>
        <w:t xml:space="preserve"> ha </w:t>
      </w:r>
      <w:proofErr w:type="spellStart"/>
      <w:r>
        <w:t>aparecido</w:t>
      </w:r>
      <w:proofErr w:type="spellEnd"/>
      <w:r>
        <w:t xml:space="preserve"> </w:t>
      </w:r>
      <w:proofErr w:type="spellStart"/>
      <w:r>
        <w:t>en</w:t>
      </w:r>
      <w:proofErr w:type="spellEnd"/>
      <w:r>
        <w:t xml:space="preserve"> medio de la </w:t>
      </w:r>
      <w:proofErr w:type="spellStart"/>
      <w:r>
        <w:t>noche</w:t>
      </w:r>
      <w:proofErr w:type="spellEnd"/>
      <w:r>
        <w:t xml:space="preserve"> </w:t>
      </w:r>
      <w:proofErr w:type="spellStart"/>
      <w:r>
        <w:t>tempestuosa</w:t>
      </w:r>
      <w:proofErr w:type="spellEnd"/>
      <w:r>
        <w:t xml:space="preserve">, </w:t>
      </w:r>
      <w:proofErr w:type="spellStart"/>
      <w:r>
        <w:t>venid</w:t>
      </w:r>
      <w:proofErr w:type="spellEnd"/>
      <w:r>
        <w:t xml:space="preserve"> </w:t>
      </w:r>
      <w:proofErr w:type="gramStart"/>
      <w:r>
        <w:t>a</w:t>
      </w:r>
      <w:proofErr w:type="gramEnd"/>
      <w:r>
        <w:t xml:space="preserve"> </w:t>
      </w:r>
      <w:proofErr w:type="spellStart"/>
      <w:r>
        <w:t>ella</w:t>
      </w:r>
      <w:proofErr w:type="spellEnd"/>
      <w:r>
        <w:t xml:space="preserve"> </w:t>
      </w:r>
      <w:proofErr w:type="spellStart"/>
      <w:r>
        <w:t>todos</w:t>
      </w:r>
      <w:proofErr w:type="spellEnd"/>
      <w:r>
        <w:t xml:space="preserve"> </w:t>
      </w:r>
      <w:proofErr w:type="spellStart"/>
      <w:r>
        <w:t>los</w:t>
      </w:r>
      <w:proofErr w:type="spellEnd"/>
      <w:r>
        <w:t xml:space="preserve"> </w:t>
      </w:r>
      <w:proofErr w:type="spellStart"/>
      <w:r>
        <w:t>que</w:t>
      </w:r>
      <w:proofErr w:type="spellEnd"/>
      <w:r>
        <w:t xml:space="preserve"> </w:t>
      </w:r>
      <w:proofErr w:type="spellStart"/>
      <w:r>
        <w:t>estén</w:t>
      </w:r>
      <w:proofErr w:type="spellEnd"/>
      <w:r>
        <w:t xml:space="preserve"> </w:t>
      </w:r>
      <w:proofErr w:type="spellStart"/>
      <w:r>
        <w:t>temerosos</w:t>
      </w:r>
      <w:proofErr w:type="spellEnd"/>
      <w:r>
        <w:t xml:space="preserve"> de </w:t>
      </w:r>
      <w:proofErr w:type="spellStart"/>
      <w:r>
        <w:t>perecer</w:t>
      </w:r>
      <w:proofErr w:type="spellEnd"/>
      <w:r>
        <w:t xml:space="preserve"> </w:t>
      </w:r>
      <w:proofErr w:type="spellStart"/>
      <w:r>
        <w:t>en</w:t>
      </w:r>
      <w:proofErr w:type="spellEnd"/>
      <w:r>
        <w:t xml:space="preserve"> </w:t>
      </w:r>
      <w:proofErr w:type="spellStart"/>
      <w:r>
        <w:t>el</w:t>
      </w:r>
      <w:proofErr w:type="spellEnd"/>
      <w:r>
        <w:t xml:space="preserve"> </w:t>
      </w:r>
      <w:proofErr w:type="spellStart"/>
      <w:r>
        <w:t>pecado</w:t>
      </w:r>
      <w:proofErr w:type="spellEnd"/>
      <w:r>
        <w:t xml:space="preserve">, </w:t>
      </w:r>
      <w:proofErr w:type="spellStart"/>
      <w:r>
        <w:t>los</w:t>
      </w:r>
      <w:proofErr w:type="spellEnd"/>
      <w:r>
        <w:t xml:space="preserve"> </w:t>
      </w:r>
      <w:proofErr w:type="spellStart"/>
      <w:r>
        <w:t>náufragos</w:t>
      </w:r>
      <w:proofErr w:type="spellEnd"/>
      <w:r>
        <w:t xml:space="preserve">, </w:t>
      </w:r>
      <w:proofErr w:type="spellStart"/>
      <w:r>
        <w:t>los</w:t>
      </w:r>
      <w:proofErr w:type="spellEnd"/>
      <w:r>
        <w:t xml:space="preserve"> </w:t>
      </w:r>
      <w:proofErr w:type="spellStart"/>
      <w:r>
        <w:t>que</w:t>
      </w:r>
      <w:proofErr w:type="spellEnd"/>
      <w:r>
        <w:t xml:space="preserve"> </w:t>
      </w:r>
      <w:proofErr w:type="spellStart"/>
      <w:r>
        <w:t>han</w:t>
      </w:r>
      <w:proofErr w:type="spellEnd"/>
      <w:r>
        <w:t xml:space="preserve"> </w:t>
      </w:r>
      <w:proofErr w:type="spellStart"/>
      <w:r>
        <w:t>perdido</w:t>
      </w:r>
      <w:proofErr w:type="spellEnd"/>
      <w:r>
        <w:t xml:space="preserve"> la </w:t>
      </w:r>
      <w:proofErr w:type="spellStart"/>
      <w:r>
        <w:t>ruta</w:t>
      </w:r>
      <w:proofErr w:type="spellEnd"/>
      <w:r>
        <w:t xml:space="preserve">. </w:t>
      </w:r>
    </w:p>
    <w:p w14:paraId="77442D52" w14:textId="77777777" w:rsidR="00F50769" w:rsidRDefault="00F50769" w:rsidP="00F50769">
      <w:r>
        <w:t xml:space="preserve">7. La </w:t>
      </w:r>
      <w:proofErr w:type="spellStart"/>
      <w:r>
        <w:t>ofuscación</w:t>
      </w:r>
      <w:proofErr w:type="spellEnd"/>
      <w:r>
        <w:t xml:space="preserve"> de la </w:t>
      </w:r>
      <w:proofErr w:type="spellStart"/>
      <w:r>
        <w:t>mente</w:t>
      </w:r>
      <w:proofErr w:type="spellEnd"/>
      <w:r>
        <w:t xml:space="preserve">, la </w:t>
      </w:r>
      <w:proofErr w:type="spellStart"/>
      <w:r>
        <w:t>falta</w:t>
      </w:r>
      <w:proofErr w:type="spellEnd"/>
      <w:r>
        <w:t xml:space="preserve"> de </w:t>
      </w:r>
      <w:proofErr w:type="spellStart"/>
      <w:r>
        <w:t>fe</w:t>
      </w:r>
      <w:proofErr w:type="spellEnd"/>
      <w:r>
        <w:t xml:space="preserve">, la </w:t>
      </w:r>
      <w:proofErr w:type="spellStart"/>
      <w:r>
        <w:t>ignorancia</w:t>
      </w:r>
      <w:proofErr w:type="spellEnd"/>
      <w:r>
        <w:t xml:space="preserve"> de la </w:t>
      </w:r>
      <w:proofErr w:type="spellStart"/>
      <w:r>
        <w:t>verdad</w:t>
      </w:r>
      <w:proofErr w:type="spellEnd"/>
      <w:r>
        <w:t xml:space="preserve">, son </w:t>
      </w:r>
      <w:proofErr w:type="spellStart"/>
      <w:r>
        <w:t>tinieblas</w:t>
      </w:r>
      <w:proofErr w:type="spellEnd"/>
      <w:r>
        <w:t xml:space="preserve"> para </w:t>
      </w:r>
      <w:proofErr w:type="spellStart"/>
      <w:r>
        <w:t>el</w:t>
      </w:r>
      <w:proofErr w:type="spellEnd"/>
      <w:r>
        <w:t xml:space="preserve"> </w:t>
      </w:r>
      <w:proofErr w:type="spellStart"/>
      <w:r>
        <w:t>espíritu</w:t>
      </w:r>
      <w:proofErr w:type="spellEnd"/>
      <w:r>
        <w:t xml:space="preserve"> y </w:t>
      </w:r>
      <w:proofErr w:type="spellStart"/>
      <w:r>
        <w:t>por</w:t>
      </w:r>
      <w:proofErr w:type="spellEnd"/>
      <w:r>
        <w:t xml:space="preserve"> </w:t>
      </w:r>
      <w:proofErr w:type="spellStart"/>
      <w:r>
        <w:t>eso</w:t>
      </w:r>
      <w:proofErr w:type="spellEnd"/>
      <w:r>
        <w:t xml:space="preserve"> hoy se </w:t>
      </w:r>
      <w:proofErr w:type="spellStart"/>
      <w:r>
        <w:t>encuentra</w:t>
      </w:r>
      <w:proofErr w:type="spellEnd"/>
      <w:r>
        <w:t xml:space="preserve"> </w:t>
      </w:r>
      <w:proofErr w:type="spellStart"/>
      <w:r>
        <w:t>pérdida</w:t>
      </w:r>
      <w:proofErr w:type="spellEnd"/>
      <w:r>
        <w:t xml:space="preserve"> la </w:t>
      </w:r>
      <w:proofErr w:type="spellStart"/>
      <w:r>
        <w:t>humanidad</w:t>
      </w:r>
      <w:proofErr w:type="spellEnd"/>
      <w:r>
        <w:t>. ¡</w:t>
      </w:r>
      <w:proofErr w:type="spellStart"/>
      <w:r>
        <w:t>Cómo</w:t>
      </w:r>
      <w:proofErr w:type="spellEnd"/>
      <w:r>
        <w:t xml:space="preserve"> se </w:t>
      </w:r>
      <w:proofErr w:type="spellStart"/>
      <w:r>
        <w:t>han</w:t>
      </w:r>
      <w:proofErr w:type="spellEnd"/>
      <w:r>
        <w:t xml:space="preserve"> </w:t>
      </w:r>
      <w:proofErr w:type="spellStart"/>
      <w:r>
        <w:t>multiplicado</w:t>
      </w:r>
      <w:proofErr w:type="spellEnd"/>
      <w:r>
        <w:t xml:space="preserve"> </w:t>
      </w:r>
      <w:proofErr w:type="spellStart"/>
      <w:r>
        <w:t>los</w:t>
      </w:r>
      <w:proofErr w:type="spellEnd"/>
      <w:r>
        <w:t xml:space="preserve"> hombres </w:t>
      </w:r>
      <w:proofErr w:type="spellStart"/>
      <w:r>
        <w:t>que</w:t>
      </w:r>
      <w:proofErr w:type="spellEnd"/>
      <w:r>
        <w:t xml:space="preserve"> </w:t>
      </w:r>
      <w:proofErr w:type="spellStart"/>
      <w:r>
        <w:t>caminan</w:t>
      </w:r>
      <w:proofErr w:type="spellEnd"/>
      <w:r>
        <w:t xml:space="preserve"> sin saber </w:t>
      </w:r>
      <w:proofErr w:type="spellStart"/>
      <w:r>
        <w:t>ni</w:t>
      </w:r>
      <w:proofErr w:type="spellEnd"/>
      <w:r>
        <w:t xml:space="preserve"> </w:t>
      </w:r>
      <w:proofErr w:type="spellStart"/>
      <w:r>
        <w:t>importarles</w:t>
      </w:r>
      <w:proofErr w:type="spellEnd"/>
      <w:r>
        <w:t xml:space="preserve"> </w:t>
      </w:r>
      <w:proofErr w:type="spellStart"/>
      <w:r>
        <w:t>hacia</w:t>
      </w:r>
      <w:proofErr w:type="spellEnd"/>
      <w:r>
        <w:t xml:space="preserve"> </w:t>
      </w:r>
      <w:proofErr w:type="spellStart"/>
      <w:r>
        <w:t>dónde</w:t>
      </w:r>
      <w:proofErr w:type="spellEnd"/>
      <w:r>
        <w:t xml:space="preserve"> van! </w:t>
      </w:r>
    </w:p>
    <w:p w14:paraId="0D8B9FFF" w14:textId="77777777" w:rsidR="00F50769" w:rsidRDefault="00F50769" w:rsidP="00F50769">
      <w:r>
        <w:lastRenderedPageBreak/>
        <w:t xml:space="preserve">8. </w:t>
      </w:r>
      <w:proofErr w:type="spellStart"/>
      <w:r>
        <w:t>Yo</w:t>
      </w:r>
      <w:proofErr w:type="spellEnd"/>
      <w:r>
        <w:t xml:space="preserve"> </w:t>
      </w:r>
      <w:proofErr w:type="spellStart"/>
      <w:r>
        <w:t>sabía</w:t>
      </w:r>
      <w:proofErr w:type="spellEnd"/>
      <w:r>
        <w:t xml:space="preserve"> </w:t>
      </w:r>
      <w:proofErr w:type="spellStart"/>
      <w:r>
        <w:t>que</w:t>
      </w:r>
      <w:proofErr w:type="spellEnd"/>
      <w:r>
        <w:t xml:space="preserve"> </w:t>
      </w:r>
      <w:proofErr w:type="spellStart"/>
      <w:r>
        <w:t>había</w:t>
      </w:r>
      <w:proofErr w:type="spellEnd"/>
      <w:r>
        <w:t xml:space="preserve"> de </w:t>
      </w:r>
      <w:proofErr w:type="spellStart"/>
      <w:r>
        <w:t>llegar</w:t>
      </w:r>
      <w:proofErr w:type="spellEnd"/>
      <w:r>
        <w:t xml:space="preserve"> para </w:t>
      </w:r>
      <w:proofErr w:type="spellStart"/>
      <w:r>
        <w:t>los</w:t>
      </w:r>
      <w:proofErr w:type="spellEnd"/>
      <w:r>
        <w:t xml:space="preserve"> hombres un </w:t>
      </w:r>
      <w:proofErr w:type="spellStart"/>
      <w:r>
        <w:t>tiempo</w:t>
      </w:r>
      <w:proofErr w:type="spellEnd"/>
      <w:r>
        <w:t xml:space="preserve"> </w:t>
      </w:r>
      <w:proofErr w:type="spellStart"/>
      <w:r>
        <w:t>así</w:t>
      </w:r>
      <w:proofErr w:type="spellEnd"/>
      <w:r>
        <w:t xml:space="preserve">, </w:t>
      </w:r>
      <w:proofErr w:type="spellStart"/>
      <w:r>
        <w:t>lleno</w:t>
      </w:r>
      <w:proofErr w:type="spellEnd"/>
      <w:r>
        <w:t xml:space="preserve"> de dolor, de </w:t>
      </w:r>
      <w:proofErr w:type="spellStart"/>
      <w:r>
        <w:t>confusión</w:t>
      </w:r>
      <w:proofErr w:type="spellEnd"/>
      <w:r>
        <w:t xml:space="preserve">, de </w:t>
      </w:r>
      <w:proofErr w:type="spellStart"/>
      <w:r>
        <w:t>incertidumbre</w:t>
      </w:r>
      <w:proofErr w:type="spellEnd"/>
      <w:r>
        <w:t xml:space="preserve"> y </w:t>
      </w:r>
      <w:proofErr w:type="spellStart"/>
      <w:r>
        <w:t>desconfianza</w:t>
      </w:r>
      <w:proofErr w:type="spellEnd"/>
      <w:r>
        <w:t xml:space="preserve">. </w:t>
      </w:r>
      <w:proofErr w:type="spellStart"/>
      <w:r>
        <w:t>Os</w:t>
      </w:r>
      <w:proofErr w:type="spellEnd"/>
      <w:r>
        <w:t xml:space="preserve"> </w:t>
      </w:r>
      <w:proofErr w:type="spellStart"/>
      <w:r>
        <w:t>prometí</w:t>
      </w:r>
      <w:proofErr w:type="spellEnd"/>
      <w:r>
        <w:t xml:space="preserve"> </w:t>
      </w:r>
      <w:proofErr w:type="spellStart"/>
      <w:r>
        <w:t>venir</w:t>
      </w:r>
      <w:proofErr w:type="spellEnd"/>
      <w:r>
        <w:t xml:space="preserve"> a </w:t>
      </w:r>
      <w:proofErr w:type="spellStart"/>
      <w:r>
        <w:t>salvaros</w:t>
      </w:r>
      <w:proofErr w:type="spellEnd"/>
      <w:r>
        <w:t xml:space="preserve"> de </w:t>
      </w:r>
      <w:proofErr w:type="spellStart"/>
      <w:r>
        <w:t>esa</w:t>
      </w:r>
      <w:proofErr w:type="spellEnd"/>
      <w:r>
        <w:t xml:space="preserve"> </w:t>
      </w:r>
      <w:proofErr w:type="spellStart"/>
      <w:r>
        <w:t>tiniebla</w:t>
      </w:r>
      <w:proofErr w:type="spellEnd"/>
      <w:r>
        <w:t xml:space="preserve"> y </w:t>
      </w:r>
      <w:proofErr w:type="spellStart"/>
      <w:r>
        <w:t>aquí</w:t>
      </w:r>
      <w:proofErr w:type="spellEnd"/>
      <w:r>
        <w:t xml:space="preserve"> me </w:t>
      </w:r>
      <w:proofErr w:type="spellStart"/>
      <w:r>
        <w:t>tenéis</w:t>
      </w:r>
      <w:proofErr w:type="spellEnd"/>
      <w:r>
        <w:t xml:space="preserve">: soy </w:t>
      </w:r>
      <w:proofErr w:type="spellStart"/>
      <w:r>
        <w:t>el</w:t>
      </w:r>
      <w:proofErr w:type="spellEnd"/>
      <w:r>
        <w:t xml:space="preserve"> Espíritu de Verdad. ¿Para </w:t>
      </w:r>
      <w:proofErr w:type="spellStart"/>
      <w:r>
        <w:t>qué</w:t>
      </w:r>
      <w:proofErr w:type="spellEnd"/>
      <w:r>
        <w:t xml:space="preserve"> me </w:t>
      </w:r>
      <w:proofErr w:type="spellStart"/>
      <w:r>
        <w:t>queréis</w:t>
      </w:r>
      <w:proofErr w:type="spellEnd"/>
      <w:r>
        <w:t xml:space="preserve"> </w:t>
      </w:r>
      <w:proofErr w:type="spellStart"/>
      <w:r>
        <w:t>nuevamente</w:t>
      </w:r>
      <w:proofErr w:type="spellEnd"/>
      <w:r>
        <w:t xml:space="preserve"> </w:t>
      </w:r>
      <w:proofErr w:type="spellStart"/>
      <w:r>
        <w:t>en</w:t>
      </w:r>
      <w:proofErr w:type="spellEnd"/>
      <w:r>
        <w:t xml:space="preserve"> </w:t>
      </w:r>
      <w:proofErr w:type="spellStart"/>
      <w:r>
        <w:t>cuanto</w:t>
      </w:r>
      <w:proofErr w:type="spellEnd"/>
      <w:r>
        <w:t xml:space="preserve"> hombre? ¿No </w:t>
      </w:r>
      <w:proofErr w:type="spellStart"/>
      <w:r>
        <w:t>recordáis</w:t>
      </w:r>
      <w:proofErr w:type="spellEnd"/>
      <w:r>
        <w:t xml:space="preserve"> </w:t>
      </w:r>
      <w:proofErr w:type="spellStart"/>
      <w:r>
        <w:t>que</w:t>
      </w:r>
      <w:proofErr w:type="spellEnd"/>
      <w:r>
        <w:t xml:space="preserve"> </w:t>
      </w:r>
      <w:proofErr w:type="spellStart"/>
      <w:r>
        <w:t>como</w:t>
      </w:r>
      <w:proofErr w:type="spellEnd"/>
      <w:r>
        <w:t xml:space="preserve"> hombre </w:t>
      </w:r>
      <w:proofErr w:type="spellStart"/>
      <w:r>
        <w:t>morí</w:t>
      </w:r>
      <w:proofErr w:type="spellEnd"/>
      <w:r>
        <w:t xml:space="preserve">, y </w:t>
      </w:r>
      <w:proofErr w:type="spellStart"/>
      <w:r>
        <w:t>dije</w:t>
      </w:r>
      <w:proofErr w:type="spellEnd"/>
      <w:r>
        <w:t xml:space="preserve"> </w:t>
      </w:r>
      <w:proofErr w:type="spellStart"/>
      <w:r>
        <w:t>que</w:t>
      </w:r>
      <w:proofErr w:type="spellEnd"/>
      <w:r>
        <w:t xml:space="preserve"> </w:t>
      </w:r>
      <w:proofErr w:type="spellStart"/>
      <w:r>
        <w:t>os</w:t>
      </w:r>
      <w:proofErr w:type="spellEnd"/>
      <w:r>
        <w:t xml:space="preserve"> </w:t>
      </w:r>
      <w:proofErr w:type="spellStart"/>
      <w:r>
        <w:t>esperaba</w:t>
      </w:r>
      <w:proofErr w:type="spellEnd"/>
      <w:r>
        <w:t xml:space="preserve"> </w:t>
      </w:r>
      <w:proofErr w:type="spellStart"/>
      <w:r>
        <w:t>en</w:t>
      </w:r>
      <w:proofErr w:type="spellEnd"/>
      <w:r>
        <w:t xml:space="preserve"> mi Reino? Con </w:t>
      </w:r>
      <w:proofErr w:type="spellStart"/>
      <w:r>
        <w:t>ello</w:t>
      </w:r>
      <w:proofErr w:type="spellEnd"/>
      <w:r>
        <w:t xml:space="preserve"> </w:t>
      </w:r>
      <w:proofErr w:type="spellStart"/>
      <w:r>
        <w:t>os</w:t>
      </w:r>
      <w:proofErr w:type="spellEnd"/>
      <w:r>
        <w:t xml:space="preserve"> </w:t>
      </w:r>
      <w:proofErr w:type="spellStart"/>
      <w:r>
        <w:t>daba</w:t>
      </w:r>
      <w:proofErr w:type="spellEnd"/>
      <w:r>
        <w:t xml:space="preserve"> </w:t>
      </w:r>
      <w:proofErr w:type="gramStart"/>
      <w:r>
        <w:t>a</w:t>
      </w:r>
      <w:proofErr w:type="gramEnd"/>
      <w:r>
        <w:t xml:space="preserve"> </w:t>
      </w:r>
      <w:proofErr w:type="spellStart"/>
      <w:r>
        <w:t>entender</w:t>
      </w:r>
      <w:proofErr w:type="spellEnd"/>
      <w:r>
        <w:t xml:space="preserve"> </w:t>
      </w:r>
      <w:proofErr w:type="spellStart"/>
      <w:r>
        <w:t>que</w:t>
      </w:r>
      <w:proofErr w:type="spellEnd"/>
      <w:r>
        <w:t xml:space="preserve"> </w:t>
      </w:r>
      <w:proofErr w:type="spellStart"/>
      <w:r>
        <w:t>el</w:t>
      </w:r>
      <w:proofErr w:type="spellEnd"/>
      <w:r>
        <w:t xml:space="preserve"> </w:t>
      </w:r>
      <w:proofErr w:type="spellStart"/>
      <w:r>
        <w:t>espíritu</w:t>
      </w:r>
      <w:proofErr w:type="spellEnd"/>
      <w:r>
        <w:t xml:space="preserve"> es </w:t>
      </w:r>
      <w:proofErr w:type="spellStart"/>
      <w:r>
        <w:t>eterno</w:t>
      </w:r>
      <w:proofErr w:type="spellEnd"/>
      <w:r>
        <w:t xml:space="preserve">, </w:t>
      </w:r>
      <w:proofErr w:type="spellStart"/>
      <w:r>
        <w:t>inmortal</w:t>
      </w:r>
      <w:proofErr w:type="spellEnd"/>
      <w:r>
        <w:t xml:space="preserve">. </w:t>
      </w:r>
    </w:p>
    <w:p w14:paraId="4085C132" w14:textId="77777777" w:rsidR="00F50769" w:rsidRDefault="00F50769" w:rsidP="00F50769">
      <w:r>
        <w:t xml:space="preserve">9. Fue </w:t>
      </w:r>
      <w:proofErr w:type="spellStart"/>
      <w:r>
        <w:t>el</w:t>
      </w:r>
      <w:proofErr w:type="spellEnd"/>
      <w:r>
        <w:t xml:space="preserve"> Espíritu Divino </w:t>
      </w:r>
      <w:proofErr w:type="spellStart"/>
      <w:r>
        <w:t>quien</w:t>
      </w:r>
      <w:proofErr w:type="spellEnd"/>
      <w:r>
        <w:t xml:space="preserve"> </w:t>
      </w:r>
      <w:proofErr w:type="spellStart"/>
      <w:r>
        <w:t>habló</w:t>
      </w:r>
      <w:proofErr w:type="spellEnd"/>
      <w:r>
        <w:t xml:space="preserve"> </w:t>
      </w:r>
      <w:proofErr w:type="spellStart"/>
      <w:r>
        <w:t>por</w:t>
      </w:r>
      <w:proofErr w:type="spellEnd"/>
      <w:r>
        <w:t xml:space="preserve"> boca de Jesús y </w:t>
      </w:r>
      <w:proofErr w:type="spellStart"/>
      <w:r>
        <w:t>el</w:t>
      </w:r>
      <w:proofErr w:type="spellEnd"/>
      <w:r>
        <w:t xml:space="preserve"> </w:t>
      </w:r>
      <w:proofErr w:type="spellStart"/>
      <w:r>
        <w:t>que</w:t>
      </w:r>
      <w:proofErr w:type="spellEnd"/>
      <w:r>
        <w:t xml:space="preserve"> </w:t>
      </w:r>
      <w:proofErr w:type="spellStart"/>
      <w:r>
        <w:t>escribió</w:t>
      </w:r>
      <w:proofErr w:type="spellEnd"/>
      <w:r>
        <w:t xml:space="preserve"> con </w:t>
      </w:r>
      <w:proofErr w:type="spellStart"/>
      <w:r>
        <w:t>su</w:t>
      </w:r>
      <w:proofErr w:type="spellEnd"/>
      <w:r>
        <w:t xml:space="preserve"> </w:t>
      </w:r>
      <w:proofErr w:type="spellStart"/>
      <w:r>
        <w:t>sangre</w:t>
      </w:r>
      <w:proofErr w:type="spellEnd"/>
      <w:r>
        <w:t xml:space="preserve"> </w:t>
      </w:r>
      <w:proofErr w:type="spellStart"/>
      <w:r>
        <w:t>el</w:t>
      </w:r>
      <w:proofErr w:type="spellEnd"/>
      <w:r>
        <w:t xml:space="preserve"> </w:t>
      </w:r>
      <w:proofErr w:type="spellStart"/>
      <w:r>
        <w:t>precio</w:t>
      </w:r>
      <w:proofErr w:type="spellEnd"/>
      <w:r>
        <w:t xml:space="preserve"> de </w:t>
      </w:r>
      <w:proofErr w:type="spellStart"/>
      <w:r>
        <w:t>vuestro</w:t>
      </w:r>
      <w:proofErr w:type="spellEnd"/>
      <w:r>
        <w:t xml:space="preserve"> </w:t>
      </w:r>
      <w:proofErr w:type="spellStart"/>
      <w:r>
        <w:t>rescate</w:t>
      </w:r>
      <w:proofErr w:type="spellEnd"/>
      <w:r>
        <w:t>. ¿</w:t>
      </w:r>
      <w:proofErr w:type="spellStart"/>
      <w:r>
        <w:t>Cuál</w:t>
      </w:r>
      <w:proofErr w:type="spellEnd"/>
      <w:r>
        <w:t xml:space="preserve"> </w:t>
      </w:r>
      <w:proofErr w:type="spellStart"/>
      <w:r>
        <w:t>fue</w:t>
      </w:r>
      <w:proofErr w:type="spellEnd"/>
      <w:r>
        <w:t xml:space="preserve"> </w:t>
      </w:r>
      <w:proofErr w:type="spellStart"/>
      <w:r>
        <w:t>vuestra</w:t>
      </w:r>
      <w:proofErr w:type="spellEnd"/>
      <w:r>
        <w:t xml:space="preserve"> </w:t>
      </w:r>
      <w:proofErr w:type="spellStart"/>
      <w:r>
        <w:t>sentencia</w:t>
      </w:r>
      <w:proofErr w:type="spellEnd"/>
      <w:r>
        <w:t xml:space="preserve">? Vivir, para </w:t>
      </w:r>
      <w:proofErr w:type="spellStart"/>
      <w:r>
        <w:t>más</w:t>
      </w:r>
      <w:proofErr w:type="spellEnd"/>
      <w:r>
        <w:t xml:space="preserve"> </w:t>
      </w:r>
      <w:proofErr w:type="spellStart"/>
      <w:r>
        <w:t>tarde</w:t>
      </w:r>
      <w:proofErr w:type="spellEnd"/>
      <w:r>
        <w:t xml:space="preserve"> </w:t>
      </w:r>
      <w:proofErr w:type="spellStart"/>
      <w:r>
        <w:t>venir</w:t>
      </w:r>
      <w:proofErr w:type="spellEnd"/>
      <w:r>
        <w:t xml:space="preserve"> </w:t>
      </w:r>
      <w:proofErr w:type="spellStart"/>
      <w:r>
        <w:t>como</w:t>
      </w:r>
      <w:proofErr w:type="spellEnd"/>
      <w:r>
        <w:t xml:space="preserve"> luz a </w:t>
      </w:r>
      <w:proofErr w:type="spellStart"/>
      <w:r>
        <w:t>través</w:t>
      </w:r>
      <w:proofErr w:type="spellEnd"/>
      <w:r>
        <w:t xml:space="preserve"> de </w:t>
      </w:r>
      <w:proofErr w:type="spellStart"/>
      <w:r>
        <w:t>vuestra</w:t>
      </w:r>
      <w:proofErr w:type="spellEnd"/>
      <w:r>
        <w:t xml:space="preserve"> </w:t>
      </w:r>
      <w:proofErr w:type="spellStart"/>
      <w:r>
        <w:t>conciencia</w:t>
      </w:r>
      <w:proofErr w:type="spellEnd"/>
      <w:r>
        <w:t xml:space="preserve">; </w:t>
      </w:r>
      <w:proofErr w:type="spellStart"/>
      <w:r>
        <w:t>os</w:t>
      </w:r>
      <w:proofErr w:type="spellEnd"/>
      <w:r>
        <w:t xml:space="preserve"> di </w:t>
      </w:r>
      <w:proofErr w:type="spellStart"/>
      <w:r>
        <w:t>pruebas</w:t>
      </w:r>
      <w:proofErr w:type="spellEnd"/>
      <w:r>
        <w:t xml:space="preserve"> de mi </w:t>
      </w:r>
      <w:proofErr w:type="spellStart"/>
      <w:r>
        <w:t>inmortalidad</w:t>
      </w:r>
      <w:proofErr w:type="spellEnd"/>
      <w:r>
        <w:t xml:space="preserve"> y </w:t>
      </w:r>
      <w:proofErr w:type="spellStart"/>
      <w:r>
        <w:t>os</w:t>
      </w:r>
      <w:proofErr w:type="spellEnd"/>
      <w:r>
        <w:t xml:space="preserve"> </w:t>
      </w:r>
      <w:proofErr w:type="spellStart"/>
      <w:r>
        <w:t>envolví</w:t>
      </w:r>
      <w:proofErr w:type="spellEnd"/>
      <w:r>
        <w:t xml:space="preserve"> </w:t>
      </w:r>
      <w:proofErr w:type="spellStart"/>
      <w:r>
        <w:t>en</w:t>
      </w:r>
      <w:proofErr w:type="spellEnd"/>
      <w:r>
        <w:t xml:space="preserve"> mi </w:t>
      </w:r>
      <w:proofErr w:type="spellStart"/>
      <w:r>
        <w:t>manto</w:t>
      </w:r>
      <w:proofErr w:type="spellEnd"/>
      <w:r>
        <w:t xml:space="preserve"> de </w:t>
      </w:r>
      <w:proofErr w:type="spellStart"/>
      <w:r>
        <w:t>perdón</w:t>
      </w:r>
      <w:proofErr w:type="spellEnd"/>
      <w:r>
        <w:t xml:space="preserve"> para </w:t>
      </w:r>
      <w:proofErr w:type="spellStart"/>
      <w:r>
        <w:t>haceros</w:t>
      </w:r>
      <w:proofErr w:type="spellEnd"/>
      <w:r>
        <w:t xml:space="preserve"> saber </w:t>
      </w:r>
      <w:proofErr w:type="spellStart"/>
      <w:r>
        <w:t>que</w:t>
      </w:r>
      <w:proofErr w:type="spellEnd"/>
      <w:r>
        <w:t xml:space="preserve"> </w:t>
      </w:r>
      <w:proofErr w:type="spellStart"/>
      <w:r>
        <w:t>aquella</w:t>
      </w:r>
      <w:proofErr w:type="spellEnd"/>
      <w:r>
        <w:t xml:space="preserve"> </w:t>
      </w:r>
      <w:proofErr w:type="spellStart"/>
      <w:r>
        <w:t>sangre</w:t>
      </w:r>
      <w:proofErr w:type="spellEnd"/>
      <w:r>
        <w:t xml:space="preserve"> </w:t>
      </w:r>
      <w:proofErr w:type="spellStart"/>
      <w:r>
        <w:t>derramada</w:t>
      </w:r>
      <w:proofErr w:type="spellEnd"/>
      <w:r>
        <w:t xml:space="preserve"> </w:t>
      </w:r>
      <w:proofErr w:type="spellStart"/>
      <w:r>
        <w:t>en</w:t>
      </w:r>
      <w:proofErr w:type="spellEnd"/>
      <w:r>
        <w:t xml:space="preserve"> </w:t>
      </w:r>
      <w:proofErr w:type="spellStart"/>
      <w:r>
        <w:t>el</w:t>
      </w:r>
      <w:proofErr w:type="spellEnd"/>
      <w:r>
        <w:t xml:space="preserve"> Calvario, </w:t>
      </w:r>
      <w:proofErr w:type="spellStart"/>
      <w:r>
        <w:t>fue</w:t>
      </w:r>
      <w:proofErr w:type="spellEnd"/>
      <w:r>
        <w:t xml:space="preserve"> la </w:t>
      </w:r>
      <w:proofErr w:type="spellStart"/>
      <w:r>
        <w:t>más</w:t>
      </w:r>
      <w:proofErr w:type="spellEnd"/>
      <w:r>
        <w:t xml:space="preserve"> sublime </w:t>
      </w:r>
      <w:proofErr w:type="spellStart"/>
      <w:r>
        <w:t>lección</w:t>
      </w:r>
      <w:proofErr w:type="spellEnd"/>
      <w:r>
        <w:t xml:space="preserve"> de </w:t>
      </w:r>
      <w:proofErr w:type="spellStart"/>
      <w:r>
        <w:t>cumplimiento</w:t>
      </w:r>
      <w:proofErr w:type="spellEnd"/>
      <w:r>
        <w:t xml:space="preserve"> para </w:t>
      </w:r>
      <w:proofErr w:type="spellStart"/>
      <w:r>
        <w:t>alcanzar</w:t>
      </w:r>
      <w:proofErr w:type="spellEnd"/>
      <w:r>
        <w:t xml:space="preserve"> la </w:t>
      </w:r>
    </w:p>
    <w:p w14:paraId="6651608C" w14:textId="77777777" w:rsidR="00F50769" w:rsidRDefault="00F50769" w:rsidP="00F50769">
      <w:proofErr w:type="spellStart"/>
      <w:r>
        <w:t>paz</w:t>
      </w:r>
      <w:proofErr w:type="spellEnd"/>
      <w:r>
        <w:t xml:space="preserve"> </w:t>
      </w:r>
      <w:proofErr w:type="spellStart"/>
      <w:r>
        <w:t>en</w:t>
      </w:r>
      <w:proofErr w:type="spellEnd"/>
      <w:r>
        <w:t xml:space="preserve"> la </w:t>
      </w:r>
      <w:proofErr w:type="spellStart"/>
      <w:r>
        <w:t>eternidad</w:t>
      </w:r>
      <w:proofErr w:type="spellEnd"/>
      <w:r>
        <w:t xml:space="preserve">; </w:t>
      </w:r>
      <w:proofErr w:type="spellStart"/>
      <w:r>
        <w:t>por</w:t>
      </w:r>
      <w:proofErr w:type="spellEnd"/>
      <w:r>
        <w:t xml:space="preserve"> </w:t>
      </w:r>
      <w:proofErr w:type="spellStart"/>
      <w:r>
        <w:t>eso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vuestra</w:t>
      </w:r>
      <w:proofErr w:type="spellEnd"/>
      <w:r>
        <w:t xml:space="preserve"> </w:t>
      </w:r>
      <w:proofErr w:type="spellStart"/>
      <w:r>
        <w:t>felicidad</w:t>
      </w:r>
      <w:proofErr w:type="spellEnd"/>
      <w:r>
        <w:t xml:space="preserve">, </w:t>
      </w:r>
      <w:proofErr w:type="spellStart"/>
      <w:r>
        <w:t>vosotros</w:t>
      </w:r>
      <w:proofErr w:type="spellEnd"/>
      <w:r>
        <w:t xml:space="preserve"> la </w:t>
      </w:r>
      <w:proofErr w:type="spellStart"/>
      <w:r>
        <w:t>tenéis</w:t>
      </w:r>
      <w:proofErr w:type="spellEnd"/>
      <w:r>
        <w:t xml:space="preserve"> </w:t>
      </w:r>
      <w:proofErr w:type="spellStart"/>
      <w:r>
        <w:t>que</w:t>
      </w:r>
      <w:proofErr w:type="spellEnd"/>
      <w:r>
        <w:t xml:space="preserve"> </w:t>
      </w:r>
      <w:proofErr w:type="spellStart"/>
      <w:r>
        <w:t>labrar</w:t>
      </w:r>
      <w:proofErr w:type="spellEnd"/>
      <w:r>
        <w:t xml:space="preserve">. </w:t>
      </w:r>
    </w:p>
    <w:p w14:paraId="5AF1BC57" w14:textId="77777777" w:rsidR="00F50769" w:rsidRDefault="00F50769" w:rsidP="00F50769">
      <w:r>
        <w:t xml:space="preserve">10. </w:t>
      </w:r>
      <w:proofErr w:type="spellStart"/>
      <w:r>
        <w:t>Israelitas</w:t>
      </w:r>
      <w:proofErr w:type="spellEnd"/>
      <w:r>
        <w:t xml:space="preserve"> </w:t>
      </w:r>
      <w:proofErr w:type="spellStart"/>
      <w:r>
        <w:t>os</w:t>
      </w:r>
      <w:proofErr w:type="spellEnd"/>
      <w:r>
        <w:t xml:space="preserve"> he </w:t>
      </w:r>
      <w:proofErr w:type="spellStart"/>
      <w:r>
        <w:t>llamado</w:t>
      </w:r>
      <w:proofErr w:type="spellEnd"/>
      <w:r>
        <w:t xml:space="preserve">, </w:t>
      </w:r>
      <w:proofErr w:type="spellStart"/>
      <w:r>
        <w:t>porque</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viene</w:t>
      </w:r>
      <w:proofErr w:type="spellEnd"/>
      <w:r>
        <w:t xml:space="preserve"> de </w:t>
      </w:r>
      <w:proofErr w:type="spellStart"/>
      <w:r>
        <w:t>aquella</w:t>
      </w:r>
      <w:proofErr w:type="spellEnd"/>
      <w:r>
        <w:t xml:space="preserve"> </w:t>
      </w:r>
      <w:proofErr w:type="spellStart"/>
      <w:r>
        <w:t>simiente</w:t>
      </w:r>
      <w:proofErr w:type="spellEnd"/>
      <w:r>
        <w:t xml:space="preserve"> </w:t>
      </w:r>
      <w:proofErr w:type="spellStart"/>
      <w:r>
        <w:t>que</w:t>
      </w:r>
      <w:proofErr w:type="spellEnd"/>
      <w:r>
        <w:t xml:space="preserve"> </w:t>
      </w:r>
      <w:proofErr w:type="spellStart"/>
      <w:r>
        <w:t>entregué</w:t>
      </w:r>
      <w:proofErr w:type="spellEnd"/>
      <w:r>
        <w:t xml:space="preserve"> a </w:t>
      </w:r>
      <w:proofErr w:type="spellStart"/>
      <w:r>
        <w:t>los</w:t>
      </w:r>
      <w:proofErr w:type="spellEnd"/>
      <w:r>
        <w:t xml:space="preserve"> </w:t>
      </w:r>
      <w:proofErr w:type="spellStart"/>
      <w:r>
        <w:t>fundadores</w:t>
      </w:r>
      <w:proofErr w:type="spellEnd"/>
      <w:r>
        <w:t xml:space="preserve"> del pueblo </w:t>
      </w:r>
      <w:proofErr w:type="spellStart"/>
      <w:r>
        <w:t>llamado</w:t>
      </w:r>
      <w:proofErr w:type="spellEnd"/>
      <w:r>
        <w:t xml:space="preserve"> de Dios. </w:t>
      </w:r>
    </w:p>
    <w:p w14:paraId="06D33B83" w14:textId="77777777" w:rsidR="00F50769" w:rsidRDefault="00F50769" w:rsidP="00F50769">
      <w:r>
        <w:t xml:space="preserve">11. Israel </w:t>
      </w:r>
      <w:proofErr w:type="spellStart"/>
      <w:r>
        <w:t>fue</w:t>
      </w:r>
      <w:proofErr w:type="spellEnd"/>
      <w:r>
        <w:t xml:space="preserve"> </w:t>
      </w:r>
      <w:proofErr w:type="spellStart"/>
      <w:r>
        <w:t>el</w:t>
      </w:r>
      <w:proofErr w:type="spellEnd"/>
      <w:r>
        <w:t xml:space="preserve"> </w:t>
      </w:r>
      <w:proofErr w:type="spellStart"/>
      <w:r>
        <w:t>nombre</w:t>
      </w:r>
      <w:proofErr w:type="spellEnd"/>
      <w:r>
        <w:t xml:space="preserve"> </w:t>
      </w:r>
      <w:proofErr w:type="spellStart"/>
      <w:r>
        <w:t>que</w:t>
      </w:r>
      <w:proofErr w:type="spellEnd"/>
      <w:r>
        <w:t xml:space="preserve"> di a Jacob y a </w:t>
      </w:r>
      <w:proofErr w:type="spellStart"/>
      <w:r>
        <w:t>su</w:t>
      </w:r>
      <w:proofErr w:type="spellEnd"/>
      <w:r>
        <w:t xml:space="preserve"> </w:t>
      </w:r>
      <w:proofErr w:type="spellStart"/>
      <w:r>
        <w:t>simiente</w:t>
      </w:r>
      <w:proofErr w:type="spellEnd"/>
      <w:r>
        <w:t xml:space="preserve">. ¿Por </w:t>
      </w:r>
      <w:proofErr w:type="spellStart"/>
      <w:r>
        <w:t>qué</w:t>
      </w:r>
      <w:proofErr w:type="spellEnd"/>
      <w:r>
        <w:t xml:space="preserve"> </w:t>
      </w:r>
      <w:proofErr w:type="spellStart"/>
      <w:r>
        <w:t>fue</w:t>
      </w:r>
      <w:proofErr w:type="spellEnd"/>
      <w:r>
        <w:t xml:space="preserve"> </w:t>
      </w:r>
      <w:proofErr w:type="spellStart"/>
      <w:r>
        <w:t>tomado</w:t>
      </w:r>
      <w:proofErr w:type="spellEnd"/>
      <w:r>
        <w:t xml:space="preserve"> </w:t>
      </w:r>
      <w:proofErr w:type="spellStart"/>
      <w:r>
        <w:t>más</w:t>
      </w:r>
      <w:proofErr w:type="spellEnd"/>
      <w:r>
        <w:t xml:space="preserve"> </w:t>
      </w:r>
      <w:proofErr w:type="spellStart"/>
      <w:r>
        <w:t>tarde</w:t>
      </w:r>
      <w:proofErr w:type="spellEnd"/>
      <w:r>
        <w:t xml:space="preserve"> ese </w:t>
      </w:r>
      <w:proofErr w:type="spellStart"/>
      <w:r>
        <w:t>nombre</w:t>
      </w:r>
      <w:proofErr w:type="spellEnd"/>
      <w:r>
        <w:t xml:space="preserve"> para </w:t>
      </w:r>
      <w:proofErr w:type="spellStart"/>
      <w:r>
        <w:t>designar</w:t>
      </w:r>
      <w:proofErr w:type="spellEnd"/>
      <w:r>
        <w:t xml:space="preserve"> a </w:t>
      </w:r>
      <w:proofErr w:type="spellStart"/>
      <w:r>
        <w:t>una</w:t>
      </w:r>
      <w:proofErr w:type="spellEnd"/>
      <w:r>
        <w:t xml:space="preserve"> raza, </w:t>
      </w:r>
      <w:proofErr w:type="spellStart"/>
      <w:r>
        <w:t>si</w:t>
      </w:r>
      <w:proofErr w:type="spellEnd"/>
      <w:r>
        <w:t xml:space="preserve"> </w:t>
      </w:r>
      <w:proofErr w:type="spellStart"/>
      <w:r>
        <w:t>él</w:t>
      </w:r>
      <w:proofErr w:type="spellEnd"/>
      <w:r>
        <w:t xml:space="preserve"> tan solo </w:t>
      </w:r>
      <w:proofErr w:type="spellStart"/>
      <w:r>
        <w:t>habla</w:t>
      </w:r>
      <w:proofErr w:type="spellEnd"/>
      <w:r>
        <w:t xml:space="preserve"> de </w:t>
      </w:r>
      <w:proofErr w:type="spellStart"/>
      <w:r>
        <w:t>misiones</w:t>
      </w:r>
      <w:proofErr w:type="spellEnd"/>
      <w:r>
        <w:t xml:space="preserve"> </w:t>
      </w:r>
      <w:proofErr w:type="spellStart"/>
      <w:r>
        <w:t>espirituales</w:t>
      </w:r>
      <w:proofErr w:type="spellEnd"/>
      <w:r>
        <w:t xml:space="preserve">? </w:t>
      </w:r>
      <w:proofErr w:type="spellStart"/>
      <w:r>
        <w:t>Yo</w:t>
      </w:r>
      <w:proofErr w:type="spellEnd"/>
      <w:r>
        <w:t xml:space="preserve"> </w:t>
      </w:r>
      <w:proofErr w:type="spellStart"/>
      <w:r>
        <w:t>inspiré</w:t>
      </w:r>
      <w:proofErr w:type="spellEnd"/>
      <w:r>
        <w:t xml:space="preserve"> a </w:t>
      </w:r>
      <w:proofErr w:type="spellStart"/>
      <w:r>
        <w:t>patriarcas</w:t>
      </w:r>
      <w:proofErr w:type="spellEnd"/>
      <w:r>
        <w:t xml:space="preserve"> y a </w:t>
      </w:r>
      <w:proofErr w:type="spellStart"/>
      <w:r>
        <w:t>profetas</w:t>
      </w:r>
      <w:proofErr w:type="spellEnd"/>
      <w:r>
        <w:t xml:space="preserve"> para </w:t>
      </w:r>
      <w:proofErr w:type="spellStart"/>
      <w:r>
        <w:t>que</w:t>
      </w:r>
      <w:proofErr w:type="spellEnd"/>
      <w:r>
        <w:t xml:space="preserve"> </w:t>
      </w:r>
      <w:proofErr w:type="spellStart"/>
      <w:r>
        <w:t>llamaran</w:t>
      </w:r>
      <w:proofErr w:type="spellEnd"/>
      <w:r>
        <w:t xml:space="preserve"> </w:t>
      </w:r>
      <w:proofErr w:type="gramStart"/>
      <w:r>
        <w:t>a</w:t>
      </w:r>
      <w:proofErr w:type="gramEnd"/>
      <w:r>
        <w:t xml:space="preserve"> </w:t>
      </w:r>
      <w:proofErr w:type="spellStart"/>
      <w:r>
        <w:t>aquel</w:t>
      </w:r>
      <w:proofErr w:type="spellEnd"/>
      <w:r>
        <w:t xml:space="preserve"> pueblo </w:t>
      </w:r>
      <w:proofErr w:type="spellStart"/>
      <w:r>
        <w:t>el</w:t>
      </w:r>
      <w:proofErr w:type="spellEnd"/>
      <w:r>
        <w:t xml:space="preserve"> Pueblo de Dios, ¿</w:t>
      </w:r>
      <w:proofErr w:type="spellStart"/>
      <w:r>
        <w:t>Sabéis</w:t>
      </w:r>
      <w:proofErr w:type="spellEnd"/>
      <w:r>
        <w:t xml:space="preserve"> </w:t>
      </w:r>
      <w:proofErr w:type="spellStart"/>
      <w:r>
        <w:t>por</w:t>
      </w:r>
      <w:proofErr w:type="spellEnd"/>
      <w:r>
        <w:t xml:space="preserve"> </w:t>
      </w:r>
      <w:proofErr w:type="spellStart"/>
      <w:r>
        <w:t>qué</w:t>
      </w:r>
      <w:proofErr w:type="spellEnd"/>
      <w:r>
        <w:t xml:space="preserve">? </w:t>
      </w:r>
      <w:proofErr w:type="spellStart"/>
      <w:r>
        <w:t>Porque</w:t>
      </w:r>
      <w:proofErr w:type="spellEnd"/>
      <w:r>
        <w:t xml:space="preserve"> </w:t>
      </w:r>
      <w:proofErr w:type="spellStart"/>
      <w:r>
        <w:t>él</w:t>
      </w:r>
      <w:proofErr w:type="spellEnd"/>
      <w:r>
        <w:t xml:space="preserve">, entre </w:t>
      </w:r>
      <w:proofErr w:type="spellStart"/>
      <w:r>
        <w:t>todos</w:t>
      </w:r>
      <w:proofErr w:type="spellEnd"/>
      <w:r>
        <w:t xml:space="preserve"> </w:t>
      </w:r>
      <w:proofErr w:type="spellStart"/>
      <w:r>
        <w:t>los</w:t>
      </w:r>
      <w:proofErr w:type="spellEnd"/>
      <w:r>
        <w:t xml:space="preserve"> </w:t>
      </w:r>
      <w:proofErr w:type="spellStart"/>
      <w:r>
        <w:t>demás</w:t>
      </w:r>
      <w:proofErr w:type="spellEnd"/>
      <w:r>
        <w:t xml:space="preserve"> pueblos de la Tierra, </w:t>
      </w:r>
      <w:proofErr w:type="spellStart"/>
      <w:r>
        <w:t>trajo</w:t>
      </w:r>
      <w:proofErr w:type="spellEnd"/>
      <w:r>
        <w:t xml:space="preserve"> al </w:t>
      </w:r>
      <w:proofErr w:type="spellStart"/>
      <w:r>
        <w:t>mundo</w:t>
      </w:r>
      <w:proofErr w:type="spellEnd"/>
      <w:r>
        <w:t xml:space="preserve"> </w:t>
      </w:r>
      <w:proofErr w:type="spellStart"/>
      <w:r>
        <w:t>una</w:t>
      </w:r>
      <w:proofErr w:type="spellEnd"/>
      <w:r>
        <w:t xml:space="preserve"> </w:t>
      </w:r>
      <w:proofErr w:type="spellStart"/>
      <w:r>
        <w:t>misión</w:t>
      </w:r>
      <w:proofErr w:type="spellEnd"/>
      <w:r>
        <w:t xml:space="preserve"> </w:t>
      </w:r>
      <w:proofErr w:type="spellStart"/>
      <w:r>
        <w:t>espiritual</w:t>
      </w:r>
      <w:proofErr w:type="spellEnd"/>
      <w:r>
        <w:t xml:space="preserve">. </w:t>
      </w:r>
      <w:proofErr w:type="spellStart"/>
      <w:r>
        <w:t>Mientras</w:t>
      </w:r>
      <w:proofErr w:type="spellEnd"/>
      <w:r>
        <w:t xml:space="preserve"> </w:t>
      </w:r>
      <w:proofErr w:type="spellStart"/>
      <w:r>
        <w:t>unos</w:t>
      </w:r>
      <w:proofErr w:type="spellEnd"/>
      <w:r>
        <w:t xml:space="preserve"> </w:t>
      </w:r>
      <w:proofErr w:type="spellStart"/>
      <w:r>
        <w:t>llevaron</w:t>
      </w:r>
      <w:proofErr w:type="spellEnd"/>
      <w:r>
        <w:t xml:space="preserve"> </w:t>
      </w:r>
      <w:proofErr w:type="spellStart"/>
      <w:r>
        <w:t>en</w:t>
      </w:r>
      <w:proofErr w:type="spellEnd"/>
      <w:r>
        <w:t xml:space="preserve"> sus manos la </w:t>
      </w:r>
      <w:proofErr w:type="spellStart"/>
      <w:r>
        <w:t>ciencia</w:t>
      </w:r>
      <w:proofErr w:type="spellEnd"/>
      <w:r>
        <w:t xml:space="preserve">, </w:t>
      </w:r>
      <w:proofErr w:type="spellStart"/>
      <w:r>
        <w:t>otros</w:t>
      </w:r>
      <w:proofErr w:type="spellEnd"/>
      <w:r>
        <w:t xml:space="preserve"> las </w:t>
      </w:r>
      <w:proofErr w:type="spellStart"/>
      <w:r>
        <w:t>artes</w:t>
      </w:r>
      <w:proofErr w:type="spellEnd"/>
      <w:r>
        <w:t xml:space="preserve"> y </w:t>
      </w:r>
      <w:proofErr w:type="spellStart"/>
      <w:r>
        <w:t>otros</w:t>
      </w:r>
      <w:proofErr w:type="spellEnd"/>
      <w:r>
        <w:t xml:space="preserve"> las </w:t>
      </w:r>
      <w:proofErr w:type="spellStart"/>
      <w:r>
        <w:t>leyes</w:t>
      </w:r>
      <w:proofErr w:type="spellEnd"/>
      <w:r>
        <w:t xml:space="preserve"> </w:t>
      </w:r>
      <w:proofErr w:type="spellStart"/>
      <w:r>
        <w:t>humanas</w:t>
      </w:r>
      <w:proofErr w:type="spellEnd"/>
      <w:r>
        <w:t xml:space="preserve">, </w:t>
      </w:r>
      <w:proofErr w:type="spellStart"/>
      <w:r>
        <w:t>éste</w:t>
      </w:r>
      <w:proofErr w:type="spellEnd"/>
      <w:r>
        <w:t xml:space="preserve"> vino con la Ley </w:t>
      </w:r>
      <w:proofErr w:type="spellStart"/>
      <w:r>
        <w:t>espiritual</w:t>
      </w:r>
      <w:proofErr w:type="spellEnd"/>
      <w:r>
        <w:t xml:space="preserve">, la </w:t>
      </w:r>
      <w:proofErr w:type="spellStart"/>
      <w:r>
        <w:t>doctrina</w:t>
      </w:r>
      <w:proofErr w:type="spellEnd"/>
      <w:r>
        <w:t xml:space="preserve"> del </w:t>
      </w:r>
      <w:proofErr w:type="spellStart"/>
      <w:r>
        <w:t>corazón</w:t>
      </w:r>
      <w:proofErr w:type="spellEnd"/>
      <w:r>
        <w:t xml:space="preserve">, la luz de la </w:t>
      </w:r>
      <w:proofErr w:type="spellStart"/>
      <w:r>
        <w:t>eternidad</w:t>
      </w:r>
      <w:proofErr w:type="spellEnd"/>
      <w:r>
        <w:t xml:space="preserve">. </w:t>
      </w:r>
      <w:proofErr w:type="spellStart"/>
      <w:r>
        <w:t>Mientras</w:t>
      </w:r>
      <w:proofErr w:type="spellEnd"/>
      <w:r>
        <w:t xml:space="preserve"> </w:t>
      </w:r>
      <w:proofErr w:type="spellStart"/>
      <w:r>
        <w:t>unos</w:t>
      </w:r>
      <w:proofErr w:type="spellEnd"/>
      <w:r>
        <w:t xml:space="preserve"> pueblos </w:t>
      </w:r>
      <w:proofErr w:type="spellStart"/>
      <w:r>
        <w:t>dieron</w:t>
      </w:r>
      <w:proofErr w:type="spellEnd"/>
      <w:r>
        <w:t xml:space="preserve"> al </w:t>
      </w:r>
      <w:proofErr w:type="spellStart"/>
      <w:r>
        <w:t>mundo</w:t>
      </w:r>
      <w:proofErr w:type="spellEnd"/>
      <w:r>
        <w:t xml:space="preserve"> </w:t>
      </w:r>
      <w:proofErr w:type="spellStart"/>
      <w:r>
        <w:t>filósofos</w:t>
      </w:r>
      <w:proofErr w:type="spellEnd"/>
      <w:r>
        <w:t xml:space="preserve"> y </w:t>
      </w:r>
      <w:proofErr w:type="spellStart"/>
      <w:r>
        <w:t>científicos</w:t>
      </w:r>
      <w:proofErr w:type="spellEnd"/>
      <w:r>
        <w:t xml:space="preserve">, </w:t>
      </w:r>
      <w:proofErr w:type="spellStart"/>
      <w:r>
        <w:t>éste</w:t>
      </w:r>
      <w:proofErr w:type="spellEnd"/>
      <w:r>
        <w:t xml:space="preserve"> </w:t>
      </w:r>
      <w:proofErr w:type="spellStart"/>
      <w:r>
        <w:t>dio</w:t>
      </w:r>
      <w:proofErr w:type="spellEnd"/>
      <w:r>
        <w:t xml:space="preserve"> </w:t>
      </w:r>
      <w:proofErr w:type="spellStart"/>
      <w:r>
        <w:t>profetas</w:t>
      </w:r>
      <w:proofErr w:type="spellEnd"/>
      <w:r>
        <w:t xml:space="preserve"> </w:t>
      </w:r>
      <w:proofErr w:type="spellStart"/>
      <w:r>
        <w:t>que</w:t>
      </w:r>
      <w:proofErr w:type="spellEnd"/>
      <w:r>
        <w:t xml:space="preserve"> </w:t>
      </w:r>
      <w:proofErr w:type="spellStart"/>
      <w:r>
        <w:t>transmitían</w:t>
      </w:r>
      <w:proofErr w:type="spellEnd"/>
      <w:r>
        <w:t xml:space="preserve"> </w:t>
      </w:r>
      <w:proofErr w:type="spellStart"/>
      <w:r>
        <w:t>mensajes</w:t>
      </w:r>
      <w:proofErr w:type="spellEnd"/>
      <w:r>
        <w:t xml:space="preserve"> </w:t>
      </w:r>
      <w:proofErr w:type="spellStart"/>
      <w:r>
        <w:t>divinos</w:t>
      </w:r>
      <w:proofErr w:type="spellEnd"/>
      <w:r>
        <w:t xml:space="preserve"> a </w:t>
      </w:r>
      <w:proofErr w:type="spellStart"/>
      <w:r>
        <w:t>los</w:t>
      </w:r>
      <w:proofErr w:type="spellEnd"/>
      <w:r>
        <w:t xml:space="preserve"> hombres, </w:t>
      </w:r>
      <w:proofErr w:type="spellStart"/>
      <w:r>
        <w:t>patriarcas</w:t>
      </w:r>
      <w:proofErr w:type="spellEnd"/>
      <w:r>
        <w:t xml:space="preserve"> </w:t>
      </w:r>
      <w:proofErr w:type="spellStart"/>
      <w:r>
        <w:t>que</w:t>
      </w:r>
      <w:proofErr w:type="spellEnd"/>
      <w:r>
        <w:t xml:space="preserve"> </w:t>
      </w:r>
      <w:proofErr w:type="spellStart"/>
      <w:r>
        <w:t>enseñaban</w:t>
      </w:r>
      <w:proofErr w:type="spellEnd"/>
      <w:r>
        <w:t xml:space="preserve"> con </w:t>
      </w:r>
      <w:proofErr w:type="spellStart"/>
      <w:r>
        <w:t>su</w:t>
      </w:r>
      <w:proofErr w:type="spellEnd"/>
      <w:r>
        <w:t xml:space="preserve"> </w:t>
      </w:r>
      <w:proofErr w:type="spellStart"/>
      <w:r>
        <w:t>vida</w:t>
      </w:r>
      <w:proofErr w:type="spellEnd"/>
      <w:r>
        <w:t xml:space="preserve"> </w:t>
      </w:r>
      <w:proofErr w:type="spellStart"/>
      <w:r>
        <w:t>el</w:t>
      </w:r>
      <w:proofErr w:type="spellEnd"/>
      <w:r>
        <w:t xml:space="preserve"> camino </w:t>
      </w:r>
      <w:proofErr w:type="spellStart"/>
      <w:r>
        <w:t>hacia</w:t>
      </w:r>
      <w:proofErr w:type="spellEnd"/>
      <w:r>
        <w:t xml:space="preserve"> Dios, </w:t>
      </w:r>
      <w:proofErr w:type="spellStart"/>
      <w:r>
        <w:t>apóstoles</w:t>
      </w:r>
      <w:proofErr w:type="spellEnd"/>
      <w:r>
        <w:t xml:space="preserve"> </w:t>
      </w:r>
      <w:proofErr w:type="spellStart"/>
      <w:r>
        <w:t>que</w:t>
      </w:r>
      <w:proofErr w:type="spellEnd"/>
      <w:r>
        <w:t xml:space="preserve"> </w:t>
      </w:r>
      <w:proofErr w:type="spellStart"/>
      <w:r>
        <w:t>vivían</w:t>
      </w:r>
      <w:proofErr w:type="spellEnd"/>
      <w:r>
        <w:t xml:space="preserve"> y </w:t>
      </w:r>
      <w:proofErr w:type="spellStart"/>
      <w:r>
        <w:t>morían</w:t>
      </w:r>
      <w:proofErr w:type="spellEnd"/>
      <w:r>
        <w:t xml:space="preserve"> </w:t>
      </w:r>
      <w:proofErr w:type="spellStart"/>
      <w:r>
        <w:t>testificando</w:t>
      </w:r>
      <w:proofErr w:type="spellEnd"/>
      <w:r>
        <w:t xml:space="preserve"> la </w:t>
      </w:r>
      <w:proofErr w:type="spellStart"/>
      <w:r>
        <w:t>verdad</w:t>
      </w:r>
      <w:proofErr w:type="spellEnd"/>
      <w:r>
        <w:t xml:space="preserve">; y </w:t>
      </w:r>
      <w:proofErr w:type="spellStart"/>
      <w:r>
        <w:t>sobre</w:t>
      </w:r>
      <w:proofErr w:type="spellEnd"/>
      <w:r>
        <w:t xml:space="preserve"> de </w:t>
      </w:r>
      <w:proofErr w:type="spellStart"/>
      <w:r>
        <w:t>todos</w:t>
      </w:r>
      <w:proofErr w:type="spellEnd"/>
      <w:r>
        <w:t xml:space="preserve"> </w:t>
      </w:r>
      <w:proofErr w:type="spellStart"/>
      <w:r>
        <w:t>el</w:t>
      </w:r>
      <w:proofErr w:type="spellEnd"/>
      <w:r>
        <w:t xml:space="preserve"> Divino Maestro, </w:t>
      </w:r>
      <w:proofErr w:type="spellStart"/>
      <w:r>
        <w:t>que</w:t>
      </w:r>
      <w:proofErr w:type="spellEnd"/>
      <w:r>
        <w:t xml:space="preserve"> vino a </w:t>
      </w:r>
      <w:proofErr w:type="spellStart"/>
      <w:r>
        <w:t>hacerse</w:t>
      </w:r>
      <w:proofErr w:type="spellEnd"/>
      <w:r>
        <w:t xml:space="preserve"> hombre </w:t>
      </w:r>
      <w:proofErr w:type="spellStart"/>
      <w:r>
        <w:t>en</w:t>
      </w:r>
      <w:proofErr w:type="spellEnd"/>
      <w:r>
        <w:t xml:space="preserve"> </w:t>
      </w:r>
      <w:proofErr w:type="spellStart"/>
      <w:r>
        <w:t>el</w:t>
      </w:r>
      <w:proofErr w:type="spellEnd"/>
      <w:r>
        <w:t xml:space="preserve"> </w:t>
      </w:r>
      <w:proofErr w:type="spellStart"/>
      <w:r>
        <w:t>seno</w:t>
      </w:r>
      <w:proofErr w:type="spellEnd"/>
      <w:r>
        <w:t xml:space="preserve"> del pueblo de Israel, </w:t>
      </w:r>
      <w:proofErr w:type="spellStart"/>
      <w:r>
        <w:t>trayendo</w:t>
      </w:r>
      <w:proofErr w:type="spellEnd"/>
      <w:r>
        <w:t xml:space="preserve"> a </w:t>
      </w:r>
      <w:proofErr w:type="spellStart"/>
      <w:r>
        <w:t>los</w:t>
      </w:r>
      <w:proofErr w:type="spellEnd"/>
      <w:r>
        <w:t xml:space="preserve"> hombres </w:t>
      </w:r>
      <w:proofErr w:type="spellStart"/>
      <w:r>
        <w:t>el</w:t>
      </w:r>
      <w:proofErr w:type="spellEnd"/>
      <w:r>
        <w:t xml:space="preserve"> </w:t>
      </w:r>
      <w:proofErr w:type="spellStart"/>
      <w:r>
        <w:t>más</w:t>
      </w:r>
      <w:proofErr w:type="spellEnd"/>
      <w:r>
        <w:t xml:space="preserve"> sublime </w:t>
      </w:r>
      <w:proofErr w:type="spellStart"/>
      <w:r>
        <w:t>mensaje</w:t>
      </w:r>
      <w:proofErr w:type="spellEnd"/>
      <w:r>
        <w:t xml:space="preserve"> celestial. </w:t>
      </w:r>
    </w:p>
    <w:p w14:paraId="709EC543" w14:textId="77777777" w:rsidR="00F50769" w:rsidRDefault="00F50769" w:rsidP="00F50769">
      <w:r>
        <w:t xml:space="preserve">12. Por </w:t>
      </w:r>
      <w:proofErr w:type="spellStart"/>
      <w:r>
        <w:t>eso</w:t>
      </w:r>
      <w:proofErr w:type="spellEnd"/>
      <w:r>
        <w:t xml:space="preserve"> </w:t>
      </w:r>
      <w:proofErr w:type="spellStart"/>
      <w:r>
        <w:t>aquel</w:t>
      </w:r>
      <w:proofErr w:type="spellEnd"/>
      <w:r>
        <w:t xml:space="preserve"> pueblo </w:t>
      </w:r>
      <w:proofErr w:type="spellStart"/>
      <w:r>
        <w:t>fue</w:t>
      </w:r>
      <w:proofErr w:type="spellEnd"/>
      <w:r>
        <w:t xml:space="preserve"> </w:t>
      </w:r>
      <w:proofErr w:type="spellStart"/>
      <w:r>
        <w:t>llamado</w:t>
      </w:r>
      <w:proofErr w:type="spellEnd"/>
      <w:r>
        <w:t xml:space="preserve"> </w:t>
      </w:r>
      <w:proofErr w:type="spellStart"/>
      <w:r>
        <w:t>el</w:t>
      </w:r>
      <w:proofErr w:type="spellEnd"/>
      <w:r>
        <w:t xml:space="preserve"> Pueblo de Dios, </w:t>
      </w:r>
      <w:proofErr w:type="spellStart"/>
      <w:r>
        <w:t>aunque</w:t>
      </w:r>
      <w:proofErr w:type="spellEnd"/>
      <w:r>
        <w:t xml:space="preserve"> </w:t>
      </w:r>
      <w:proofErr w:type="spellStart"/>
      <w:r>
        <w:t>Yo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todos</w:t>
      </w:r>
      <w:proofErr w:type="spellEnd"/>
      <w:r>
        <w:t xml:space="preserve"> </w:t>
      </w:r>
      <w:proofErr w:type="spellStart"/>
      <w:r>
        <w:t>los</w:t>
      </w:r>
      <w:proofErr w:type="spellEnd"/>
      <w:r>
        <w:t xml:space="preserve"> pueblos son </w:t>
      </w:r>
      <w:proofErr w:type="spellStart"/>
      <w:r>
        <w:t>míos</w:t>
      </w:r>
      <w:proofErr w:type="spellEnd"/>
      <w:r>
        <w:t xml:space="preserve">, y a </w:t>
      </w:r>
      <w:proofErr w:type="spellStart"/>
      <w:r>
        <w:t>todos</w:t>
      </w:r>
      <w:proofErr w:type="spellEnd"/>
      <w:r>
        <w:t xml:space="preserve"> </w:t>
      </w:r>
      <w:proofErr w:type="spellStart"/>
      <w:r>
        <w:t>los</w:t>
      </w:r>
      <w:proofErr w:type="spellEnd"/>
      <w:r>
        <w:t xml:space="preserve"> </w:t>
      </w:r>
      <w:proofErr w:type="spellStart"/>
      <w:r>
        <w:t>amo</w:t>
      </w:r>
      <w:proofErr w:type="spellEnd"/>
      <w:r>
        <w:t xml:space="preserve"> de la </w:t>
      </w:r>
      <w:proofErr w:type="spellStart"/>
      <w:r>
        <w:t>misma</w:t>
      </w:r>
      <w:proofErr w:type="spellEnd"/>
      <w:r>
        <w:t xml:space="preserve"> </w:t>
      </w:r>
      <w:proofErr w:type="spellStart"/>
      <w:r>
        <w:t>manera</w:t>
      </w:r>
      <w:proofErr w:type="spellEnd"/>
      <w:r>
        <w:t xml:space="preserve">, mas </w:t>
      </w:r>
      <w:proofErr w:type="spellStart"/>
      <w:r>
        <w:t>cada</w:t>
      </w:r>
      <w:proofErr w:type="spellEnd"/>
      <w:r>
        <w:t xml:space="preserve"> uno </w:t>
      </w:r>
      <w:proofErr w:type="spellStart"/>
      <w:r>
        <w:t>trae</w:t>
      </w:r>
      <w:proofErr w:type="spellEnd"/>
      <w:r>
        <w:t xml:space="preserve"> a la Tierra </w:t>
      </w:r>
      <w:proofErr w:type="spellStart"/>
      <w:r>
        <w:t>su</w:t>
      </w:r>
      <w:proofErr w:type="spellEnd"/>
      <w:r>
        <w:t xml:space="preserve"> </w:t>
      </w:r>
      <w:proofErr w:type="spellStart"/>
      <w:r>
        <w:t>misión</w:t>
      </w:r>
      <w:proofErr w:type="spellEnd"/>
      <w:r>
        <w:t xml:space="preserve">. </w:t>
      </w:r>
    </w:p>
    <w:p w14:paraId="16028FC8" w14:textId="77777777" w:rsidR="00F50769" w:rsidRDefault="00F50769" w:rsidP="00F50769">
      <w:r>
        <w:t xml:space="preserve">13. Esa </w:t>
      </w:r>
      <w:proofErr w:type="spellStart"/>
      <w:r>
        <w:t>simiente</w:t>
      </w:r>
      <w:proofErr w:type="spellEnd"/>
      <w:r>
        <w:t xml:space="preserve"> </w:t>
      </w:r>
      <w:proofErr w:type="spellStart"/>
      <w:r>
        <w:t>espiritual</w:t>
      </w:r>
      <w:proofErr w:type="spellEnd"/>
      <w:r>
        <w:t xml:space="preserve">, es la </w:t>
      </w:r>
      <w:proofErr w:type="spellStart"/>
      <w:r>
        <w:t>que</w:t>
      </w:r>
      <w:proofErr w:type="spellEnd"/>
      <w:r>
        <w:t xml:space="preserve"> </w:t>
      </w:r>
      <w:proofErr w:type="spellStart"/>
      <w:r>
        <w:t>estoy</w:t>
      </w:r>
      <w:proofErr w:type="spellEnd"/>
      <w:r>
        <w:t xml:space="preserve"> </w:t>
      </w:r>
      <w:proofErr w:type="spellStart"/>
      <w:r>
        <w:t>haciendo</w:t>
      </w:r>
      <w:proofErr w:type="spellEnd"/>
      <w:r>
        <w:t xml:space="preserve"> </w:t>
      </w:r>
      <w:proofErr w:type="spellStart"/>
      <w:r>
        <w:t>que</w:t>
      </w:r>
      <w:proofErr w:type="spellEnd"/>
      <w:r>
        <w:t xml:space="preserve"> </w:t>
      </w:r>
      <w:proofErr w:type="spellStart"/>
      <w:r>
        <w:t>aparezca</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surgirá</w:t>
      </w:r>
      <w:proofErr w:type="spellEnd"/>
      <w:r>
        <w:t xml:space="preserve"> </w:t>
      </w:r>
      <w:proofErr w:type="spellStart"/>
      <w:r>
        <w:t>diseminada</w:t>
      </w:r>
      <w:proofErr w:type="spellEnd"/>
      <w:r>
        <w:t xml:space="preserve"> entre la </w:t>
      </w:r>
      <w:proofErr w:type="spellStart"/>
      <w:r>
        <w:t>humanidad</w:t>
      </w:r>
      <w:proofErr w:type="spellEnd"/>
      <w:r>
        <w:t xml:space="preserve">, no </w:t>
      </w:r>
      <w:proofErr w:type="spellStart"/>
      <w:r>
        <w:t>como</w:t>
      </w:r>
      <w:proofErr w:type="spellEnd"/>
      <w:r>
        <w:t xml:space="preserve"> </w:t>
      </w:r>
      <w:proofErr w:type="spellStart"/>
      <w:r>
        <w:t>una</w:t>
      </w:r>
      <w:proofErr w:type="spellEnd"/>
      <w:r>
        <w:t xml:space="preserve"> raza </w:t>
      </w:r>
      <w:proofErr w:type="spellStart"/>
      <w:r>
        <w:t>ni</w:t>
      </w:r>
      <w:proofErr w:type="spellEnd"/>
      <w:r>
        <w:t xml:space="preserve"> </w:t>
      </w:r>
      <w:proofErr w:type="spellStart"/>
      <w:r>
        <w:t>formando</w:t>
      </w:r>
      <w:proofErr w:type="spellEnd"/>
      <w:r>
        <w:t xml:space="preserve"> </w:t>
      </w:r>
      <w:proofErr w:type="spellStart"/>
      <w:r>
        <w:t>tribus</w:t>
      </w:r>
      <w:proofErr w:type="spellEnd"/>
      <w:r>
        <w:t xml:space="preserve">, </w:t>
      </w:r>
      <w:proofErr w:type="spellStart"/>
      <w:r>
        <w:t>sino</w:t>
      </w:r>
      <w:proofErr w:type="spellEnd"/>
      <w:r>
        <w:t xml:space="preserve"> </w:t>
      </w:r>
      <w:proofErr w:type="spellStart"/>
      <w:r>
        <w:t>en</w:t>
      </w:r>
      <w:proofErr w:type="spellEnd"/>
      <w:r>
        <w:t xml:space="preserve"> </w:t>
      </w:r>
      <w:proofErr w:type="spellStart"/>
      <w:r>
        <w:t>todas</w:t>
      </w:r>
      <w:proofErr w:type="spellEnd"/>
      <w:r>
        <w:t xml:space="preserve"> las </w:t>
      </w:r>
      <w:proofErr w:type="spellStart"/>
      <w:r>
        <w:t>razas</w:t>
      </w:r>
      <w:proofErr w:type="spellEnd"/>
      <w:r>
        <w:t xml:space="preserve">, </w:t>
      </w:r>
      <w:proofErr w:type="spellStart"/>
      <w:r>
        <w:t>porque</w:t>
      </w:r>
      <w:proofErr w:type="spellEnd"/>
      <w:r>
        <w:t xml:space="preserve"> Israel </w:t>
      </w:r>
      <w:proofErr w:type="spellStart"/>
      <w:r>
        <w:t>está</w:t>
      </w:r>
      <w:proofErr w:type="spellEnd"/>
      <w:r>
        <w:t xml:space="preserve"> </w:t>
      </w:r>
      <w:proofErr w:type="spellStart"/>
      <w:r>
        <w:t>en</w:t>
      </w:r>
      <w:proofErr w:type="spellEnd"/>
      <w:r>
        <w:t xml:space="preserve"> </w:t>
      </w:r>
      <w:proofErr w:type="spellStart"/>
      <w:r>
        <w:t>espíritu</w:t>
      </w:r>
      <w:proofErr w:type="spellEnd"/>
      <w:r>
        <w:t xml:space="preserve"> y </w:t>
      </w:r>
      <w:proofErr w:type="spellStart"/>
      <w:r>
        <w:t>el</w:t>
      </w:r>
      <w:proofErr w:type="spellEnd"/>
      <w:r>
        <w:t xml:space="preserve"> </w:t>
      </w:r>
      <w:proofErr w:type="spellStart"/>
      <w:r>
        <w:t>espíritu</w:t>
      </w:r>
      <w:proofErr w:type="spellEnd"/>
      <w:r>
        <w:t xml:space="preserve"> </w:t>
      </w:r>
      <w:proofErr w:type="spellStart"/>
      <w:r>
        <w:t>está</w:t>
      </w:r>
      <w:proofErr w:type="spellEnd"/>
      <w:r>
        <w:t xml:space="preserve"> </w:t>
      </w:r>
      <w:proofErr w:type="spellStart"/>
      <w:r>
        <w:t>sobre</w:t>
      </w:r>
      <w:proofErr w:type="spellEnd"/>
      <w:r>
        <w:t xml:space="preserve"> </w:t>
      </w:r>
      <w:proofErr w:type="spellStart"/>
      <w:r>
        <w:t>todo</w:t>
      </w:r>
      <w:proofErr w:type="spellEnd"/>
      <w:r>
        <w:t xml:space="preserve"> lo </w:t>
      </w:r>
      <w:proofErr w:type="spellStart"/>
      <w:r>
        <w:t>humano</w:t>
      </w:r>
      <w:proofErr w:type="spellEnd"/>
      <w:r>
        <w:t xml:space="preserve">. </w:t>
      </w:r>
    </w:p>
    <w:p w14:paraId="7B52A978" w14:textId="77777777" w:rsidR="00F50769" w:rsidRDefault="00F50769" w:rsidP="00F50769">
      <w:r>
        <w:lastRenderedPageBreak/>
        <w:t xml:space="preserve">14. </w:t>
      </w:r>
      <w:proofErr w:type="spellStart"/>
      <w:r>
        <w:t>Nuevamente</w:t>
      </w:r>
      <w:proofErr w:type="spellEnd"/>
      <w:r>
        <w:t xml:space="preserve"> </w:t>
      </w:r>
      <w:proofErr w:type="spellStart"/>
      <w:r>
        <w:t>aparecerá</w:t>
      </w:r>
      <w:proofErr w:type="spellEnd"/>
      <w:r>
        <w:t xml:space="preserve"> mi pueblo con la </w:t>
      </w:r>
      <w:proofErr w:type="spellStart"/>
      <w:r>
        <w:t>misión</w:t>
      </w:r>
      <w:proofErr w:type="spellEnd"/>
      <w:r>
        <w:t xml:space="preserve"> de </w:t>
      </w:r>
      <w:proofErr w:type="spellStart"/>
      <w:r>
        <w:t>hacer</w:t>
      </w:r>
      <w:proofErr w:type="spellEnd"/>
      <w:r>
        <w:t xml:space="preserve"> luz </w:t>
      </w:r>
      <w:proofErr w:type="spellStart"/>
      <w:r>
        <w:t>en</w:t>
      </w:r>
      <w:proofErr w:type="spellEnd"/>
      <w:r>
        <w:t xml:space="preserve"> </w:t>
      </w:r>
      <w:proofErr w:type="spellStart"/>
      <w:r>
        <w:t>el</w:t>
      </w:r>
      <w:proofErr w:type="spellEnd"/>
      <w:r>
        <w:t xml:space="preserve"> </w:t>
      </w:r>
      <w:proofErr w:type="spellStart"/>
      <w:r>
        <w:t>espíritu</w:t>
      </w:r>
      <w:proofErr w:type="spellEnd"/>
      <w:r>
        <w:t xml:space="preserve">: sus </w:t>
      </w:r>
      <w:proofErr w:type="spellStart"/>
      <w:r>
        <w:t>dones</w:t>
      </w:r>
      <w:proofErr w:type="spellEnd"/>
      <w:r>
        <w:t xml:space="preserve"> </w:t>
      </w:r>
      <w:proofErr w:type="spellStart"/>
      <w:r>
        <w:t>espirituales</w:t>
      </w:r>
      <w:proofErr w:type="spellEnd"/>
      <w:r>
        <w:t xml:space="preserve"> </w:t>
      </w:r>
      <w:proofErr w:type="spellStart"/>
      <w:r>
        <w:t>influirán</w:t>
      </w:r>
      <w:proofErr w:type="spellEnd"/>
      <w:r>
        <w:t xml:space="preserve"> </w:t>
      </w:r>
      <w:proofErr w:type="spellStart"/>
      <w:r>
        <w:t>en</w:t>
      </w:r>
      <w:proofErr w:type="spellEnd"/>
      <w:r>
        <w:t xml:space="preserve"> la </w:t>
      </w:r>
      <w:proofErr w:type="spellStart"/>
      <w:r>
        <w:t>vida</w:t>
      </w:r>
      <w:proofErr w:type="spellEnd"/>
      <w:r>
        <w:t xml:space="preserve"> humana, </w:t>
      </w:r>
      <w:proofErr w:type="spellStart"/>
      <w:r>
        <w:t>como</w:t>
      </w:r>
      <w:proofErr w:type="spellEnd"/>
      <w:r>
        <w:t xml:space="preserve"> </w:t>
      </w:r>
      <w:proofErr w:type="spellStart"/>
      <w:r>
        <w:t>en</w:t>
      </w:r>
      <w:proofErr w:type="spellEnd"/>
      <w:r>
        <w:t xml:space="preserve"> </w:t>
      </w:r>
      <w:proofErr w:type="spellStart"/>
      <w:r>
        <w:t>todos</w:t>
      </w:r>
      <w:proofErr w:type="spellEnd"/>
      <w:r>
        <w:t xml:space="preserve"> </w:t>
      </w:r>
      <w:proofErr w:type="spellStart"/>
      <w:r>
        <w:t>los</w:t>
      </w:r>
      <w:proofErr w:type="spellEnd"/>
      <w:r>
        <w:t xml:space="preserve"> </w:t>
      </w:r>
      <w:proofErr w:type="spellStart"/>
      <w:r>
        <w:t>tiempos</w:t>
      </w:r>
      <w:proofErr w:type="spellEnd"/>
      <w:r>
        <w:t xml:space="preserve">. Mis </w:t>
      </w:r>
      <w:proofErr w:type="spellStart"/>
      <w:r>
        <w:t>profetas</w:t>
      </w:r>
      <w:proofErr w:type="spellEnd"/>
      <w:r>
        <w:t xml:space="preserve">, </w:t>
      </w:r>
      <w:proofErr w:type="spellStart"/>
      <w:r>
        <w:t>enviados</w:t>
      </w:r>
      <w:proofErr w:type="spellEnd"/>
      <w:r>
        <w:t xml:space="preserve"> y </w:t>
      </w:r>
      <w:proofErr w:type="spellStart"/>
      <w:r>
        <w:t>discípulos</w:t>
      </w:r>
      <w:proofErr w:type="spellEnd"/>
      <w:r>
        <w:t xml:space="preserve">, </w:t>
      </w:r>
      <w:proofErr w:type="spellStart"/>
      <w:r>
        <w:t>han</w:t>
      </w:r>
      <w:proofErr w:type="spellEnd"/>
      <w:r>
        <w:t xml:space="preserve"> </w:t>
      </w:r>
      <w:proofErr w:type="spellStart"/>
      <w:r>
        <w:t>traído</w:t>
      </w:r>
      <w:proofErr w:type="spellEnd"/>
      <w:r>
        <w:t xml:space="preserve"> la luz y la </w:t>
      </w:r>
      <w:proofErr w:type="spellStart"/>
      <w:r>
        <w:t>paz</w:t>
      </w:r>
      <w:proofErr w:type="spellEnd"/>
      <w:r>
        <w:t xml:space="preserve"> a </w:t>
      </w:r>
      <w:proofErr w:type="spellStart"/>
      <w:r>
        <w:t>los</w:t>
      </w:r>
      <w:proofErr w:type="spellEnd"/>
      <w:r>
        <w:t xml:space="preserve"> hombres. </w:t>
      </w:r>
    </w:p>
    <w:p w14:paraId="2D3C5B2E" w14:textId="77777777" w:rsidR="00F50769" w:rsidRDefault="00F50769" w:rsidP="00F50769">
      <w:r>
        <w:t xml:space="preserve">15. </w:t>
      </w:r>
      <w:proofErr w:type="spellStart"/>
      <w:r>
        <w:t>Vosotros</w:t>
      </w:r>
      <w:proofErr w:type="spellEnd"/>
      <w:r>
        <w:t xml:space="preserve"> </w:t>
      </w:r>
      <w:proofErr w:type="spellStart"/>
      <w:r>
        <w:t>que</w:t>
      </w:r>
      <w:proofErr w:type="spellEnd"/>
      <w:r>
        <w:t xml:space="preserve"> me </w:t>
      </w:r>
      <w:proofErr w:type="spellStart"/>
      <w:r>
        <w:t>estáis</w:t>
      </w:r>
      <w:proofErr w:type="spellEnd"/>
      <w:r>
        <w:t xml:space="preserve"> </w:t>
      </w:r>
      <w:proofErr w:type="spellStart"/>
      <w:r>
        <w:t>oyendo</w:t>
      </w:r>
      <w:proofErr w:type="spellEnd"/>
      <w:r>
        <w:t xml:space="preserve">, </w:t>
      </w:r>
      <w:proofErr w:type="spellStart"/>
      <w:r>
        <w:t>sois</w:t>
      </w:r>
      <w:proofErr w:type="spellEnd"/>
      <w:r>
        <w:t xml:space="preserve"> </w:t>
      </w:r>
      <w:proofErr w:type="spellStart"/>
      <w:r>
        <w:t>los</w:t>
      </w:r>
      <w:proofErr w:type="spellEnd"/>
      <w:r>
        <w:t xml:space="preserve"> </w:t>
      </w:r>
      <w:proofErr w:type="spellStart"/>
      <w:r>
        <w:t>que</w:t>
      </w:r>
      <w:proofErr w:type="spellEnd"/>
      <w:r>
        <w:t xml:space="preserve"> </w:t>
      </w:r>
      <w:proofErr w:type="spellStart"/>
      <w:r>
        <w:t>sabéis</w:t>
      </w:r>
      <w:proofErr w:type="spellEnd"/>
      <w:r>
        <w:t xml:space="preserve"> a </w:t>
      </w:r>
      <w:proofErr w:type="spellStart"/>
      <w:r>
        <w:t>ciencia</w:t>
      </w:r>
      <w:proofErr w:type="spellEnd"/>
      <w:r>
        <w:t xml:space="preserve"> </w:t>
      </w:r>
      <w:proofErr w:type="spellStart"/>
      <w:r>
        <w:t>cierta</w:t>
      </w:r>
      <w:proofErr w:type="spellEnd"/>
      <w:r>
        <w:t xml:space="preserve"> </w:t>
      </w:r>
      <w:proofErr w:type="spellStart"/>
      <w:r>
        <w:t>estas</w:t>
      </w:r>
      <w:proofErr w:type="spellEnd"/>
      <w:r>
        <w:t xml:space="preserve"> </w:t>
      </w:r>
      <w:proofErr w:type="spellStart"/>
      <w:r>
        <w:t>lecciones</w:t>
      </w:r>
      <w:proofErr w:type="spellEnd"/>
      <w:r>
        <w:t xml:space="preserve">, mas no </w:t>
      </w:r>
      <w:proofErr w:type="spellStart"/>
      <w:r>
        <w:t>os</w:t>
      </w:r>
      <w:proofErr w:type="spellEnd"/>
      <w:r>
        <w:t xml:space="preserve"> </w:t>
      </w:r>
      <w:proofErr w:type="spellStart"/>
      <w:r>
        <w:t>conforméis</w:t>
      </w:r>
      <w:proofErr w:type="spellEnd"/>
      <w:r>
        <w:t xml:space="preserve"> con </w:t>
      </w:r>
      <w:proofErr w:type="spellStart"/>
      <w:r>
        <w:t>saberlo</w:t>
      </w:r>
      <w:proofErr w:type="spellEnd"/>
      <w:r>
        <w:t xml:space="preserve">, </w:t>
      </w:r>
      <w:proofErr w:type="spellStart"/>
      <w:r>
        <w:t>debéis</w:t>
      </w:r>
      <w:proofErr w:type="spellEnd"/>
      <w:r>
        <w:t xml:space="preserve"> </w:t>
      </w:r>
      <w:proofErr w:type="spellStart"/>
      <w:r>
        <w:t>levantaros</w:t>
      </w:r>
      <w:proofErr w:type="spellEnd"/>
      <w:r>
        <w:t xml:space="preserve"> a </w:t>
      </w:r>
      <w:proofErr w:type="spellStart"/>
      <w:r>
        <w:t>seguir</w:t>
      </w:r>
      <w:proofErr w:type="spellEnd"/>
      <w:r>
        <w:t xml:space="preserve"> </w:t>
      </w:r>
      <w:proofErr w:type="spellStart"/>
      <w:r>
        <w:t>cumpliendo</w:t>
      </w:r>
      <w:proofErr w:type="spellEnd"/>
      <w:r>
        <w:t xml:space="preserve"> con </w:t>
      </w:r>
      <w:proofErr w:type="spellStart"/>
      <w:r>
        <w:t>vuestro</w:t>
      </w:r>
      <w:proofErr w:type="spellEnd"/>
      <w:r>
        <w:t xml:space="preserve"> </w:t>
      </w:r>
      <w:proofErr w:type="spellStart"/>
      <w:r>
        <w:t>destino</w:t>
      </w:r>
      <w:proofErr w:type="spellEnd"/>
      <w:r>
        <w:t xml:space="preserve"> </w:t>
      </w:r>
      <w:proofErr w:type="spellStart"/>
      <w:r>
        <w:t>eterno</w:t>
      </w:r>
      <w:proofErr w:type="spellEnd"/>
      <w:r>
        <w:t xml:space="preserve"> de </w:t>
      </w:r>
      <w:proofErr w:type="spellStart"/>
      <w:r>
        <w:t>iluminar</w:t>
      </w:r>
      <w:proofErr w:type="spellEnd"/>
      <w:r>
        <w:t xml:space="preserve"> la </w:t>
      </w:r>
      <w:proofErr w:type="spellStart"/>
      <w:r>
        <w:t>senda</w:t>
      </w:r>
      <w:proofErr w:type="spellEnd"/>
      <w:r>
        <w:t xml:space="preserve"> </w:t>
      </w:r>
      <w:proofErr w:type="spellStart"/>
      <w:r>
        <w:t>espiritual</w:t>
      </w:r>
      <w:proofErr w:type="spellEnd"/>
      <w:r>
        <w:t xml:space="preserve"> de </w:t>
      </w:r>
      <w:proofErr w:type="spellStart"/>
      <w:r>
        <w:t>vuestros</w:t>
      </w:r>
      <w:proofErr w:type="spellEnd"/>
      <w:r>
        <w:t xml:space="preserve"> </w:t>
      </w:r>
      <w:proofErr w:type="spellStart"/>
      <w:r>
        <w:t>hermanos</w:t>
      </w:r>
      <w:proofErr w:type="spellEnd"/>
      <w:r>
        <w:t xml:space="preserve">. </w:t>
      </w:r>
      <w:proofErr w:type="spellStart"/>
      <w:r>
        <w:t>Cumplid</w:t>
      </w:r>
      <w:proofErr w:type="spellEnd"/>
      <w:r>
        <w:t xml:space="preserve"> con </w:t>
      </w:r>
      <w:proofErr w:type="spellStart"/>
      <w:r>
        <w:t>vuestra</w:t>
      </w:r>
      <w:proofErr w:type="spellEnd"/>
      <w:r>
        <w:t xml:space="preserve"> </w:t>
      </w:r>
      <w:proofErr w:type="spellStart"/>
      <w:r>
        <w:t>misión</w:t>
      </w:r>
      <w:proofErr w:type="spellEnd"/>
      <w:r>
        <w:t xml:space="preserve">, y </w:t>
      </w:r>
      <w:proofErr w:type="spellStart"/>
      <w:r>
        <w:t>en</w:t>
      </w:r>
      <w:proofErr w:type="spellEnd"/>
      <w:r>
        <w:t xml:space="preserve"> </w:t>
      </w:r>
      <w:proofErr w:type="spellStart"/>
      <w:r>
        <w:t>vosotros</w:t>
      </w:r>
      <w:proofErr w:type="spellEnd"/>
      <w:r>
        <w:t xml:space="preserve"> </w:t>
      </w:r>
      <w:proofErr w:type="spellStart"/>
      <w:r>
        <w:t>brillará</w:t>
      </w:r>
      <w:proofErr w:type="spellEnd"/>
      <w:r>
        <w:t xml:space="preserve"> </w:t>
      </w:r>
      <w:proofErr w:type="spellStart"/>
      <w:r>
        <w:t>una</w:t>
      </w:r>
      <w:proofErr w:type="spellEnd"/>
      <w:r>
        <w:t xml:space="preserve"> </w:t>
      </w:r>
      <w:proofErr w:type="spellStart"/>
      <w:r>
        <w:t>vez</w:t>
      </w:r>
      <w:proofErr w:type="spellEnd"/>
      <w:r>
        <w:t xml:space="preserve"> </w:t>
      </w:r>
      <w:proofErr w:type="spellStart"/>
      <w:r>
        <w:t>más</w:t>
      </w:r>
      <w:proofErr w:type="spellEnd"/>
      <w:r>
        <w:t xml:space="preserve"> la luz </w:t>
      </w:r>
      <w:proofErr w:type="spellStart"/>
      <w:r>
        <w:t>que</w:t>
      </w:r>
      <w:proofErr w:type="spellEnd"/>
      <w:r>
        <w:t xml:space="preserve"> </w:t>
      </w:r>
      <w:proofErr w:type="spellStart"/>
      <w:r>
        <w:t>debe</w:t>
      </w:r>
      <w:proofErr w:type="spellEnd"/>
      <w:r>
        <w:t xml:space="preserve"> </w:t>
      </w:r>
      <w:proofErr w:type="spellStart"/>
      <w:r>
        <w:t>haber</w:t>
      </w:r>
      <w:proofErr w:type="spellEnd"/>
      <w:r>
        <w:t xml:space="preserve"> </w:t>
      </w:r>
      <w:proofErr w:type="spellStart"/>
      <w:r>
        <w:t>siempre</w:t>
      </w:r>
      <w:proofErr w:type="spellEnd"/>
      <w:r>
        <w:t xml:space="preserve"> </w:t>
      </w:r>
      <w:proofErr w:type="spellStart"/>
      <w:r>
        <w:t>en</w:t>
      </w:r>
      <w:proofErr w:type="spellEnd"/>
      <w:r>
        <w:t xml:space="preserve"> </w:t>
      </w:r>
      <w:proofErr w:type="spellStart"/>
      <w:r>
        <w:t>el</w:t>
      </w:r>
      <w:proofErr w:type="spellEnd"/>
      <w:r>
        <w:t xml:space="preserve"> pueblo de Dios. </w:t>
      </w:r>
    </w:p>
    <w:p w14:paraId="7F82AD7A" w14:textId="77777777" w:rsidR="00F50769" w:rsidRDefault="00F50769" w:rsidP="00F50769">
      <w:r>
        <w:t xml:space="preserve">16. </w:t>
      </w:r>
      <w:proofErr w:type="spellStart"/>
      <w:r>
        <w:t>Mirad</w:t>
      </w:r>
      <w:proofErr w:type="spellEnd"/>
      <w:r>
        <w:t xml:space="preserve"> </w:t>
      </w:r>
      <w:proofErr w:type="spellStart"/>
      <w:r>
        <w:t>cómo</w:t>
      </w:r>
      <w:proofErr w:type="spellEnd"/>
      <w:r>
        <w:t xml:space="preserve"> </w:t>
      </w:r>
      <w:proofErr w:type="spellStart"/>
      <w:r>
        <w:t>vuestro</w:t>
      </w:r>
      <w:proofErr w:type="spellEnd"/>
      <w:r>
        <w:t xml:space="preserve"> </w:t>
      </w:r>
      <w:proofErr w:type="spellStart"/>
      <w:r>
        <w:t>espíritu</w:t>
      </w:r>
      <w:proofErr w:type="spellEnd"/>
      <w:r>
        <w:t xml:space="preserve"> ha </w:t>
      </w:r>
      <w:proofErr w:type="spellStart"/>
      <w:r>
        <w:t>presentido</w:t>
      </w:r>
      <w:proofErr w:type="spellEnd"/>
      <w:r>
        <w:t xml:space="preserve"> </w:t>
      </w:r>
      <w:proofErr w:type="spellStart"/>
      <w:r>
        <w:t>el</w:t>
      </w:r>
      <w:proofErr w:type="spellEnd"/>
      <w:r>
        <w:t xml:space="preserve"> </w:t>
      </w:r>
      <w:proofErr w:type="spellStart"/>
      <w:r>
        <w:t>tiempo</w:t>
      </w:r>
      <w:proofErr w:type="spellEnd"/>
      <w:r>
        <w:t xml:space="preserve"> </w:t>
      </w:r>
      <w:proofErr w:type="spellStart"/>
      <w:r>
        <w:t>en</w:t>
      </w:r>
      <w:proofErr w:type="spellEnd"/>
      <w:r>
        <w:t xml:space="preserve"> </w:t>
      </w:r>
      <w:proofErr w:type="spellStart"/>
      <w:r>
        <w:t>que</w:t>
      </w:r>
      <w:proofErr w:type="spellEnd"/>
      <w:r>
        <w:t xml:space="preserve"> se </w:t>
      </w:r>
      <w:proofErr w:type="spellStart"/>
      <w:r>
        <w:t>encuentra</w:t>
      </w:r>
      <w:proofErr w:type="spellEnd"/>
      <w:r>
        <w:t xml:space="preserve"> y ha </w:t>
      </w:r>
      <w:proofErr w:type="spellStart"/>
      <w:r>
        <w:t>venido</w:t>
      </w:r>
      <w:proofErr w:type="spellEnd"/>
      <w:r>
        <w:t xml:space="preserve"> </w:t>
      </w:r>
      <w:proofErr w:type="spellStart"/>
      <w:r>
        <w:t>presuroso</w:t>
      </w:r>
      <w:proofErr w:type="spellEnd"/>
      <w:r>
        <w:t xml:space="preserve"> </w:t>
      </w:r>
      <w:proofErr w:type="spellStart"/>
      <w:r>
        <w:t>en</w:t>
      </w:r>
      <w:proofErr w:type="spellEnd"/>
      <w:r>
        <w:t xml:space="preserve"> pos del </w:t>
      </w:r>
      <w:proofErr w:type="spellStart"/>
      <w:r>
        <w:t>cumplimiento</w:t>
      </w:r>
      <w:proofErr w:type="spellEnd"/>
      <w:r>
        <w:t xml:space="preserve"> de mis </w:t>
      </w:r>
      <w:proofErr w:type="spellStart"/>
      <w:r>
        <w:t>promesas</w:t>
      </w:r>
      <w:proofErr w:type="spellEnd"/>
      <w:r>
        <w:t xml:space="preserve">. </w:t>
      </w:r>
      <w:proofErr w:type="spellStart"/>
      <w:r>
        <w:t>Vuestro</w:t>
      </w:r>
      <w:proofErr w:type="spellEnd"/>
      <w:r>
        <w:t xml:space="preserve"> </w:t>
      </w:r>
      <w:proofErr w:type="spellStart"/>
      <w:r>
        <w:t>corazón</w:t>
      </w:r>
      <w:proofErr w:type="spellEnd"/>
      <w:r>
        <w:t xml:space="preserve"> nada </w:t>
      </w:r>
      <w:proofErr w:type="spellStart"/>
      <w:r>
        <w:t>sabía</w:t>
      </w:r>
      <w:proofErr w:type="spellEnd"/>
      <w:r>
        <w:t xml:space="preserve"> de mi </w:t>
      </w:r>
      <w:proofErr w:type="spellStart"/>
      <w:r>
        <w:t>vuelta</w:t>
      </w:r>
      <w:proofErr w:type="spellEnd"/>
      <w:r>
        <w:t xml:space="preserve">, </w:t>
      </w:r>
      <w:proofErr w:type="spellStart"/>
      <w:r>
        <w:t>porque</w:t>
      </w:r>
      <w:proofErr w:type="spellEnd"/>
      <w:r>
        <w:t xml:space="preserve"> </w:t>
      </w:r>
      <w:proofErr w:type="spellStart"/>
      <w:r>
        <w:t>en</w:t>
      </w:r>
      <w:proofErr w:type="spellEnd"/>
      <w:r>
        <w:t xml:space="preserve"> </w:t>
      </w:r>
      <w:proofErr w:type="spellStart"/>
      <w:r>
        <w:t>estos</w:t>
      </w:r>
      <w:proofErr w:type="spellEnd"/>
      <w:r>
        <w:t xml:space="preserve"> </w:t>
      </w:r>
      <w:proofErr w:type="spellStart"/>
      <w:r>
        <w:t>tiempos</w:t>
      </w:r>
      <w:proofErr w:type="spellEnd"/>
      <w:r>
        <w:t xml:space="preserve">, </w:t>
      </w:r>
      <w:proofErr w:type="spellStart"/>
      <w:r>
        <w:t>poca</w:t>
      </w:r>
      <w:proofErr w:type="spellEnd"/>
      <w:r>
        <w:t xml:space="preserve"> o </w:t>
      </w:r>
      <w:proofErr w:type="spellStart"/>
      <w:r>
        <w:t>ninguna</w:t>
      </w:r>
      <w:proofErr w:type="spellEnd"/>
      <w:r>
        <w:t xml:space="preserve"> </w:t>
      </w:r>
      <w:proofErr w:type="spellStart"/>
      <w:r>
        <w:t>importancia</w:t>
      </w:r>
      <w:proofErr w:type="spellEnd"/>
      <w:r>
        <w:t xml:space="preserve"> </w:t>
      </w:r>
      <w:proofErr w:type="spellStart"/>
      <w:r>
        <w:t>presta</w:t>
      </w:r>
      <w:proofErr w:type="spellEnd"/>
      <w:r>
        <w:t xml:space="preserve"> la </w:t>
      </w:r>
      <w:proofErr w:type="spellStart"/>
      <w:r>
        <w:t>humanidad</w:t>
      </w:r>
      <w:proofErr w:type="spellEnd"/>
      <w:r>
        <w:t xml:space="preserve"> a mis </w:t>
      </w:r>
      <w:proofErr w:type="spellStart"/>
      <w:r>
        <w:t>profecías</w:t>
      </w:r>
      <w:proofErr w:type="spellEnd"/>
      <w:r>
        <w:t xml:space="preserve">; </w:t>
      </w:r>
      <w:proofErr w:type="spellStart"/>
      <w:r>
        <w:t>pero</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conservaba</w:t>
      </w:r>
      <w:proofErr w:type="spellEnd"/>
      <w:r>
        <w:t xml:space="preserve"> </w:t>
      </w:r>
      <w:proofErr w:type="spellStart"/>
      <w:r>
        <w:t>muy</w:t>
      </w:r>
      <w:proofErr w:type="spellEnd"/>
      <w:r>
        <w:t xml:space="preserve"> </w:t>
      </w:r>
      <w:proofErr w:type="spellStart"/>
      <w:r>
        <w:t>dentro</w:t>
      </w:r>
      <w:proofErr w:type="spellEnd"/>
      <w:r>
        <w:t xml:space="preserve"> </w:t>
      </w:r>
      <w:proofErr w:type="spellStart"/>
      <w:r>
        <w:t>aquella</w:t>
      </w:r>
      <w:proofErr w:type="spellEnd"/>
      <w:r>
        <w:t xml:space="preserve"> palabra. </w:t>
      </w:r>
    </w:p>
    <w:p w14:paraId="5346233F" w14:textId="77777777" w:rsidR="00F50769" w:rsidRDefault="00F50769" w:rsidP="00F50769">
      <w:r>
        <w:t xml:space="preserve">17. </w:t>
      </w:r>
      <w:proofErr w:type="spellStart"/>
      <w:r>
        <w:t>Vuestro</w:t>
      </w:r>
      <w:proofErr w:type="spellEnd"/>
      <w:r>
        <w:t xml:space="preserve"> </w:t>
      </w:r>
      <w:proofErr w:type="spellStart"/>
      <w:r>
        <w:t>corazón</w:t>
      </w:r>
      <w:proofErr w:type="spellEnd"/>
      <w:r>
        <w:t xml:space="preserve"> </w:t>
      </w:r>
      <w:proofErr w:type="spellStart"/>
      <w:r>
        <w:t>estaba</w:t>
      </w:r>
      <w:proofErr w:type="spellEnd"/>
      <w:r>
        <w:t xml:space="preserve"> </w:t>
      </w:r>
      <w:proofErr w:type="spellStart"/>
      <w:r>
        <w:t>dormido</w:t>
      </w:r>
      <w:proofErr w:type="spellEnd"/>
      <w:r>
        <w:t xml:space="preserve">, </w:t>
      </w:r>
      <w:proofErr w:type="spellStart"/>
      <w:r>
        <w:t>pero</w:t>
      </w:r>
      <w:proofErr w:type="spellEnd"/>
      <w:r>
        <w:t xml:space="preserve"> </w:t>
      </w:r>
      <w:proofErr w:type="spellStart"/>
      <w:r>
        <w:t>desde</w:t>
      </w:r>
      <w:proofErr w:type="spellEnd"/>
      <w:r>
        <w:t xml:space="preserve"> </w:t>
      </w:r>
      <w:proofErr w:type="spellStart"/>
      <w:r>
        <w:t>que</w:t>
      </w:r>
      <w:proofErr w:type="spellEnd"/>
      <w:r>
        <w:t xml:space="preserve"> </w:t>
      </w:r>
      <w:proofErr w:type="spellStart"/>
      <w:r>
        <w:t>escuchasteis</w:t>
      </w:r>
      <w:proofErr w:type="spellEnd"/>
      <w:r>
        <w:t xml:space="preserve"> mi </w:t>
      </w:r>
      <w:proofErr w:type="spellStart"/>
      <w:r>
        <w:t>primera</w:t>
      </w:r>
      <w:proofErr w:type="spellEnd"/>
      <w:r>
        <w:t xml:space="preserve"> palabra o mi </w:t>
      </w:r>
      <w:proofErr w:type="spellStart"/>
      <w:r>
        <w:t>primera</w:t>
      </w:r>
      <w:proofErr w:type="spellEnd"/>
      <w:r>
        <w:t xml:space="preserve"> </w:t>
      </w:r>
      <w:proofErr w:type="spellStart"/>
      <w:r>
        <w:t>lección</w:t>
      </w:r>
      <w:proofErr w:type="spellEnd"/>
      <w:r>
        <w:t xml:space="preserve">, </w:t>
      </w:r>
      <w:proofErr w:type="spellStart"/>
      <w:r>
        <w:t>despertó</w:t>
      </w:r>
      <w:proofErr w:type="spellEnd"/>
      <w:r>
        <w:t xml:space="preserve"> y al </w:t>
      </w:r>
      <w:proofErr w:type="spellStart"/>
      <w:r>
        <w:t>comprender</w:t>
      </w:r>
      <w:proofErr w:type="spellEnd"/>
      <w:r>
        <w:t xml:space="preserve"> la </w:t>
      </w:r>
      <w:proofErr w:type="spellStart"/>
      <w:r>
        <w:t>verdad</w:t>
      </w:r>
      <w:proofErr w:type="spellEnd"/>
      <w:r>
        <w:t xml:space="preserve">, al </w:t>
      </w:r>
      <w:proofErr w:type="spellStart"/>
      <w:r>
        <w:t>instante</w:t>
      </w:r>
      <w:proofErr w:type="spellEnd"/>
      <w:r>
        <w:t xml:space="preserve"> </w:t>
      </w:r>
      <w:proofErr w:type="spellStart"/>
      <w:r>
        <w:t>reconoció</w:t>
      </w:r>
      <w:proofErr w:type="spellEnd"/>
      <w:r>
        <w:t xml:space="preserve"> </w:t>
      </w:r>
      <w:proofErr w:type="spellStart"/>
      <w:r>
        <w:t>que</w:t>
      </w:r>
      <w:proofErr w:type="spellEnd"/>
      <w:r>
        <w:t xml:space="preserve"> </w:t>
      </w:r>
      <w:proofErr w:type="spellStart"/>
      <w:r>
        <w:t>los</w:t>
      </w:r>
      <w:proofErr w:type="spellEnd"/>
      <w:r>
        <w:t xml:space="preserve"> </w:t>
      </w:r>
      <w:proofErr w:type="spellStart"/>
      <w:r>
        <w:t>seres</w:t>
      </w:r>
      <w:proofErr w:type="spellEnd"/>
      <w:r>
        <w:t xml:space="preserve"> </w:t>
      </w:r>
      <w:proofErr w:type="spellStart"/>
      <w:r>
        <w:t>han</w:t>
      </w:r>
      <w:proofErr w:type="spellEnd"/>
      <w:r>
        <w:t xml:space="preserve"> </w:t>
      </w:r>
      <w:proofErr w:type="spellStart"/>
      <w:r>
        <w:t>venido</w:t>
      </w:r>
      <w:proofErr w:type="spellEnd"/>
      <w:r>
        <w:t xml:space="preserve"> a la Tierra a </w:t>
      </w:r>
    </w:p>
    <w:p w14:paraId="44C30061" w14:textId="77777777" w:rsidR="00F50769" w:rsidRDefault="00F50769" w:rsidP="00F50769">
      <w:proofErr w:type="spellStart"/>
      <w:r>
        <w:t>cumplir</w:t>
      </w:r>
      <w:proofErr w:type="spellEnd"/>
      <w:r>
        <w:t xml:space="preserve"> un </w:t>
      </w:r>
      <w:proofErr w:type="spellStart"/>
      <w:r>
        <w:t>mandato</w:t>
      </w:r>
      <w:proofErr w:type="spellEnd"/>
      <w:r>
        <w:t xml:space="preserve"> </w:t>
      </w:r>
      <w:proofErr w:type="spellStart"/>
      <w:r>
        <w:t>divino</w:t>
      </w:r>
      <w:proofErr w:type="spellEnd"/>
      <w:r>
        <w:t xml:space="preserve"> y </w:t>
      </w:r>
      <w:proofErr w:type="gramStart"/>
      <w:r>
        <w:t>no</w:t>
      </w:r>
      <w:proofErr w:type="gramEnd"/>
      <w:r>
        <w:t xml:space="preserve"> a </w:t>
      </w:r>
      <w:proofErr w:type="spellStart"/>
      <w:r>
        <w:t>hacer</w:t>
      </w:r>
      <w:proofErr w:type="spellEnd"/>
      <w:r>
        <w:t xml:space="preserve"> </w:t>
      </w:r>
      <w:proofErr w:type="spellStart"/>
      <w:r>
        <w:t>cada</w:t>
      </w:r>
      <w:proofErr w:type="spellEnd"/>
      <w:r>
        <w:t xml:space="preserve"> </w:t>
      </w:r>
      <w:proofErr w:type="spellStart"/>
      <w:r>
        <w:t>quien</w:t>
      </w:r>
      <w:proofErr w:type="spellEnd"/>
      <w:r>
        <w:t xml:space="preserve"> </w:t>
      </w:r>
      <w:proofErr w:type="spellStart"/>
      <w:r>
        <w:t>su</w:t>
      </w:r>
      <w:proofErr w:type="spellEnd"/>
      <w:r>
        <w:t xml:space="preserve"> </w:t>
      </w:r>
      <w:proofErr w:type="spellStart"/>
      <w:r>
        <w:t>voluntad</w:t>
      </w:r>
      <w:proofErr w:type="spellEnd"/>
      <w:r>
        <w:t xml:space="preserve">. El </w:t>
      </w:r>
      <w:proofErr w:type="spellStart"/>
      <w:r>
        <w:t>que</w:t>
      </w:r>
      <w:proofErr w:type="spellEnd"/>
      <w:r>
        <w:t xml:space="preserve"> ha </w:t>
      </w:r>
      <w:proofErr w:type="spellStart"/>
      <w:r>
        <w:t>tenido</w:t>
      </w:r>
      <w:proofErr w:type="spellEnd"/>
      <w:r>
        <w:t xml:space="preserve"> </w:t>
      </w:r>
      <w:proofErr w:type="spellStart"/>
      <w:r>
        <w:t>este</w:t>
      </w:r>
      <w:proofErr w:type="spellEnd"/>
      <w:r>
        <w:t xml:space="preserve"> </w:t>
      </w:r>
      <w:proofErr w:type="spellStart"/>
      <w:r>
        <w:t>despertar</w:t>
      </w:r>
      <w:proofErr w:type="spellEnd"/>
      <w:r>
        <w:t xml:space="preserve">, es </w:t>
      </w:r>
      <w:proofErr w:type="spellStart"/>
      <w:r>
        <w:t>el</w:t>
      </w:r>
      <w:proofErr w:type="spellEnd"/>
      <w:r>
        <w:t xml:space="preserve"> </w:t>
      </w:r>
      <w:proofErr w:type="spellStart"/>
      <w:r>
        <w:t>que</w:t>
      </w:r>
      <w:proofErr w:type="spellEnd"/>
      <w:r>
        <w:t xml:space="preserve"> me </w:t>
      </w:r>
      <w:proofErr w:type="spellStart"/>
      <w:r>
        <w:t>va</w:t>
      </w:r>
      <w:proofErr w:type="spellEnd"/>
      <w:r>
        <w:t xml:space="preserve"> </w:t>
      </w:r>
      <w:proofErr w:type="spellStart"/>
      <w:r>
        <w:t>siguiendo</w:t>
      </w:r>
      <w:proofErr w:type="spellEnd"/>
      <w:r>
        <w:t xml:space="preserve"> paso a paso, </w:t>
      </w:r>
      <w:proofErr w:type="spellStart"/>
      <w:r>
        <w:t>formando</w:t>
      </w:r>
      <w:proofErr w:type="spellEnd"/>
      <w:r>
        <w:t xml:space="preserve"> </w:t>
      </w:r>
      <w:proofErr w:type="spellStart"/>
      <w:r>
        <w:t>en</w:t>
      </w:r>
      <w:proofErr w:type="spellEnd"/>
      <w:r>
        <w:t xml:space="preserve"> </w:t>
      </w:r>
      <w:proofErr w:type="spellStart"/>
      <w:r>
        <w:t>su</w:t>
      </w:r>
      <w:proofErr w:type="spellEnd"/>
      <w:r>
        <w:t xml:space="preserve"> interior un </w:t>
      </w:r>
      <w:proofErr w:type="spellStart"/>
      <w:r>
        <w:t>santuario</w:t>
      </w:r>
      <w:proofErr w:type="spellEnd"/>
      <w:r>
        <w:t xml:space="preserve">. </w:t>
      </w:r>
    </w:p>
    <w:p w14:paraId="07F25093" w14:textId="77777777" w:rsidR="00F50769" w:rsidRDefault="00F50769" w:rsidP="00F50769">
      <w:r>
        <w:t xml:space="preserve">18. Mi palabra de amor se </w:t>
      </w:r>
      <w:proofErr w:type="spellStart"/>
      <w:r>
        <w:t>desborda</w:t>
      </w:r>
      <w:proofErr w:type="spellEnd"/>
      <w:r>
        <w:t xml:space="preserve"> </w:t>
      </w:r>
      <w:proofErr w:type="spellStart"/>
      <w:r>
        <w:t>sobre</w:t>
      </w:r>
      <w:proofErr w:type="spellEnd"/>
      <w:r>
        <w:t xml:space="preserve"> </w:t>
      </w:r>
      <w:proofErr w:type="spellStart"/>
      <w:r>
        <w:t>todo</w:t>
      </w:r>
      <w:proofErr w:type="spellEnd"/>
      <w:r>
        <w:t xml:space="preserve"> </w:t>
      </w:r>
      <w:proofErr w:type="spellStart"/>
      <w:r>
        <w:t>el</w:t>
      </w:r>
      <w:proofErr w:type="spellEnd"/>
      <w:r>
        <w:t xml:space="preserve"> pueblo </w:t>
      </w:r>
      <w:proofErr w:type="spellStart"/>
      <w:r>
        <w:t>escogido</w:t>
      </w:r>
      <w:proofErr w:type="spellEnd"/>
      <w:r>
        <w:t xml:space="preserve">, </w:t>
      </w:r>
      <w:proofErr w:type="spellStart"/>
      <w:r>
        <w:t>deleitaos</w:t>
      </w:r>
      <w:proofErr w:type="spellEnd"/>
      <w:r>
        <w:t xml:space="preserve"> con </w:t>
      </w:r>
      <w:proofErr w:type="spellStart"/>
      <w:r>
        <w:t>ella</w:t>
      </w:r>
      <w:proofErr w:type="spellEnd"/>
      <w:r>
        <w:t xml:space="preserve">, </w:t>
      </w:r>
      <w:proofErr w:type="spellStart"/>
      <w:r>
        <w:t>discípulos</w:t>
      </w:r>
      <w:proofErr w:type="spellEnd"/>
      <w:r>
        <w:t xml:space="preserve">; </w:t>
      </w:r>
      <w:proofErr w:type="spellStart"/>
      <w:r>
        <w:t>si</w:t>
      </w:r>
      <w:proofErr w:type="spellEnd"/>
      <w:r>
        <w:t xml:space="preserve"> a </w:t>
      </w:r>
      <w:proofErr w:type="spellStart"/>
      <w:r>
        <w:t>veces</w:t>
      </w:r>
      <w:proofErr w:type="spellEnd"/>
      <w:r>
        <w:t xml:space="preserve"> </w:t>
      </w:r>
      <w:proofErr w:type="spellStart"/>
      <w:r>
        <w:t>os</w:t>
      </w:r>
      <w:proofErr w:type="spellEnd"/>
      <w:r>
        <w:t xml:space="preserve"> </w:t>
      </w:r>
      <w:proofErr w:type="spellStart"/>
      <w:r>
        <w:t>corrijo</w:t>
      </w:r>
      <w:proofErr w:type="spellEnd"/>
      <w:r>
        <w:t xml:space="preserve"> y hasta </w:t>
      </w:r>
      <w:proofErr w:type="spellStart"/>
      <w:r>
        <w:t>os</w:t>
      </w:r>
      <w:proofErr w:type="spellEnd"/>
      <w:r>
        <w:t xml:space="preserve"> </w:t>
      </w:r>
      <w:proofErr w:type="spellStart"/>
      <w:r>
        <w:t>juzgo</w:t>
      </w:r>
      <w:proofErr w:type="spellEnd"/>
      <w:r>
        <w:t xml:space="preserve">, </w:t>
      </w:r>
      <w:proofErr w:type="spellStart"/>
      <w:r>
        <w:t>analizad</w:t>
      </w:r>
      <w:proofErr w:type="spellEnd"/>
      <w:r>
        <w:t xml:space="preserve"> </w:t>
      </w:r>
      <w:proofErr w:type="spellStart"/>
      <w:r>
        <w:t>esas</w:t>
      </w:r>
      <w:proofErr w:type="spellEnd"/>
      <w:r>
        <w:t xml:space="preserve"> </w:t>
      </w:r>
      <w:proofErr w:type="spellStart"/>
      <w:r>
        <w:t>enseñanzas</w:t>
      </w:r>
      <w:proofErr w:type="spellEnd"/>
      <w:r>
        <w:t xml:space="preserve"> para </w:t>
      </w:r>
      <w:proofErr w:type="spellStart"/>
      <w:r>
        <w:t>que</w:t>
      </w:r>
      <w:proofErr w:type="spellEnd"/>
      <w:r>
        <w:t xml:space="preserve"> </w:t>
      </w:r>
      <w:proofErr w:type="spellStart"/>
      <w:r>
        <w:t>cada</w:t>
      </w:r>
      <w:proofErr w:type="spellEnd"/>
      <w:r>
        <w:t xml:space="preserve"> </w:t>
      </w:r>
      <w:proofErr w:type="spellStart"/>
      <w:r>
        <w:t>quien</w:t>
      </w:r>
      <w:proofErr w:type="spellEnd"/>
      <w:r>
        <w:t xml:space="preserve"> tome lo </w:t>
      </w:r>
      <w:proofErr w:type="spellStart"/>
      <w:r>
        <w:t>que</w:t>
      </w:r>
      <w:proofErr w:type="spellEnd"/>
      <w:r>
        <w:t xml:space="preserve"> le </w:t>
      </w:r>
      <w:proofErr w:type="spellStart"/>
      <w:r>
        <w:t>corresponde</w:t>
      </w:r>
      <w:proofErr w:type="spellEnd"/>
      <w:r>
        <w:t xml:space="preserve">. No </w:t>
      </w:r>
      <w:proofErr w:type="spellStart"/>
      <w:r>
        <w:t>os</w:t>
      </w:r>
      <w:proofErr w:type="spellEnd"/>
      <w:r>
        <w:t xml:space="preserve"> </w:t>
      </w:r>
      <w:proofErr w:type="spellStart"/>
      <w:r>
        <w:t>alegréis</w:t>
      </w:r>
      <w:proofErr w:type="spellEnd"/>
      <w:r>
        <w:t xml:space="preserve"> </w:t>
      </w:r>
      <w:proofErr w:type="spellStart"/>
      <w:r>
        <w:t>cuando</w:t>
      </w:r>
      <w:proofErr w:type="spellEnd"/>
      <w:r>
        <w:t xml:space="preserve"> </w:t>
      </w:r>
      <w:proofErr w:type="spellStart"/>
      <w:r>
        <w:t>reclame</w:t>
      </w:r>
      <w:proofErr w:type="spellEnd"/>
      <w:r>
        <w:t xml:space="preserve"> </w:t>
      </w:r>
      <w:proofErr w:type="spellStart"/>
      <w:r>
        <w:t>alguna</w:t>
      </w:r>
      <w:proofErr w:type="spellEnd"/>
      <w:r>
        <w:t xml:space="preserve"> </w:t>
      </w:r>
      <w:proofErr w:type="spellStart"/>
      <w:r>
        <w:t>falta</w:t>
      </w:r>
      <w:proofErr w:type="spellEnd"/>
      <w:r>
        <w:t xml:space="preserve"> </w:t>
      </w:r>
      <w:proofErr w:type="spellStart"/>
      <w:r>
        <w:t>que</w:t>
      </w:r>
      <w:proofErr w:type="spellEnd"/>
      <w:r>
        <w:t xml:space="preserve"> </w:t>
      </w:r>
      <w:proofErr w:type="spellStart"/>
      <w:r>
        <w:t>vosotros</w:t>
      </w:r>
      <w:proofErr w:type="spellEnd"/>
      <w:r>
        <w:t xml:space="preserve"> no </w:t>
      </w:r>
      <w:proofErr w:type="spellStart"/>
      <w:r>
        <w:t>tuviereis</w:t>
      </w:r>
      <w:proofErr w:type="spellEnd"/>
      <w:r>
        <w:t xml:space="preserve"> </w:t>
      </w:r>
      <w:proofErr w:type="spellStart"/>
      <w:r>
        <w:t>aunque</w:t>
      </w:r>
      <w:proofErr w:type="spellEnd"/>
      <w:r>
        <w:t xml:space="preserve"> </w:t>
      </w:r>
      <w:proofErr w:type="spellStart"/>
      <w:r>
        <w:t>conozcáis</w:t>
      </w:r>
      <w:proofErr w:type="spellEnd"/>
      <w:r>
        <w:t xml:space="preserve"> a </w:t>
      </w:r>
      <w:proofErr w:type="spellStart"/>
      <w:r>
        <w:t>los</w:t>
      </w:r>
      <w:proofErr w:type="spellEnd"/>
      <w:r>
        <w:t xml:space="preserve"> </w:t>
      </w:r>
      <w:proofErr w:type="spellStart"/>
      <w:r>
        <w:t>que</w:t>
      </w:r>
      <w:proofErr w:type="spellEnd"/>
      <w:r>
        <w:t xml:space="preserve"> las </w:t>
      </w:r>
      <w:proofErr w:type="spellStart"/>
      <w:r>
        <w:t>han</w:t>
      </w:r>
      <w:proofErr w:type="spellEnd"/>
      <w:r>
        <w:t xml:space="preserve"> </w:t>
      </w:r>
      <w:proofErr w:type="spellStart"/>
      <w:r>
        <w:t>venido</w:t>
      </w:r>
      <w:proofErr w:type="spellEnd"/>
      <w:r>
        <w:t xml:space="preserve"> </w:t>
      </w:r>
      <w:proofErr w:type="spellStart"/>
      <w:r>
        <w:t>cometiendo</w:t>
      </w:r>
      <w:proofErr w:type="spellEnd"/>
      <w:r>
        <w:t xml:space="preserve">, </w:t>
      </w:r>
      <w:proofErr w:type="spellStart"/>
      <w:r>
        <w:t>porque</w:t>
      </w:r>
      <w:proofErr w:type="spellEnd"/>
      <w:r>
        <w:t xml:space="preserve"> </w:t>
      </w:r>
      <w:proofErr w:type="spellStart"/>
      <w:r>
        <w:t>en</w:t>
      </w:r>
      <w:proofErr w:type="spellEnd"/>
      <w:r>
        <w:t xml:space="preserve"> ese </w:t>
      </w:r>
      <w:proofErr w:type="spellStart"/>
      <w:r>
        <w:t>instante</w:t>
      </w:r>
      <w:proofErr w:type="spellEnd"/>
      <w:r>
        <w:t xml:space="preserve"> </w:t>
      </w:r>
      <w:proofErr w:type="spellStart"/>
      <w:r>
        <w:t>vuestra</w:t>
      </w:r>
      <w:proofErr w:type="spellEnd"/>
      <w:r>
        <w:t xml:space="preserve"> </w:t>
      </w:r>
      <w:proofErr w:type="spellStart"/>
      <w:r>
        <w:t>conciencia</w:t>
      </w:r>
      <w:proofErr w:type="spellEnd"/>
      <w:r>
        <w:t xml:space="preserve"> </w:t>
      </w:r>
      <w:proofErr w:type="spellStart"/>
      <w:r>
        <w:t>os</w:t>
      </w:r>
      <w:proofErr w:type="spellEnd"/>
      <w:r>
        <w:t xml:space="preserve"> </w:t>
      </w:r>
      <w:proofErr w:type="spellStart"/>
      <w:r>
        <w:t>recordará</w:t>
      </w:r>
      <w:proofErr w:type="spellEnd"/>
      <w:r>
        <w:t xml:space="preserve"> </w:t>
      </w:r>
      <w:proofErr w:type="spellStart"/>
      <w:r>
        <w:t>aquella</w:t>
      </w:r>
      <w:proofErr w:type="spellEnd"/>
      <w:r>
        <w:t xml:space="preserve"> </w:t>
      </w:r>
      <w:proofErr w:type="spellStart"/>
      <w:r>
        <w:t>enseñanza</w:t>
      </w:r>
      <w:proofErr w:type="spellEnd"/>
      <w:r>
        <w:t xml:space="preserve"> </w:t>
      </w:r>
      <w:proofErr w:type="spellStart"/>
      <w:r>
        <w:t>en</w:t>
      </w:r>
      <w:proofErr w:type="spellEnd"/>
      <w:r>
        <w:t xml:space="preserve"> </w:t>
      </w:r>
      <w:proofErr w:type="spellStart"/>
      <w:r>
        <w:t>que</w:t>
      </w:r>
      <w:proofErr w:type="spellEnd"/>
      <w:r>
        <w:t xml:space="preserve"> </w:t>
      </w:r>
      <w:proofErr w:type="spellStart"/>
      <w:r>
        <w:t>os</w:t>
      </w:r>
      <w:proofErr w:type="spellEnd"/>
      <w:r>
        <w:t xml:space="preserve"> </w:t>
      </w:r>
      <w:proofErr w:type="spellStart"/>
      <w:r>
        <w:t>dije</w:t>
      </w:r>
      <w:proofErr w:type="spellEnd"/>
      <w:r>
        <w:t xml:space="preserve">: No </w:t>
      </w:r>
      <w:proofErr w:type="spellStart"/>
      <w:r>
        <w:t>miréis</w:t>
      </w:r>
      <w:proofErr w:type="spellEnd"/>
      <w:r>
        <w:t xml:space="preserve"> la </w:t>
      </w:r>
      <w:proofErr w:type="spellStart"/>
      <w:r>
        <w:t>paja</w:t>
      </w:r>
      <w:proofErr w:type="spellEnd"/>
      <w:r>
        <w:t xml:space="preserve"> </w:t>
      </w:r>
      <w:proofErr w:type="spellStart"/>
      <w:r>
        <w:t>en</w:t>
      </w:r>
      <w:proofErr w:type="spellEnd"/>
      <w:r>
        <w:t xml:space="preserve"> </w:t>
      </w:r>
      <w:proofErr w:type="spellStart"/>
      <w:r>
        <w:t>el</w:t>
      </w:r>
      <w:proofErr w:type="spellEnd"/>
      <w:r>
        <w:t xml:space="preserve"> </w:t>
      </w:r>
      <w:proofErr w:type="spellStart"/>
      <w:r>
        <w:t>ojo</w:t>
      </w:r>
      <w:proofErr w:type="spellEnd"/>
      <w:r>
        <w:t xml:space="preserve"> de </w:t>
      </w:r>
      <w:proofErr w:type="spellStart"/>
      <w:r>
        <w:t>vuestro</w:t>
      </w:r>
      <w:proofErr w:type="spellEnd"/>
      <w:r>
        <w:t xml:space="preserve"> </w:t>
      </w:r>
      <w:proofErr w:type="spellStart"/>
      <w:r>
        <w:t>hermano</w:t>
      </w:r>
      <w:proofErr w:type="spellEnd"/>
      <w:r>
        <w:t xml:space="preserve">, sin antes </w:t>
      </w:r>
      <w:proofErr w:type="spellStart"/>
      <w:r>
        <w:t>mirar</w:t>
      </w:r>
      <w:proofErr w:type="spellEnd"/>
      <w:r>
        <w:t xml:space="preserve"> la viga </w:t>
      </w:r>
      <w:proofErr w:type="spellStart"/>
      <w:r>
        <w:t>que</w:t>
      </w:r>
      <w:proofErr w:type="spellEnd"/>
      <w:r>
        <w:t xml:space="preserve"> </w:t>
      </w:r>
      <w:proofErr w:type="spellStart"/>
      <w:r>
        <w:t>cargáis</w:t>
      </w:r>
      <w:proofErr w:type="spellEnd"/>
      <w:r>
        <w:t xml:space="preserve">. </w:t>
      </w:r>
    </w:p>
    <w:p w14:paraId="7609C7E1" w14:textId="77777777" w:rsidR="00F50769" w:rsidRDefault="00F50769" w:rsidP="00F50769">
      <w:r>
        <w:t xml:space="preserve">19. </w:t>
      </w:r>
      <w:proofErr w:type="spellStart"/>
      <w:r>
        <w:t>Pensad</w:t>
      </w:r>
      <w:proofErr w:type="spellEnd"/>
      <w:r>
        <w:t xml:space="preserve"> </w:t>
      </w:r>
      <w:proofErr w:type="spellStart"/>
      <w:r>
        <w:t>que</w:t>
      </w:r>
      <w:proofErr w:type="spellEnd"/>
      <w:r>
        <w:t xml:space="preserve"> </w:t>
      </w:r>
      <w:proofErr w:type="spellStart"/>
      <w:r>
        <w:t>todos</w:t>
      </w:r>
      <w:proofErr w:type="spellEnd"/>
      <w:r>
        <w:t xml:space="preserve"> </w:t>
      </w:r>
      <w:proofErr w:type="spellStart"/>
      <w:r>
        <w:t>venís</w:t>
      </w:r>
      <w:proofErr w:type="spellEnd"/>
      <w:r>
        <w:t xml:space="preserve"> a </w:t>
      </w:r>
      <w:proofErr w:type="spellStart"/>
      <w:r>
        <w:t>formar</w:t>
      </w:r>
      <w:proofErr w:type="spellEnd"/>
      <w:r>
        <w:t xml:space="preserve"> mi </w:t>
      </w:r>
      <w:proofErr w:type="spellStart"/>
      <w:r>
        <w:t>apostolado</w:t>
      </w:r>
      <w:proofErr w:type="spellEnd"/>
      <w:r>
        <w:t xml:space="preserve">, al </w:t>
      </w:r>
      <w:proofErr w:type="spellStart"/>
      <w:r>
        <w:t>cual</w:t>
      </w:r>
      <w:proofErr w:type="spellEnd"/>
      <w:r>
        <w:t xml:space="preserve"> </w:t>
      </w:r>
      <w:proofErr w:type="spellStart"/>
      <w:r>
        <w:t>enviaré</w:t>
      </w:r>
      <w:proofErr w:type="spellEnd"/>
      <w:r>
        <w:t xml:space="preserve"> </w:t>
      </w:r>
      <w:proofErr w:type="spellStart"/>
      <w:r>
        <w:t>mañana</w:t>
      </w:r>
      <w:proofErr w:type="spellEnd"/>
      <w:r>
        <w:t xml:space="preserve"> a </w:t>
      </w:r>
      <w:proofErr w:type="spellStart"/>
      <w:r>
        <w:t>testificar</w:t>
      </w:r>
      <w:proofErr w:type="spellEnd"/>
      <w:r>
        <w:t xml:space="preserve"> mi palabra, y </w:t>
      </w:r>
      <w:proofErr w:type="spellStart"/>
      <w:r>
        <w:t>desde</w:t>
      </w:r>
      <w:proofErr w:type="spellEnd"/>
      <w:r>
        <w:t xml:space="preserve"> </w:t>
      </w:r>
      <w:proofErr w:type="spellStart"/>
      <w:r>
        <w:t>ahora</w:t>
      </w:r>
      <w:proofErr w:type="spellEnd"/>
      <w:r>
        <w:t xml:space="preserve"> </w:t>
      </w:r>
      <w:proofErr w:type="spellStart"/>
      <w:r>
        <w:t>debéis</w:t>
      </w:r>
      <w:proofErr w:type="spellEnd"/>
      <w:r>
        <w:t xml:space="preserve"> </w:t>
      </w:r>
      <w:proofErr w:type="spellStart"/>
      <w:r>
        <w:t>comenzar</w:t>
      </w:r>
      <w:proofErr w:type="spellEnd"/>
      <w:r>
        <w:t xml:space="preserve"> </w:t>
      </w:r>
      <w:proofErr w:type="gramStart"/>
      <w:r>
        <w:t>a</w:t>
      </w:r>
      <w:proofErr w:type="gramEnd"/>
      <w:r>
        <w:t xml:space="preserve"> </w:t>
      </w:r>
      <w:proofErr w:type="spellStart"/>
      <w:r>
        <w:t>amaros</w:t>
      </w:r>
      <w:proofErr w:type="spellEnd"/>
      <w:r>
        <w:t xml:space="preserve">. ¿No </w:t>
      </w:r>
      <w:proofErr w:type="spellStart"/>
      <w:r>
        <w:t>creéis</w:t>
      </w:r>
      <w:proofErr w:type="spellEnd"/>
      <w:r>
        <w:t xml:space="preserve"> </w:t>
      </w:r>
      <w:proofErr w:type="spellStart"/>
      <w:r>
        <w:t>que</w:t>
      </w:r>
      <w:proofErr w:type="spellEnd"/>
      <w:r>
        <w:t xml:space="preserve"> mi </w:t>
      </w:r>
      <w:proofErr w:type="spellStart"/>
      <w:r>
        <w:t>comunicación</w:t>
      </w:r>
      <w:proofErr w:type="spellEnd"/>
      <w:r>
        <w:t xml:space="preserve"> a </w:t>
      </w:r>
      <w:proofErr w:type="spellStart"/>
      <w:r>
        <w:t>través</w:t>
      </w:r>
      <w:proofErr w:type="spellEnd"/>
      <w:r>
        <w:t xml:space="preserve"> de </w:t>
      </w:r>
      <w:proofErr w:type="spellStart"/>
      <w:r>
        <w:t>vuestro</w:t>
      </w:r>
      <w:proofErr w:type="spellEnd"/>
      <w:r>
        <w:t xml:space="preserve"> </w:t>
      </w:r>
      <w:proofErr w:type="spellStart"/>
      <w:r>
        <w:t>entendimiento</w:t>
      </w:r>
      <w:proofErr w:type="spellEnd"/>
      <w:r>
        <w:t xml:space="preserve">, </w:t>
      </w:r>
      <w:proofErr w:type="spellStart"/>
      <w:r>
        <w:t>tenga</w:t>
      </w:r>
      <w:proofErr w:type="spellEnd"/>
      <w:r>
        <w:t xml:space="preserve"> un gran </w:t>
      </w:r>
      <w:proofErr w:type="spellStart"/>
      <w:r>
        <w:t>significado</w:t>
      </w:r>
      <w:proofErr w:type="spellEnd"/>
      <w:r>
        <w:t xml:space="preserve">? ¿O </w:t>
      </w:r>
      <w:proofErr w:type="spellStart"/>
      <w:r>
        <w:t>creéis</w:t>
      </w:r>
      <w:proofErr w:type="spellEnd"/>
      <w:r>
        <w:t xml:space="preserve"> </w:t>
      </w:r>
      <w:proofErr w:type="spellStart"/>
      <w:r>
        <w:t>que</w:t>
      </w:r>
      <w:proofErr w:type="spellEnd"/>
      <w:r>
        <w:t xml:space="preserve"> es </w:t>
      </w:r>
      <w:proofErr w:type="spellStart"/>
      <w:r>
        <w:t>ésta</w:t>
      </w:r>
      <w:proofErr w:type="spellEnd"/>
      <w:r>
        <w:t xml:space="preserve"> </w:t>
      </w:r>
      <w:proofErr w:type="spellStart"/>
      <w:r>
        <w:t>una</w:t>
      </w:r>
      <w:proofErr w:type="spellEnd"/>
      <w:r>
        <w:t xml:space="preserve"> de </w:t>
      </w:r>
      <w:proofErr w:type="spellStart"/>
      <w:r>
        <w:t>tantas</w:t>
      </w:r>
      <w:proofErr w:type="spellEnd"/>
      <w:r>
        <w:t xml:space="preserve"> </w:t>
      </w:r>
      <w:proofErr w:type="spellStart"/>
      <w:r>
        <w:t>sectas</w:t>
      </w:r>
      <w:proofErr w:type="spellEnd"/>
      <w:r>
        <w:t xml:space="preserve"> </w:t>
      </w:r>
      <w:proofErr w:type="spellStart"/>
      <w:r>
        <w:t>que</w:t>
      </w:r>
      <w:proofErr w:type="spellEnd"/>
      <w:r>
        <w:t xml:space="preserve"> hoy </w:t>
      </w:r>
      <w:proofErr w:type="spellStart"/>
      <w:r>
        <w:t>surgen</w:t>
      </w:r>
      <w:proofErr w:type="spellEnd"/>
      <w:r>
        <w:t xml:space="preserve"> </w:t>
      </w:r>
      <w:proofErr w:type="spellStart"/>
      <w:r>
        <w:t>anunciando</w:t>
      </w:r>
      <w:proofErr w:type="spellEnd"/>
      <w:r>
        <w:t xml:space="preserve"> la </w:t>
      </w:r>
      <w:proofErr w:type="spellStart"/>
      <w:r>
        <w:t>salvación</w:t>
      </w:r>
      <w:proofErr w:type="spellEnd"/>
      <w:r>
        <w:t xml:space="preserve"> del </w:t>
      </w:r>
      <w:proofErr w:type="spellStart"/>
      <w:r>
        <w:t>mundo</w:t>
      </w:r>
      <w:proofErr w:type="spellEnd"/>
      <w:r>
        <w:t xml:space="preserve"> y luego </w:t>
      </w:r>
      <w:proofErr w:type="spellStart"/>
      <w:r>
        <w:t>desaparecen</w:t>
      </w:r>
      <w:proofErr w:type="spellEnd"/>
      <w:r>
        <w:t xml:space="preserve"> sin </w:t>
      </w:r>
      <w:proofErr w:type="spellStart"/>
      <w:r>
        <w:t>dejar</w:t>
      </w:r>
      <w:proofErr w:type="spellEnd"/>
      <w:r>
        <w:t xml:space="preserve"> </w:t>
      </w:r>
      <w:proofErr w:type="spellStart"/>
      <w:r>
        <w:t>huellas</w:t>
      </w:r>
      <w:proofErr w:type="spellEnd"/>
      <w:r>
        <w:t xml:space="preserve"> de mi </w:t>
      </w:r>
      <w:proofErr w:type="spellStart"/>
      <w:r>
        <w:t>paz</w:t>
      </w:r>
      <w:proofErr w:type="spellEnd"/>
      <w:r>
        <w:t xml:space="preserve">? </w:t>
      </w:r>
    </w:p>
    <w:p w14:paraId="7045F095" w14:textId="77777777" w:rsidR="00F50769" w:rsidRDefault="00F50769" w:rsidP="00F50769">
      <w:r>
        <w:t xml:space="preserve">20. </w:t>
      </w:r>
      <w:proofErr w:type="spellStart"/>
      <w:r>
        <w:t>Observad</w:t>
      </w:r>
      <w:proofErr w:type="spellEnd"/>
      <w:r>
        <w:t xml:space="preserve"> </w:t>
      </w:r>
      <w:proofErr w:type="spellStart"/>
      <w:r>
        <w:t>cómo</w:t>
      </w:r>
      <w:proofErr w:type="spellEnd"/>
      <w:r>
        <w:t xml:space="preserve"> </w:t>
      </w:r>
      <w:proofErr w:type="spellStart"/>
      <w:r>
        <w:t>esta</w:t>
      </w:r>
      <w:proofErr w:type="spellEnd"/>
      <w:r>
        <w:t xml:space="preserve"> </w:t>
      </w:r>
      <w:proofErr w:type="spellStart"/>
      <w:r>
        <w:t>semilla</w:t>
      </w:r>
      <w:proofErr w:type="spellEnd"/>
      <w:r>
        <w:t xml:space="preserve"> a </w:t>
      </w:r>
      <w:proofErr w:type="spellStart"/>
      <w:r>
        <w:t>pesar</w:t>
      </w:r>
      <w:proofErr w:type="spellEnd"/>
      <w:r>
        <w:t xml:space="preserve"> de </w:t>
      </w:r>
      <w:proofErr w:type="spellStart"/>
      <w:r>
        <w:t>que</w:t>
      </w:r>
      <w:proofErr w:type="spellEnd"/>
      <w:r>
        <w:t xml:space="preserve"> la </w:t>
      </w:r>
      <w:proofErr w:type="spellStart"/>
      <w:r>
        <w:t>habéis</w:t>
      </w:r>
      <w:proofErr w:type="spellEnd"/>
      <w:r>
        <w:t xml:space="preserve"> </w:t>
      </w:r>
      <w:proofErr w:type="spellStart"/>
      <w:r>
        <w:t>cultivado</w:t>
      </w:r>
      <w:proofErr w:type="spellEnd"/>
      <w:r>
        <w:t xml:space="preserve"> mal, no </w:t>
      </w:r>
      <w:proofErr w:type="spellStart"/>
      <w:r>
        <w:t>muere</w:t>
      </w:r>
      <w:proofErr w:type="spellEnd"/>
      <w:r>
        <w:t xml:space="preserve">, </w:t>
      </w:r>
      <w:proofErr w:type="spellStart"/>
      <w:r>
        <w:t>mirad</w:t>
      </w:r>
      <w:proofErr w:type="spellEnd"/>
      <w:r>
        <w:t xml:space="preserve"> </w:t>
      </w:r>
      <w:proofErr w:type="spellStart"/>
      <w:r>
        <w:t>cómo</w:t>
      </w:r>
      <w:proofErr w:type="spellEnd"/>
      <w:r>
        <w:t xml:space="preserve"> ha </w:t>
      </w:r>
      <w:proofErr w:type="spellStart"/>
      <w:r>
        <w:t>ido</w:t>
      </w:r>
      <w:proofErr w:type="spellEnd"/>
      <w:r>
        <w:t xml:space="preserve"> </w:t>
      </w:r>
      <w:proofErr w:type="spellStart"/>
      <w:r>
        <w:t>venciendo</w:t>
      </w:r>
      <w:proofErr w:type="spellEnd"/>
      <w:r>
        <w:t xml:space="preserve"> </w:t>
      </w:r>
      <w:proofErr w:type="spellStart"/>
      <w:r>
        <w:t>tinieblas</w:t>
      </w:r>
      <w:proofErr w:type="spellEnd"/>
      <w:r>
        <w:t xml:space="preserve"> y </w:t>
      </w:r>
      <w:proofErr w:type="spellStart"/>
      <w:r>
        <w:t>encrucijadas</w:t>
      </w:r>
      <w:proofErr w:type="spellEnd"/>
      <w:r>
        <w:t xml:space="preserve">, </w:t>
      </w:r>
      <w:proofErr w:type="spellStart"/>
      <w:r>
        <w:t>obstáculos</w:t>
      </w:r>
      <w:proofErr w:type="spellEnd"/>
      <w:r>
        <w:t xml:space="preserve"> y </w:t>
      </w:r>
      <w:proofErr w:type="spellStart"/>
      <w:r>
        <w:t>pruebas</w:t>
      </w:r>
      <w:proofErr w:type="spellEnd"/>
      <w:r>
        <w:t xml:space="preserve"> y </w:t>
      </w:r>
      <w:proofErr w:type="spellStart"/>
      <w:r>
        <w:t>sigue</w:t>
      </w:r>
      <w:proofErr w:type="spellEnd"/>
      <w:r>
        <w:t xml:space="preserve"> día a día </w:t>
      </w:r>
      <w:proofErr w:type="spellStart"/>
      <w:r>
        <w:t>germinando</w:t>
      </w:r>
      <w:proofErr w:type="spellEnd"/>
      <w:r>
        <w:t xml:space="preserve"> y </w:t>
      </w:r>
      <w:proofErr w:type="spellStart"/>
      <w:r>
        <w:t>desarrollándose</w:t>
      </w:r>
      <w:proofErr w:type="spellEnd"/>
      <w:r>
        <w:t xml:space="preserve">. ¿Por </w:t>
      </w:r>
      <w:proofErr w:type="spellStart"/>
      <w:r>
        <w:t>qué</w:t>
      </w:r>
      <w:proofErr w:type="spellEnd"/>
      <w:r>
        <w:t xml:space="preserve"> no </w:t>
      </w:r>
      <w:proofErr w:type="spellStart"/>
      <w:r>
        <w:t>muere</w:t>
      </w:r>
      <w:proofErr w:type="spellEnd"/>
      <w:r>
        <w:t xml:space="preserve"> </w:t>
      </w:r>
      <w:proofErr w:type="spellStart"/>
      <w:r>
        <w:t>esta</w:t>
      </w:r>
      <w:proofErr w:type="spellEnd"/>
      <w:r>
        <w:t xml:space="preserve"> </w:t>
      </w:r>
      <w:proofErr w:type="spellStart"/>
      <w:r>
        <w:t>semilla</w:t>
      </w:r>
      <w:proofErr w:type="spellEnd"/>
      <w:r>
        <w:t xml:space="preserve">? </w:t>
      </w:r>
      <w:proofErr w:type="spellStart"/>
      <w:r>
        <w:t>Porque</w:t>
      </w:r>
      <w:proofErr w:type="spellEnd"/>
      <w:r>
        <w:t xml:space="preserve"> la </w:t>
      </w:r>
      <w:proofErr w:type="spellStart"/>
      <w:r>
        <w:t>verdad</w:t>
      </w:r>
      <w:proofErr w:type="spellEnd"/>
      <w:r>
        <w:t xml:space="preserve"> es </w:t>
      </w:r>
      <w:proofErr w:type="spellStart"/>
      <w:r>
        <w:t>inmortal</w:t>
      </w:r>
      <w:proofErr w:type="spellEnd"/>
      <w:r>
        <w:t xml:space="preserve">, es </w:t>
      </w:r>
      <w:proofErr w:type="spellStart"/>
      <w:r>
        <w:t>eterna</w:t>
      </w:r>
      <w:proofErr w:type="spellEnd"/>
      <w:r>
        <w:t xml:space="preserve">, </w:t>
      </w:r>
      <w:proofErr w:type="spellStart"/>
      <w:r>
        <w:t>por</w:t>
      </w:r>
      <w:proofErr w:type="spellEnd"/>
      <w:r>
        <w:t xml:space="preserve"> </w:t>
      </w:r>
      <w:proofErr w:type="spellStart"/>
      <w:r>
        <w:t>eso</w:t>
      </w:r>
      <w:proofErr w:type="spellEnd"/>
      <w:r>
        <w:t xml:space="preserve"> </w:t>
      </w:r>
      <w:proofErr w:type="spellStart"/>
      <w:r>
        <w:lastRenderedPageBreak/>
        <w:t>veréis</w:t>
      </w:r>
      <w:proofErr w:type="spellEnd"/>
      <w:r>
        <w:t xml:space="preserve"> </w:t>
      </w:r>
      <w:proofErr w:type="spellStart"/>
      <w:r>
        <w:t>que</w:t>
      </w:r>
      <w:proofErr w:type="spellEnd"/>
      <w:r>
        <w:t xml:space="preserve"> </w:t>
      </w:r>
      <w:proofErr w:type="spellStart"/>
      <w:r>
        <w:t>cuando</w:t>
      </w:r>
      <w:proofErr w:type="spellEnd"/>
      <w:r>
        <w:t xml:space="preserve"> </w:t>
      </w:r>
      <w:proofErr w:type="spellStart"/>
      <w:r>
        <w:t>esta</w:t>
      </w:r>
      <w:proofErr w:type="spellEnd"/>
      <w:r>
        <w:t xml:space="preserve"> </w:t>
      </w:r>
      <w:proofErr w:type="spellStart"/>
      <w:r>
        <w:t>Doctrina</w:t>
      </w:r>
      <w:proofErr w:type="spellEnd"/>
      <w:r>
        <w:t xml:space="preserve"> </w:t>
      </w:r>
      <w:proofErr w:type="spellStart"/>
      <w:r>
        <w:t>por</w:t>
      </w:r>
      <w:proofErr w:type="spellEnd"/>
      <w:r>
        <w:t xml:space="preserve"> </w:t>
      </w:r>
      <w:proofErr w:type="spellStart"/>
      <w:r>
        <w:t>momento</w:t>
      </w:r>
      <w:proofErr w:type="spellEnd"/>
      <w:r>
        <w:t xml:space="preserve"> </w:t>
      </w:r>
      <w:proofErr w:type="spellStart"/>
      <w:r>
        <w:t>parece</w:t>
      </w:r>
      <w:proofErr w:type="spellEnd"/>
      <w:r>
        <w:t xml:space="preserve"> </w:t>
      </w:r>
      <w:proofErr w:type="spellStart"/>
      <w:r>
        <w:t>que</w:t>
      </w:r>
      <w:proofErr w:type="spellEnd"/>
      <w:r>
        <w:t xml:space="preserve"> </w:t>
      </w:r>
      <w:proofErr w:type="spellStart"/>
      <w:r>
        <w:t>va</w:t>
      </w:r>
      <w:proofErr w:type="spellEnd"/>
      <w:r>
        <w:t xml:space="preserve"> a </w:t>
      </w:r>
      <w:proofErr w:type="spellStart"/>
      <w:r>
        <w:t>desaparecer</w:t>
      </w:r>
      <w:proofErr w:type="spellEnd"/>
      <w:r>
        <w:t xml:space="preserve">, </w:t>
      </w:r>
      <w:proofErr w:type="spellStart"/>
      <w:r>
        <w:t>será</w:t>
      </w:r>
      <w:proofErr w:type="spellEnd"/>
      <w:r>
        <w:t xml:space="preserve"> </w:t>
      </w:r>
      <w:proofErr w:type="spellStart"/>
      <w:r>
        <w:t>precisamente</w:t>
      </w:r>
      <w:proofErr w:type="spellEnd"/>
      <w:r>
        <w:t xml:space="preserve"> </w:t>
      </w:r>
      <w:proofErr w:type="spellStart"/>
      <w:r>
        <w:t>cuando</w:t>
      </w:r>
      <w:proofErr w:type="spellEnd"/>
      <w:r>
        <w:t xml:space="preserve"> </w:t>
      </w:r>
      <w:proofErr w:type="spellStart"/>
      <w:r>
        <w:t>surjan</w:t>
      </w:r>
      <w:proofErr w:type="spellEnd"/>
      <w:r>
        <w:t xml:space="preserve"> </w:t>
      </w:r>
      <w:proofErr w:type="spellStart"/>
      <w:r>
        <w:t>nuevos</w:t>
      </w:r>
      <w:proofErr w:type="spellEnd"/>
      <w:r>
        <w:t xml:space="preserve"> y </w:t>
      </w:r>
      <w:proofErr w:type="spellStart"/>
      <w:r>
        <w:t>fecundos</w:t>
      </w:r>
      <w:proofErr w:type="spellEnd"/>
      <w:r>
        <w:t xml:space="preserve"> </w:t>
      </w:r>
      <w:proofErr w:type="spellStart"/>
      <w:r>
        <w:t>brotes</w:t>
      </w:r>
      <w:proofErr w:type="spellEnd"/>
      <w:r>
        <w:t xml:space="preserve"> para </w:t>
      </w:r>
      <w:proofErr w:type="spellStart"/>
      <w:r>
        <w:t>ayudar</w:t>
      </w:r>
      <w:proofErr w:type="spellEnd"/>
      <w:r>
        <w:t xml:space="preserve"> a </w:t>
      </w:r>
      <w:proofErr w:type="spellStart"/>
      <w:r>
        <w:t>los</w:t>
      </w:r>
      <w:proofErr w:type="spellEnd"/>
      <w:r>
        <w:t xml:space="preserve"> hombres a </w:t>
      </w:r>
      <w:proofErr w:type="spellStart"/>
      <w:r>
        <w:t>dar</w:t>
      </w:r>
      <w:proofErr w:type="spellEnd"/>
      <w:r>
        <w:t xml:space="preserve"> un paso </w:t>
      </w:r>
      <w:proofErr w:type="spellStart"/>
      <w:r>
        <w:t>hacia</w:t>
      </w:r>
      <w:proofErr w:type="spellEnd"/>
      <w:r>
        <w:t xml:space="preserve"> </w:t>
      </w:r>
      <w:proofErr w:type="spellStart"/>
      <w:r>
        <w:t>adelante</w:t>
      </w:r>
      <w:proofErr w:type="spellEnd"/>
      <w:r>
        <w:t xml:space="preserve"> </w:t>
      </w:r>
      <w:proofErr w:type="spellStart"/>
      <w:r>
        <w:t>en</w:t>
      </w:r>
      <w:proofErr w:type="spellEnd"/>
      <w:r>
        <w:t xml:space="preserve"> </w:t>
      </w:r>
      <w:proofErr w:type="spellStart"/>
      <w:r>
        <w:t>el</w:t>
      </w:r>
      <w:proofErr w:type="spellEnd"/>
      <w:r>
        <w:t xml:space="preserve"> camino de la </w:t>
      </w:r>
      <w:proofErr w:type="spellStart"/>
      <w:r>
        <w:t>espiritualidad</w:t>
      </w:r>
      <w:proofErr w:type="spellEnd"/>
      <w:r>
        <w:t xml:space="preserve">. </w:t>
      </w:r>
    </w:p>
    <w:p w14:paraId="462B68E8" w14:textId="77777777" w:rsidR="00F50769" w:rsidRDefault="00F50769" w:rsidP="00F50769">
      <w:r>
        <w:t xml:space="preserve">21. No </w:t>
      </w:r>
      <w:proofErr w:type="spellStart"/>
      <w:r>
        <w:t>creáis</w:t>
      </w:r>
      <w:proofErr w:type="spellEnd"/>
      <w:r>
        <w:t xml:space="preserve"> </w:t>
      </w:r>
      <w:proofErr w:type="spellStart"/>
      <w:r>
        <w:t>que</w:t>
      </w:r>
      <w:proofErr w:type="spellEnd"/>
      <w:r>
        <w:t xml:space="preserve"> </w:t>
      </w:r>
      <w:proofErr w:type="spellStart"/>
      <w:r>
        <w:t>esto</w:t>
      </w:r>
      <w:proofErr w:type="spellEnd"/>
      <w:r>
        <w:t xml:space="preserve"> </w:t>
      </w:r>
      <w:proofErr w:type="spellStart"/>
      <w:r>
        <w:t>sólo</w:t>
      </w:r>
      <w:proofErr w:type="spellEnd"/>
      <w:r>
        <w:t xml:space="preserve"> ha </w:t>
      </w:r>
      <w:proofErr w:type="spellStart"/>
      <w:r>
        <w:t>sucedido</w:t>
      </w:r>
      <w:proofErr w:type="spellEnd"/>
      <w:r>
        <w:t xml:space="preserve"> </w:t>
      </w:r>
      <w:proofErr w:type="spellStart"/>
      <w:r>
        <w:t>en</w:t>
      </w:r>
      <w:proofErr w:type="spellEnd"/>
      <w:r>
        <w:t xml:space="preserve"> </w:t>
      </w:r>
      <w:proofErr w:type="spellStart"/>
      <w:r>
        <w:t>este</w:t>
      </w:r>
      <w:proofErr w:type="spellEnd"/>
      <w:r>
        <w:t xml:space="preserve"> </w:t>
      </w:r>
      <w:proofErr w:type="spellStart"/>
      <w:r>
        <w:t>Tercer</w:t>
      </w:r>
      <w:proofErr w:type="spellEnd"/>
      <w:r>
        <w:t xml:space="preserve"> Tiempo, no, también </w:t>
      </w:r>
      <w:proofErr w:type="spellStart"/>
      <w:r>
        <w:t>en</w:t>
      </w:r>
      <w:proofErr w:type="spellEnd"/>
      <w:r>
        <w:t xml:space="preserve"> </w:t>
      </w:r>
      <w:proofErr w:type="spellStart"/>
      <w:r>
        <w:t>el</w:t>
      </w:r>
      <w:proofErr w:type="spellEnd"/>
      <w:r>
        <w:t xml:space="preserve"> Segundo Tiempo, </w:t>
      </w:r>
      <w:proofErr w:type="spellStart"/>
      <w:r>
        <w:t>después</w:t>
      </w:r>
      <w:proofErr w:type="spellEnd"/>
      <w:r>
        <w:t xml:space="preserve"> de </w:t>
      </w:r>
      <w:proofErr w:type="spellStart"/>
      <w:r>
        <w:t>que</w:t>
      </w:r>
      <w:proofErr w:type="spellEnd"/>
      <w:r>
        <w:t xml:space="preserve"> </w:t>
      </w:r>
      <w:proofErr w:type="spellStart"/>
      <w:r>
        <w:t>el</w:t>
      </w:r>
      <w:proofErr w:type="spellEnd"/>
      <w:r>
        <w:t xml:space="preserve"> Maestro y sus </w:t>
      </w:r>
      <w:proofErr w:type="spellStart"/>
      <w:r>
        <w:t>discípulos</w:t>
      </w:r>
      <w:proofErr w:type="spellEnd"/>
      <w:r>
        <w:t xml:space="preserve"> </w:t>
      </w:r>
      <w:proofErr w:type="spellStart"/>
      <w:r>
        <w:t>hubieron</w:t>
      </w:r>
      <w:proofErr w:type="spellEnd"/>
      <w:r>
        <w:t xml:space="preserve"> </w:t>
      </w:r>
      <w:proofErr w:type="spellStart"/>
      <w:r>
        <w:t>regado</w:t>
      </w:r>
      <w:proofErr w:type="spellEnd"/>
      <w:r>
        <w:t xml:space="preserve"> con </w:t>
      </w:r>
      <w:proofErr w:type="spellStart"/>
      <w:r>
        <w:t>su</w:t>
      </w:r>
      <w:proofErr w:type="spellEnd"/>
      <w:r>
        <w:t xml:space="preserve"> </w:t>
      </w:r>
      <w:proofErr w:type="spellStart"/>
      <w:r>
        <w:t>sangre</w:t>
      </w:r>
      <w:proofErr w:type="spellEnd"/>
      <w:r>
        <w:t xml:space="preserve"> la </w:t>
      </w:r>
      <w:proofErr w:type="spellStart"/>
      <w:r>
        <w:t>semilla</w:t>
      </w:r>
      <w:proofErr w:type="spellEnd"/>
      <w:r>
        <w:t xml:space="preserve"> </w:t>
      </w:r>
      <w:proofErr w:type="spellStart"/>
      <w:r>
        <w:t>que</w:t>
      </w:r>
      <w:proofErr w:type="spellEnd"/>
      <w:r>
        <w:t xml:space="preserve"> </w:t>
      </w:r>
      <w:proofErr w:type="spellStart"/>
      <w:r>
        <w:t>sembraron</w:t>
      </w:r>
      <w:proofErr w:type="spellEnd"/>
      <w:r>
        <w:t xml:space="preserve">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de </w:t>
      </w:r>
      <w:proofErr w:type="spellStart"/>
      <w:r>
        <w:t>los</w:t>
      </w:r>
      <w:proofErr w:type="spellEnd"/>
      <w:r>
        <w:t xml:space="preserve"> hombres, </w:t>
      </w:r>
      <w:proofErr w:type="spellStart"/>
      <w:r>
        <w:t>hubo</w:t>
      </w:r>
      <w:proofErr w:type="spellEnd"/>
      <w:r>
        <w:t xml:space="preserve"> </w:t>
      </w:r>
      <w:proofErr w:type="spellStart"/>
      <w:r>
        <w:t>instantes</w:t>
      </w:r>
      <w:proofErr w:type="spellEnd"/>
      <w:r>
        <w:t xml:space="preserve"> </w:t>
      </w:r>
      <w:proofErr w:type="spellStart"/>
      <w:r>
        <w:t>en</w:t>
      </w:r>
      <w:proofErr w:type="spellEnd"/>
      <w:r>
        <w:t xml:space="preserve"> </w:t>
      </w:r>
      <w:proofErr w:type="spellStart"/>
      <w:r>
        <w:t>que</w:t>
      </w:r>
      <w:proofErr w:type="spellEnd"/>
      <w:r>
        <w:t xml:space="preserve"> </w:t>
      </w:r>
      <w:proofErr w:type="spellStart"/>
      <w:r>
        <w:t>parecía</w:t>
      </w:r>
      <w:proofErr w:type="spellEnd"/>
      <w:r>
        <w:t xml:space="preserve"> </w:t>
      </w:r>
      <w:proofErr w:type="spellStart"/>
      <w:r>
        <w:t>haber</w:t>
      </w:r>
      <w:proofErr w:type="spellEnd"/>
      <w:r>
        <w:t xml:space="preserve"> desaparecido del </w:t>
      </w:r>
      <w:proofErr w:type="spellStart"/>
      <w:r>
        <w:t>mundo</w:t>
      </w:r>
      <w:proofErr w:type="spellEnd"/>
      <w:r>
        <w:t xml:space="preserve"> la </w:t>
      </w:r>
      <w:proofErr w:type="spellStart"/>
      <w:r>
        <w:t>enseñanza</w:t>
      </w:r>
      <w:proofErr w:type="spellEnd"/>
      <w:r>
        <w:t xml:space="preserve"> de Cristo, </w:t>
      </w:r>
      <w:proofErr w:type="spellStart"/>
      <w:r>
        <w:t>Cuántos</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considerando</w:t>
      </w:r>
      <w:proofErr w:type="spellEnd"/>
      <w:r>
        <w:t xml:space="preserve"> </w:t>
      </w:r>
      <w:proofErr w:type="spellStart"/>
      <w:r>
        <w:t>inútil</w:t>
      </w:r>
      <w:proofErr w:type="spellEnd"/>
      <w:r>
        <w:t xml:space="preserve"> </w:t>
      </w:r>
      <w:proofErr w:type="spellStart"/>
      <w:r>
        <w:t>el</w:t>
      </w:r>
      <w:proofErr w:type="spellEnd"/>
      <w:r>
        <w:t xml:space="preserve"> </w:t>
      </w:r>
      <w:proofErr w:type="spellStart"/>
      <w:r>
        <w:t>sacrificio</w:t>
      </w:r>
      <w:proofErr w:type="spellEnd"/>
      <w:r>
        <w:t xml:space="preserve"> de Jesús, y </w:t>
      </w:r>
      <w:proofErr w:type="spellStart"/>
      <w:r>
        <w:t>el</w:t>
      </w:r>
      <w:proofErr w:type="spellEnd"/>
      <w:r>
        <w:t xml:space="preserve"> de </w:t>
      </w:r>
      <w:proofErr w:type="spellStart"/>
      <w:r>
        <w:t>los</w:t>
      </w:r>
      <w:proofErr w:type="spellEnd"/>
      <w:r>
        <w:t xml:space="preserve"> </w:t>
      </w:r>
      <w:proofErr w:type="spellStart"/>
      <w:r>
        <w:t>que</w:t>
      </w:r>
      <w:proofErr w:type="spellEnd"/>
      <w:r>
        <w:t xml:space="preserve"> le </w:t>
      </w:r>
      <w:proofErr w:type="spellStart"/>
      <w:r>
        <w:t>siguieron</w:t>
      </w:r>
      <w:proofErr w:type="spellEnd"/>
      <w:r>
        <w:t xml:space="preserve">, </w:t>
      </w:r>
      <w:proofErr w:type="spellStart"/>
      <w:r>
        <w:t>llegaron</w:t>
      </w:r>
      <w:proofErr w:type="spellEnd"/>
      <w:r>
        <w:t xml:space="preserve"> a </w:t>
      </w:r>
      <w:proofErr w:type="spellStart"/>
      <w:r>
        <w:t>flaquear</w:t>
      </w:r>
      <w:proofErr w:type="spellEnd"/>
      <w:r>
        <w:t xml:space="preserve"> </w:t>
      </w:r>
      <w:proofErr w:type="spellStart"/>
      <w:r>
        <w:t>en</w:t>
      </w:r>
      <w:proofErr w:type="spellEnd"/>
      <w:r>
        <w:t xml:space="preserve"> </w:t>
      </w:r>
      <w:proofErr w:type="spellStart"/>
      <w:r>
        <w:t>su</w:t>
      </w:r>
      <w:proofErr w:type="spellEnd"/>
      <w:r>
        <w:t xml:space="preserve"> </w:t>
      </w:r>
      <w:proofErr w:type="spellStart"/>
      <w:r>
        <w:t>fe</w:t>
      </w:r>
      <w:proofErr w:type="spellEnd"/>
      <w:r>
        <w:t xml:space="preserve">, </w:t>
      </w:r>
      <w:proofErr w:type="spellStart"/>
      <w:r>
        <w:t>dudando</w:t>
      </w:r>
      <w:proofErr w:type="spellEnd"/>
      <w:r>
        <w:t xml:space="preserve"> de </w:t>
      </w:r>
      <w:proofErr w:type="spellStart"/>
      <w:r>
        <w:t>aquella</w:t>
      </w:r>
      <w:proofErr w:type="spellEnd"/>
      <w:r>
        <w:t xml:space="preserve"> </w:t>
      </w:r>
      <w:proofErr w:type="spellStart"/>
      <w:r>
        <w:t>verdad</w:t>
      </w:r>
      <w:proofErr w:type="spellEnd"/>
      <w:r>
        <w:t xml:space="preserve"> </w:t>
      </w:r>
      <w:proofErr w:type="spellStart"/>
      <w:r>
        <w:t>que</w:t>
      </w:r>
      <w:proofErr w:type="spellEnd"/>
      <w:r>
        <w:t xml:space="preserve"> antes </w:t>
      </w:r>
      <w:proofErr w:type="spellStart"/>
      <w:r>
        <w:t>había</w:t>
      </w:r>
      <w:proofErr w:type="spellEnd"/>
      <w:r>
        <w:t xml:space="preserve"> </w:t>
      </w:r>
      <w:proofErr w:type="spellStart"/>
      <w:r>
        <w:t>sido</w:t>
      </w:r>
      <w:proofErr w:type="spellEnd"/>
      <w:r>
        <w:t xml:space="preserve"> </w:t>
      </w:r>
      <w:proofErr w:type="spellStart"/>
      <w:r>
        <w:t>su</w:t>
      </w:r>
      <w:proofErr w:type="spellEnd"/>
      <w:r>
        <w:t xml:space="preserve"> faro y </w:t>
      </w:r>
      <w:proofErr w:type="spellStart"/>
      <w:r>
        <w:t>su</w:t>
      </w:r>
      <w:proofErr w:type="spellEnd"/>
      <w:r>
        <w:t xml:space="preserve"> Ley. Me </w:t>
      </w:r>
      <w:proofErr w:type="spellStart"/>
      <w:r>
        <w:t>bastó</w:t>
      </w:r>
      <w:proofErr w:type="spellEnd"/>
      <w:r>
        <w:t xml:space="preserve"> </w:t>
      </w:r>
      <w:proofErr w:type="spellStart"/>
      <w:r>
        <w:t>entonces</w:t>
      </w:r>
      <w:proofErr w:type="spellEnd"/>
      <w:r>
        <w:t xml:space="preserve"> </w:t>
      </w:r>
      <w:proofErr w:type="spellStart"/>
      <w:r>
        <w:t>enviar</w:t>
      </w:r>
      <w:proofErr w:type="spellEnd"/>
      <w:r>
        <w:t xml:space="preserve"> </w:t>
      </w:r>
      <w:proofErr w:type="spellStart"/>
      <w:r>
        <w:t>nuevos</w:t>
      </w:r>
      <w:proofErr w:type="spellEnd"/>
      <w:r>
        <w:t xml:space="preserve"> </w:t>
      </w:r>
      <w:proofErr w:type="spellStart"/>
      <w:r>
        <w:t>siervos</w:t>
      </w:r>
      <w:proofErr w:type="spellEnd"/>
      <w:r>
        <w:t xml:space="preserve"> al </w:t>
      </w:r>
      <w:proofErr w:type="spellStart"/>
      <w:r>
        <w:t>mundo</w:t>
      </w:r>
      <w:proofErr w:type="spellEnd"/>
      <w:r>
        <w:t xml:space="preserve">, para </w:t>
      </w:r>
      <w:proofErr w:type="spellStart"/>
      <w:r>
        <w:t>que</w:t>
      </w:r>
      <w:proofErr w:type="spellEnd"/>
      <w:r>
        <w:t xml:space="preserve"> </w:t>
      </w:r>
      <w:proofErr w:type="spellStart"/>
      <w:r>
        <w:t>apartaran</w:t>
      </w:r>
      <w:proofErr w:type="spellEnd"/>
      <w:r>
        <w:t xml:space="preserve"> </w:t>
      </w:r>
      <w:proofErr w:type="spellStart"/>
      <w:r>
        <w:t>todas</w:t>
      </w:r>
      <w:proofErr w:type="spellEnd"/>
      <w:r>
        <w:t xml:space="preserve"> las </w:t>
      </w:r>
      <w:proofErr w:type="spellStart"/>
      <w:r>
        <w:t>falsedades</w:t>
      </w:r>
      <w:proofErr w:type="spellEnd"/>
      <w:r>
        <w:t xml:space="preserve"> </w:t>
      </w:r>
      <w:proofErr w:type="spellStart"/>
      <w:r>
        <w:t>que</w:t>
      </w:r>
      <w:proofErr w:type="spellEnd"/>
      <w:r>
        <w:t xml:space="preserve"> </w:t>
      </w:r>
      <w:proofErr w:type="spellStart"/>
      <w:r>
        <w:t>habían</w:t>
      </w:r>
      <w:proofErr w:type="spellEnd"/>
      <w:r>
        <w:t xml:space="preserve"> </w:t>
      </w:r>
      <w:proofErr w:type="spellStart"/>
      <w:r>
        <w:t>añadido</w:t>
      </w:r>
      <w:proofErr w:type="spellEnd"/>
      <w:r>
        <w:t xml:space="preserve"> hombres a mi </w:t>
      </w:r>
      <w:proofErr w:type="spellStart"/>
      <w:r>
        <w:t>Doctrina</w:t>
      </w:r>
      <w:proofErr w:type="spellEnd"/>
      <w:r>
        <w:t xml:space="preserve">, </w:t>
      </w:r>
      <w:proofErr w:type="spellStart"/>
      <w:r>
        <w:t>deformándola</w:t>
      </w:r>
      <w:proofErr w:type="spellEnd"/>
      <w:r>
        <w:t xml:space="preserve">, y la </w:t>
      </w:r>
      <w:proofErr w:type="spellStart"/>
      <w:r>
        <w:t>semilla</w:t>
      </w:r>
      <w:proofErr w:type="spellEnd"/>
      <w:r>
        <w:t xml:space="preserve"> </w:t>
      </w:r>
      <w:proofErr w:type="spellStart"/>
      <w:r>
        <w:t>volvió</w:t>
      </w:r>
      <w:proofErr w:type="spellEnd"/>
      <w:r>
        <w:t xml:space="preserve"> a </w:t>
      </w:r>
      <w:proofErr w:type="spellStart"/>
      <w:r>
        <w:t>germinar</w:t>
      </w:r>
      <w:proofErr w:type="spellEnd"/>
      <w:r>
        <w:t xml:space="preserve"> y a </w:t>
      </w:r>
      <w:proofErr w:type="spellStart"/>
      <w:r>
        <w:t>dar</w:t>
      </w:r>
      <w:proofErr w:type="spellEnd"/>
      <w:r>
        <w:t xml:space="preserve"> flores y </w:t>
      </w:r>
      <w:proofErr w:type="spellStart"/>
      <w:r>
        <w:t>frutos</w:t>
      </w:r>
      <w:proofErr w:type="spellEnd"/>
      <w:r>
        <w:t xml:space="preserve">. </w:t>
      </w:r>
    </w:p>
    <w:p w14:paraId="0A6471F6" w14:textId="77777777" w:rsidR="00F50769" w:rsidRDefault="00F50769" w:rsidP="00F50769">
      <w:r>
        <w:t xml:space="preserve">22. Si </w:t>
      </w:r>
      <w:proofErr w:type="spellStart"/>
      <w:r>
        <w:t>os</w:t>
      </w:r>
      <w:proofErr w:type="spellEnd"/>
      <w:r>
        <w:t xml:space="preserve"> </w:t>
      </w:r>
      <w:proofErr w:type="spellStart"/>
      <w:r>
        <w:t>enseño</w:t>
      </w:r>
      <w:proofErr w:type="spellEnd"/>
      <w:r>
        <w:t xml:space="preserve"> </w:t>
      </w:r>
      <w:proofErr w:type="spellStart"/>
      <w:r>
        <w:t>estas</w:t>
      </w:r>
      <w:proofErr w:type="spellEnd"/>
      <w:r>
        <w:t xml:space="preserve"> </w:t>
      </w:r>
      <w:proofErr w:type="spellStart"/>
      <w:r>
        <w:t>lecciones</w:t>
      </w:r>
      <w:proofErr w:type="spellEnd"/>
      <w:r>
        <w:t xml:space="preserve">, es para </w:t>
      </w:r>
      <w:proofErr w:type="spellStart"/>
      <w:r>
        <w:t>que</w:t>
      </w:r>
      <w:proofErr w:type="spellEnd"/>
      <w:r>
        <w:t xml:space="preserve"> no </w:t>
      </w:r>
      <w:proofErr w:type="spellStart"/>
      <w:r>
        <w:t>vayáis</w:t>
      </w:r>
      <w:proofErr w:type="spellEnd"/>
      <w:r>
        <w:t xml:space="preserve"> a ser de </w:t>
      </w:r>
      <w:proofErr w:type="spellStart"/>
      <w:r>
        <w:t>los</w:t>
      </w:r>
      <w:proofErr w:type="spellEnd"/>
      <w:r>
        <w:t xml:space="preserve"> </w:t>
      </w:r>
      <w:proofErr w:type="spellStart"/>
      <w:r>
        <w:t>que</w:t>
      </w:r>
      <w:proofErr w:type="spellEnd"/>
      <w:r>
        <w:t xml:space="preserve"> </w:t>
      </w:r>
      <w:proofErr w:type="spellStart"/>
      <w:r>
        <w:t>oculten</w:t>
      </w:r>
      <w:proofErr w:type="spellEnd"/>
      <w:r>
        <w:t xml:space="preserve"> mi </w:t>
      </w:r>
      <w:proofErr w:type="spellStart"/>
      <w:r>
        <w:t>verdad</w:t>
      </w:r>
      <w:proofErr w:type="spellEnd"/>
      <w:r>
        <w:t xml:space="preserve">, </w:t>
      </w:r>
      <w:proofErr w:type="spellStart"/>
      <w:r>
        <w:t>deformen</w:t>
      </w:r>
      <w:proofErr w:type="spellEnd"/>
      <w:r>
        <w:t xml:space="preserve"> mi </w:t>
      </w:r>
      <w:proofErr w:type="spellStart"/>
      <w:r>
        <w:t>Doctrina</w:t>
      </w:r>
      <w:proofErr w:type="spellEnd"/>
      <w:r>
        <w:t xml:space="preserve"> o </w:t>
      </w:r>
      <w:proofErr w:type="spellStart"/>
      <w:r>
        <w:t>profanen</w:t>
      </w:r>
      <w:proofErr w:type="spellEnd"/>
      <w:r>
        <w:t xml:space="preserve"> mi Ley, </w:t>
      </w:r>
      <w:proofErr w:type="spellStart"/>
      <w:r>
        <w:t>sino</w:t>
      </w:r>
      <w:proofErr w:type="spellEnd"/>
      <w:r>
        <w:t xml:space="preserve"> </w:t>
      </w:r>
      <w:proofErr w:type="spellStart"/>
      <w:r>
        <w:t>que</w:t>
      </w:r>
      <w:proofErr w:type="spellEnd"/>
      <w:r>
        <w:t xml:space="preserve"> </w:t>
      </w:r>
      <w:proofErr w:type="spellStart"/>
      <w:r>
        <w:t>seáis</w:t>
      </w:r>
      <w:proofErr w:type="spellEnd"/>
      <w:r>
        <w:t xml:space="preserve"> de </w:t>
      </w:r>
      <w:proofErr w:type="spellStart"/>
      <w:r>
        <w:t>los</w:t>
      </w:r>
      <w:proofErr w:type="spellEnd"/>
      <w:r>
        <w:t xml:space="preserve"> </w:t>
      </w:r>
      <w:proofErr w:type="spellStart"/>
      <w:r>
        <w:t>que</w:t>
      </w:r>
      <w:proofErr w:type="spellEnd"/>
      <w:r>
        <w:t xml:space="preserve"> </w:t>
      </w:r>
      <w:proofErr w:type="spellStart"/>
      <w:r>
        <w:t>viváis</w:t>
      </w:r>
      <w:proofErr w:type="spellEnd"/>
      <w:r>
        <w:t xml:space="preserve"> para cultivar con </w:t>
      </w:r>
      <w:proofErr w:type="spellStart"/>
      <w:r>
        <w:t>todo</w:t>
      </w:r>
      <w:proofErr w:type="spellEnd"/>
      <w:r>
        <w:t xml:space="preserve"> </w:t>
      </w:r>
      <w:proofErr w:type="spellStart"/>
      <w:r>
        <w:t>el</w:t>
      </w:r>
      <w:proofErr w:type="spellEnd"/>
      <w:r>
        <w:t xml:space="preserve"> amor de </w:t>
      </w:r>
      <w:proofErr w:type="spellStart"/>
      <w:r>
        <w:t>su</w:t>
      </w:r>
      <w:proofErr w:type="spellEnd"/>
      <w:r>
        <w:t xml:space="preserve"> </w:t>
      </w:r>
      <w:proofErr w:type="spellStart"/>
      <w:r>
        <w:t>espíritu</w:t>
      </w:r>
      <w:proofErr w:type="spellEnd"/>
      <w:r>
        <w:t xml:space="preserve"> </w:t>
      </w:r>
      <w:proofErr w:type="spellStart"/>
      <w:r>
        <w:t>esta</w:t>
      </w:r>
      <w:proofErr w:type="spellEnd"/>
      <w:r>
        <w:t xml:space="preserve"> </w:t>
      </w:r>
      <w:proofErr w:type="spellStart"/>
      <w:r>
        <w:t>semilla</w:t>
      </w:r>
      <w:proofErr w:type="spellEnd"/>
      <w:r>
        <w:t xml:space="preserve"> </w:t>
      </w:r>
      <w:proofErr w:type="spellStart"/>
      <w:r>
        <w:t>que</w:t>
      </w:r>
      <w:proofErr w:type="spellEnd"/>
      <w:r>
        <w:t xml:space="preserve"> </w:t>
      </w:r>
      <w:proofErr w:type="spellStart"/>
      <w:r>
        <w:t>os</w:t>
      </w:r>
      <w:proofErr w:type="spellEnd"/>
      <w:r>
        <w:t xml:space="preserve"> he </w:t>
      </w:r>
      <w:proofErr w:type="spellStart"/>
      <w:r>
        <w:t>confiado</w:t>
      </w:r>
      <w:proofErr w:type="spellEnd"/>
      <w:r>
        <w:t xml:space="preserve"> y </w:t>
      </w:r>
      <w:proofErr w:type="spellStart"/>
      <w:r>
        <w:t>que</w:t>
      </w:r>
      <w:proofErr w:type="spellEnd"/>
      <w:r>
        <w:t xml:space="preserve"> es la </w:t>
      </w:r>
      <w:proofErr w:type="spellStart"/>
      <w:r>
        <w:t>misma</w:t>
      </w:r>
      <w:proofErr w:type="spellEnd"/>
      <w:r>
        <w:t xml:space="preserve"> </w:t>
      </w:r>
      <w:proofErr w:type="spellStart"/>
      <w:r>
        <w:t>que</w:t>
      </w:r>
      <w:proofErr w:type="spellEnd"/>
      <w:r>
        <w:t xml:space="preserve"> </w:t>
      </w:r>
      <w:proofErr w:type="spellStart"/>
      <w:r>
        <w:t>en</w:t>
      </w:r>
      <w:proofErr w:type="spellEnd"/>
      <w:r>
        <w:t xml:space="preserve"> </w:t>
      </w:r>
      <w:proofErr w:type="spellStart"/>
      <w:r>
        <w:t>todos</w:t>
      </w:r>
      <w:proofErr w:type="spellEnd"/>
      <w:r>
        <w:t xml:space="preserve"> </w:t>
      </w:r>
      <w:proofErr w:type="spellStart"/>
      <w:r>
        <w:t>los</w:t>
      </w:r>
      <w:proofErr w:type="spellEnd"/>
      <w:r>
        <w:t xml:space="preserve"> </w:t>
      </w:r>
      <w:proofErr w:type="spellStart"/>
      <w:r>
        <w:t>tiempos</w:t>
      </w:r>
      <w:proofErr w:type="spellEnd"/>
      <w:r>
        <w:t xml:space="preserve"> he </w:t>
      </w:r>
      <w:proofErr w:type="spellStart"/>
      <w:r>
        <w:t>querido</w:t>
      </w:r>
      <w:proofErr w:type="spellEnd"/>
      <w:r>
        <w:t xml:space="preserve"> </w:t>
      </w:r>
      <w:proofErr w:type="spellStart"/>
      <w:r>
        <w:t>que</w:t>
      </w:r>
      <w:proofErr w:type="spellEnd"/>
      <w:r>
        <w:t xml:space="preserve"> </w:t>
      </w:r>
      <w:proofErr w:type="spellStart"/>
      <w:r>
        <w:t>florezca</w:t>
      </w:r>
      <w:proofErr w:type="spellEnd"/>
      <w:r>
        <w:t xml:space="preserve">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de la </w:t>
      </w:r>
      <w:proofErr w:type="spellStart"/>
      <w:r>
        <w:t>humanidad</w:t>
      </w:r>
      <w:proofErr w:type="spellEnd"/>
      <w:r>
        <w:t xml:space="preserve">: </w:t>
      </w:r>
      <w:proofErr w:type="spellStart"/>
      <w:r>
        <w:t>el</w:t>
      </w:r>
      <w:proofErr w:type="spellEnd"/>
      <w:r>
        <w:t xml:space="preserve"> amor de </w:t>
      </w:r>
      <w:proofErr w:type="spellStart"/>
      <w:r>
        <w:t>los</w:t>
      </w:r>
      <w:proofErr w:type="spellEnd"/>
      <w:r>
        <w:t xml:space="preserve"> </w:t>
      </w:r>
      <w:proofErr w:type="spellStart"/>
      <w:r>
        <w:t>unos</w:t>
      </w:r>
      <w:proofErr w:type="spellEnd"/>
      <w:r>
        <w:t xml:space="preserve"> </w:t>
      </w:r>
      <w:proofErr w:type="spellStart"/>
      <w:r>
        <w:t>hacia</w:t>
      </w:r>
      <w:proofErr w:type="spellEnd"/>
      <w:r>
        <w:t xml:space="preserve"> </w:t>
      </w:r>
      <w:proofErr w:type="spellStart"/>
      <w:r>
        <w:t>los</w:t>
      </w:r>
      <w:proofErr w:type="spellEnd"/>
      <w:r>
        <w:t xml:space="preserve"> </w:t>
      </w:r>
      <w:proofErr w:type="spellStart"/>
      <w:r>
        <w:t>otros</w:t>
      </w:r>
      <w:proofErr w:type="spellEnd"/>
      <w:r>
        <w:t xml:space="preserve">. </w:t>
      </w:r>
    </w:p>
    <w:p w14:paraId="4A74B080" w14:textId="77777777" w:rsidR="00F50769" w:rsidRDefault="00F50769" w:rsidP="00F50769">
      <w:r>
        <w:t xml:space="preserve"> </w:t>
      </w:r>
    </w:p>
    <w:p w14:paraId="79A3F8EF" w14:textId="77777777" w:rsidR="00F50769" w:rsidRDefault="00F50769" w:rsidP="00F50769">
      <w:r>
        <w:t xml:space="preserve">23. Al Maestro </w:t>
      </w:r>
      <w:proofErr w:type="spellStart"/>
      <w:r>
        <w:t>que</w:t>
      </w:r>
      <w:proofErr w:type="spellEnd"/>
      <w:r>
        <w:t xml:space="preserve"> </w:t>
      </w:r>
      <w:proofErr w:type="spellStart"/>
      <w:r>
        <w:t>estuvo</w:t>
      </w:r>
      <w:proofErr w:type="spellEnd"/>
      <w:r>
        <w:t xml:space="preserve"> con </w:t>
      </w:r>
      <w:proofErr w:type="spellStart"/>
      <w:r>
        <w:t>vosotros</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lo </w:t>
      </w:r>
      <w:proofErr w:type="spellStart"/>
      <w:r>
        <w:t>podéis</w:t>
      </w:r>
      <w:proofErr w:type="spellEnd"/>
      <w:r>
        <w:t xml:space="preserve"> </w:t>
      </w:r>
      <w:proofErr w:type="spellStart"/>
      <w:r>
        <w:t>llamar</w:t>
      </w:r>
      <w:proofErr w:type="spellEnd"/>
      <w:r>
        <w:t xml:space="preserve"> El </w:t>
      </w:r>
      <w:proofErr w:type="spellStart"/>
      <w:r>
        <w:t>Rabí</w:t>
      </w:r>
      <w:proofErr w:type="spellEnd"/>
      <w:r>
        <w:t xml:space="preserve"> de Galilea, </w:t>
      </w:r>
      <w:proofErr w:type="spellStart"/>
      <w:r>
        <w:t>porque</w:t>
      </w:r>
      <w:proofErr w:type="spellEnd"/>
      <w:r>
        <w:t xml:space="preserve"> </w:t>
      </w:r>
      <w:proofErr w:type="spellStart"/>
      <w:r>
        <w:t>en</w:t>
      </w:r>
      <w:proofErr w:type="spellEnd"/>
      <w:r>
        <w:t xml:space="preserve"> </w:t>
      </w:r>
      <w:proofErr w:type="spellStart"/>
      <w:r>
        <w:t>aquella</w:t>
      </w:r>
      <w:proofErr w:type="spellEnd"/>
      <w:r>
        <w:t xml:space="preserve"> Tierra se </w:t>
      </w:r>
      <w:proofErr w:type="spellStart"/>
      <w:r>
        <w:t>hizo</w:t>
      </w:r>
      <w:proofErr w:type="spellEnd"/>
      <w:r>
        <w:t xml:space="preserve"> hombre, mas </w:t>
      </w:r>
      <w:proofErr w:type="gramStart"/>
      <w:r>
        <w:t>a</w:t>
      </w:r>
      <w:proofErr w:type="gramEnd"/>
      <w:r>
        <w:t xml:space="preserve"> </w:t>
      </w:r>
      <w:proofErr w:type="spellStart"/>
      <w:r>
        <w:t>este</w:t>
      </w:r>
      <w:proofErr w:type="spellEnd"/>
      <w:r>
        <w:t xml:space="preserve"> Maestro </w:t>
      </w:r>
      <w:proofErr w:type="spellStart"/>
      <w:r>
        <w:t>que</w:t>
      </w:r>
      <w:proofErr w:type="spellEnd"/>
      <w:r>
        <w:t xml:space="preserve"> hoy </w:t>
      </w:r>
      <w:proofErr w:type="spellStart"/>
      <w:r>
        <w:t>llega</w:t>
      </w:r>
      <w:proofErr w:type="spellEnd"/>
      <w:r>
        <w:t xml:space="preserve"> a </w:t>
      </w:r>
      <w:proofErr w:type="spellStart"/>
      <w:r>
        <w:t>vosotros</w:t>
      </w:r>
      <w:proofErr w:type="spellEnd"/>
      <w:r>
        <w:t xml:space="preserve"> </w:t>
      </w:r>
      <w:proofErr w:type="spellStart"/>
      <w:r>
        <w:t>invisiblemente</w:t>
      </w:r>
      <w:proofErr w:type="spellEnd"/>
      <w:r>
        <w:t xml:space="preserve">, </w:t>
      </w:r>
      <w:proofErr w:type="spellStart"/>
      <w:r>
        <w:t>siendo</w:t>
      </w:r>
      <w:proofErr w:type="spellEnd"/>
      <w:r>
        <w:t xml:space="preserve"> </w:t>
      </w:r>
      <w:proofErr w:type="spellStart"/>
      <w:r>
        <w:t>el</w:t>
      </w:r>
      <w:proofErr w:type="spellEnd"/>
      <w:r>
        <w:t xml:space="preserve"> </w:t>
      </w:r>
      <w:proofErr w:type="spellStart"/>
      <w:r>
        <w:t>mismo</w:t>
      </w:r>
      <w:proofErr w:type="spellEnd"/>
      <w:r>
        <w:t xml:space="preserve">, no </w:t>
      </w:r>
      <w:proofErr w:type="spellStart"/>
      <w:r>
        <w:t>podéis</w:t>
      </w:r>
      <w:proofErr w:type="spellEnd"/>
      <w:r>
        <w:t xml:space="preserve"> </w:t>
      </w:r>
      <w:proofErr w:type="spellStart"/>
      <w:r>
        <w:t>decir</w:t>
      </w:r>
      <w:proofErr w:type="spellEnd"/>
      <w:r>
        <w:t xml:space="preserve"> </w:t>
      </w:r>
      <w:proofErr w:type="spellStart"/>
      <w:r>
        <w:t>que</w:t>
      </w:r>
      <w:proofErr w:type="spellEnd"/>
      <w:r>
        <w:t xml:space="preserve"> es de Galilea </w:t>
      </w:r>
      <w:proofErr w:type="spellStart"/>
      <w:r>
        <w:t>porque</w:t>
      </w:r>
      <w:proofErr w:type="spellEnd"/>
      <w:r>
        <w:t xml:space="preserve"> </w:t>
      </w:r>
      <w:proofErr w:type="spellStart"/>
      <w:r>
        <w:t>vengo</w:t>
      </w:r>
      <w:proofErr w:type="spellEnd"/>
      <w:r>
        <w:t xml:space="preserve"> </w:t>
      </w:r>
      <w:proofErr w:type="spellStart"/>
      <w:r>
        <w:t>en</w:t>
      </w:r>
      <w:proofErr w:type="spellEnd"/>
      <w:r>
        <w:t xml:space="preserve"> Espíritu.  </w:t>
      </w:r>
    </w:p>
    <w:p w14:paraId="2291F23F" w14:textId="77777777" w:rsidR="00F50769" w:rsidRDefault="00F50769" w:rsidP="00F50769">
      <w:r>
        <w:t xml:space="preserve">24. Mis </w:t>
      </w:r>
      <w:proofErr w:type="spellStart"/>
      <w:r>
        <w:t>nuevas</w:t>
      </w:r>
      <w:proofErr w:type="spellEnd"/>
      <w:r>
        <w:t xml:space="preserve"> </w:t>
      </w:r>
      <w:proofErr w:type="spellStart"/>
      <w:r>
        <w:t>lecciones</w:t>
      </w:r>
      <w:proofErr w:type="spellEnd"/>
      <w:r>
        <w:t xml:space="preserve"> son la </w:t>
      </w:r>
      <w:proofErr w:type="spellStart"/>
      <w:r>
        <w:t>confirmación</w:t>
      </w:r>
      <w:proofErr w:type="spellEnd"/>
      <w:r>
        <w:t xml:space="preserve"> de </w:t>
      </w:r>
      <w:proofErr w:type="spellStart"/>
      <w:r>
        <w:t>aquellas</w:t>
      </w:r>
      <w:proofErr w:type="spellEnd"/>
      <w:r>
        <w:t xml:space="preserve"> </w:t>
      </w:r>
      <w:proofErr w:type="spellStart"/>
      <w:r>
        <w:t>que</w:t>
      </w:r>
      <w:proofErr w:type="spellEnd"/>
      <w:r>
        <w:t xml:space="preserve"> </w:t>
      </w:r>
      <w:proofErr w:type="spellStart"/>
      <w:r>
        <w:t>os</w:t>
      </w:r>
      <w:proofErr w:type="spellEnd"/>
      <w:r>
        <w:t xml:space="preserve"> </w:t>
      </w:r>
      <w:proofErr w:type="spellStart"/>
      <w:r>
        <w:t>diera</w:t>
      </w:r>
      <w:proofErr w:type="spellEnd"/>
      <w:r>
        <w:t xml:space="preserve"> </w:t>
      </w:r>
      <w:proofErr w:type="spellStart"/>
      <w:r>
        <w:t>en</w:t>
      </w:r>
      <w:proofErr w:type="spellEnd"/>
      <w:r>
        <w:t xml:space="preserve"> </w:t>
      </w:r>
      <w:proofErr w:type="spellStart"/>
      <w:r>
        <w:t>el</w:t>
      </w:r>
      <w:proofErr w:type="spellEnd"/>
      <w:r>
        <w:t xml:space="preserve"> Segundo Tiempo, </w:t>
      </w:r>
      <w:proofErr w:type="spellStart"/>
      <w:r>
        <w:t>pero</w:t>
      </w:r>
      <w:proofErr w:type="spellEnd"/>
      <w:r>
        <w:t xml:space="preserve"> son </w:t>
      </w:r>
      <w:proofErr w:type="spellStart"/>
      <w:r>
        <w:t>más</w:t>
      </w:r>
      <w:proofErr w:type="spellEnd"/>
      <w:r>
        <w:t xml:space="preserve"> </w:t>
      </w:r>
      <w:proofErr w:type="spellStart"/>
      <w:r>
        <w:t>elevadas</w:t>
      </w:r>
      <w:proofErr w:type="spellEnd"/>
      <w:r>
        <w:t xml:space="preserve"> </w:t>
      </w:r>
      <w:proofErr w:type="spellStart"/>
      <w:r>
        <w:t>aún</w:t>
      </w:r>
      <w:proofErr w:type="spellEnd"/>
      <w:r>
        <w:t xml:space="preserve">, </w:t>
      </w:r>
      <w:proofErr w:type="spellStart"/>
      <w:r>
        <w:t>mirad</w:t>
      </w:r>
      <w:proofErr w:type="spellEnd"/>
      <w:r>
        <w:t xml:space="preserve"> </w:t>
      </w:r>
      <w:proofErr w:type="spellStart"/>
      <w:r>
        <w:t>que</w:t>
      </w:r>
      <w:proofErr w:type="spellEnd"/>
      <w:r>
        <w:t xml:space="preserve"> </w:t>
      </w:r>
      <w:proofErr w:type="spellStart"/>
      <w:r>
        <w:t>en</w:t>
      </w:r>
      <w:proofErr w:type="spellEnd"/>
      <w:r>
        <w:t xml:space="preserve"> </w:t>
      </w:r>
      <w:proofErr w:type="spellStart"/>
      <w:r>
        <w:t>aquel</w:t>
      </w:r>
      <w:proofErr w:type="spellEnd"/>
      <w:r>
        <w:t xml:space="preserve"> </w:t>
      </w:r>
      <w:proofErr w:type="spellStart"/>
      <w:r>
        <w:t>tiempo</w:t>
      </w:r>
      <w:proofErr w:type="spellEnd"/>
      <w:r>
        <w:t xml:space="preserve"> </w:t>
      </w:r>
      <w:proofErr w:type="spellStart"/>
      <w:r>
        <w:t>hablé</w:t>
      </w:r>
      <w:proofErr w:type="spellEnd"/>
      <w:r>
        <w:t xml:space="preserve"> al </w:t>
      </w:r>
      <w:proofErr w:type="spellStart"/>
      <w:r>
        <w:t>corazón</w:t>
      </w:r>
      <w:proofErr w:type="spellEnd"/>
      <w:r>
        <w:t xml:space="preserve"> del hombre, </w:t>
      </w:r>
      <w:proofErr w:type="spellStart"/>
      <w:r>
        <w:t>en</w:t>
      </w:r>
      <w:proofErr w:type="spellEnd"/>
      <w:r>
        <w:t xml:space="preserve"> </w:t>
      </w:r>
      <w:proofErr w:type="spellStart"/>
      <w:r>
        <w:t>cambio</w:t>
      </w:r>
      <w:proofErr w:type="spellEnd"/>
      <w:r>
        <w:t xml:space="preserve"> </w:t>
      </w:r>
      <w:proofErr w:type="spellStart"/>
      <w:r>
        <w:t>ahora</w:t>
      </w:r>
      <w:proofErr w:type="spellEnd"/>
      <w:r>
        <w:t xml:space="preserve">, le </w:t>
      </w:r>
      <w:proofErr w:type="spellStart"/>
      <w:r>
        <w:t>hablo</w:t>
      </w:r>
      <w:proofErr w:type="spellEnd"/>
      <w:r>
        <w:t xml:space="preserve"> al </w:t>
      </w:r>
      <w:proofErr w:type="spellStart"/>
      <w:r>
        <w:t>espíritu</w:t>
      </w:r>
      <w:proofErr w:type="spellEnd"/>
      <w:r>
        <w:t xml:space="preserve">. </w:t>
      </w:r>
    </w:p>
    <w:p w14:paraId="5407134F" w14:textId="77777777" w:rsidR="00F50769" w:rsidRDefault="00F50769" w:rsidP="00F50769">
      <w:r>
        <w:t xml:space="preserve">25. No </w:t>
      </w:r>
      <w:proofErr w:type="spellStart"/>
      <w:r>
        <w:t>vengo</w:t>
      </w:r>
      <w:proofErr w:type="spellEnd"/>
      <w:r>
        <w:t xml:space="preserve"> a </w:t>
      </w:r>
      <w:proofErr w:type="spellStart"/>
      <w:r>
        <w:t>desconocer</w:t>
      </w:r>
      <w:proofErr w:type="spellEnd"/>
      <w:r>
        <w:t xml:space="preserve"> </w:t>
      </w:r>
      <w:proofErr w:type="spellStart"/>
      <w:r>
        <w:t>ninguna</w:t>
      </w:r>
      <w:proofErr w:type="spellEnd"/>
      <w:r>
        <w:t xml:space="preserve"> de mis palabras </w:t>
      </w:r>
      <w:proofErr w:type="spellStart"/>
      <w:r>
        <w:t>que</w:t>
      </w:r>
      <w:proofErr w:type="spellEnd"/>
      <w:r>
        <w:t xml:space="preserve"> </w:t>
      </w:r>
      <w:proofErr w:type="spellStart"/>
      <w:r>
        <w:t>os</w:t>
      </w:r>
      <w:proofErr w:type="spellEnd"/>
      <w:r>
        <w:t xml:space="preserve"> </w:t>
      </w:r>
      <w:proofErr w:type="spellStart"/>
      <w:r>
        <w:t>dije</w:t>
      </w:r>
      <w:proofErr w:type="spellEnd"/>
      <w:r>
        <w:t xml:space="preserve"> </w:t>
      </w:r>
      <w:proofErr w:type="spellStart"/>
      <w:r>
        <w:t>en</w:t>
      </w:r>
      <w:proofErr w:type="spellEnd"/>
      <w:r>
        <w:t xml:space="preserve"> </w:t>
      </w:r>
      <w:proofErr w:type="spellStart"/>
      <w:r>
        <w:t>el</w:t>
      </w:r>
      <w:proofErr w:type="spellEnd"/>
      <w:r>
        <w:t xml:space="preserve"> </w:t>
      </w:r>
      <w:proofErr w:type="spellStart"/>
      <w:r>
        <w:t>pasado</w:t>
      </w:r>
      <w:proofErr w:type="spellEnd"/>
      <w:r>
        <w:t xml:space="preserve">, </w:t>
      </w:r>
      <w:proofErr w:type="spellStart"/>
      <w:r>
        <w:t>por</w:t>
      </w:r>
      <w:proofErr w:type="spellEnd"/>
      <w:r>
        <w:t xml:space="preserve"> </w:t>
      </w:r>
      <w:proofErr w:type="spellStart"/>
      <w:r>
        <w:t>el</w:t>
      </w:r>
      <w:proofErr w:type="spellEnd"/>
      <w:r>
        <w:t xml:space="preserve"> </w:t>
      </w:r>
      <w:proofErr w:type="spellStart"/>
      <w:r>
        <w:t>contrario</w:t>
      </w:r>
      <w:proofErr w:type="spellEnd"/>
      <w:r>
        <w:t xml:space="preserve">, </w:t>
      </w:r>
      <w:proofErr w:type="spellStart"/>
      <w:r>
        <w:t>vengo</w:t>
      </w:r>
      <w:proofErr w:type="spellEnd"/>
      <w:r>
        <w:t xml:space="preserve"> a </w:t>
      </w:r>
      <w:proofErr w:type="spellStart"/>
      <w:r>
        <w:t>darles</w:t>
      </w:r>
      <w:proofErr w:type="spellEnd"/>
      <w:r>
        <w:t xml:space="preserve"> </w:t>
      </w:r>
      <w:proofErr w:type="spellStart"/>
      <w:r>
        <w:t>debido</w:t>
      </w:r>
      <w:proofErr w:type="spellEnd"/>
      <w:r>
        <w:t xml:space="preserve"> </w:t>
      </w:r>
      <w:proofErr w:type="spellStart"/>
      <w:r>
        <w:t>cumplimiento</w:t>
      </w:r>
      <w:proofErr w:type="spellEnd"/>
      <w:r>
        <w:t xml:space="preserve"> y la </w:t>
      </w:r>
      <w:proofErr w:type="spellStart"/>
      <w:r>
        <w:t>justa</w:t>
      </w:r>
      <w:proofErr w:type="spellEnd"/>
      <w:r>
        <w:t xml:space="preserve"> </w:t>
      </w:r>
      <w:proofErr w:type="spellStart"/>
      <w:r>
        <w:t>explicación</w:t>
      </w:r>
      <w:proofErr w:type="spellEnd"/>
      <w:r>
        <w:t xml:space="preserve">. </w:t>
      </w:r>
      <w:proofErr w:type="spellStart"/>
      <w:r>
        <w:t>Así</w:t>
      </w:r>
      <w:proofErr w:type="spellEnd"/>
      <w:r>
        <w:t xml:space="preserve"> </w:t>
      </w:r>
      <w:proofErr w:type="spellStart"/>
      <w:r>
        <w:t>como</w:t>
      </w:r>
      <w:proofErr w:type="spellEnd"/>
      <w:r>
        <w:t xml:space="preserve"> </w:t>
      </w:r>
      <w:proofErr w:type="spellStart"/>
      <w:r>
        <w:t>en</w:t>
      </w:r>
      <w:proofErr w:type="spellEnd"/>
      <w:r>
        <w:t xml:space="preserve"> </w:t>
      </w:r>
      <w:proofErr w:type="spellStart"/>
      <w:r>
        <w:t>aquel</w:t>
      </w:r>
      <w:proofErr w:type="spellEnd"/>
      <w:r>
        <w:t xml:space="preserve"> </w:t>
      </w:r>
      <w:proofErr w:type="spellStart"/>
      <w:r>
        <w:t>tiempo</w:t>
      </w:r>
      <w:proofErr w:type="spellEnd"/>
      <w:r>
        <w:t xml:space="preserve"> </w:t>
      </w:r>
      <w:proofErr w:type="spellStart"/>
      <w:r>
        <w:t>dije</w:t>
      </w:r>
      <w:proofErr w:type="spellEnd"/>
      <w:r>
        <w:t xml:space="preserve"> a </w:t>
      </w:r>
      <w:proofErr w:type="spellStart"/>
      <w:r>
        <w:t>los</w:t>
      </w:r>
      <w:proofErr w:type="spellEnd"/>
      <w:r>
        <w:t xml:space="preserve"> </w:t>
      </w:r>
      <w:proofErr w:type="spellStart"/>
      <w:r>
        <w:t>fariseos</w:t>
      </w:r>
      <w:proofErr w:type="spellEnd"/>
      <w:r>
        <w:t xml:space="preserve">, </w:t>
      </w:r>
      <w:proofErr w:type="spellStart"/>
      <w:r>
        <w:t>que</w:t>
      </w:r>
      <w:proofErr w:type="spellEnd"/>
      <w:r>
        <w:t xml:space="preserve"> </w:t>
      </w:r>
      <w:proofErr w:type="spellStart"/>
      <w:r>
        <w:t>creían</w:t>
      </w:r>
      <w:proofErr w:type="spellEnd"/>
      <w:r>
        <w:t xml:space="preserve"> </w:t>
      </w:r>
      <w:proofErr w:type="spellStart"/>
      <w:r>
        <w:t>que</w:t>
      </w:r>
      <w:proofErr w:type="spellEnd"/>
      <w:r>
        <w:t xml:space="preserve"> Jesús </w:t>
      </w:r>
      <w:proofErr w:type="spellStart"/>
      <w:r>
        <w:t>venía</w:t>
      </w:r>
      <w:proofErr w:type="spellEnd"/>
      <w:r>
        <w:t xml:space="preserve"> a </w:t>
      </w:r>
      <w:proofErr w:type="spellStart"/>
      <w:r>
        <w:t>destruir</w:t>
      </w:r>
      <w:proofErr w:type="spellEnd"/>
      <w:r>
        <w:t xml:space="preserve"> la Ley: No </w:t>
      </w:r>
      <w:proofErr w:type="spellStart"/>
      <w:r>
        <w:t>penséis</w:t>
      </w:r>
      <w:proofErr w:type="spellEnd"/>
      <w:r>
        <w:t xml:space="preserve"> </w:t>
      </w:r>
      <w:proofErr w:type="spellStart"/>
      <w:r>
        <w:t>que</w:t>
      </w:r>
      <w:proofErr w:type="spellEnd"/>
      <w:r>
        <w:t xml:space="preserve"> </w:t>
      </w:r>
      <w:proofErr w:type="spellStart"/>
      <w:r>
        <w:t>vengo</w:t>
      </w:r>
      <w:proofErr w:type="spellEnd"/>
      <w:r>
        <w:t xml:space="preserve"> </w:t>
      </w:r>
      <w:proofErr w:type="gramStart"/>
      <w:r>
        <w:t>a</w:t>
      </w:r>
      <w:proofErr w:type="gramEnd"/>
      <w:r>
        <w:t xml:space="preserve"> </w:t>
      </w:r>
      <w:proofErr w:type="spellStart"/>
      <w:r>
        <w:t>abolir</w:t>
      </w:r>
      <w:proofErr w:type="spellEnd"/>
      <w:r>
        <w:t xml:space="preserve"> la Ley </w:t>
      </w:r>
      <w:proofErr w:type="spellStart"/>
      <w:r>
        <w:t>o</w:t>
      </w:r>
      <w:proofErr w:type="spellEnd"/>
      <w:r>
        <w:t xml:space="preserve"> a </w:t>
      </w:r>
      <w:proofErr w:type="spellStart"/>
      <w:r>
        <w:t>los</w:t>
      </w:r>
      <w:proofErr w:type="spellEnd"/>
      <w:r>
        <w:t xml:space="preserve"> </w:t>
      </w:r>
      <w:proofErr w:type="spellStart"/>
      <w:r>
        <w:t>profetas</w:t>
      </w:r>
      <w:proofErr w:type="spellEnd"/>
      <w:r>
        <w:t xml:space="preserve">, </w:t>
      </w:r>
      <w:proofErr w:type="spellStart"/>
      <w:r>
        <w:t>por</w:t>
      </w:r>
      <w:proofErr w:type="spellEnd"/>
      <w:r>
        <w:t xml:space="preserve"> </w:t>
      </w:r>
      <w:proofErr w:type="spellStart"/>
      <w:r>
        <w:t>el</w:t>
      </w:r>
      <w:proofErr w:type="spellEnd"/>
      <w:r>
        <w:t xml:space="preserve"> </w:t>
      </w:r>
      <w:proofErr w:type="spellStart"/>
      <w:r>
        <w:t>contrario</w:t>
      </w:r>
      <w:proofErr w:type="spellEnd"/>
      <w:r>
        <w:t xml:space="preserve"> </w:t>
      </w:r>
      <w:proofErr w:type="spellStart"/>
      <w:r>
        <w:t>vengo</w:t>
      </w:r>
      <w:proofErr w:type="spellEnd"/>
      <w:r>
        <w:t xml:space="preserve"> a </w:t>
      </w:r>
      <w:proofErr w:type="spellStart"/>
      <w:r>
        <w:t>darle</w:t>
      </w:r>
      <w:proofErr w:type="spellEnd"/>
      <w:r>
        <w:t xml:space="preserve"> </w:t>
      </w:r>
      <w:proofErr w:type="spellStart"/>
      <w:r>
        <w:t>cumplimiento</w:t>
      </w:r>
      <w:proofErr w:type="spellEnd"/>
      <w:r>
        <w:t>. ¿</w:t>
      </w:r>
      <w:proofErr w:type="spellStart"/>
      <w:r>
        <w:t>Cómo</w:t>
      </w:r>
      <w:proofErr w:type="spellEnd"/>
      <w:r>
        <w:t xml:space="preserve"> </w:t>
      </w:r>
      <w:proofErr w:type="spellStart"/>
      <w:r>
        <w:t>había</w:t>
      </w:r>
      <w:proofErr w:type="spellEnd"/>
      <w:r>
        <w:t xml:space="preserve"> de </w:t>
      </w:r>
      <w:proofErr w:type="spellStart"/>
      <w:r>
        <w:t>desconocer</w:t>
      </w:r>
      <w:proofErr w:type="spellEnd"/>
      <w:r>
        <w:t xml:space="preserve"> </w:t>
      </w:r>
      <w:proofErr w:type="spellStart"/>
      <w:r>
        <w:t>aquella</w:t>
      </w:r>
      <w:proofErr w:type="spellEnd"/>
      <w:r>
        <w:t xml:space="preserve"> Ley y las </w:t>
      </w:r>
      <w:proofErr w:type="spellStart"/>
      <w:r>
        <w:t>profecías</w:t>
      </w:r>
      <w:proofErr w:type="spellEnd"/>
      <w:r>
        <w:t xml:space="preserve">, </w:t>
      </w:r>
      <w:proofErr w:type="spellStart"/>
      <w:r>
        <w:t>si</w:t>
      </w:r>
      <w:proofErr w:type="spellEnd"/>
      <w:r>
        <w:t xml:space="preserve"> </w:t>
      </w:r>
      <w:proofErr w:type="spellStart"/>
      <w:r>
        <w:t>eran</w:t>
      </w:r>
      <w:proofErr w:type="spellEnd"/>
      <w:r>
        <w:t xml:space="preserve"> </w:t>
      </w:r>
      <w:proofErr w:type="spellStart"/>
      <w:r>
        <w:t>el</w:t>
      </w:r>
      <w:proofErr w:type="spellEnd"/>
      <w:r>
        <w:t xml:space="preserve"> </w:t>
      </w:r>
      <w:proofErr w:type="spellStart"/>
      <w:r>
        <w:t>cimiento</w:t>
      </w:r>
      <w:proofErr w:type="spellEnd"/>
      <w:r>
        <w:t xml:space="preserve"> del </w:t>
      </w:r>
      <w:proofErr w:type="spellStart"/>
      <w:r>
        <w:t>templo</w:t>
      </w:r>
      <w:proofErr w:type="spellEnd"/>
      <w:r>
        <w:t xml:space="preserve"> </w:t>
      </w:r>
      <w:proofErr w:type="spellStart"/>
      <w:r>
        <w:t>que</w:t>
      </w:r>
      <w:proofErr w:type="spellEnd"/>
      <w:r>
        <w:t xml:space="preserve"> </w:t>
      </w:r>
      <w:proofErr w:type="spellStart"/>
      <w:r>
        <w:t>en</w:t>
      </w:r>
      <w:proofErr w:type="spellEnd"/>
      <w:r>
        <w:t xml:space="preserve"> </w:t>
      </w:r>
      <w:proofErr w:type="spellStart"/>
      <w:r>
        <w:t>tres</w:t>
      </w:r>
      <w:proofErr w:type="spellEnd"/>
      <w:r>
        <w:t xml:space="preserve"> </w:t>
      </w:r>
      <w:proofErr w:type="spellStart"/>
      <w:r>
        <w:t>tiempos</w:t>
      </w:r>
      <w:proofErr w:type="spellEnd"/>
      <w:r>
        <w:t xml:space="preserve"> </w:t>
      </w:r>
      <w:proofErr w:type="spellStart"/>
      <w:r>
        <w:t>había</w:t>
      </w:r>
      <w:proofErr w:type="spellEnd"/>
      <w:r>
        <w:t xml:space="preserve"> de </w:t>
      </w:r>
      <w:proofErr w:type="spellStart"/>
      <w:r>
        <w:t>quedar</w:t>
      </w:r>
      <w:proofErr w:type="spellEnd"/>
      <w:r>
        <w:t xml:space="preserve"> </w:t>
      </w:r>
      <w:proofErr w:type="spellStart"/>
      <w:r>
        <w:t>construido</w:t>
      </w:r>
      <w:proofErr w:type="spellEnd"/>
      <w:r>
        <w:t xml:space="preserve">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de </w:t>
      </w:r>
      <w:proofErr w:type="spellStart"/>
      <w:r>
        <w:t>esta</w:t>
      </w:r>
      <w:proofErr w:type="spellEnd"/>
      <w:r>
        <w:t xml:space="preserve"> </w:t>
      </w:r>
      <w:proofErr w:type="spellStart"/>
      <w:r>
        <w:t>humanidad</w:t>
      </w:r>
      <w:proofErr w:type="spellEnd"/>
      <w:r>
        <w:t xml:space="preserve"> y </w:t>
      </w:r>
      <w:proofErr w:type="spellStart"/>
      <w:r>
        <w:t>el</w:t>
      </w:r>
      <w:proofErr w:type="spellEnd"/>
      <w:r>
        <w:t xml:space="preserve"> </w:t>
      </w:r>
      <w:proofErr w:type="spellStart"/>
      <w:r>
        <w:t>anuncio</w:t>
      </w:r>
      <w:proofErr w:type="spellEnd"/>
      <w:r>
        <w:t xml:space="preserve"> de </w:t>
      </w:r>
      <w:proofErr w:type="spellStart"/>
      <w:r>
        <w:t>mí</w:t>
      </w:r>
      <w:proofErr w:type="spellEnd"/>
      <w:r>
        <w:t xml:space="preserve"> </w:t>
      </w:r>
      <w:proofErr w:type="spellStart"/>
      <w:r>
        <w:t>venida</w:t>
      </w:r>
      <w:proofErr w:type="spellEnd"/>
      <w:r>
        <w:t xml:space="preserve"> al </w:t>
      </w:r>
      <w:proofErr w:type="spellStart"/>
      <w:r>
        <w:t>mundo</w:t>
      </w:r>
      <w:proofErr w:type="spellEnd"/>
      <w:r>
        <w:t xml:space="preserve">? </w:t>
      </w:r>
    </w:p>
    <w:p w14:paraId="2E7C8EEC" w14:textId="77777777" w:rsidR="00F50769" w:rsidRDefault="00F50769" w:rsidP="00F50769">
      <w:r>
        <w:lastRenderedPageBreak/>
        <w:t xml:space="preserve">26. </w:t>
      </w:r>
      <w:proofErr w:type="spellStart"/>
      <w:r>
        <w:t>Mientras</w:t>
      </w:r>
      <w:proofErr w:type="spellEnd"/>
      <w:r>
        <w:t xml:space="preserve"> </w:t>
      </w:r>
      <w:proofErr w:type="spellStart"/>
      <w:r>
        <w:t>los</w:t>
      </w:r>
      <w:proofErr w:type="spellEnd"/>
      <w:r>
        <w:t xml:space="preserve"> hombres </w:t>
      </w:r>
      <w:proofErr w:type="spellStart"/>
      <w:r>
        <w:t>persistan</w:t>
      </w:r>
      <w:proofErr w:type="spellEnd"/>
      <w:r>
        <w:t xml:space="preserve"> </w:t>
      </w:r>
      <w:proofErr w:type="spellStart"/>
      <w:r>
        <w:t>en</w:t>
      </w:r>
      <w:proofErr w:type="spellEnd"/>
      <w:r>
        <w:t xml:space="preserve"> </w:t>
      </w:r>
      <w:proofErr w:type="spellStart"/>
      <w:r>
        <w:t>su</w:t>
      </w:r>
      <w:proofErr w:type="spellEnd"/>
      <w:r>
        <w:t xml:space="preserve"> </w:t>
      </w:r>
      <w:proofErr w:type="spellStart"/>
      <w:r>
        <w:t>ceguedad</w:t>
      </w:r>
      <w:proofErr w:type="spellEnd"/>
      <w:r>
        <w:t xml:space="preserve"> y </w:t>
      </w:r>
      <w:proofErr w:type="spellStart"/>
      <w:r>
        <w:t>en</w:t>
      </w:r>
      <w:proofErr w:type="spellEnd"/>
      <w:r>
        <w:t xml:space="preserve"> </w:t>
      </w:r>
      <w:proofErr w:type="spellStart"/>
      <w:r>
        <w:t>su</w:t>
      </w:r>
      <w:proofErr w:type="spellEnd"/>
      <w:r>
        <w:t xml:space="preserve"> </w:t>
      </w:r>
      <w:proofErr w:type="spellStart"/>
      <w:r>
        <w:t>ignorancia</w:t>
      </w:r>
      <w:proofErr w:type="spellEnd"/>
      <w:r>
        <w:t xml:space="preserve">, </w:t>
      </w:r>
      <w:proofErr w:type="spellStart"/>
      <w:r>
        <w:t>harán</w:t>
      </w:r>
      <w:proofErr w:type="spellEnd"/>
      <w:r>
        <w:t xml:space="preserve"> </w:t>
      </w:r>
      <w:proofErr w:type="spellStart"/>
      <w:r>
        <w:t>que</w:t>
      </w:r>
      <w:proofErr w:type="spellEnd"/>
      <w:r>
        <w:t xml:space="preserve"> Dios, </w:t>
      </w:r>
      <w:proofErr w:type="spellStart"/>
      <w:r>
        <w:t>que</w:t>
      </w:r>
      <w:proofErr w:type="spellEnd"/>
      <w:r>
        <w:t xml:space="preserve"> ante </w:t>
      </w:r>
      <w:proofErr w:type="spellStart"/>
      <w:r>
        <w:t>todo</w:t>
      </w:r>
      <w:proofErr w:type="spellEnd"/>
      <w:r>
        <w:t xml:space="preserve"> es Padre, </w:t>
      </w:r>
      <w:proofErr w:type="spellStart"/>
      <w:r>
        <w:t>tenga</w:t>
      </w:r>
      <w:proofErr w:type="spellEnd"/>
      <w:r>
        <w:t xml:space="preserve"> </w:t>
      </w:r>
      <w:proofErr w:type="spellStart"/>
      <w:r>
        <w:t>que</w:t>
      </w:r>
      <w:proofErr w:type="spellEnd"/>
      <w:r>
        <w:t xml:space="preserve"> </w:t>
      </w:r>
      <w:proofErr w:type="spellStart"/>
      <w:r>
        <w:t>humanizarse</w:t>
      </w:r>
      <w:proofErr w:type="spellEnd"/>
      <w:r>
        <w:t xml:space="preserve">, </w:t>
      </w:r>
      <w:proofErr w:type="spellStart"/>
      <w:r>
        <w:t>limitarse</w:t>
      </w:r>
      <w:proofErr w:type="spellEnd"/>
      <w:r>
        <w:t xml:space="preserve"> y </w:t>
      </w:r>
      <w:proofErr w:type="spellStart"/>
      <w:r>
        <w:t>empequeñecerse</w:t>
      </w:r>
      <w:proofErr w:type="spellEnd"/>
      <w:r>
        <w:t xml:space="preserve"> ante sus </w:t>
      </w:r>
      <w:proofErr w:type="spellStart"/>
      <w:r>
        <w:t>hijos</w:t>
      </w:r>
      <w:proofErr w:type="spellEnd"/>
      <w:r>
        <w:t xml:space="preserve">, para </w:t>
      </w:r>
      <w:proofErr w:type="spellStart"/>
      <w:r>
        <w:t>poder</w:t>
      </w:r>
      <w:proofErr w:type="spellEnd"/>
      <w:r>
        <w:t xml:space="preserve"> ser </w:t>
      </w:r>
      <w:proofErr w:type="spellStart"/>
      <w:r>
        <w:t>comprendido</w:t>
      </w:r>
      <w:proofErr w:type="spellEnd"/>
      <w:r>
        <w:t xml:space="preserve">. ¿Hasta </w:t>
      </w:r>
      <w:proofErr w:type="spellStart"/>
      <w:r>
        <w:t>cuándo</w:t>
      </w:r>
      <w:proofErr w:type="spellEnd"/>
      <w:r>
        <w:t xml:space="preserve"> </w:t>
      </w:r>
      <w:proofErr w:type="spellStart"/>
      <w:r>
        <w:t>vais</w:t>
      </w:r>
      <w:proofErr w:type="spellEnd"/>
      <w:r>
        <w:t xml:space="preserve"> a </w:t>
      </w:r>
      <w:proofErr w:type="spellStart"/>
      <w:r>
        <w:t>dejar</w:t>
      </w:r>
      <w:proofErr w:type="spellEnd"/>
      <w:r>
        <w:t xml:space="preserve"> </w:t>
      </w:r>
      <w:proofErr w:type="spellStart"/>
      <w:r>
        <w:t>que</w:t>
      </w:r>
      <w:proofErr w:type="spellEnd"/>
      <w:r>
        <w:t xml:space="preserve"> me </w:t>
      </w:r>
      <w:proofErr w:type="spellStart"/>
      <w:r>
        <w:t>muestre</w:t>
      </w:r>
      <w:proofErr w:type="spellEnd"/>
      <w:r>
        <w:t xml:space="preserve"> </w:t>
      </w:r>
      <w:proofErr w:type="spellStart"/>
      <w:r>
        <w:t>delante</w:t>
      </w:r>
      <w:proofErr w:type="spellEnd"/>
      <w:r>
        <w:t xml:space="preserve"> de </w:t>
      </w:r>
      <w:proofErr w:type="spellStart"/>
      <w:r>
        <w:t>vosotros</w:t>
      </w:r>
      <w:proofErr w:type="spellEnd"/>
      <w:r>
        <w:t xml:space="preserve"> con la </w:t>
      </w:r>
      <w:proofErr w:type="spellStart"/>
      <w:r>
        <w:t>grandeza</w:t>
      </w:r>
      <w:proofErr w:type="spellEnd"/>
      <w:r>
        <w:t xml:space="preserve"> </w:t>
      </w:r>
      <w:proofErr w:type="spellStart"/>
      <w:r>
        <w:t>en</w:t>
      </w:r>
      <w:proofErr w:type="spellEnd"/>
      <w:r>
        <w:t xml:space="preserve"> la </w:t>
      </w:r>
      <w:proofErr w:type="spellStart"/>
      <w:r>
        <w:t>que</w:t>
      </w:r>
      <w:proofErr w:type="spellEnd"/>
      <w:r>
        <w:t xml:space="preserve"> </w:t>
      </w:r>
      <w:proofErr w:type="spellStart"/>
      <w:r>
        <w:t>debéis</w:t>
      </w:r>
      <w:proofErr w:type="spellEnd"/>
      <w:r>
        <w:t xml:space="preserve"> </w:t>
      </w:r>
      <w:proofErr w:type="spellStart"/>
      <w:r>
        <w:t>mirarme</w:t>
      </w:r>
      <w:proofErr w:type="spellEnd"/>
      <w:r>
        <w:t xml:space="preserve">? </w:t>
      </w:r>
    </w:p>
    <w:p w14:paraId="7B83C9AC" w14:textId="77777777" w:rsidR="00F50769" w:rsidRDefault="00F50769" w:rsidP="00F50769">
      <w:r>
        <w:t xml:space="preserve">27. </w:t>
      </w:r>
      <w:proofErr w:type="spellStart"/>
      <w:r>
        <w:t>Tenéis</w:t>
      </w:r>
      <w:proofErr w:type="spellEnd"/>
      <w:r>
        <w:t xml:space="preserve"> </w:t>
      </w:r>
      <w:proofErr w:type="spellStart"/>
      <w:r>
        <w:t>que</w:t>
      </w:r>
      <w:proofErr w:type="spellEnd"/>
      <w:r>
        <w:t xml:space="preserve"> ser </w:t>
      </w:r>
      <w:proofErr w:type="spellStart"/>
      <w:r>
        <w:t>grandes</w:t>
      </w:r>
      <w:proofErr w:type="spellEnd"/>
      <w:r>
        <w:t xml:space="preserve"> para </w:t>
      </w:r>
      <w:proofErr w:type="spellStart"/>
      <w:r>
        <w:t>poder</w:t>
      </w:r>
      <w:proofErr w:type="spellEnd"/>
      <w:r>
        <w:t xml:space="preserve"> </w:t>
      </w:r>
      <w:proofErr w:type="spellStart"/>
      <w:r>
        <w:t>concebirme</w:t>
      </w:r>
      <w:proofErr w:type="spellEnd"/>
      <w:r>
        <w:t xml:space="preserve"> grande y </w:t>
      </w:r>
      <w:proofErr w:type="gramStart"/>
      <w:r>
        <w:t>a</w:t>
      </w:r>
      <w:proofErr w:type="gramEnd"/>
      <w:r>
        <w:t xml:space="preserve"> </w:t>
      </w:r>
      <w:proofErr w:type="spellStart"/>
      <w:r>
        <w:t>eso</w:t>
      </w:r>
      <w:proofErr w:type="spellEnd"/>
      <w:r>
        <w:t xml:space="preserve"> </w:t>
      </w:r>
      <w:proofErr w:type="spellStart"/>
      <w:r>
        <w:t>vengo</w:t>
      </w:r>
      <w:proofErr w:type="spellEnd"/>
      <w:r>
        <w:t xml:space="preserve">, </w:t>
      </w:r>
      <w:proofErr w:type="spellStart"/>
      <w:r>
        <w:t>una</w:t>
      </w:r>
      <w:proofErr w:type="spellEnd"/>
      <w:r>
        <w:t xml:space="preserve"> </w:t>
      </w:r>
      <w:proofErr w:type="spellStart"/>
      <w:r>
        <w:t>vez</w:t>
      </w:r>
      <w:proofErr w:type="spellEnd"/>
      <w:r>
        <w:t xml:space="preserve"> </w:t>
      </w:r>
      <w:proofErr w:type="spellStart"/>
      <w:r>
        <w:t>tras</w:t>
      </w:r>
      <w:proofErr w:type="spellEnd"/>
      <w:r>
        <w:t xml:space="preserve"> </w:t>
      </w:r>
      <w:proofErr w:type="spellStart"/>
      <w:r>
        <w:t>otra</w:t>
      </w:r>
      <w:proofErr w:type="spellEnd"/>
      <w:r>
        <w:t xml:space="preserve">, a </w:t>
      </w:r>
      <w:proofErr w:type="spellStart"/>
      <w:r>
        <w:t>daros</w:t>
      </w:r>
      <w:proofErr w:type="spellEnd"/>
      <w:r>
        <w:t xml:space="preserve"> </w:t>
      </w:r>
      <w:proofErr w:type="spellStart"/>
      <w:r>
        <w:t>grandeza</w:t>
      </w:r>
      <w:proofErr w:type="spellEnd"/>
      <w:r>
        <w:t xml:space="preserve"> </w:t>
      </w:r>
      <w:proofErr w:type="spellStart"/>
      <w:r>
        <w:t>espiritual</w:t>
      </w:r>
      <w:proofErr w:type="spellEnd"/>
      <w:r>
        <w:t xml:space="preserve">, para </w:t>
      </w:r>
      <w:proofErr w:type="spellStart"/>
      <w:r>
        <w:t>que</w:t>
      </w:r>
      <w:proofErr w:type="spellEnd"/>
      <w:r>
        <w:t xml:space="preserve"> </w:t>
      </w:r>
      <w:proofErr w:type="spellStart"/>
      <w:r>
        <w:t>podáis</w:t>
      </w:r>
      <w:proofErr w:type="spellEnd"/>
      <w:r>
        <w:t xml:space="preserve"> </w:t>
      </w:r>
      <w:proofErr w:type="spellStart"/>
      <w:r>
        <w:t>tener</w:t>
      </w:r>
      <w:proofErr w:type="spellEnd"/>
      <w:r>
        <w:t xml:space="preserve"> </w:t>
      </w:r>
      <w:proofErr w:type="spellStart"/>
      <w:r>
        <w:t>el</w:t>
      </w:r>
      <w:proofErr w:type="spellEnd"/>
      <w:r>
        <w:t xml:space="preserve"> </w:t>
      </w:r>
      <w:proofErr w:type="spellStart"/>
      <w:r>
        <w:t>infinito</w:t>
      </w:r>
      <w:proofErr w:type="spellEnd"/>
      <w:r>
        <w:t xml:space="preserve"> </w:t>
      </w:r>
      <w:proofErr w:type="spellStart"/>
      <w:r>
        <w:t>goce</w:t>
      </w:r>
      <w:proofErr w:type="spellEnd"/>
      <w:r>
        <w:t xml:space="preserve"> de </w:t>
      </w:r>
      <w:proofErr w:type="spellStart"/>
      <w:r>
        <w:t>conocer</w:t>
      </w:r>
      <w:proofErr w:type="spellEnd"/>
      <w:r>
        <w:t xml:space="preserve"> a </w:t>
      </w:r>
      <w:proofErr w:type="spellStart"/>
      <w:r>
        <w:t>vuestro</w:t>
      </w:r>
      <w:proofErr w:type="spellEnd"/>
      <w:r>
        <w:t xml:space="preserve"> Padre, de </w:t>
      </w:r>
      <w:proofErr w:type="spellStart"/>
      <w:r>
        <w:t>sentir</w:t>
      </w:r>
      <w:proofErr w:type="spellEnd"/>
      <w:r>
        <w:t xml:space="preserve"> </w:t>
      </w:r>
      <w:proofErr w:type="spellStart"/>
      <w:r>
        <w:t>su</w:t>
      </w:r>
      <w:proofErr w:type="spellEnd"/>
      <w:r>
        <w:t xml:space="preserve"> amor, de </w:t>
      </w:r>
      <w:proofErr w:type="spellStart"/>
      <w:r>
        <w:t>oír</w:t>
      </w:r>
      <w:proofErr w:type="spellEnd"/>
      <w:r>
        <w:t xml:space="preserve"> </w:t>
      </w:r>
      <w:proofErr w:type="spellStart"/>
      <w:r>
        <w:t>el</w:t>
      </w:r>
      <w:proofErr w:type="spellEnd"/>
      <w:r>
        <w:t xml:space="preserve"> </w:t>
      </w:r>
      <w:proofErr w:type="spellStart"/>
      <w:r>
        <w:t>concierto</w:t>
      </w:r>
      <w:proofErr w:type="spellEnd"/>
      <w:r>
        <w:t xml:space="preserve"> </w:t>
      </w:r>
      <w:proofErr w:type="spellStart"/>
      <w:r>
        <w:t>divino</w:t>
      </w:r>
      <w:proofErr w:type="spellEnd"/>
      <w:r>
        <w:t xml:space="preserve"> </w:t>
      </w:r>
      <w:proofErr w:type="spellStart"/>
      <w:r>
        <w:t>que</w:t>
      </w:r>
      <w:proofErr w:type="spellEnd"/>
      <w:r>
        <w:t xml:space="preserve"> </w:t>
      </w:r>
      <w:proofErr w:type="spellStart"/>
      <w:r>
        <w:t>vibra</w:t>
      </w:r>
      <w:proofErr w:type="spellEnd"/>
      <w:r>
        <w:t xml:space="preserve"> </w:t>
      </w:r>
      <w:proofErr w:type="spellStart"/>
      <w:r>
        <w:t>sobre</w:t>
      </w:r>
      <w:proofErr w:type="spellEnd"/>
      <w:r>
        <w:t xml:space="preserve"> </w:t>
      </w:r>
      <w:proofErr w:type="spellStart"/>
      <w:r>
        <w:t>vosotros</w:t>
      </w:r>
      <w:proofErr w:type="spellEnd"/>
      <w:r>
        <w:t xml:space="preserve">. </w:t>
      </w:r>
    </w:p>
    <w:p w14:paraId="09DCD8CE" w14:textId="77777777" w:rsidR="00F50769" w:rsidRDefault="00F50769" w:rsidP="00F50769">
      <w:r>
        <w:t xml:space="preserve">28. Este es </w:t>
      </w:r>
      <w:proofErr w:type="spellStart"/>
      <w:r>
        <w:t>el</w:t>
      </w:r>
      <w:proofErr w:type="spellEnd"/>
      <w:r>
        <w:t xml:space="preserve"> </w:t>
      </w:r>
      <w:proofErr w:type="spellStart"/>
      <w:r>
        <w:t>Tercer</w:t>
      </w:r>
      <w:proofErr w:type="spellEnd"/>
      <w:r>
        <w:t xml:space="preserve"> Tiempo, </w:t>
      </w:r>
      <w:proofErr w:type="spellStart"/>
      <w:r>
        <w:t>amados</w:t>
      </w:r>
      <w:proofErr w:type="spellEnd"/>
      <w:r>
        <w:t xml:space="preserve"> </w:t>
      </w:r>
      <w:proofErr w:type="spellStart"/>
      <w:r>
        <w:t>discípulos</w:t>
      </w:r>
      <w:proofErr w:type="spellEnd"/>
      <w:r>
        <w:t xml:space="preserve">, y </w:t>
      </w:r>
      <w:proofErr w:type="spellStart"/>
      <w:r>
        <w:t>por</w:t>
      </w:r>
      <w:proofErr w:type="spellEnd"/>
      <w:r>
        <w:t xml:space="preserve"> lo tanto </w:t>
      </w:r>
      <w:proofErr w:type="spellStart"/>
      <w:r>
        <w:t>tenéis</w:t>
      </w:r>
      <w:proofErr w:type="spellEnd"/>
      <w:r>
        <w:t xml:space="preserve"> </w:t>
      </w:r>
      <w:proofErr w:type="spellStart"/>
      <w:r>
        <w:t>una</w:t>
      </w:r>
      <w:proofErr w:type="spellEnd"/>
      <w:r>
        <w:t xml:space="preserve"> </w:t>
      </w:r>
      <w:proofErr w:type="spellStart"/>
      <w:r>
        <w:t>lección</w:t>
      </w:r>
      <w:proofErr w:type="spellEnd"/>
      <w:r>
        <w:t xml:space="preserve"> </w:t>
      </w:r>
      <w:proofErr w:type="spellStart"/>
      <w:r>
        <w:t>más</w:t>
      </w:r>
      <w:proofErr w:type="spellEnd"/>
      <w:r>
        <w:t xml:space="preserve"> </w:t>
      </w:r>
      <w:proofErr w:type="spellStart"/>
      <w:r>
        <w:t>que</w:t>
      </w:r>
      <w:proofErr w:type="spellEnd"/>
      <w:r>
        <w:t xml:space="preserve"> </w:t>
      </w:r>
      <w:proofErr w:type="spellStart"/>
      <w:r>
        <w:t>añadir</w:t>
      </w:r>
      <w:proofErr w:type="spellEnd"/>
      <w:r>
        <w:t xml:space="preserve"> a las </w:t>
      </w:r>
      <w:proofErr w:type="spellStart"/>
      <w:r>
        <w:t>anteriores</w:t>
      </w:r>
      <w:proofErr w:type="spellEnd"/>
      <w:r>
        <w:t xml:space="preserve">. Mucho </w:t>
      </w:r>
      <w:proofErr w:type="spellStart"/>
      <w:r>
        <w:t>tenéis</w:t>
      </w:r>
      <w:proofErr w:type="spellEnd"/>
      <w:r>
        <w:t xml:space="preserve"> </w:t>
      </w:r>
      <w:proofErr w:type="spellStart"/>
      <w:r>
        <w:t>que</w:t>
      </w:r>
      <w:proofErr w:type="spellEnd"/>
      <w:r>
        <w:t xml:space="preserve"> </w:t>
      </w:r>
      <w:proofErr w:type="spellStart"/>
      <w:r>
        <w:t>estudiar</w:t>
      </w:r>
      <w:proofErr w:type="spellEnd"/>
      <w:r>
        <w:t xml:space="preserve">, </w:t>
      </w:r>
      <w:proofErr w:type="spellStart"/>
      <w:r>
        <w:t>pero</w:t>
      </w:r>
      <w:proofErr w:type="spellEnd"/>
      <w:r>
        <w:t xml:space="preserve"> no </w:t>
      </w:r>
      <w:proofErr w:type="spellStart"/>
      <w:r>
        <w:t>temáis</w:t>
      </w:r>
      <w:proofErr w:type="spellEnd"/>
      <w:r>
        <w:t xml:space="preserve">, </w:t>
      </w:r>
      <w:proofErr w:type="spellStart"/>
      <w:r>
        <w:t>porque</w:t>
      </w:r>
      <w:proofErr w:type="spellEnd"/>
      <w:r>
        <w:t xml:space="preserve"> la </w:t>
      </w:r>
      <w:proofErr w:type="spellStart"/>
      <w:r>
        <w:t>enseñanza</w:t>
      </w:r>
      <w:proofErr w:type="spellEnd"/>
      <w:r>
        <w:t xml:space="preserve"> de </w:t>
      </w:r>
      <w:proofErr w:type="spellStart"/>
      <w:r>
        <w:t>este</w:t>
      </w:r>
      <w:proofErr w:type="spellEnd"/>
      <w:r>
        <w:t xml:space="preserve"> </w:t>
      </w:r>
      <w:proofErr w:type="spellStart"/>
      <w:r>
        <w:t>tiempo</w:t>
      </w:r>
      <w:proofErr w:type="spellEnd"/>
      <w:r>
        <w:t xml:space="preserve"> </w:t>
      </w:r>
      <w:proofErr w:type="spellStart"/>
      <w:r>
        <w:t>os</w:t>
      </w:r>
      <w:proofErr w:type="spellEnd"/>
      <w:r>
        <w:t xml:space="preserve"> </w:t>
      </w:r>
      <w:proofErr w:type="spellStart"/>
      <w:r>
        <w:t>hará</w:t>
      </w:r>
      <w:proofErr w:type="spellEnd"/>
      <w:r>
        <w:t xml:space="preserve"> </w:t>
      </w:r>
      <w:proofErr w:type="spellStart"/>
      <w:r>
        <w:t>comprender</w:t>
      </w:r>
      <w:proofErr w:type="spellEnd"/>
      <w:r>
        <w:t xml:space="preserve"> </w:t>
      </w:r>
      <w:proofErr w:type="spellStart"/>
      <w:r>
        <w:t>mejor</w:t>
      </w:r>
      <w:proofErr w:type="spellEnd"/>
      <w:r>
        <w:t xml:space="preserve"> la de </w:t>
      </w:r>
      <w:proofErr w:type="spellStart"/>
      <w:r>
        <w:t>los</w:t>
      </w:r>
      <w:proofErr w:type="spellEnd"/>
      <w:r>
        <w:t xml:space="preserve"> </w:t>
      </w:r>
      <w:proofErr w:type="spellStart"/>
      <w:r>
        <w:t>tiempos</w:t>
      </w:r>
      <w:proofErr w:type="spellEnd"/>
      <w:r>
        <w:t xml:space="preserve"> </w:t>
      </w:r>
      <w:proofErr w:type="spellStart"/>
      <w:r>
        <w:t>pasados</w:t>
      </w:r>
      <w:proofErr w:type="spellEnd"/>
      <w:r>
        <w:t xml:space="preserve">. </w:t>
      </w:r>
      <w:proofErr w:type="spellStart"/>
      <w:r>
        <w:t>Así</w:t>
      </w:r>
      <w:proofErr w:type="spellEnd"/>
      <w:r>
        <w:t xml:space="preserve"> paso con </w:t>
      </w:r>
      <w:proofErr w:type="spellStart"/>
      <w:r>
        <w:t>los</w:t>
      </w:r>
      <w:proofErr w:type="spellEnd"/>
      <w:r>
        <w:t xml:space="preserve"> </w:t>
      </w:r>
      <w:proofErr w:type="spellStart"/>
      <w:r>
        <w:t>que</w:t>
      </w:r>
      <w:proofErr w:type="spellEnd"/>
      <w:r>
        <w:t xml:space="preserve"> </w:t>
      </w:r>
      <w:proofErr w:type="spellStart"/>
      <w:r>
        <w:t>rigiéndose</w:t>
      </w:r>
      <w:proofErr w:type="spellEnd"/>
      <w:r>
        <w:t xml:space="preserve"> </w:t>
      </w:r>
      <w:proofErr w:type="spellStart"/>
      <w:r>
        <w:t>por</w:t>
      </w:r>
      <w:proofErr w:type="spellEnd"/>
      <w:r>
        <w:t xml:space="preserve"> la ley de Moisés, </w:t>
      </w:r>
      <w:proofErr w:type="spellStart"/>
      <w:r>
        <w:t>estudiaron</w:t>
      </w:r>
      <w:proofErr w:type="spellEnd"/>
      <w:r>
        <w:t xml:space="preserve"> </w:t>
      </w:r>
      <w:proofErr w:type="spellStart"/>
      <w:r>
        <w:t>los</w:t>
      </w:r>
      <w:proofErr w:type="spellEnd"/>
      <w:r>
        <w:t xml:space="preserve"> </w:t>
      </w:r>
      <w:proofErr w:type="spellStart"/>
      <w:r>
        <w:t>profetas</w:t>
      </w:r>
      <w:proofErr w:type="spellEnd"/>
      <w:r>
        <w:t xml:space="preserve"> y </w:t>
      </w:r>
      <w:proofErr w:type="spellStart"/>
      <w:r>
        <w:t>comprendieron</w:t>
      </w:r>
      <w:proofErr w:type="spellEnd"/>
      <w:r>
        <w:t xml:space="preserve"> </w:t>
      </w:r>
      <w:proofErr w:type="spellStart"/>
      <w:r>
        <w:t>el</w:t>
      </w:r>
      <w:proofErr w:type="spellEnd"/>
      <w:r>
        <w:t xml:space="preserve"> </w:t>
      </w:r>
      <w:proofErr w:type="spellStart"/>
      <w:r>
        <w:t>fondo</w:t>
      </w:r>
      <w:proofErr w:type="spellEnd"/>
      <w:r>
        <w:t xml:space="preserve"> de las </w:t>
      </w:r>
      <w:proofErr w:type="spellStart"/>
      <w:r>
        <w:t>enseñanzas</w:t>
      </w:r>
      <w:proofErr w:type="spellEnd"/>
      <w:r>
        <w:t xml:space="preserve"> hasta </w:t>
      </w:r>
      <w:proofErr w:type="spellStart"/>
      <w:r>
        <w:t>que</w:t>
      </w:r>
      <w:proofErr w:type="spellEnd"/>
      <w:r>
        <w:t xml:space="preserve"> vino Jesús. </w:t>
      </w:r>
    </w:p>
    <w:p w14:paraId="7875F9F9" w14:textId="77777777" w:rsidR="00F50769" w:rsidRDefault="00F50769" w:rsidP="00F50769">
      <w:r>
        <w:t xml:space="preserve">29. En </w:t>
      </w:r>
      <w:proofErr w:type="spellStart"/>
      <w:r>
        <w:t>vez</w:t>
      </w:r>
      <w:proofErr w:type="spellEnd"/>
      <w:r>
        <w:t xml:space="preserve"> de </w:t>
      </w:r>
      <w:proofErr w:type="spellStart"/>
      <w:r>
        <w:t>los</w:t>
      </w:r>
      <w:proofErr w:type="spellEnd"/>
      <w:r>
        <w:t xml:space="preserve"> </w:t>
      </w:r>
      <w:proofErr w:type="spellStart"/>
      <w:r>
        <w:t>salmos</w:t>
      </w:r>
      <w:proofErr w:type="spellEnd"/>
      <w:r>
        <w:t xml:space="preserve"> </w:t>
      </w:r>
      <w:proofErr w:type="spellStart"/>
      <w:r>
        <w:t>que</w:t>
      </w:r>
      <w:proofErr w:type="spellEnd"/>
      <w:r>
        <w:t xml:space="preserve"> </w:t>
      </w:r>
      <w:proofErr w:type="spellStart"/>
      <w:r>
        <w:t>elevabais</w:t>
      </w:r>
      <w:proofErr w:type="spellEnd"/>
      <w:r>
        <w:t xml:space="preserve"> </w:t>
      </w:r>
      <w:proofErr w:type="spellStart"/>
      <w:r>
        <w:t>en</w:t>
      </w:r>
      <w:proofErr w:type="spellEnd"/>
      <w:r>
        <w:t xml:space="preserve"> </w:t>
      </w:r>
      <w:proofErr w:type="spellStart"/>
      <w:r>
        <w:t>el</w:t>
      </w:r>
      <w:proofErr w:type="spellEnd"/>
      <w:r>
        <w:t xml:space="preserve"> Primer Tiempo a </w:t>
      </w:r>
      <w:proofErr w:type="spellStart"/>
      <w:r>
        <w:t>vuestro</w:t>
      </w:r>
      <w:proofErr w:type="spellEnd"/>
      <w:r>
        <w:t xml:space="preserve"> Padre, hoy </w:t>
      </w:r>
      <w:proofErr w:type="spellStart"/>
      <w:r>
        <w:t>venís</w:t>
      </w:r>
      <w:proofErr w:type="spellEnd"/>
      <w:r>
        <w:t xml:space="preserve"> a </w:t>
      </w:r>
      <w:proofErr w:type="spellStart"/>
      <w:r>
        <w:t>conversar</w:t>
      </w:r>
      <w:proofErr w:type="spellEnd"/>
      <w:r>
        <w:t xml:space="preserve"> </w:t>
      </w:r>
      <w:proofErr w:type="spellStart"/>
      <w:r>
        <w:t>espiritualmente</w:t>
      </w:r>
      <w:proofErr w:type="spellEnd"/>
      <w:r>
        <w:t xml:space="preserve">, </w:t>
      </w:r>
      <w:proofErr w:type="spellStart"/>
      <w:r>
        <w:t>por</w:t>
      </w:r>
      <w:proofErr w:type="spellEnd"/>
      <w:r>
        <w:t xml:space="preserve"> medio de la </w:t>
      </w:r>
      <w:proofErr w:type="spellStart"/>
      <w:r>
        <w:t>oración</w:t>
      </w:r>
      <w:proofErr w:type="spellEnd"/>
      <w:r>
        <w:t xml:space="preserve"> </w:t>
      </w:r>
      <w:proofErr w:type="spellStart"/>
      <w:r>
        <w:t>espiritual</w:t>
      </w:r>
      <w:proofErr w:type="spellEnd"/>
      <w:r>
        <w:t xml:space="preserve">. </w:t>
      </w:r>
    </w:p>
    <w:p w14:paraId="6103CCED" w14:textId="77777777" w:rsidR="00F50769" w:rsidRDefault="00F50769" w:rsidP="00F50769">
      <w:r>
        <w:t xml:space="preserve">30. Con </w:t>
      </w:r>
      <w:proofErr w:type="spellStart"/>
      <w:r>
        <w:t>cuánta</w:t>
      </w:r>
      <w:proofErr w:type="spellEnd"/>
      <w:r>
        <w:t xml:space="preserve"> </w:t>
      </w:r>
      <w:proofErr w:type="spellStart"/>
      <w:r>
        <w:t>lentitud</w:t>
      </w:r>
      <w:proofErr w:type="spellEnd"/>
      <w:r>
        <w:t xml:space="preserve"> </w:t>
      </w:r>
      <w:proofErr w:type="spellStart"/>
      <w:r>
        <w:t>camina</w:t>
      </w:r>
      <w:proofErr w:type="spellEnd"/>
      <w:r>
        <w:t xml:space="preserve"> la </w:t>
      </w:r>
      <w:proofErr w:type="spellStart"/>
      <w:r>
        <w:t>humanidad</w:t>
      </w:r>
      <w:proofErr w:type="spellEnd"/>
      <w:r>
        <w:t xml:space="preserve"> </w:t>
      </w:r>
      <w:proofErr w:type="spellStart"/>
      <w:r>
        <w:t>hacia</w:t>
      </w:r>
      <w:proofErr w:type="spellEnd"/>
      <w:r>
        <w:t xml:space="preserve"> la </w:t>
      </w:r>
      <w:proofErr w:type="spellStart"/>
      <w:r>
        <w:t>perfección</w:t>
      </w:r>
      <w:proofErr w:type="spellEnd"/>
      <w:r>
        <w:t xml:space="preserve"> </w:t>
      </w:r>
      <w:proofErr w:type="spellStart"/>
      <w:r>
        <w:t>en</w:t>
      </w:r>
      <w:proofErr w:type="spellEnd"/>
      <w:r>
        <w:t xml:space="preserve"> </w:t>
      </w:r>
      <w:proofErr w:type="spellStart"/>
      <w:r>
        <w:t>su</w:t>
      </w:r>
      <w:proofErr w:type="spellEnd"/>
      <w:r>
        <w:t xml:space="preserve"> </w:t>
      </w:r>
      <w:proofErr w:type="spellStart"/>
      <w:r>
        <w:t>culto</w:t>
      </w:r>
      <w:proofErr w:type="spellEnd"/>
      <w:r>
        <w:t xml:space="preserve"> a Dios. </w:t>
      </w:r>
    </w:p>
    <w:p w14:paraId="69D98985" w14:textId="77777777" w:rsidR="00F50769" w:rsidRDefault="00F50769" w:rsidP="00F50769">
      <w:r>
        <w:t xml:space="preserve">31. </w:t>
      </w:r>
      <w:proofErr w:type="spellStart"/>
      <w:r>
        <w:t>Siempre</w:t>
      </w:r>
      <w:proofErr w:type="spellEnd"/>
      <w:r>
        <w:t xml:space="preserve"> </w:t>
      </w:r>
      <w:proofErr w:type="spellStart"/>
      <w:r>
        <w:t>que</w:t>
      </w:r>
      <w:proofErr w:type="spellEnd"/>
      <w:r>
        <w:t xml:space="preserve"> </w:t>
      </w:r>
      <w:proofErr w:type="spellStart"/>
      <w:r>
        <w:t>vengo</w:t>
      </w:r>
      <w:proofErr w:type="spellEnd"/>
      <w:r>
        <w:t xml:space="preserve"> a </w:t>
      </w:r>
      <w:proofErr w:type="spellStart"/>
      <w:r>
        <w:t>vosotros</w:t>
      </w:r>
      <w:proofErr w:type="spellEnd"/>
      <w:r>
        <w:t xml:space="preserve"> con </w:t>
      </w:r>
      <w:proofErr w:type="spellStart"/>
      <w:r>
        <w:t>una</w:t>
      </w:r>
      <w:proofErr w:type="spellEnd"/>
      <w:r>
        <w:t xml:space="preserve"> </w:t>
      </w:r>
      <w:proofErr w:type="spellStart"/>
      <w:r>
        <w:t>nueva</w:t>
      </w:r>
      <w:proofErr w:type="spellEnd"/>
      <w:r>
        <w:t xml:space="preserve"> </w:t>
      </w:r>
      <w:proofErr w:type="spellStart"/>
      <w:r>
        <w:t>lección</w:t>
      </w:r>
      <w:proofErr w:type="spellEnd"/>
      <w:r>
        <w:t xml:space="preserve">, </w:t>
      </w:r>
      <w:proofErr w:type="spellStart"/>
      <w:r>
        <w:t>os</w:t>
      </w:r>
      <w:proofErr w:type="spellEnd"/>
      <w:r>
        <w:t xml:space="preserve"> </w:t>
      </w:r>
      <w:proofErr w:type="spellStart"/>
      <w:r>
        <w:t>parece</w:t>
      </w:r>
      <w:proofErr w:type="spellEnd"/>
      <w:r>
        <w:t xml:space="preserve"> </w:t>
      </w:r>
      <w:proofErr w:type="spellStart"/>
      <w:r>
        <w:t>demasiada</w:t>
      </w:r>
      <w:proofErr w:type="spellEnd"/>
      <w:r>
        <w:t xml:space="preserve"> </w:t>
      </w:r>
      <w:proofErr w:type="spellStart"/>
      <w:r>
        <w:t>adelantada</w:t>
      </w:r>
      <w:proofErr w:type="spellEnd"/>
      <w:r>
        <w:t xml:space="preserve"> para </w:t>
      </w:r>
      <w:proofErr w:type="spellStart"/>
      <w:r>
        <w:t>vuestra</w:t>
      </w:r>
      <w:proofErr w:type="spellEnd"/>
      <w:r>
        <w:t xml:space="preserve"> </w:t>
      </w:r>
      <w:proofErr w:type="spellStart"/>
      <w:r>
        <w:t>evolución</w:t>
      </w:r>
      <w:proofErr w:type="spellEnd"/>
      <w:r>
        <w:t xml:space="preserve">, mas </w:t>
      </w:r>
      <w:proofErr w:type="spellStart"/>
      <w:r>
        <w:t>comprended</w:t>
      </w:r>
      <w:proofErr w:type="spellEnd"/>
      <w:r>
        <w:t xml:space="preserve"> </w:t>
      </w:r>
      <w:proofErr w:type="spellStart"/>
      <w:r>
        <w:t>que</w:t>
      </w:r>
      <w:proofErr w:type="spellEnd"/>
      <w:r>
        <w:t xml:space="preserve"> </w:t>
      </w:r>
      <w:proofErr w:type="spellStart"/>
      <w:r>
        <w:t>os</w:t>
      </w:r>
      <w:proofErr w:type="spellEnd"/>
      <w:r>
        <w:t xml:space="preserve"> </w:t>
      </w:r>
      <w:proofErr w:type="spellStart"/>
      <w:r>
        <w:t>confío</w:t>
      </w:r>
      <w:proofErr w:type="spellEnd"/>
      <w:r>
        <w:t xml:space="preserve"> </w:t>
      </w:r>
      <w:proofErr w:type="spellStart"/>
      <w:r>
        <w:t>una</w:t>
      </w:r>
      <w:proofErr w:type="spellEnd"/>
      <w:r>
        <w:t xml:space="preserve"> era para </w:t>
      </w:r>
      <w:proofErr w:type="spellStart"/>
      <w:r>
        <w:t>que</w:t>
      </w:r>
      <w:proofErr w:type="spellEnd"/>
      <w:r>
        <w:t xml:space="preserve"> a lo largo de </w:t>
      </w:r>
      <w:proofErr w:type="spellStart"/>
      <w:r>
        <w:t>ella</w:t>
      </w:r>
      <w:proofErr w:type="spellEnd"/>
      <w:r>
        <w:t xml:space="preserve"> la </w:t>
      </w:r>
      <w:proofErr w:type="spellStart"/>
      <w:r>
        <w:t>podáis</w:t>
      </w:r>
      <w:proofErr w:type="spellEnd"/>
      <w:r>
        <w:t xml:space="preserve"> </w:t>
      </w:r>
      <w:proofErr w:type="spellStart"/>
      <w:r>
        <w:t>comprender</w:t>
      </w:r>
      <w:proofErr w:type="spellEnd"/>
      <w:r>
        <w:t xml:space="preserve"> y </w:t>
      </w:r>
      <w:proofErr w:type="spellStart"/>
      <w:r>
        <w:t>asimilar</w:t>
      </w:r>
      <w:proofErr w:type="spellEnd"/>
      <w:r>
        <w:t xml:space="preserve"> </w:t>
      </w:r>
      <w:proofErr w:type="spellStart"/>
      <w:r>
        <w:t>en</w:t>
      </w:r>
      <w:proofErr w:type="spellEnd"/>
      <w:r>
        <w:t xml:space="preserve"> </w:t>
      </w:r>
      <w:proofErr w:type="spellStart"/>
      <w:r>
        <w:t>vuestra</w:t>
      </w:r>
      <w:proofErr w:type="spellEnd"/>
      <w:r>
        <w:t xml:space="preserve"> </w:t>
      </w:r>
      <w:proofErr w:type="spellStart"/>
      <w:r>
        <w:t>vida</w:t>
      </w:r>
      <w:proofErr w:type="spellEnd"/>
      <w:r>
        <w:t xml:space="preserve">. </w:t>
      </w:r>
    </w:p>
    <w:p w14:paraId="597DA2F5" w14:textId="77777777" w:rsidR="00F50769" w:rsidRDefault="00F50769" w:rsidP="00F50769">
      <w:r>
        <w:t xml:space="preserve">32. Cada </w:t>
      </w:r>
      <w:proofErr w:type="spellStart"/>
      <w:r>
        <w:t>vez</w:t>
      </w:r>
      <w:proofErr w:type="spellEnd"/>
      <w:r>
        <w:t xml:space="preserve"> </w:t>
      </w:r>
      <w:proofErr w:type="spellStart"/>
      <w:r>
        <w:t>que</w:t>
      </w:r>
      <w:proofErr w:type="spellEnd"/>
      <w:r>
        <w:t xml:space="preserve"> la </w:t>
      </w:r>
      <w:proofErr w:type="spellStart"/>
      <w:r>
        <w:t>muerte</w:t>
      </w:r>
      <w:proofErr w:type="spellEnd"/>
      <w:r>
        <w:t xml:space="preserve"> </w:t>
      </w:r>
      <w:proofErr w:type="spellStart"/>
      <w:r>
        <w:t>siega</w:t>
      </w:r>
      <w:proofErr w:type="spellEnd"/>
      <w:r>
        <w:t xml:space="preserve"> la </w:t>
      </w:r>
      <w:proofErr w:type="spellStart"/>
      <w:r>
        <w:t>existencia</w:t>
      </w:r>
      <w:proofErr w:type="spellEnd"/>
      <w:r>
        <w:t xml:space="preserve"> de </w:t>
      </w:r>
      <w:proofErr w:type="spellStart"/>
      <w:r>
        <w:t>vuestra</w:t>
      </w:r>
      <w:proofErr w:type="spellEnd"/>
      <w:r>
        <w:t xml:space="preserve"> </w:t>
      </w:r>
      <w:proofErr w:type="spellStart"/>
      <w:r>
        <w:t>envoltura</w:t>
      </w:r>
      <w:proofErr w:type="spellEnd"/>
      <w:r>
        <w:t xml:space="preserve">, es </w:t>
      </w:r>
      <w:proofErr w:type="spellStart"/>
      <w:r>
        <w:t>como</w:t>
      </w:r>
      <w:proofErr w:type="spellEnd"/>
      <w:r>
        <w:t xml:space="preserve"> </w:t>
      </w:r>
      <w:proofErr w:type="spellStart"/>
      <w:r>
        <w:t>una</w:t>
      </w:r>
      <w:proofErr w:type="spellEnd"/>
      <w:r>
        <w:t xml:space="preserve"> </w:t>
      </w:r>
      <w:proofErr w:type="spellStart"/>
      <w:r>
        <w:t>tregua</w:t>
      </w:r>
      <w:proofErr w:type="spellEnd"/>
      <w:r>
        <w:t xml:space="preserve"> para </w:t>
      </w:r>
      <w:proofErr w:type="spellStart"/>
      <w:r>
        <w:t>el</w:t>
      </w:r>
      <w:proofErr w:type="spellEnd"/>
      <w:r>
        <w:t xml:space="preserve"> </w:t>
      </w:r>
      <w:proofErr w:type="spellStart"/>
      <w:r>
        <w:t>espíritu</w:t>
      </w:r>
      <w:proofErr w:type="spellEnd"/>
      <w:r>
        <w:t xml:space="preserve">, </w:t>
      </w:r>
      <w:proofErr w:type="spellStart"/>
      <w:r>
        <w:t>el</w:t>
      </w:r>
      <w:proofErr w:type="spellEnd"/>
      <w:r>
        <w:t xml:space="preserve"> </w:t>
      </w:r>
      <w:proofErr w:type="spellStart"/>
      <w:r>
        <w:t>cual</w:t>
      </w:r>
      <w:proofErr w:type="spellEnd"/>
      <w:r>
        <w:t xml:space="preserve">, al </w:t>
      </w:r>
      <w:proofErr w:type="spellStart"/>
      <w:r>
        <w:t>reencarnar</w:t>
      </w:r>
      <w:proofErr w:type="spellEnd"/>
      <w:r>
        <w:t xml:space="preserve">, surge con </w:t>
      </w:r>
      <w:proofErr w:type="spellStart"/>
      <w:r>
        <w:t>nuevas</w:t>
      </w:r>
      <w:proofErr w:type="spellEnd"/>
      <w:r>
        <w:t xml:space="preserve"> </w:t>
      </w:r>
      <w:proofErr w:type="spellStart"/>
      <w:r>
        <w:t>fuerzas</w:t>
      </w:r>
      <w:proofErr w:type="spellEnd"/>
      <w:r>
        <w:t xml:space="preserve"> y mayor luz, para </w:t>
      </w:r>
      <w:proofErr w:type="spellStart"/>
      <w:r>
        <w:t>continuar</w:t>
      </w:r>
      <w:proofErr w:type="spellEnd"/>
      <w:r>
        <w:t xml:space="preserve"> </w:t>
      </w:r>
      <w:proofErr w:type="spellStart"/>
      <w:r>
        <w:t>estudiando</w:t>
      </w:r>
      <w:proofErr w:type="spellEnd"/>
      <w:r>
        <w:t xml:space="preserve"> </w:t>
      </w:r>
      <w:proofErr w:type="spellStart"/>
      <w:r>
        <w:t>aquella</w:t>
      </w:r>
      <w:proofErr w:type="spellEnd"/>
      <w:r>
        <w:t xml:space="preserve"> </w:t>
      </w:r>
      <w:proofErr w:type="spellStart"/>
      <w:r>
        <w:t>divina</w:t>
      </w:r>
      <w:proofErr w:type="spellEnd"/>
      <w:r>
        <w:t xml:space="preserve"> </w:t>
      </w:r>
    </w:p>
    <w:p w14:paraId="43E18392" w14:textId="77777777" w:rsidR="00F50769" w:rsidRDefault="00F50769" w:rsidP="00F50769">
      <w:proofErr w:type="spellStart"/>
      <w:r>
        <w:t>lección</w:t>
      </w:r>
      <w:proofErr w:type="spellEnd"/>
      <w:r>
        <w:t xml:space="preserve"> </w:t>
      </w:r>
      <w:proofErr w:type="spellStart"/>
      <w:r>
        <w:t>que</w:t>
      </w:r>
      <w:proofErr w:type="spellEnd"/>
      <w:r>
        <w:t xml:space="preserve"> no </w:t>
      </w:r>
      <w:proofErr w:type="spellStart"/>
      <w:r>
        <w:t>había</w:t>
      </w:r>
      <w:proofErr w:type="spellEnd"/>
      <w:r>
        <w:t xml:space="preserve"> </w:t>
      </w:r>
      <w:proofErr w:type="spellStart"/>
      <w:r>
        <w:t>concluido</w:t>
      </w:r>
      <w:proofErr w:type="spellEnd"/>
      <w:r>
        <w:t xml:space="preserve">. </w:t>
      </w:r>
      <w:proofErr w:type="spellStart"/>
      <w:r>
        <w:t>Así</w:t>
      </w:r>
      <w:proofErr w:type="spellEnd"/>
      <w:r>
        <w:t xml:space="preserve"> </w:t>
      </w:r>
      <w:proofErr w:type="spellStart"/>
      <w:r>
        <w:t>madura</w:t>
      </w:r>
      <w:proofErr w:type="spellEnd"/>
      <w:r>
        <w:t xml:space="preserve"> a </w:t>
      </w:r>
      <w:proofErr w:type="spellStart"/>
      <w:r>
        <w:t>través</w:t>
      </w:r>
      <w:proofErr w:type="spellEnd"/>
      <w:r>
        <w:t xml:space="preserve"> de las eras </w:t>
      </w:r>
      <w:proofErr w:type="spellStart"/>
      <w:r>
        <w:t>el</w:t>
      </w:r>
      <w:proofErr w:type="spellEnd"/>
      <w:r>
        <w:t xml:space="preserve"> trigo </w:t>
      </w:r>
      <w:proofErr w:type="spellStart"/>
      <w:r>
        <w:t>que</w:t>
      </w:r>
      <w:proofErr w:type="spellEnd"/>
      <w:r>
        <w:t xml:space="preserve"> es </w:t>
      </w:r>
      <w:proofErr w:type="spellStart"/>
      <w:r>
        <w:t>vuestro</w:t>
      </w:r>
      <w:proofErr w:type="spellEnd"/>
      <w:r>
        <w:t xml:space="preserve"> </w:t>
      </w:r>
      <w:proofErr w:type="spellStart"/>
      <w:r>
        <w:t>espíritu</w:t>
      </w:r>
      <w:proofErr w:type="spellEnd"/>
      <w:r>
        <w:t xml:space="preserve">. Mucho </w:t>
      </w:r>
      <w:proofErr w:type="spellStart"/>
      <w:r>
        <w:t>os</w:t>
      </w:r>
      <w:proofErr w:type="spellEnd"/>
      <w:r>
        <w:t xml:space="preserve"> he </w:t>
      </w:r>
      <w:proofErr w:type="spellStart"/>
      <w:r>
        <w:t>revelado</w:t>
      </w:r>
      <w:proofErr w:type="spellEnd"/>
      <w:r>
        <w:t xml:space="preserve"> </w:t>
      </w:r>
      <w:proofErr w:type="spellStart"/>
      <w:r>
        <w:t>acerca</w:t>
      </w:r>
      <w:proofErr w:type="spellEnd"/>
      <w:r>
        <w:t xml:space="preserve"> de la </w:t>
      </w:r>
      <w:proofErr w:type="spellStart"/>
      <w:r>
        <w:t>vida</w:t>
      </w:r>
      <w:proofErr w:type="spellEnd"/>
      <w:r>
        <w:t xml:space="preserve"> </w:t>
      </w:r>
      <w:proofErr w:type="spellStart"/>
      <w:r>
        <w:t>espiritual</w:t>
      </w:r>
      <w:proofErr w:type="spellEnd"/>
      <w:r>
        <w:t xml:space="preserve">, mas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no es </w:t>
      </w:r>
      <w:proofErr w:type="spellStart"/>
      <w:r>
        <w:t>menester</w:t>
      </w:r>
      <w:proofErr w:type="spellEnd"/>
      <w:r>
        <w:t xml:space="preserve"> </w:t>
      </w:r>
      <w:proofErr w:type="spellStart"/>
      <w:r>
        <w:t>por</w:t>
      </w:r>
      <w:proofErr w:type="spellEnd"/>
      <w:r>
        <w:t xml:space="preserve"> </w:t>
      </w:r>
      <w:proofErr w:type="spellStart"/>
      <w:r>
        <w:t>ahora</w:t>
      </w:r>
      <w:proofErr w:type="spellEnd"/>
      <w:r>
        <w:t xml:space="preserve"> </w:t>
      </w:r>
      <w:proofErr w:type="spellStart"/>
      <w:r>
        <w:t>que</w:t>
      </w:r>
      <w:proofErr w:type="spellEnd"/>
      <w:r>
        <w:t xml:space="preserve"> lo </w:t>
      </w:r>
      <w:proofErr w:type="spellStart"/>
      <w:r>
        <w:t>sepáis</w:t>
      </w:r>
      <w:proofErr w:type="spellEnd"/>
      <w:r>
        <w:t xml:space="preserve"> </w:t>
      </w:r>
      <w:proofErr w:type="spellStart"/>
      <w:r>
        <w:t>todo</w:t>
      </w:r>
      <w:proofErr w:type="spellEnd"/>
      <w:r>
        <w:t xml:space="preserve">, </w:t>
      </w:r>
      <w:proofErr w:type="spellStart"/>
      <w:r>
        <w:t>sino</w:t>
      </w:r>
      <w:proofErr w:type="spellEnd"/>
      <w:r>
        <w:t xml:space="preserve"> </w:t>
      </w:r>
      <w:proofErr w:type="spellStart"/>
      <w:r>
        <w:t>sólo</w:t>
      </w:r>
      <w:proofErr w:type="spellEnd"/>
      <w:r>
        <w:t xml:space="preserve"> lo </w:t>
      </w:r>
      <w:proofErr w:type="spellStart"/>
      <w:r>
        <w:t>que</w:t>
      </w:r>
      <w:proofErr w:type="spellEnd"/>
      <w:r>
        <w:t xml:space="preserve"> </w:t>
      </w:r>
      <w:proofErr w:type="spellStart"/>
      <w:r>
        <w:t>sea</w:t>
      </w:r>
      <w:proofErr w:type="spellEnd"/>
      <w:r>
        <w:t xml:space="preserve"> </w:t>
      </w:r>
      <w:proofErr w:type="spellStart"/>
      <w:r>
        <w:t>esencial</w:t>
      </w:r>
      <w:proofErr w:type="spellEnd"/>
      <w:r>
        <w:t xml:space="preserve"> para </w:t>
      </w:r>
      <w:proofErr w:type="spellStart"/>
      <w:r>
        <w:t>vuestra</w:t>
      </w:r>
      <w:proofErr w:type="spellEnd"/>
      <w:r>
        <w:t xml:space="preserve"> </w:t>
      </w:r>
      <w:proofErr w:type="spellStart"/>
      <w:r>
        <w:t>llegada</w:t>
      </w:r>
      <w:proofErr w:type="spellEnd"/>
      <w:r>
        <w:t xml:space="preserve"> a la morada </w:t>
      </w:r>
      <w:proofErr w:type="spellStart"/>
      <w:r>
        <w:t>eterna</w:t>
      </w:r>
      <w:proofErr w:type="spellEnd"/>
      <w:r>
        <w:t xml:space="preserve">. </w:t>
      </w:r>
      <w:proofErr w:type="spellStart"/>
      <w:r>
        <w:t>Allá</w:t>
      </w:r>
      <w:proofErr w:type="spellEnd"/>
      <w:r>
        <w:t xml:space="preserve"> </w:t>
      </w:r>
      <w:proofErr w:type="spellStart"/>
      <w:r>
        <w:t>os</w:t>
      </w:r>
      <w:proofErr w:type="spellEnd"/>
      <w:r>
        <w:t xml:space="preserve"> </w:t>
      </w:r>
      <w:proofErr w:type="spellStart"/>
      <w:r>
        <w:t>diré</w:t>
      </w:r>
      <w:proofErr w:type="spellEnd"/>
      <w:r>
        <w:t xml:space="preserve"> </w:t>
      </w:r>
      <w:proofErr w:type="spellStart"/>
      <w:r>
        <w:t>todo</w:t>
      </w:r>
      <w:proofErr w:type="spellEnd"/>
      <w:r>
        <w:t xml:space="preserve"> lo </w:t>
      </w:r>
      <w:proofErr w:type="spellStart"/>
      <w:r>
        <w:t>que</w:t>
      </w:r>
      <w:proofErr w:type="spellEnd"/>
      <w:r>
        <w:t xml:space="preserve"> </w:t>
      </w:r>
      <w:proofErr w:type="spellStart"/>
      <w:r>
        <w:t>está</w:t>
      </w:r>
      <w:proofErr w:type="spellEnd"/>
      <w:r>
        <w:t xml:space="preserve"> </w:t>
      </w:r>
      <w:proofErr w:type="spellStart"/>
      <w:r>
        <w:t>destinado</w:t>
      </w:r>
      <w:proofErr w:type="spellEnd"/>
      <w:r>
        <w:t xml:space="preserve"> a </w:t>
      </w:r>
      <w:proofErr w:type="spellStart"/>
      <w:r>
        <w:t>vuestro</w:t>
      </w:r>
      <w:proofErr w:type="spellEnd"/>
      <w:r>
        <w:t xml:space="preserve"> </w:t>
      </w:r>
      <w:proofErr w:type="spellStart"/>
      <w:r>
        <w:t>conocimiento</w:t>
      </w:r>
      <w:proofErr w:type="spellEnd"/>
      <w:r>
        <w:t xml:space="preserve">. </w:t>
      </w:r>
    </w:p>
    <w:p w14:paraId="3D814777" w14:textId="77777777" w:rsidR="00F50769" w:rsidRDefault="00F50769" w:rsidP="00F50769">
      <w:r>
        <w:t xml:space="preserve">33. Para </w:t>
      </w:r>
      <w:proofErr w:type="spellStart"/>
      <w:r>
        <w:t>revelaros</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nuevas</w:t>
      </w:r>
      <w:proofErr w:type="spellEnd"/>
      <w:r>
        <w:t xml:space="preserve"> </w:t>
      </w:r>
      <w:proofErr w:type="spellStart"/>
      <w:r>
        <w:t>enseñanzas</w:t>
      </w:r>
      <w:proofErr w:type="spellEnd"/>
      <w:r>
        <w:t xml:space="preserve">, </w:t>
      </w:r>
      <w:proofErr w:type="spellStart"/>
      <w:r>
        <w:t>abrí</w:t>
      </w:r>
      <w:proofErr w:type="spellEnd"/>
      <w:r>
        <w:t xml:space="preserve"> la era de la luz y del </w:t>
      </w:r>
      <w:proofErr w:type="spellStart"/>
      <w:r>
        <w:t>espíritu</w:t>
      </w:r>
      <w:proofErr w:type="spellEnd"/>
      <w:r>
        <w:t xml:space="preserve">, </w:t>
      </w:r>
      <w:proofErr w:type="spellStart"/>
      <w:r>
        <w:t>comunicándome</w:t>
      </w:r>
      <w:proofErr w:type="spellEnd"/>
      <w:r>
        <w:t xml:space="preserve"> </w:t>
      </w:r>
      <w:proofErr w:type="spellStart"/>
      <w:r>
        <w:t>por</w:t>
      </w:r>
      <w:proofErr w:type="spellEnd"/>
      <w:r>
        <w:t xml:space="preserve"> </w:t>
      </w:r>
      <w:proofErr w:type="spellStart"/>
      <w:r>
        <w:t>los</w:t>
      </w:r>
      <w:proofErr w:type="spellEnd"/>
      <w:r>
        <w:t xml:space="preserve"> </w:t>
      </w:r>
      <w:proofErr w:type="spellStart"/>
      <w:r>
        <w:t>entendimientos</w:t>
      </w:r>
      <w:proofErr w:type="spellEnd"/>
      <w:r>
        <w:t xml:space="preserve"> de hombres </w:t>
      </w:r>
      <w:proofErr w:type="spellStart"/>
      <w:r>
        <w:t>rudos</w:t>
      </w:r>
      <w:proofErr w:type="spellEnd"/>
      <w:r>
        <w:t xml:space="preserve"> e </w:t>
      </w:r>
      <w:proofErr w:type="spellStart"/>
      <w:r>
        <w:t>ignorantes</w:t>
      </w:r>
      <w:proofErr w:type="spellEnd"/>
      <w:r>
        <w:t xml:space="preserve">, </w:t>
      </w:r>
      <w:proofErr w:type="spellStart"/>
      <w:r>
        <w:t>pero</w:t>
      </w:r>
      <w:proofErr w:type="spellEnd"/>
      <w:r>
        <w:t xml:space="preserve"> </w:t>
      </w:r>
      <w:proofErr w:type="spellStart"/>
      <w:r>
        <w:t>sencillos</w:t>
      </w:r>
      <w:proofErr w:type="spellEnd"/>
      <w:r>
        <w:t xml:space="preserve">; </w:t>
      </w:r>
      <w:proofErr w:type="spellStart"/>
      <w:r>
        <w:t>mañana</w:t>
      </w:r>
      <w:proofErr w:type="spellEnd"/>
      <w:r>
        <w:t xml:space="preserve">, </w:t>
      </w:r>
      <w:proofErr w:type="spellStart"/>
      <w:r>
        <w:t>cuando</w:t>
      </w:r>
      <w:proofErr w:type="spellEnd"/>
      <w:r>
        <w:t xml:space="preserve"> </w:t>
      </w:r>
      <w:proofErr w:type="spellStart"/>
      <w:r>
        <w:t>hayáis</w:t>
      </w:r>
      <w:proofErr w:type="spellEnd"/>
      <w:r>
        <w:t xml:space="preserve"> </w:t>
      </w:r>
      <w:proofErr w:type="spellStart"/>
      <w:r>
        <w:t>comprendido</w:t>
      </w:r>
      <w:proofErr w:type="spellEnd"/>
      <w:r>
        <w:t xml:space="preserve"> y </w:t>
      </w:r>
      <w:proofErr w:type="spellStart"/>
      <w:r>
        <w:t>practicado</w:t>
      </w:r>
      <w:proofErr w:type="spellEnd"/>
      <w:r>
        <w:t xml:space="preserve"> mis </w:t>
      </w:r>
      <w:proofErr w:type="spellStart"/>
      <w:r>
        <w:t>primeras</w:t>
      </w:r>
      <w:proofErr w:type="spellEnd"/>
      <w:r>
        <w:t xml:space="preserve"> </w:t>
      </w:r>
      <w:proofErr w:type="spellStart"/>
      <w:r>
        <w:t>lecciones</w:t>
      </w:r>
      <w:proofErr w:type="spellEnd"/>
      <w:r>
        <w:t xml:space="preserve">, </w:t>
      </w:r>
      <w:proofErr w:type="spellStart"/>
      <w:r>
        <w:t>tendréis</w:t>
      </w:r>
      <w:proofErr w:type="spellEnd"/>
      <w:r>
        <w:t xml:space="preserve"> la </w:t>
      </w:r>
      <w:proofErr w:type="spellStart"/>
      <w:r>
        <w:t>comunicación</w:t>
      </w:r>
      <w:proofErr w:type="spellEnd"/>
      <w:r>
        <w:t xml:space="preserve"> de </w:t>
      </w:r>
      <w:proofErr w:type="spellStart"/>
      <w:r>
        <w:t>espíritu</w:t>
      </w:r>
      <w:proofErr w:type="spellEnd"/>
      <w:r>
        <w:t xml:space="preserve"> a Espíritu </w:t>
      </w:r>
      <w:proofErr w:type="spellStart"/>
      <w:r>
        <w:t>que</w:t>
      </w:r>
      <w:proofErr w:type="spellEnd"/>
      <w:r>
        <w:t xml:space="preserve"> es </w:t>
      </w:r>
      <w:proofErr w:type="spellStart"/>
      <w:r>
        <w:t>el</w:t>
      </w:r>
      <w:proofErr w:type="spellEnd"/>
      <w:r>
        <w:t xml:space="preserve"> </w:t>
      </w:r>
      <w:proofErr w:type="spellStart"/>
      <w:r>
        <w:t>más</w:t>
      </w:r>
      <w:proofErr w:type="spellEnd"/>
      <w:r>
        <w:t xml:space="preserve"> alto ideal al </w:t>
      </w:r>
      <w:proofErr w:type="spellStart"/>
      <w:r>
        <w:t>que</w:t>
      </w:r>
      <w:proofErr w:type="spellEnd"/>
      <w:r>
        <w:t xml:space="preserve"> </w:t>
      </w:r>
      <w:proofErr w:type="spellStart"/>
      <w:r>
        <w:t>podéis</w:t>
      </w:r>
      <w:proofErr w:type="spellEnd"/>
      <w:r>
        <w:t xml:space="preserve"> </w:t>
      </w:r>
      <w:proofErr w:type="spellStart"/>
      <w:r>
        <w:t>aspirar</w:t>
      </w:r>
      <w:proofErr w:type="spellEnd"/>
      <w:r>
        <w:t xml:space="preserve">; mas para </w:t>
      </w:r>
      <w:proofErr w:type="spellStart"/>
      <w:r>
        <w:t>que</w:t>
      </w:r>
      <w:proofErr w:type="spellEnd"/>
      <w:r>
        <w:t xml:space="preserve"> </w:t>
      </w:r>
      <w:proofErr w:type="spellStart"/>
      <w:r>
        <w:t>esa</w:t>
      </w:r>
      <w:proofErr w:type="spellEnd"/>
      <w:r>
        <w:t xml:space="preserve"> forma de </w:t>
      </w:r>
      <w:proofErr w:type="spellStart"/>
      <w:r>
        <w:lastRenderedPageBreak/>
        <w:t>comunicación</w:t>
      </w:r>
      <w:proofErr w:type="spellEnd"/>
      <w:r>
        <w:t xml:space="preserve"> se </w:t>
      </w:r>
      <w:proofErr w:type="spellStart"/>
      <w:r>
        <w:t>extienda</w:t>
      </w:r>
      <w:proofErr w:type="spellEnd"/>
      <w:r>
        <w:t xml:space="preserve"> entre </w:t>
      </w:r>
      <w:proofErr w:type="spellStart"/>
      <w:r>
        <w:t>los</w:t>
      </w:r>
      <w:proofErr w:type="spellEnd"/>
      <w:r>
        <w:t xml:space="preserve"> hombres, </w:t>
      </w:r>
      <w:proofErr w:type="spellStart"/>
      <w:r>
        <w:t>pasará</w:t>
      </w:r>
      <w:proofErr w:type="spellEnd"/>
      <w:r>
        <w:t xml:space="preserve"> </w:t>
      </w:r>
      <w:proofErr w:type="spellStart"/>
      <w:r>
        <w:t>tiempo</w:t>
      </w:r>
      <w:proofErr w:type="spellEnd"/>
      <w:r>
        <w:t xml:space="preserve">, y para </w:t>
      </w:r>
      <w:proofErr w:type="spellStart"/>
      <w:r>
        <w:t>que</w:t>
      </w:r>
      <w:proofErr w:type="spellEnd"/>
      <w:r>
        <w:t xml:space="preserve"> se </w:t>
      </w:r>
      <w:proofErr w:type="spellStart"/>
      <w:r>
        <w:t>perfeccione</w:t>
      </w:r>
      <w:proofErr w:type="spellEnd"/>
      <w:r>
        <w:t xml:space="preserve">, no </w:t>
      </w:r>
      <w:proofErr w:type="spellStart"/>
      <w:r>
        <w:t>sabéis</w:t>
      </w:r>
      <w:proofErr w:type="spellEnd"/>
      <w:r>
        <w:t xml:space="preserve"> </w:t>
      </w:r>
      <w:proofErr w:type="spellStart"/>
      <w:r>
        <w:t>cuantas</w:t>
      </w:r>
      <w:proofErr w:type="spellEnd"/>
      <w:r>
        <w:t xml:space="preserve"> eras </w:t>
      </w:r>
      <w:proofErr w:type="spellStart"/>
      <w:r>
        <w:t>pasarán</w:t>
      </w:r>
      <w:proofErr w:type="spellEnd"/>
      <w:r>
        <w:t xml:space="preserve">. </w:t>
      </w:r>
    </w:p>
    <w:p w14:paraId="239F6863" w14:textId="77777777" w:rsidR="00F50769" w:rsidRDefault="00F50769" w:rsidP="00F50769">
      <w:r>
        <w:t xml:space="preserve">34. En </w:t>
      </w:r>
      <w:proofErr w:type="spellStart"/>
      <w:r>
        <w:t>todos</w:t>
      </w:r>
      <w:proofErr w:type="spellEnd"/>
      <w:r>
        <w:t xml:space="preserve"> </w:t>
      </w:r>
      <w:proofErr w:type="spellStart"/>
      <w:r>
        <w:t>los</w:t>
      </w:r>
      <w:proofErr w:type="spellEnd"/>
      <w:r>
        <w:t xml:space="preserve"> </w:t>
      </w:r>
      <w:proofErr w:type="spellStart"/>
      <w:r>
        <w:t>tiempos</w:t>
      </w:r>
      <w:proofErr w:type="spellEnd"/>
      <w:r>
        <w:t xml:space="preserve"> he </w:t>
      </w:r>
      <w:proofErr w:type="spellStart"/>
      <w:r>
        <w:t>buscado</w:t>
      </w:r>
      <w:proofErr w:type="spellEnd"/>
      <w:r>
        <w:t xml:space="preserve"> la forma de </w:t>
      </w:r>
      <w:proofErr w:type="spellStart"/>
      <w:r>
        <w:t>hablaros</w:t>
      </w:r>
      <w:proofErr w:type="spellEnd"/>
      <w:r>
        <w:t xml:space="preserve">, de </w:t>
      </w:r>
      <w:proofErr w:type="spellStart"/>
      <w:r>
        <w:t>hacerme</w:t>
      </w:r>
      <w:proofErr w:type="spellEnd"/>
      <w:r>
        <w:t xml:space="preserve"> </w:t>
      </w:r>
      <w:proofErr w:type="spellStart"/>
      <w:r>
        <w:t>escuchar</w:t>
      </w:r>
      <w:proofErr w:type="spellEnd"/>
      <w:r>
        <w:t xml:space="preserve"> y </w:t>
      </w:r>
      <w:proofErr w:type="spellStart"/>
      <w:r>
        <w:t>entender</w:t>
      </w:r>
      <w:proofErr w:type="spellEnd"/>
      <w:r>
        <w:t xml:space="preserve">, </w:t>
      </w:r>
      <w:proofErr w:type="spellStart"/>
      <w:r>
        <w:t>pero</w:t>
      </w:r>
      <w:proofErr w:type="spellEnd"/>
      <w:r>
        <w:t xml:space="preserve"> no </w:t>
      </w:r>
      <w:proofErr w:type="spellStart"/>
      <w:r>
        <w:t>siempre</w:t>
      </w:r>
      <w:proofErr w:type="spellEnd"/>
      <w:r>
        <w:t xml:space="preserve"> </w:t>
      </w:r>
      <w:proofErr w:type="spellStart"/>
      <w:r>
        <w:t>habéis</w:t>
      </w:r>
      <w:proofErr w:type="spellEnd"/>
      <w:r>
        <w:t xml:space="preserve"> </w:t>
      </w:r>
      <w:proofErr w:type="spellStart"/>
      <w:r>
        <w:t>estado</w:t>
      </w:r>
      <w:proofErr w:type="spellEnd"/>
      <w:r>
        <w:t xml:space="preserve"> </w:t>
      </w:r>
      <w:proofErr w:type="spellStart"/>
      <w:r>
        <w:t>dispuestos</w:t>
      </w:r>
      <w:proofErr w:type="spellEnd"/>
      <w:r>
        <w:t xml:space="preserve"> </w:t>
      </w:r>
      <w:proofErr w:type="spellStart"/>
      <w:r>
        <w:t>ni</w:t>
      </w:r>
      <w:proofErr w:type="spellEnd"/>
      <w:r>
        <w:t xml:space="preserve"> </w:t>
      </w:r>
      <w:proofErr w:type="spellStart"/>
      <w:r>
        <w:t>preparados</w:t>
      </w:r>
      <w:proofErr w:type="spellEnd"/>
      <w:r>
        <w:t xml:space="preserve"> para </w:t>
      </w:r>
      <w:proofErr w:type="spellStart"/>
      <w:r>
        <w:t>oír</w:t>
      </w:r>
      <w:proofErr w:type="spellEnd"/>
      <w:r>
        <w:t xml:space="preserve"> la </w:t>
      </w:r>
      <w:proofErr w:type="spellStart"/>
      <w:r>
        <w:t>voz</w:t>
      </w:r>
      <w:proofErr w:type="spellEnd"/>
      <w:r>
        <w:t xml:space="preserve"> </w:t>
      </w:r>
      <w:proofErr w:type="spellStart"/>
      <w:r>
        <w:t>divina</w:t>
      </w:r>
      <w:proofErr w:type="spellEnd"/>
      <w:r>
        <w:t xml:space="preserve">. Ante </w:t>
      </w:r>
      <w:proofErr w:type="spellStart"/>
      <w:r>
        <w:t>vuestro</w:t>
      </w:r>
      <w:proofErr w:type="spellEnd"/>
      <w:r>
        <w:t xml:space="preserve"> </w:t>
      </w:r>
      <w:proofErr w:type="spellStart"/>
      <w:r>
        <w:t>materialismo</w:t>
      </w:r>
      <w:proofErr w:type="spellEnd"/>
      <w:r>
        <w:t xml:space="preserve">, he </w:t>
      </w:r>
      <w:proofErr w:type="spellStart"/>
      <w:r>
        <w:t>tenido</w:t>
      </w:r>
      <w:proofErr w:type="spellEnd"/>
      <w:r>
        <w:t xml:space="preserve"> </w:t>
      </w:r>
      <w:proofErr w:type="spellStart"/>
      <w:r>
        <w:t>que</w:t>
      </w:r>
      <w:proofErr w:type="spellEnd"/>
      <w:r>
        <w:t xml:space="preserve"> </w:t>
      </w:r>
      <w:proofErr w:type="spellStart"/>
      <w:r>
        <w:t>humanizarme</w:t>
      </w:r>
      <w:proofErr w:type="spellEnd"/>
      <w:r>
        <w:t xml:space="preserve"> y </w:t>
      </w:r>
      <w:proofErr w:type="spellStart"/>
      <w:r>
        <w:t>materializarme</w:t>
      </w:r>
      <w:proofErr w:type="spellEnd"/>
      <w:r>
        <w:t xml:space="preserve"> para ser </w:t>
      </w:r>
      <w:proofErr w:type="spellStart"/>
      <w:r>
        <w:t>sentido</w:t>
      </w:r>
      <w:proofErr w:type="spellEnd"/>
      <w:r>
        <w:t xml:space="preserve">, para </w:t>
      </w:r>
      <w:proofErr w:type="spellStart"/>
      <w:r>
        <w:t>haceros</w:t>
      </w:r>
      <w:proofErr w:type="spellEnd"/>
      <w:r>
        <w:t xml:space="preserve"> </w:t>
      </w:r>
      <w:proofErr w:type="spellStart"/>
      <w:r>
        <w:t>llegar</w:t>
      </w:r>
      <w:proofErr w:type="spellEnd"/>
      <w:r>
        <w:t xml:space="preserve"> mi </w:t>
      </w:r>
      <w:proofErr w:type="spellStart"/>
      <w:r>
        <w:t>comunicación</w:t>
      </w:r>
      <w:proofErr w:type="spellEnd"/>
      <w:r>
        <w:t xml:space="preserve"> a </w:t>
      </w:r>
      <w:proofErr w:type="spellStart"/>
      <w:r>
        <w:t>través</w:t>
      </w:r>
      <w:proofErr w:type="spellEnd"/>
      <w:r>
        <w:t xml:space="preserve"> del </w:t>
      </w:r>
      <w:proofErr w:type="spellStart"/>
      <w:r>
        <w:t>portavoz</w:t>
      </w:r>
      <w:proofErr w:type="spellEnd"/>
      <w:r>
        <w:t xml:space="preserve"> </w:t>
      </w:r>
      <w:proofErr w:type="spellStart"/>
      <w:r>
        <w:t>humano</w:t>
      </w:r>
      <w:proofErr w:type="spellEnd"/>
      <w:r>
        <w:t xml:space="preserve">, </w:t>
      </w:r>
      <w:proofErr w:type="spellStart"/>
      <w:r>
        <w:t>como</w:t>
      </w:r>
      <w:proofErr w:type="spellEnd"/>
      <w:r>
        <w:t xml:space="preserve"> </w:t>
      </w:r>
      <w:proofErr w:type="spellStart"/>
      <w:r>
        <w:t>habéis</w:t>
      </w:r>
      <w:proofErr w:type="spellEnd"/>
      <w:r>
        <w:t xml:space="preserve"> visto </w:t>
      </w:r>
      <w:proofErr w:type="spellStart"/>
      <w:r>
        <w:t>que</w:t>
      </w:r>
      <w:proofErr w:type="spellEnd"/>
      <w:r>
        <w:t xml:space="preserve"> he </w:t>
      </w:r>
      <w:proofErr w:type="spellStart"/>
      <w:r>
        <w:t>hecho</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mas </w:t>
      </w:r>
      <w:proofErr w:type="spellStart"/>
      <w:r>
        <w:t>Yo</w:t>
      </w:r>
      <w:proofErr w:type="spellEnd"/>
      <w:r>
        <w:t xml:space="preserve"> </w:t>
      </w:r>
      <w:proofErr w:type="spellStart"/>
      <w:r>
        <w:t>os</w:t>
      </w:r>
      <w:proofErr w:type="spellEnd"/>
      <w:r>
        <w:t xml:space="preserve"> he </w:t>
      </w:r>
      <w:proofErr w:type="spellStart"/>
      <w:r>
        <w:t>anunciado</w:t>
      </w:r>
      <w:proofErr w:type="spellEnd"/>
      <w:r>
        <w:t xml:space="preserve"> </w:t>
      </w:r>
      <w:proofErr w:type="spellStart"/>
      <w:r>
        <w:t>que</w:t>
      </w:r>
      <w:proofErr w:type="spellEnd"/>
      <w:r>
        <w:t xml:space="preserve"> </w:t>
      </w:r>
      <w:proofErr w:type="spellStart"/>
      <w:r>
        <w:t>en</w:t>
      </w:r>
      <w:proofErr w:type="spellEnd"/>
      <w:r>
        <w:t xml:space="preserve"> 1950 </w:t>
      </w:r>
      <w:proofErr w:type="spellStart"/>
      <w:r>
        <w:t>concluirá</w:t>
      </w:r>
      <w:proofErr w:type="spellEnd"/>
      <w:r>
        <w:t xml:space="preserve"> </w:t>
      </w:r>
      <w:proofErr w:type="spellStart"/>
      <w:r>
        <w:t>esta</w:t>
      </w:r>
      <w:proofErr w:type="spellEnd"/>
      <w:r>
        <w:t xml:space="preserve"> forma de </w:t>
      </w:r>
      <w:proofErr w:type="spellStart"/>
      <w:r>
        <w:t>comunicación</w:t>
      </w:r>
      <w:proofErr w:type="spellEnd"/>
      <w:r>
        <w:t xml:space="preserve">. </w:t>
      </w:r>
    </w:p>
    <w:p w14:paraId="357474BC" w14:textId="77777777" w:rsidR="00F50769" w:rsidRDefault="00F50769" w:rsidP="00F50769">
      <w:r>
        <w:t xml:space="preserve">35. Pueblo: no </w:t>
      </w:r>
      <w:proofErr w:type="spellStart"/>
      <w:r>
        <w:t>olvidéis</w:t>
      </w:r>
      <w:proofErr w:type="spellEnd"/>
      <w:r>
        <w:t xml:space="preserve"> </w:t>
      </w:r>
      <w:proofErr w:type="spellStart"/>
      <w:r>
        <w:t>que</w:t>
      </w:r>
      <w:proofErr w:type="spellEnd"/>
      <w:r>
        <w:t xml:space="preserve"> </w:t>
      </w:r>
      <w:proofErr w:type="spellStart"/>
      <w:r>
        <w:t>en</w:t>
      </w:r>
      <w:proofErr w:type="spellEnd"/>
      <w:r>
        <w:t xml:space="preserve"> </w:t>
      </w:r>
      <w:proofErr w:type="spellStart"/>
      <w:r>
        <w:t>este</w:t>
      </w:r>
      <w:proofErr w:type="spellEnd"/>
      <w:r>
        <w:t xml:space="preserve"> día </w:t>
      </w:r>
      <w:proofErr w:type="spellStart"/>
      <w:r>
        <w:t>os</w:t>
      </w:r>
      <w:proofErr w:type="spellEnd"/>
      <w:r>
        <w:t xml:space="preserve"> ha </w:t>
      </w:r>
      <w:proofErr w:type="spellStart"/>
      <w:r>
        <w:t>dicho</w:t>
      </w:r>
      <w:proofErr w:type="spellEnd"/>
      <w:r>
        <w:t xml:space="preserve"> </w:t>
      </w:r>
      <w:proofErr w:type="spellStart"/>
      <w:r>
        <w:t>vuestro</w:t>
      </w:r>
      <w:proofErr w:type="spellEnd"/>
      <w:r>
        <w:t xml:space="preserve"> Padre, </w:t>
      </w:r>
      <w:proofErr w:type="spellStart"/>
      <w:r>
        <w:t>que</w:t>
      </w:r>
      <w:proofErr w:type="spellEnd"/>
      <w:r>
        <w:t xml:space="preserve"> </w:t>
      </w:r>
      <w:proofErr w:type="spellStart"/>
      <w:r>
        <w:t>siempre</w:t>
      </w:r>
      <w:proofErr w:type="spellEnd"/>
      <w:r>
        <w:t xml:space="preserve"> ha </w:t>
      </w:r>
      <w:proofErr w:type="spellStart"/>
      <w:r>
        <w:t>buscado</w:t>
      </w:r>
      <w:proofErr w:type="spellEnd"/>
      <w:r>
        <w:t xml:space="preserve"> la forma de </w:t>
      </w:r>
      <w:proofErr w:type="spellStart"/>
      <w:r>
        <w:t>comunicarse</w:t>
      </w:r>
      <w:proofErr w:type="spellEnd"/>
      <w:r>
        <w:t xml:space="preserve"> con </w:t>
      </w:r>
      <w:proofErr w:type="spellStart"/>
      <w:r>
        <w:t>vosotros</w:t>
      </w:r>
      <w:proofErr w:type="spellEnd"/>
      <w:r>
        <w:t xml:space="preserve">; con </w:t>
      </w:r>
      <w:proofErr w:type="spellStart"/>
      <w:r>
        <w:t>el</w:t>
      </w:r>
      <w:proofErr w:type="spellEnd"/>
      <w:r>
        <w:t xml:space="preserve"> fin de </w:t>
      </w:r>
      <w:proofErr w:type="spellStart"/>
      <w:r>
        <w:t>que</w:t>
      </w:r>
      <w:proofErr w:type="spellEnd"/>
      <w:r>
        <w:t xml:space="preserve"> </w:t>
      </w:r>
      <w:proofErr w:type="spellStart"/>
      <w:r>
        <w:t>reconozcáis</w:t>
      </w:r>
      <w:proofErr w:type="spellEnd"/>
      <w:r>
        <w:t xml:space="preserve"> </w:t>
      </w:r>
      <w:proofErr w:type="spellStart"/>
      <w:r>
        <w:t>que</w:t>
      </w:r>
      <w:proofErr w:type="spellEnd"/>
      <w:r>
        <w:t xml:space="preserve"> </w:t>
      </w:r>
      <w:proofErr w:type="spellStart"/>
      <w:r>
        <w:t>mañana</w:t>
      </w:r>
      <w:proofErr w:type="spellEnd"/>
      <w:r>
        <w:t xml:space="preserve">, </w:t>
      </w:r>
      <w:proofErr w:type="spellStart"/>
      <w:r>
        <w:t>cuando</w:t>
      </w:r>
      <w:proofErr w:type="spellEnd"/>
      <w:r>
        <w:t xml:space="preserve"> </w:t>
      </w:r>
      <w:proofErr w:type="spellStart"/>
      <w:r>
        <w:t>ya</w:t>
      </w:r>
      <w:proofErr w:type="spellEnd"/>
      <w:r>
        <w:t xml:space="preserve"> no </w:t>
      </w:r>
      <w:proofErr w:type="spellStart"/>
      <w:r>
        <w:t>recibáis</w:t>
      </w:r>
      <w:proofErr w:type="spellEnd"/>
      <w:r>
        <w:t xml:space="preserve"> mi palabra a </w:t>
      </w:r>
      <w:proofErr w:type="spellStart"/>
      <w:r>
        <w:t>través</w:t>
      </w:r>
      <w:proofErr w:type="spellEnd"/>
      <w:r>
        <w:t xml:space="preserve"> del pedestal, </w:t>
      </w:r>
      <w:proofErr w:type="spellStart"/>
      <w:r>
        <w:t>habréis</w:t>
      </w:r>
      <w:proofErr w:type="spellEnd"/>
      <w:r>
        <w:t xml:space="preserve"> </w:t>
      </w:r>
      <w:proofErr w:type="spellStart"/>
      <w:r>
        <w:t>entrado</w:t>
      </w:r>
      <w:proofErr w:type="spellEnd"/>
      <w:r>
        <w:t xml:space="preserve"> </w:t>
      </w:r>
      <w:proofErr w:type="spellStart"/>
      <w:r>
        <w:t>en</w:t>
      </w:r>
      <w:proofErr w:type="spellEnd"/>
      <w:r>
        <w:t xml:space="preserve"> </w:t>
      </w:r>
      <w:proofErr w:type="spellStart"/>
      <w:r>
        <w:t>una</w:t>
      </w:r>
      <w:proofErr w:type="spellEnd"/>
      <w:r>
        <w:t xml:space="preserve"> </w:t>
      </w:r>
      <w:proofErr w:type="spellStart"/>
      <w:r>
        <w:t>nueva</w:t>
      </w:r>
      <w:proofErr w:type="spellEnd"/>
      <w:r>
        <w:t xml:space="preserve"> </w:t>
      </w:r>
      <w:proofErr w:type="spellStart"/>
      <w:r>
        <w:t>etapa</w:t>
      </w:r>
      <w:proofErr w:type="spellEnd"/>
      <w:r>
        <w:t xml:space="preserve"> </w:t>
      </w:r>
      <w:proofErr w:type="spellStart"/>
      <w:r>
        <w:t>en</w:t>
      </w:r>
      <w:proofErr w:type="spellEnd"/>
      <w:r>
        <w:t xml:space="preserve"> la </w:t>
      </w:r>
      <w:proofErr w:type="spellStart"/>
      <w:r>
        <w:t>cual</w:t>
      </w:r>
      <w:proofErr w:type="spellEnd"/>
      <w:r>
        <w:t xml:space="preserve"> </w:t>
      </w:r>
      <w:proofErr w:type="spellStart"/>
      <w:r>
        <w:t>comenzaréis</w:t>
      </w:r>
      <w:proofErr w:type="spellEnd"/>
      <w:r>
        <w:t xml:space="preserve"> a </w:t>
      </w:r>
      <w:proofErr w:type="spellStart"/>
      <w:r>
        <w:t>vislumbrar</w:t>
      </w:r>
      <w:proofErr w:type="spellEnd"/>
      <w:r>
        <w:t xml:space="preserve"> la </w:t>
      </w:r>
      <w:proofErr w:type="spellStart"/>
      <w:r>
        <w:t>verdadera</w:t>
      </w:r>
      <w:proofErr w:type="spellEnd"/>
      <w:r>
        <w:t xml:space="preserve"> </w:t>
      </w:r>
      <w:proofErr w:type="spellStart"/>
      <w:r>
        <w:t>comunicación</w:t>
      </w:r>
      <w:proofErr w:type="spellEnd"/>
      <w:r>
        <w:t xml:space="preserve"> entre </w:t>
      </w:r>
      <w:proofErr w:type="spellStart"/>
      <w:r>
        <w:t>vuestro</w:t>
      </w:r>
      <w:proofErr w:type="spellEnd"/>
      <w:r>
        <w:t xml:space="preserve"> </w:t>
      </w:r>
      <w:proofErr w:type="spellStart"/>
      <w:r>
        <w:t>espíritu</w:t>
      </w:r>
      <w:proofErr w:type="spellEnd"/>
      <w:r>
        <w:t xml:space="preserve"> y </w:t>
      </w:r>
      <w:proofErr w:type="spellStart"/>
      <w:r>
        <w:t>el</w:t>
      </w:r>
      <w:proofErr w:type="spellEnd"/>
      <w:r>
        <w:t xml:space="preserve"> Espíritu Divino. </w:t>
      </w:r>
    </w:p>
    <w:p w14:paraId="4FAF10CF" w14:textId="77777777" w:rsidR="00F50769" w:rsidRDefault="00F50769" w:rsidP="00F50769">
      <w:r>
        <w:t xml:space="preserve">36. En </w:t>
      </w:r>
      <w:proofErr w:type="spellStart"/>
      <w:r>
        <w:t>este</w:t>
      </w:r>
      <w:proofErr w:type="spellEnd"/>
      <w:r>
        <w:t xml:space="preserve"> </w:t>
      </w:r>
      <w:proofErr w:type="spellStart"/>
      <w:r>
        <w:t>tiempo</w:t>
      </w:r>
      <w:proofErr w:type="spellEnd"/>
      <w:r>
        <w:t xml:space="preserve"> se </w:t>
      </w:r>
      <w:proofErr w:type="spellStart"/>
      <w:r>
        <w:t>regocijan</w:t>
      </w:r>
      <w:proofErr w:type="spellEnd"/>
      <w:r>
        <w:t xml:space="preserve"> </w:t>
      </w:r>
      <w:proofErr w:type="spellStart"/>
      <w:r>
        <w:t>los</w:t>
      </w:r>
      <w:proofErr w:type="spellEnd"/>
      <w:r>
        <w:t xml:space="preserve"> </w:t>
      </w:r>
      <w:proofErr w:type="spellStart"/>
      <w:r>
        <w:t>espíritus</w:t>
      </w:r>
      <w:proofErr w:type="spellEnd"/>
      <w:r>
        <w:t xml:space="preserve"> </w:t>
      </w:r>
      <w:proofErr w:type="spellStart"/>
      <w:r>
        <w:t>que</w:t>
      </w:r>
      <w:proofErr w:type="spellEnd"/>
      <w:r>
        <w:t xml:space="preserve"> </w:t>
      </w:r>
      <w:proofErr w:type="spellStart"/>
      <w:r>
        <w:t>sienten</w:t>
      </w:r>
      <w:proofErr w:type="spellEnd"/>
      <w:r>
        <w:t xml:space="preserve"> la </w:t>
      </w:r>
      <w:proofErr w:type="spellStart"/>
      <w:r>
        <w:t>presencia</w:t>
      </w:r>
      <w:proofErr w:type="spellEnd"/>
      <w:r>
        <w:t xml:space="preserve"> del Espíritu Santo, </w:t>
      </w:r>
      <w:proofErr w:type="spellStart"/>
      <w:r>
        <w:t>en</w:t>
      </w:r>
      <w:proofErr w:type="spellEnd"/>
      <w:r>
        <w:t xml:space="preserve"> </w:t>
      </w:r>
      <w:proofErr w:type="spellStart"/>
      <w:r>
        <w:t>esa</w:t>
      </w:r>
      <w:proofErr w:type="spellEnd"/>
      <w:r>
        <w:t xml:space="preserve"> luz </w:t>
      </w:r>
      <w:proofErr w:type="spellStart"/>
      <w:r>
        <w:t>que</w:t>
      </w:r>
      <w:proofErr w:type="spellEnd"/>
      <w:r>
        <w:t xml:space="preserve"> </w:t>
      </w:r>
      <w:proofErr w:type="spellStart"/>
      <w:r>
        <w:t>ilumina</w:t>
      </w:r>
      <w:proofErr w:type="spellEnd"/>
      <w:r>
        <w:t xml:space="preserve"> </w:t>
      </w:r>
      <w:proofErr w:type="spellStart"/>
      <w:r>
        <w:t>los</w:t>
      </w:r>
      <w:proofErr w:type="spellEnd"/>
      <w:r>
        <w:t xml:space="preserve"> </w:t>
      </w:r>
      <w:proofErr w:type="spellStart"/>
      <w:r>
        <w:t>entendimientos</w:t>
      </w:r>
      <w:proofErr w:type="spellEnd"/>
      <w:r>
        <w:t xml:space="preserve"> y </w:t>
      </w:r>
      <w:proofErr w:type="spellStart"/>
      <w:r>
        <w:t>llena</w:t>
      </w:r>
      <w:proofErr w:type="spellEnd"/>
      <w:r>
        <w:t xml:space="preserve"> de </w:t>
      </w:r>
      <w:proofErr w:type="spellStart"/>
      <w:r>
        <w:t>gozo</w:t>
      </w:r>
      <w:proofErr w:type="spellEnd"/>
      <w:r>
        <w:t xml:space="preserve"> e </w:t>
      </w:r>
      <w:proofErr w:type="spellStart"/>
      <w:r>
        <w:t>inspiración</w:t>
      </w:r>
      <w:proofErr w:type="spellEnd"/>
      <w:r>
        <w:t xml:space="preserve"> a </w:t>
      </w:r>
      <w:proofErr w:type="spellStart"/>
      <w:r>
        <w:t>los</w:t>
      </w:r>
      <w:proofErr w:type="spellEnd"/>
      <w:r>
        <w:t xml:space="preserve"> </w:t>
      </w:r>
      <w:proofErr w:type="spellStart"/>
      <w:r>
        <w:t>corazones</w:t>
      </w:r>
      <w:proofErr w:type="spellEnd"/>
      <w:r>
        <w:t xml:space="preserve">. </w:t>
      </w:r>
      <w:proofErr w:type="gramStart"/>
      <w:r>
        <w:t>Los</w:t>
      </w:r>
      <w:proofErr w:type="gramEnd"/>
      <w:r>
        <w:t xml:space="preserve"> </w:t>
      </w:r>
      <w:proofErr w:type="spellStart"/>
      <w:r>
        <w:t>que</w:t>
      </w:r>
      <w:proofErr w:type="spellEnd"/>
      <w:r>
        <w:t xml:space="preserve"> no </w:t>
      </w:r>
      <w:proofErr w:type="spellStart"/>
      <w:r>
        <w:t>han</w:t>
      </w:r>
      <w:proofErr w:type="spellEnd"/>
      <w:r>
        <w:t xml:space="preserve"> </w:t>
      </w:r>
      <w:proofErr w:type="spellStart"/>
      <w:r>
        <w:t>preparado</w:t>
      </w:r>
      <w:proofErr w:type="spellEnd"/>
      <w:r>
        <w:t xml:space="preserve"> </w:t>
      </w:r>
      <w:proofErr w:type="spellStart"/>
      <w:r>
        <w:t>su</w:t>
      </w:r>
      <w:proofErr w:type="spellEnd"/>
      <w:r>
        <w:t xml:space="preserve"> </w:t>
      </w:r>
      <w:proofErr w:type="spellStart"/>
      <w:r>
        <w:t>sensibilidad</w:t>
      </w:r>
      <w:proofErr w:type="spellEnd"/>
      <w:r>
        <w:t xml:space="preserve"> para </w:t>
      </w:r>
      <w:proofErr w:type="spellStart"/>
      <w:r>
        <w:t>percibirme</w:t>
      </w:r>
      <w:proofErr w:type="spellEnd"/>
      <w:r>
        <w:t xml:space="preserve">, son </w:t>
      </w:r>
      <w:proofErr w:type="spellStart"/>
      <w:r>
        <w:t>los</w:t>
      </w:r>
      <w:proofErr w:type="spellEnd"/>
      <w:r>
        <w:t xml:space="preserve"> </w:t>
      </w:r>
      <w:proofErr w:type="spellStart"/>
      <w:r>
        <w:t>que</w:t>
      </w:r>
      <w:proofErr w:type="spellEnd"/>
      <w:r>
        <w:t xml:space="preserve"> </w:t>
      </w:r>
      <w:proofErr w:type="spellStart"/>
      <w:r>
        <w:t>tiene</w:t>
      </w:r>
      <w:proofErr w:type="spellEnd"/>
      <w:r>
        <w:t xml:space="preserve"> sed y </w:t>
      </w:r>
      <w:proofErr w:type="spellStart"/>
      <w:r>
        <w:t>carecen</w:t>
      </w:r>
      <w:proofErr w:type="spellEnd"/>
      <w:r>
        <w:t xml:space="preserve"> de </w:t>
      </w:r>
      <w:proofErr w:type="spellStart"/>
      <w:r>
        <w:t>paz</w:t>
      </w:r>
      <w:proofErr w:type="spellEnd"/>
      <w:r>
        <w:t xml:space="preserve">. Es </w:t>
      </w:r>
      <w:proofErr w:type="spellStart"/>
      <w:r>
        <w:t>entonces</w:t>
      </w:r>
      <w:proofErr w:type="spellEnd"/>
      <w:r>
        <w:t xml:space="preserve"> </w:t>
      </w:r>
      <w:proofErr w:type="spellStart"/>
      <w:r>
        <w:t>cuando</w:t>
      </w:r>
      <w:proofErr w:type="spellEnd"/>
      <w:r>
        <w:t xml:space="preserve"> </w:t>
      </w:r>
      <w:proofErr w:type="spellStart"/>
      <w:r>
        <w:t>digo</w:t>
      </w:r>
      <w:proofErr w:type="spellEnd"/>
      <w:r>
        <w:t xml:space="preserve"> a </w:t>
      </w:r>
      <w:proofErr w:type="spellStart"/>
      <w:r>
        <w:t>los</w:t>
      </w:r>
      <w:proofErr w:type="spellEnd"/>
      <w:r>
        <w:t xml:space="preserve"> </w:t>
      </w:r>
      <w:proofErr w:type="spellStart"/>
      <w:r>
        <w:t>que</w:t>
      </w:r>
      <w:proofErr w:type="spellEnd"/>
      <w:r>
        <w:t xml:space="preserve"> </w:t>
      </w:r>
      <w:proofErr w:type="spellStart"/>
      <w:r>
        <w:t>reciben</w:t>
      </w:r>
      <w:proofErr w:type="spellEnd"/>
      <w:r>
        <w:t xml:space="preserve"> la </w:t>
      </w:r>
      <w:proofErr w:type="spellStart"/>
      <w:r>
        <w:t>inspiración</w:t>
      </w:r>
      <w:proofErr w:type="spellEnd"/>
      <w:r>
        <w:t xml:space="preserve"> </w:t>
      </w:r>
      <w:proofErr w:type="spellStart"/>
      <w:r>
        <w:t>divina</w:t>
      </w:r>
      <w:proofErr w:type="spellEnd"/>
      <w:r>
        <w:t xml:space="preserve">, </w:t>
      </w:r>
      <w:proofErr w:type="spellStart"/>
      <w:r>
        <w:t>que</w:t>
      </w:r>
      <w:proofErr w:type="spellEnd"/>
      <w:r>
        <w:t xml:space="preserve"> </w:t>
      </w:r>
      <w:proofErr w:type="spellStart"/>
      <w:r>
        <w:t>llamen</w:t>
      </w:r>
      <w:proofErr w:type="spellEnd"/>
      <w:r>
        <w:t xml:space="preserve"> a sus </w:t>
      </w:r>
      <w:proofErr w:type="spellStart"/>
      <w:r>
        <w:t>hermanos</w:t>
      </w:r>
      <w:proofErr w:type="spellEnd"/>
      <w:r>
        <w:t xml:space="preserve"> y les </w:t>
      </w:r>
      <w:proofErr w:type="spellStart"/>
      <w:r>
        <w:t>despierten</w:t>
      </w:r>
      <w:proofErr w:type="spellEnd"/>
      <w:r>
        <w:t xml:space="preserve"> con la </w:t>
      </w:r>
      <w:proofErr w:type="spellStart"/>
      <w:r>
        <w:t>buena</w:t>
      </w:r>
      <w:proofErr w:type="spellEnd"/>
      <w:r>
        <w:t xml:space="preserve"> </w:t>
      </w:r>
      <w:proofErr w:type="spellStart"/>
      <w:r>
        <w:t>nueva</w:t>
      </w:r>
      <w:proofErr w:type="spellEnd"/>
      <w:r>
        <w:t xml:space="preserve"> de mi </w:t>
      </w:r>
      <w:proofErr w:type="spellStart"/>
      <w:r>
        <w:t>llegada</w:t>
      </w:r>
      <w:proofErr w:type="spellEnd"/>
      <w:r>
        <w:t xml:space="preserve"> </w:t>
      </w:r>
      <w:proofErr w:type="spellStart"/>
      <w:r>
        <w:t>espiritual</w:t>
      </w:r>
      <w:proofErr w:type="spellEnd"/>
      <w:r>
        <w:t xml:space="preserve">. </w:t>
      </w:r>
    </w:p>
    <w:p w14:paraId="0A24BE1A" w14:textId="77777777" w:rsidR="00F50769" w:rsidRDefault="00F50769" w:rsidP="00F50769">
      <w:r>
        <w:t xml:space="preserve">37. Esta </w:t>
      </w:r>
      <w:proofErr w:type="spellStart"/>
      <w:r>
        <w:t>vida</w:t>
      </w:r>
      <w:proofErr w:type="spellEnd"/>
      <w:r>
        <w:t xml:space="preserve"> es </w:t>
      </w:r>
      <w:proofErr w:type="spellStart"/>
      <w:r>
        <w:t>una</w:t>
      </w:r>
      <w:proofErr w:type="spellEnd"/>
      <w:r>
        <w:t xml:space="preserve"> continua </w:t>
      </w:r>
      <w:proofErr w:type="spellStart"/>
      <w:r>
        <w:t>prueba</w:t>
      </w:r>
      <w:proofErr w:type="spellEnd"/>
      <w:r>
        <w:t xml:space="preserve"> para </w:t>
      </w:r>
      <w:proofErr w:type="spellStart"/>
      <w:r>
        <w:t>el</w:t>
      </w:r>
      <w:proofErr w:type="spellEnd"/>
      <w:r>
        <w:t xml:space="preserve"> hombre, </w:t>
      </w:r>
      <w:proofErr w:type="spellStart"/>
      <w:r>
        <w:t>desde</w:t>
      </w:r>
      <w:proofErr w:type="spellEnd"/>
      <w:r>
        <w:t xml:space="preserve"> </w:t>
      </w:r>
      <w:proofErr w:type="spellStart"/>
      <w:r>
        <w:t>que</w:t>
      </w:r>
      <w:proofErr w:type="spellEnd"/>
      <w:r>
        <w:t xml:space="preserve"> </w:t>
      </w:r>
      <w:proofErr w:type="spellStart"/>
      <w:r>
        <w:t>nace</w:t>
      </w:r>
      <w:proofErr w:type="spellEnd"/>
      <w:r>
        <w:t xml:space="preserve"> hasta </w:t>
      </w:r>
      <w:proofErr w:type="spellStart"/>
      <w:r>
        <w:t>que</w:t>
      </w:r>
      <w:proofErr w:type="spellEnd"/>
      <w:r>
        <w:t xml:space="preserve"> </w:t>
      </w:r>
      <w:proofErr w:type="spellStart"/>
      <w:r>
        <w:t>deja</w:t>
      </w:r>
      <w:proofErr w:type="spellEnd"/>
      <w:r>
        <w:t xml:space="preserve"> de </w:t>
      </w:r>
      <w:proofErr w:type="spellStart"/>
      <w:r>
        <w:t>existir</w:t>
      </w:r>
      <w:proofErr w:type="spellEnd"/>
      <w:r>
        <w:t xml:space="preserve">. </w:t>
      </w:r>
    </w:p>
    <w:p w14:paraId="3E9DAA50" w14:textId="77777777" w:rsidR="00F50769" w:rsidRDefault="00F50769" w:rsidP="00F50769">
      <w:r>
        <w:t xml:space="preserve">38. La </w:t>
      </w:r>
      <w:proofErr w:type="spellStart"/>
      <w:r>
        <w:t>vida</w:t>
      </w:r>
      <w:proofErr w:type="spellEnd"/>
      <w:r>
        <w:t xml:space="preserve"> humana es para </w:t>
      </w:r>
      <w:proofErr w:type="spellStart"/>
      <w:r>
        <w:t>el</w:t>
      </w:r>
      <w:proofErr w:type="spellEnd"/>
      <w:r>
        <w:t xml:space="preserve"> </w:t>
      </w:r>
      <w:proofErr w:type="spellStart"/>
      <w:r>
        <w:t>espíritu</w:t>
      </w:r>
      <w:proofErr w:type="spellEnd"/>
      <w:r>
        <w:t xml:space="preserve"> </w:t>
      </w:r>
      <w:proofErr w:type="spellStart"/>
      <w:r>
        <w:t>el</w:t>
      </w:r>
      <w:proofErr w:type="spellEnd"/>
      <w:r>
        <w:t xml:space="preserve"> </w:t>
      </w:r>
      <w:proofErr w:type="spellStart"/>
      <w:r>
        <w:t>crisol</w:t>
      </w:r>
      <w:proofErr w:type="spellEnd"/>
      <w:r>
        <w:t xml:space="preserve"> </w:t>
      </w:r>
      <w:proofErr w:type="spellStart"/>
      <w:r>
        <w:t>donde</w:t>
      </w:r>
      <w:proofErr w:type="spellEnd"/>
      <w:r>
        <w:t xml:space="preserve"> se </w:t>
      </w:r>
      <w:proofErr w:type="spellStart"/>
      <w:r>
        <w:t>purifica</w:t>
      </w:r>
      <w:proofErr w:type="spellEnd"/>
      <w:r>
        <w:t xml:space="preserve"> y </w:t>
      </w:r>
      <w:proofErr w:type="spellStart"/>
      <w:r>
        <w:t>el</w:t>
      </w:r>
      <w:proofErr w:type="spellEnd"/>
      <w:r>
        <w:t xml:space="preserve"> </w:t>
      </w:r>
      <w:proofErr w:type="spellStart"/>
      <w:r>
        <w:t>yunque</w:t>
      </w:r>
      <w:proofErr w:type="spellEnd"/>
      <w:r>
        <w:t xml:space="preserve"> </w:t>
      </w:r>
      <w:proofErr w:type="spellStart"/>
      <w:r>
        <w:t>donde</w:t>
      </w:r>
      <w:proofErr w:type="spellEnd"/>
      <w:r>
        <w:t xml:space="preserve"> se </w:t>
      </w:r>
      <w:proofErr w:type="spellStart"/>
      <w:r>
        <w:t>forja</w:t>
      </w:r>
      <w:proofErr w:type="spellEnd"/>
      <w:r>
        <w:t xml:space="preserve">. Es indispensable </w:t>
      </w:r>
      <w:proofErr w:type="spellStart"/>
      <w:r>
        <w:t>que</w:t>
      </w:r>
      <w:proofErr w:type="spellEnd"/>
      <w:r>
        <w:t xml:space="preserve"> </w:t>
      </w:r>
      <w:proofErr w:type="spellStart"/>
      <w:r>
        <w:t>el</w:t>
      </w:r>
      <w:proofErr w:type="spellEnd"/>
      <w:r>
        <w:t xml:space="preserve"> hombre </w:t>
      </w:r>
      <w:proofErr w:type="spellStart"/>
      <w:r>
        <w:t>tenga</w:t>
      </w:r>
      <w:proofErr w:type="spellEnd"/>
      <w:r>
        <w:t xml:space="preserve"> ideal </w:t>
      </w:r>
      <w:proofErr w:type="spellStart"/>
      <w:r>
        <w:t>en</w:t>
      </w:r>
      <w:proofErr w:type="spellEnd"/>
      <w:r>
        <w:t xml:space="preserve"> </w:t>
      </w:r>
      <w:proofErr w:type="spellStart"/>
      <w:r>
        <w:t>su</w:t>
      </w:r>
      <w:proofErr w:type="spellEnd"/>
      <w:r>
        <w:t xml:space="preserve"> </w:t>
      </w:r>
      <w:proofErr w:type="spellStart"/>
      <w:r>
        <w:t>espíritu</w:t>
      </w:r>
      <w:proofErr w:type="spellEnd"/>
      <w:r>
        <w:t xml:space="preserve">, </w:t>
      </w:r>
      <w:proofErr w:type="spellStart"/>
      <w:r>
        <w:t>fe</w:t>
      </w:r>
      <w:proofErr w:type="spellEnd"/>
      <w:r>
        <w:t xml:space="preserve"> </w:t>
      </w:r>
      <w:proofErr w:type="spellStart"/>
      <w:r>
        <w:t>en</w:t>
      </w:r>
      <w:proofErr w:type="spellEnd"/>
      <w:r>
        <w:t xml:space="preserve"> </w:t>
      </w:r>
      <w:proofErr w:type="spellStart"/>
      <w:r>
        <w:t>su</w:t>
      </w:r>
      <w:proofErr w:type="spellEnd"/>
      <w:r>
        <w:t xml:space="preserve"> </w:t>
      </w:r>
      <w:proofErr w:type="spellStart"/>
      <w:r>
        <w:t>Creador</w:t>
      </w:r>
      <w:proofErr w:type="spellEnd"/>
      <w:r>
        <w:t xml:space="preserve"> y amor a </w:t>
      </w:r>
      <w:proofErr w:type="spellStart"/>
      <w:r>
        <w:t>su</w:t>
      </w:r>
      <w:proofErr w:type="spellEnd"/>
      <w:r>
        <w:t xml:space="preserve"> </w:t>
      </w:r>
      <w:proofErr w:type="spellStart"/>
      <w:r>
        <w:t>destino</w:t>
      </w:r>
      <w:proofErr w:type="spellEnd"/>
      <w:r>
        <w:t xml:space="preserve">, para </w:t>
      </w:r>
      <w:proofErr w:type="spellStart"/>
      <w:r>
        <w:t>poder</w:t>
      </w:r>
      <w:proofErr w:type="spellEnd"/>
      <w:r>
        <w:t xml:space="preserve"> </w:t>
      </w:r>
      <w:proofErr w:type="spellStart"/>
      <w:r>
        <w:t>llevar</w:t>
      </w:r>
      <w:proofErr w:type="spellEnd"/>
      <w:r>
        <w:t xml:space="preserve"> con </w:t>
      </w:r>
      <w:proofErr w:type="spellStart"/>
      <w:r>
        <w:t>paciencia</w:t>
      </w:r>
      <w:proofErr w:type="spellEnd"/>
      <w:r>
        <w:t xml:space="preserve"> </w:t>
      </w:r>
      <w:proofErr w:type="spellStart"/>
      <w:r>
        <w:t>su</w:t>
      </w:r>
      <w:proofErr w:type="spellEnd"/>
      <w:r>
        <w:t xml:space="preserve"> </w:t>
      </w:r>
      <w:proofErr w:type="spellStart"/>
      <w:r>
        <w:t>cruz</w:t>
      </w:r>
      <w:proofErr w:type="spellEnd"/>
      <w:r>
        <w:t xml:space="preserve"> hasta la </w:t>
      </w:r>
      <w:proofErr w:type="spellStart"/>
      <w:r>
        <w:t>cima</w:t>
      </w:r>
      <w:proofErr w:type="spellEnd"/>
      <w:r>
        <w:t xml:space="preserve"> de </w:t>
      </w:r>
      <w:proofErr w:type="spellStart"/>
      <w:r>
        <w:t>su</w:t>
      </w:r>
      <w:proofErr w:type="spellEnd"/>
      <w:r>
        <w:t xml:space="preserve"> </w:t>
      </w:r>
      <w:proofErr w:type="spellStart"/>
      <w:r>
        <w:t>calvario</w:t>
      </w:r>
      <w:proofErr w:type="spellEnd"/>
      <w:r>
        <w:t xml:space="preserve">. </w:t>
      </w:r>
    </w:p>
    <w:p w14:paraId="419B81C0" w14:textId="77777777" w:rsidR="00F50769" w:rsidRDefault="00F50769" w:rsidP="00F50769">
      <w:r>
        <w:t xml:space="preserve">39. Sin la </w:t>
      </w:r>
      <w:proofErr w:type="spellStart"/>
      <w:r>
        <w:t>fe</w:t>
      </w:r>
      <w:proofErr w:type="spellEnd"/>
      <w:r>
        <w:t xml:space="preserve"> </w:t>
      </w:r>
      <w:proofErr w:type="spellStart"/>
      <w:r>
        <w:t>en</w:t>
      </w:r>
      <w:proofErr w:type="spellEnd"/>
      <w:r>
        <w:t xml:space="preserve"> la </w:t>
      </w:r>
      <w:proofErr w:type="spellStart"/>
      <w:r>
        <w:t>vida</w:t>
      </w:r>
      <w:proofErr w:type="spellEnd"/>
      <w:r>
        <w:t xml:space="preserve"> </w:t>
      </w:r>
      <w:proofErr w:type="spellStart"/>
      <w:r>
        <w:t>eterna</w:t>
      </w:r>
      <w:proofErr w:type="spellEnd"/>
      <w:r>
        <w:t xml:space="preserve">, </w:t>
      </w:r>
      <w:proofErr w:type="spellStart"/>
      <w:r>
        <w:t>el</w:t>
      </w:r>
      <w:proofErr w:type="spellEnd"/>
      <w:r>
        <w:t xml:space="preserve"> hombre </w:t>
      </w:r>
      <w:proofErr w:type="spellStart"/>
      <w:r>
        <w:t>cae</w:t>
      </w:r>
      <w:proofErr w:type="spellEnd"/>
      <w:r>
        <w:t xml:space="preserve"> </w:t>
      </w:r>
      <w:proofErr w:type="spellStart"/>
      <w:r>
        <w:t>en</w:t>
      </w:r>
      <w:proofErr w:type="spellEnd"/>
      <w:r>
        <w:t xml:space="preserve"> la </w:t>
      </w:r>
      <w:proofErr w:type="spellStart"/>
      <w:r>
        <w:t>desesperación</w:t>
      </w:r>
      <w:proofErr w:type="spellEnd"/>
      <w:r>
        <w:t xml:space="preserve">, </w:t>
      </w:r>
      <w:proofErr w:type="spellStart"/>
      <w:r>
        <w:t>en</w:t>
      </w:r>
      <w:proofErr w:type="spellEnd"/>
      <w:r>
        <w:t xml:space="preserve"> medio de las </w:t>
      </w:r>
      <w:proofErr w:type="spellStart"/>
      <w:r>
        <w:t>pruebas</w:t>
      </w:r>
      <w:proofErr w:type="spellEnd"/>
      <w:r>
        <w:t xml:space="preserve">, sin </w:t>
      </w:r>
      <w:proofErr w:type="spellStart"/>
      <w:r>
        <w:t>ideales</w:t>
      </w:r>
      <w:proofErr w:type="spellEnd"/>
      <w:r>
        <w:t xml:space="preserve"> </w:t>
      </w:r>
      <w:proofErr w:type="spellStart"/>
      <w:r>
        <w:t>elevados</w:t>
      </w:r>
      <w:proofErr w:type="spellEnd"/>
      <w:r>
        <w:t xml:space="preserve">, se </w:t>
      </w:r>
      <w:proofErr w:type="spellStart"/>
      <w:r>
        <w:t>hunde</w:t>
      </w:r>
      <w:proofErr w:type="spellEnd"/>
      <w:r>
        <w:t xml:space="preserve"> </w:t>
      </w:r>
      <w:proofErr w:type="spellStart"/>
      <w:r>
        <w:t>en</w:t>
      </w:r>
      <w:proofErr w:type="spellEnd"/>
      <w:r>
        <w:t xml:space="preserve"> </w:t>
      </w:r>
      <w:proofErr w:type="spellStart"/>
      <w:r>
        <w:t>el</w:t>
      </w:r>
      <w:proofErr w:type="spellEnd"/>
      <w:r>
        <w:t xml:space="preserve"> </w:t>
      </w:r>
      <w:proofErr w:type="spellStart"/>
      <w:r>
        <w:t>materialismo</w:t>
      </w:r>
      <w:proofErr w:type="spellEnd"/>
      <w:r>
        <w:t xml:space="preserve">, y sin </w:t>
      </w:r>
      <w:proofErr w:type="spellStart"/>
      <w:r>
        <w:t>fuerzas</w:t>
      </w:r>
      <w:proofErr w:type="spellEnd"/>
      <w:r>
        <w:t xml:space="preserve"> para </w:t>
      </w:r>
      <w:proofErr w:type="spellStart"/>
      <w:r>
        <w:t>soportar</w:t>
      </w:r>
      <w:proofErr w:type="spellEnd"/>
      <w:r>
        <w:t xml:space="preserve"> un </w:t>
      </w:r>
      <w:proofErr w:type="spellStart"/>
      <w:r>
        <w:t>desengaño</w:t>
      </w:r>
      <w:proofErr w:type="spellEnd"/>
      <w:r>
        <w:t xml:space="preserve">, se </w:t>
      </w:r>
      <w:proofErr w:type="spellStart"/>
      <w:r>
        <w:t>pierde</w:t>
      </w:r>
      <w:proofErr w:type="spellEnd"/>
      <w:r>
        <w:t xml:space="preserve"> </w:t>
      </w:r>
      <w:proofErr w:type="spellStart"/>
      <w:r>
        <w:t>en</w:t>
      </w:r>
      <w:proofErr w:type="spellEnd"/>
      <w:r>
        <w:t xml:space="preserve"> </w:t>
      </w:r>
      <w:proofErr w:type="spellStart"/>
      <w:r>
        <w:t>el</w:t>
      </w:r>
      <w:proofErr w:type="spellEnd"/>
      <w:r>
        <w:t xml:space="preserve"> </w:t>
      </w:r>
      <w:proofErr w:type="spellStart"/>
      <w:r>
        <w:t>desaliento</w:t>
      </w:r>
      <w:proofErr w:type="spellEnd"/>
      <w:r>
        <w:t xml:space="preserve"> o </w:t>
      </w:r>
      <w:proofErr w:type="spellStart"/>
      <w:r>
        <w:t>en</w:t>
      </w:r>
      <w:proofErr w:type="spellEnd"/>
      <w:r>
        <w:t xml:space="preserve"> </w:t>
      </w:r>
      <w:proofErr w:type="spellStart"/>
      <w:r>
        <w:t>el</w:t>
      </w:r>
      <w:proofErr w:type="spellEnd"/>
      <w:r>
        <w:t xml:space="preserve"> </w:t>
      </w:r>
      <w:proofErr w:type="spellStart"/>
      <w:r>
        <w:t>vicio</w:t>
      </w:r>
      <w:proofErr w:type="spellEnd"/>
      <w:r>
        <w:t xml:space="preserve">.  </w:t>
      </w:r>
    </w:p>
    <w:p w14:paraId="05CD6F8E" w14:textId="77777777" w:rsidR="00F50769" w:rsidRDefault="00F50769" w:rsidP="00F50769">
      <w:r>
        <w:t xml:space="preserve">40. Todo </w:t>
      </w:r>
      <w:proofErr w:type="spellStart"/>
      <w:r>
        <w:t>esto</w:t>
      </w:r>
      <w:proofErr w:type="spellEnd"/>
      <w:r>
        <w:t xml:space="preserve"> lo sabe la </w:t>
      </w:r>
      <w:proofErr w:type="spellStart"/>
      <w:r>
        <w:t>humanidad</w:t>
      </w:r>
      <w:proofErr w:type="spellEnd"/>
      <w:r>
        <w:t xml:space="preserve"> </w:t>
      </w:r>
      <w:proofErr w:type="spellStart"/>
      <w:r>
        <w:t>por</w:t>
      </w:r>
      <w:proofErr w:type="spellEnd"/>
      <w:r>
        <w:t xml:space="preserve"> </w:t>
      </w:r>
      <w:proofErr w:type="spellStart"/>
      <w:r>
        <w:t>propia</w:t>
      </w:r>
      <w:proofErr w:type="spellEnd"/>
      <w:r>
        <w:t xml:space="preserve"> </w:t>
      </w:r>
      <w:proofErr w:type="spellStart"/>
      <w:r>
        <w:t>experiencia</w:t>
      </w:r>
      <w:proofErr w:type="spellEnd"/>
      <w:r>
        <w:t xml:space="preserve">, </w:t>
      </w:r>
      <w:proofErr w:type="spellStart"/>
      <w:r>
        <w:t>porque</w:t>
      </w:r>
      <w:proofErr w:type="spellEnd"/>
      <w:r>
        <w:t xml:space="preserve"> ha </w:t>
      </w:r>
      <w:proofErr w:type="spellStart"/>
      <w:r>
        <w:t>sido</w:t>
      </w:r>
      <w:proofErr w:type="spellEnd"/>
      <w:r>
        <w:t xml:space="preserve"> </w:t>
      </w:r>
      <w:proofErr w:type="spellStart"/>
      <w:r>
        <w:t>menester</w:t>
      </w:r>
      <w:proofErr w:type="spellEnd"/>
      <w:r>
        <w:t xml:space="preserve"> </w:t>
      </w:r>
      <w:proofErr w:type="spellStart"/>
      <w:r>
        <w:t>que</w:t>
      </w:r>
      <w:proofErr w:type="spellEnd"/>
      <w:r>
        <w:t xml:space="preserve"> </w:t>
      </w:r>
      <w:proofErr w:type="spellStart"/>
      <w:r>
        <w:t>conozca</w:t>
      </w:r>
      <w:proofErr w:type="spellEnd"/>
      <w:r>
        <w:t xml:space="preserve"> </w:t>
      </w:r>
      <w:proofErr w:type="spellStart"/>
      <w:r>
        <w:t>el</w:t>
      </w:r>
      <w:proofErr w:type="spellEnd"/>
      <w:r>
        <w:t xml:space="preserve"> </w:t>
      </w:r>
      <w:proofErr w:type="spellStart"/>
      <w:r>
        <w:t>lado</w:t>
      </w:r>
      <w:proofErr w:type="spellEnd"/>
      <w:r>
        <w:t xml:space="preserve"> doloroso de la </w:t>
      </w:r>
      <w:proofErr w:type="spellStart"/>
      <w:r>
        <w:t>vida</w:t>
      </w:r>
      <w:proofErr w:type="spellEnd"/>
      <w:r>
        <w:t xml:space="preserve"> y las </w:t>
      </w:r>
      <w:proofErr w:type="spellStart"/>
      <w:r>
        <w:t>tinieblas</w:t>
      </w:r>
      <w:proofErr w:type="spellEnd"/>
      <w:r>
        <w:t xml:space="preserve">, para </w:t>
      </w:r>
      <w:proofErr w:type="spellStart"/>
      <w:r>
        <w:t>que</w:t>
      </w:r>
      <w:proofErr w:type="spellEnd"/>
      <w:r>
        <w:t xml:space="preserve"> </w:t>
      </w:r>
      <w:proofErr w:type="spellStart"/>
      <w:r>
        <w:t>pueda</w:t>
      </w:r>
      <w:proofErr w:type="spellEnd"/>
      <w:r>
        <w:t xml:space="preserve"> </w:t>
      </w:r>
      <w:proofErr w:type="spellStart"/>
      <w:r>
        <w:t>distinguir</w:t>
      </w:r>
      <w:proofErr w:type="spellEnd"/>
      <w:r>
        <w:t xml:space="preserve"> la luz </w:t>
      </w:r>
      <w:proofErr w:type="spellStart"/>
      <w:r>
        <w:t>cuando</w:t>
      </w:r>
      <w:proofErr w:type="spellEnd"/>
      <w:r>
        <w:t xml:space="preserve"> </w:t>
      </w:r>
      <w:proofErr w:type="spellStart"/>
      <w:r>
        <w:t>ésta</w:t>
      </w:r>
      <w:proofErr w:type="spellEnd"/>
      <w:r>
        <w:t xml:space="preserve"> </w:t>
      </w:r>
      <w:proofErr w:type="spellStart"/>
      <w:r>
        <w:t>llega</w:t>
      </w:r>
      <w:proofErr w:type="spellEnd"/>
      <w:r>
        <w:t xml:space="preserve"> a sus </w:t>
      </w:r>
      <w:proofErr w:type="spellStart"/>
      <w:r>
        <w:t>pupilas</w:t>
      </w:r>
      <w:proofErr w:type="spellEnd"/>
      <w:r>
        <w:t xml:space="preserve">; </w:t>
      </w:r>
      <w:proofErr w:type="spellStart"/>
      <w:r>
        <w:t>por</w:t>
      </w:r>
      <w:proofErr w:type="spellEnd"/>
      <w:r>
        <w:t xml:space="preserve"> </w:t>
      </w:r>
      <w:proofErr w:type="spellStart"/>
      <w:r>
        <w:t>eso</w:t>
      </w:r>
      <w:proofErr w:type="spellEnd"/>
      <w:r>
        <w:t xml:space="preserve"> </w:t>
      </w:r>
      <w:proofErr w:type="spellStart"/>
      <w:r>
        <w:t>os</w:t>
      </w:r>
      <w:proofErr w:type="spellEnd"/>
      <w:r>
        <w:t xml:space="preserve"> he </w:t>
      </w:r>
      <w:proofErr w:type="spellStart"/>
      <w:r>
        <w:t>dicho</w:t>
      </w:r>
      <w:proofErr w:type="spellEnd"/>
      <w:r>
        <w:t xml:space="preserve"> </w:t>
      </w:r>
      <w:proofErr w:type="spellStart"/>
      <w:r>
        <w:t>en</w:t>
      </w:r>
      <w:proofErr w:type="spellEnd"/>
      <w:r>
        <w:t xml:space="preserve"> </w:t>
      </w:r>
      <w:proofErr w:type="spellStart"/>
      <w:r>
        <w:t>este</w:t>
      </w:r>
      <w:proofErr w:type="spellEnd"/>
      <w:r>
        <w:t xml:space="preserve"> día, </w:t>
      </w:r>
      <w:proofErr w:type="spellStart"/>
      <w:r>
        <w:t>que</w:t>
      </w:r>
      <w:proofErr w:type="spellEnd"/>
      <w:r>
        <w:t xml:space="preserve"> hay </w:t>
      </w:r>
      <w:proofErr w:type="spellStart"/>
      <w:r>
        <w:t>regocijo</w:t>
      </w:r>
      <w:proofErr w:type="spellEnd"/>
      <w:r>
        <w:t xml:space="preserve"> </w:t>
      </w:r>
      <w:proofErr w:type="spellStart"/>
      <w:r>
        <w:t>en</w:t>
      </w:r>
      <w:proofErr w:type="spellEnd"/>
      <w:r>
        <w:t xml:space="preserve"> </w:t>
      </w:r>
      <w:proofErr w:type="spellStart"/>
      <w:r>
        <w:t>los</w:t>
      </w:r>
      <w:proofErr w:type="spellEnd"/>
      <w:r>
        <w:t xml:space="preserve"> </w:t>
      </w:r>
      <w:proofErr w:type="spellStart"/>
      <w:r>
        <w:t>espíritus</w:t>
      </w:r>
      <w:proofErr w:type="spellEnd"/>
      <w:r>
        <w:t xml:space="preserve"> </w:t>
      </w:r>
      <w:proofErr w:type="spellStart"/>
      <w:r>
        <w:t>que</w:t>
      </w:r>
      <w:proofErr w:type="spellEnd"/>
      <w:r>
        <w:t xml:space="preserve"> </w:t>
      </w:r>
      <w:proofErr w:type="spellStart"/>
      <w:r>
        <w:t>han</w:t>
      </w:r>
      <w:proofErr w:type="spellEnd"/>
      <w:r>
        <w:t xml:space="preserve"> </w:t>
      </w:r>
      <w:proofErr w:type="spellStart"/>
      <w:r>
        <w:t>abierto</w:t>
      </w:r>
      <w:proofErr w:type="spellEnd"/>
      <w:r>
        <w:t xml:space="preserve"> sus ojos para </w:t>
      </w:r>
      <w:proofErr w:type="spellStart"/>
      <w:r>
        <w:t>contemplar</w:t>
      </w:r>
      <w:proofErr w:type="spellEnd"/>
      <w:r>
        <w:t xml:space="preserve"> la luz </w:t>
      </w:r>
      <w:proofErr w:type="spellStart"/>
      <w:r>
        <w:t>divina</w:t>
      </w:r>
      <w:proofErr w:type="spellEnd"/>
      <w:r>
        <w:t xml:space="preserve"> de la </w:t>
      </w:r>
      <w:proofErr w:type="spellStart"/>
      <w:r>
        <w:t>sabiduría</w:t>
      </w:r>
      <w:proofErr w:type="spellEnd"/>
      <w:r>
        <w:t xml:space="preserve"> y del amor. </w:t>
      </w:r>
    </w:p>
    <w:p w14:paraId="353D5508" w14:textId="77777777" w:rsidR="00F50769" w:rsidRDefault="00F50769" w:rsidP="00F50769">
      <w:r>
        <w:t xml:space="preserve">41. En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muchos</w:t>
      </w:r>
      <w:proofErr w:type="spellEnd"/>
      <w:r>
        <w:t xml:space="preserve"> </w:t>
      </w:r>
      <w:proofErr w:type="spellStart"/>
      <w:r>
        <w:t>huirán</w:t>
      </w:r>
      <w:proofErr w:type="spellEnd"/>
      <w:r>
        <w:t xml:space="preserve"> de mi </w:t>
      </w:r>
      <w:proofErr w:type="spellStart"/>
      <w:r>
        <w:t>Doctrina</w:t>
      </w:r>
      <w:proofErr w:type="spellEnd"/>
      <w:r>
        <w:t xml:space="preserve"> </w:t>
      </w:r>
      <w:proofErr w:type="spellStart"/>
      <w:r>
        <w:t>por</w:t>
      </w:r>
      <w:proofErr w:type="spellEnd"/>
      <w:r>
        <w:t xml:space="preserve"> </w:t>
      </w:r>
      <w:proofErr w:type="spellStart"/>
      <w:r>
        <w:t>temor</w:t>
      </w:r>
      <w:proofErr w:type="spellEnd"/>
      <w:r>
        <w:t xml:space="preserve"> </w:t>
      </w:r>
      <w:proofErr w:type="gramStart"/>
      <w:r>
        <w:t>a</w:t>
      </w:r>
      <w:proofErr w:type="gramEnd"/>
      <w:r>
        <w:t xml:space="preserve"> </w:t>
      </w:r>
      <w:proofErr w:type="spellStart"/>
      <w:r>
        <w:t>espiritualizarse</w:t>
      </w:r>
      <w:proofErr w:type="spellEnd"/>
      <w:r>
        <w:t xml:space="preserve">, mas no </w:t>
      </w:r>
      <w:proofErr w:type="spellStart"/>
      <w:r>
        <w:t>será</w:t>
      </w:r>
      <w:proofErr w:type="spellEnd"/>
      <w:r>
        <w:t xml:space="preserve"> la </w:t>
      </w:r>
      <w:proofErr w:type="spellStart"/>
      <w:r>
        <w:t>razón</w:t>
      </w:r>
      <w:proofErr w:type="spellEnd"/>
      <w:r>
        <w:t xml:space="preserve"> </w:t>
      </w:r>
      <w:proofErr w:type="spellStart"/>
      <w:r>
        <w:t>ni</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el</w:t>
      </w:r>
      <w:proofErr w:type="spellEnd"/>
      <w:r>
        <w:t xml:space="preserve"> </w:t>
      </w:r>
      <w:proofErr w:type="spellStart"/>
      <w:r>
        <w:t>que</w:t>
      </w:r>
      <w:proofErr w:type="spellEnd"/>
      <w:r>
        <w:t xml:space="preserve"> </w:t>
      </w:r>
      <w:proofErr w:type="spellStart"/>
      <w:r>
        <w:t>hable</w:t>
      </w:r>
      <w:proofErr w:type="spellEnd"/>
      <w:r>
        <w:t xml:space="preserve"> </w:t>
      </w:r>
      <w:proofErr w:type="spellStart"/>
      <w:r>
        <w:t>en</w:t>
      </w:r>
      <w:proofErr w:type="spellEnd"/>
      <w:r>
        <w:t xml:space="preserve"> </w:t>
      </w:r>
      <w:proofErr w:type="spellStart"/>
      <w:r>
        <w:t>ellos</w:t>
      </w:r>
      <w:proofErr w:type="spellEnd"/>
      <w:r>
        <w:t xml:space="preserve">, </w:t>
      </w:r>
      <w:proofErr w:type="spellStart"/>
      <w:r>
        <w:t>sino</w:t>
      </w:r>
      <w:proofErr w:type="spellEnd"/>
      <w:r>
        <w:t xml:space="preserve"> las </w:t>
      </w:r>
      <w:proofErr w:type="spellStart"/>
      <w:r>
        <w:t>bajas</w:t>
      </w:r>
      <w:proofErr w:type="spellEnd"/>
      <w:r>
        <w:t xml:space="preserve"> </w:t>
      </w:r>
      <w:proofErr w:type="spellStart"/>
      <w:r>
        <w:t>pasiones</w:t>
      </w:r>
      <w:proofErr w:type="spellEnd"/>
      <w:r>
        <w:t xml:space="preserve"> de la </w:t>
      </w:r>
      <w:proofErr w:type="spellStart"/>
      <w:r>
        <w:t>materia</w:t>
      </w:r>
      <w:proofErr w:type="spellEnd"/>
      <w:r>
        <w:t xml:space="preserve">. </w:t>
      </w:r>
    </w:p>
    <w:p w14:paraId="0CF3E176" w14:textId="77777777" w:rsidR="00F50769" w:rsidRDefault="00F50769" w:rsidP="00F50769">
      <w:r>
        <w:lastRenderedPageBreak/>
        <w:t xml:space="preserve">42. Un </w:t>
      </w:r>
      <w:proofErr w:type="spellStart"/>
      <w:r>
        <w:t>espíritu</w:t>
      </w:r>
      <w:proofErr w:type="spellEnd"/>
      <w:r>
        <w:t xml:space="preserve"> </w:t>
      </w:r>
      <w:proofErr w:type="spellStart"/>
      <w:r>
        <w:t>cuando</w:t>
      </w:r>
      <w:proofErr w:type="spellEnd"/>
      <w:r>
        <w:t xml:space="preserve"> </w:t>
      </w:r>
      <w:proofErr w:type="spellStart"/>
      <w:r>
        <w:t>vive</w:t>
      </w:r>
      <w:proofErr w:type="spellEnd"/>
      <w:r>
        <w:t xml:space="preserve"> </w:t>
      </w:r>
      <w:proofErr w:type="spellStart"/>
      <w:r>
        <w:t>apegado</w:t>
      </w:r>
      <w:proofErr w:type="spellEnd"/>
      <w:r>
        <w:t xml:space="preserve"> a la </w:t>
      </w:r>
      <w:proofErr w:type="spellStart"/>
      <w:r>
        <w:t>verdad</w:t>
      </w:r>
      <w:proofErr w:type="spellEnd"/>
      <w:r>
        <w:t xml:space="preserve">, </w:t>
      </w:r>
      <w:proofErr w:type="spellStart"/>
      <w:r>
        <w:t>huye</w:t>
      </w:r>
      <w:proofErr w:type="spellEnd"/>
      <w:r>
        <w:t xml:space="preserve"> del </w:t>
      </w:r>
      <w:proofErr w:type="spellStart"/>
      <w:r>
        <w:t>materialismo</w:t>
      </w:r>
      <w:proofErr w:type="spellEnd"/>
      <w:r>
        <w:t xml:space="preserve"> </w:t>
      </w:r>
      <w:proofErr w:type="spellStart"/>
      <w:r>
        <w:t>como</w:t>
      </w:r>
      <w:proofErr w:type="spellEnd"/>
      <w:r>
        <w:t xml:space="preserve"> </w:t>
      </w:r>
      <w:proofErr w:type="spellStart"/>
      <w:r>
        <w:t>quien</w:t>
      </w:r>
      <w:proofErr w:type="spellEnd"/>
      <w:r>
        <w:t xml:space="preserve"> se </w:t>
      </w:r>
      <w:proofErr w:type="spellStart"/>
      <w:r>
        <w:t>aleja</w:t>
      </w:r>
      <w:proofErr w:type="spellEnd"/>
      <w:r>
        <w:t xml:space="preserve"> de un </w:t>
      </w:r>
      <w:proofErr w:type="spellStart"/>
      <w:r>
        <w:t>ambiente</w:t>
      </w:r>
      <w:proofErr w:type="spellEnd"/>
      <w:r>
        <w:t xml:space="preserve"> </w:t>
      </w:r>
      <w:proofErr w:type="spellStart"/>
      <w:r>
        <w:t>infecto</w:t>
      </w:r>
      <w:proofErr w:type="spellEnd"/>
      <w:r>
        <w:t xml:space="preserve">. El </w:t>
      </w:r>
      <w:proofErr w:type="spellStart"/>
      <w:r>
        <w:t>espíritu</w:t>
      </w:r>
      <w:proofErr w:type="spellEnd"/>
      <w:r>
        <w:t xml:space="preserve"> </w:t>
      </w:r>
      <w:proofErr w:type="spellStart"/>
      <w:r>
        <w:t>elevado</w:t>
      </w:r>
      <w:proofErr w:type="spellEnd"/>
      <w:r>
        <w:t xml:space="preserve"> </w:t>
      </w:r>
      <w:proofErr w:type="spellStart"/>
      <w:r>
        <w:t>sólo</w:t>
      </w:r>
      <w:proofErr w:type="spellEnd"/>
      <w:r>
        <w:t xml:space="preserve"> </w:t>
      </w:r>
      <w:proofErr w:type="spellStart"/>
      <w:r>
        <w:t>encuentra</w:t>
      </w:r>
      <w:proofErr w:type="spellEnd"/>
      <w:r>
        <w:t xml:space="preserve"> </w:t>
      </w:r>
      <w:proofErr w:type="spellStart"/>
      <w:r>
        <w:t>su</w:t>
      </w:r>
      <w:proofErr w:type="spellEnd"/>
      <w:r>
        <w:t xml:space="preserve"> </w:t>
      </w:r>
      <w:proofErr w:type="spellStart"/>
      <w:r>
        <w:t>felicidad</w:t>
      </w:r>
      <w:proofErr w:type="spellEnd"/>
      <w:r>
        <w:t xml:space="preserve"> </w:t>
      </w:r>
      <w:proofErr w:type="spellStart"/>
      <w:r>
        <w:t>en</w:t>
      </w:r>
      <w:proofErr w:type="spellEnd"/>
      <w:r>
        <w:t xml:space="preserve"> lo moral, </w:t>
      </w:r>
      <w:proofErr w:type="spellStart"/>
      <w:r>
        <w:t>en</w:t>
      </w:r>
      <w:proofErr w:type="spellEnd"/>
      <w:r>
        <w:t xml:space="preserve"> </w:t>
      </w:r>
      <w:proofErr w:type="spellStart"/>
      <w:r>
        <w:t>donde</w:t>
      </w:r>
      <w:proofErr w:type="spellEnd"/>
      <w:r>
        <w:t xml:space="preserve"> </w:t>
      </w:r>
      <w:proofErr w:type="spellStart"/>
      <w:r>
        <w:t>existe</w:t>
      </w:r>
      <w:proofErr w:type="spellEnd"/>
      <w:r>
        <w:t xml:space="preserve"> </w:t>
      </w:r>
      <w:proofErr w:type="spellStart"/>
      <w:r>
        <w:t>paz</w:t>
      </w:r>
      <w:proofErr w:type="spellEnd"/>
      <w:r>
        <w:t xml:space="preserve">, </w:t>
      </w:r>
      <w:proofErr w:type="spellStart"/>
      <w:r>
        <w:t>en</w:t>
      </w:r>
      <w:proofErr w:type="spellEnd"/>
      <w:r>
        <w:t xml:space="preserve"> </w:t>
      </w:r>
      <w:proofErr w:type="spellStart"/>
      <w:r>
        <w:t>donde</w:t>
      </w:r>
      <w:proofErr w:type="spellEnd"/>
      <w:r>
        <w:t xml:space="preserve"> </w:t>
      </w:r>
      <w:proofErr w:type="spellStart"/>
      <w:r>
        <w:t>habita</w:t>
      </w:r>
      <w:proofErr w:type="spellEnd"/>
      <w:r>
        <w:t xml:space="preserve"> </w:t>
      </w:r>
      <w:proofErr w:type="spellStart"/>
      <w:r>
        <w:t>el</w:t>
      </w:r>
      <w:proofErr w:type="spellEnd"/>
      <w:r>
        <w:t xml:space="preserve"> amor. </w:t>
      </w:r>
    </w:p>
    <w:p w14:paraId="031D1F46" w14:textId="77777777" w:rsidR="00F50769" w:rsidRDefault="00F50769" w:rsidP="00F50769">
      <w:r>
        <w:t xml:space="preserve">43. Mi luz </w:t>
      </w:r>
      <w:proofErr w:type="spellStart"/>
      <w:r>
        <w:t>está</w:t>
      </w:r>
      <w:proofErr w:type="spellEnd"/>
      <w:r>
        <w:t xml:space="preserve"> </w:t>
      </w:r>
      <w:proofErr w:type="spellStart"/>
      <w:r>
        <w:t>vibrando</w:t>
      </w:r>
      <w:proofErr w:type="spellEnd"/>
      <w:r>
        <w:t xml:space="preserve"> </w:t>
      </w:r>
      <w:proofErr w:type="spellStart"/>
      <w:r>
        <w:t>en</w:t>
      </w:r>
      <w:proofErr w:type="spellEnd"/>
      <w:r>
        <w:t xml:space="preserve"> </w:t>
      </w:r>
      <w:proofErr w:type="spellStart"/>
      <w:r>
        <w:t>todos</w:t>
      </w:r>
      <w:proofErr w:type="spellEnd"/>
      <w:r>
        <w:t xml:space="preserve"> </w:t>
      </w:r>
      <w:proofErr w:type="spellStart"/>
      <w:r>
        <w:t>los</w:t>
      </w:r>
      <w:proofErr w:type="spellEnd"/>
      <w:r>
        <w:t xml:space="preserve"> hombres, es </w:t>
      </w:r>
      <w:proofErr w:type="spellStart"/>
      <w:r>
        <w:t>una</w:t>
      </w:r>
      <w:proofErr w:type="spellEnd"/>
      <w:r>
        <w:t xml:space="preserve"> </w:t>
      </w:r>
      <w:proofErr w:type="spellStart"/>
      <w:r>
        <w:t>voz</w:t>
      </w:r>
      <w:proofErr w:type="spellEnd"/>
      <w:r>
        <w:t xml:space="preserve"> implacable </w:t>
      </w:r>
      <w:proofErr w:type="spellStart"/>
      <w:r>
        <w:t>pero</w:t>
      </w:r>
      <w:proofErr w:type="spellEnd"/>
      <w:r>
        <w:t xml:space="preserve"> dulce, </w:t>
      </w:r>
      <w:proofErr w:type="spellStart"/>
      <w:r>
        <w:t>que</w:t>
      </w:r>
      <w:proofErr w:type="spellEnd"/>
      <w:r>
        <w:t xml:space="preserve"> </w:t>
      </w:r>
      <w:proofErr w:type="spellStart"/>
      <w:r>
        <w:t>habla</w:t>
      </w:r>
      <w:proofErr w:type="spellEnd"/>
      <w:r>
        <w:t xml:space="preserve"> sin </w:t>
      </w:r>
      <w:proofErr w:type="spellStart"/>
      <w:r>
        <w:t>cesar</w:t>
      </w:r>
      <w:proofErr w:type="spellEnd"/>
      <w:r>
        <w:t xml:space="preserve"> a </w:t>
      </w:r>
      <w:proofErr w:type="spellStart"/>
      <w:r>
        <w:t>todos</w:t>
      </w:r>
      <w:proofErr w:type="spellEnd"/>
      <w:r>
        <w:t xml:space="preserve"> </w:t>
      </w:r>
      <w:proofErr w:type="spellStart"/>
      <w:r>
        <w:t>los</w:t>
      </w:r>
      <w:proofErr w:type="spellEnd"/>
      <w:r>
        <w:t xml:space="preserve"> </w:t>
      </w:r>
      <w:proofErr w:type="spellStart"/>
      <w:r>
        <w:t>corazones</w:t>
      </w:r>
      <w:proofErr w:type="spellEnd"/>
      <w:r>
        <w:t xml:space="preserve">. </w:t>
      </w:r>
    </w:p>
    <w:p w14:paraId="0F4564C6" w14:textId="77777777" w:rsidR="00F50769" w:rsidRDefault="00F50769" w:rsidP="00F50769">
      <w:r>
        <w:t xml:space="preserve">44. No </w:t>
      </w:r>
      <w:proofErr w:type="spellStart"/>
      <w:r>
        <w:t>temáis</w:t>
      </w:r>
      <w:proofErr w:type="spellEnd"/>
      <w:r>
        <w:t xml:space="preserve"> </w:t>
      </w:r>
      <w:proofErr w:type="spellStart"/>
      <w:r>
        <w:t>por</w:t>
      </w:r>
      <w:proofErr w:type="spellEnd"/>
      <w:r>
        <w:t xml:space="preserve"> </w:t>
      </w:r>
      <w:proofErr w:type="spellStart"/>
      <w:r>
        <w:t>aquellos</w:t>
      </w:r>
      <w:proofErr w:type="spellEnd"/>
      <w:r>
        <w:t xml:space="preserve"> </w:t>
      </w:r>
      <w:proofErr w:type="spellStart"/>
      <w:r>
        <w:t>que</w:t>
      </w:r>
      <w:proofErr w:type="spellEnd"/>
      <w:r>
        <w:t xml:space="preserve"> </w:t>
      </w:r>
      <w:proofErr w:type="spellStart"/>
      <w:r>
        <w:t>aparentemente</w:t>
      </w:r>
      <w:proofErr w:type="spellEnd"/>
      <w:r>
        <w:t xml:space="preserve"> se </w:t>
      </w:r>
      <w:proofErr w:type="spellStart"/>
      <w:r>
        <w:t>obstinen</w:t>
      </w:r>
      <w:proofErr w:type="spellEnd"/>
      <w:r>
        <w:t xml:space="preserve"> </w:t>
      </w:r>
      <w:proofErr w:type="spellStart"/>
      <w:r>
        <w:t>en</w:t>
      </w:r>
      <w:proofErr w:type="spellEnd"/>
      <w:r>
        <w:t xml:space="preserve"> no </w:t>
      </w:r>
      <w:proofErr w:type="spellStart"/>
      <w:r>
        <w:t>escucharme</w:t>
      </w:r>
      <w:proofErr w:type="spellEnd"/>
      <w:r>
        <w:t xml:space="preserve">, </w:t>
      </w:r>
      <w:proofErr w:type="spellStart"/>
      <w:r>
        <w:t>porque</w:t>
      </w:r>
      <w:proofErr w:type="spellEnd"/>
      <w:r>
        <w:t xml:space="preserve"> </w:t>
      </w:r>
      <w:proofErr w:type="spellStart"/>
      <w:r>
        <w:t>en</w:t>
      </w:r>
      <w:proofErr w:type="spellEnd"/>
      <w:r>
        <w:t xml:space="preserve"> un </w:t>
      </w:r>
      <w:proofErr w:type="spellStart"/>
      <w:r>
        <w:t>momento</w:t>
      </w:r>
      <w:proofErr w:type="spellEnd"/>
      <w:r>
        <w:t xml:space="preserve"> dado, </w:t>
      </w:r>
      <w:proofErr w:type="spellStart"/>
      <w:r>
        <w:t>podrán</w:t>
      </w:r>
      <w:proofErr w:type="spellEnd"/>
      <w:r>
        <w:t xml:space="preserve"> ser </w:t>
      </w:r>
      <w:proofErr w:type="spellStart"/>
      <w:r>
        <w:t>los</w:t>
      </w:r>
      <w:proofErr w:type="spellEnd"/>
      <w:r>
        <w:t xml:space="preserve"> </w:t>
      </w:r>
      <w:proofErr w:type="spellStart"/>
      <w:r>
        <w:t>más</w:t>
      </w:r>
      <w:proofErr w:type="spellEnd"/>
      <w:r>
        <w:t xml:space="preserve"> </w:t>
      </w:r>
      <w:proofErr w:type="spellStart"/>
      <w:r>
        <w:t>fervientes</w:t>
      </w:r>
      <w:proofErr w:type="spellEnd"/>
      <w:r>
        <w:t xml:space="preserve">, </w:t>
      </w:r>
      <w:proofErr w:type="spellStart"/>
      <w:r>
        <w:t>los</w:t>
      </w:r>
      <w:proofErr w:type="spellEnd"/>
      <w:r>
        <w:t xml:space="preserve"> </w:t>
      </w:r>
      <w:proofErr w:type="spellStart"/>
      <w:r>
        <w:t>más</w:t>
      </w:r>
      <w:proofErr w:type="spellEnd"/>
      <w:r>
        <w:t xml:space="preserve"> </w:t>
      </w:r>
      <w:proofErr w:type="spellStart"/>
      <w:r>
        <w:t>firmes</w:t>
      </w:r>
      <w:proofErr w:type="spellEnd"/>
      <w:r>
        <w:t xml:space="preserve"> </w:t>
      </w:r>
      <w:proofErr w:type="spellStart"/>
      <w:r>
        <w:t>en</w:t>
      </w:r>
      <w:proofErr w:type="spellEnd"/>
      <w:r>
        <w:t xml:space="preserve"> </w:t>
      </w:r>
      <w:proofErr w:type="spellStart"/>
      <w:r>
        <w:t>su</w:t>
      </w:r>
      <w:proofErr w:type="spellEnd"/>
      <w:r>
        <w:t xml:space="preserve"> </w:t>
      </w:r>
      <w:proofErr w:type="spellStart"/>
      <w:r>
        <w:t>conversión</w:t>
      </w:r>
      <w:proofErr w:type="spellEnd"/>
      <w:r>
        <w:t xml:space="preserve"> y </w:t>
      </w:r>
      <w:proofErr w:type="spellStart"/>
      <w:r>
        <w:t>en</w:t>
      </w:r>
      <w:proofErr w:type="spellEnd"/>
      <w:r>
        <w:t xml:space="preserve"> </w:t>
      </w:r>
      <w:proofErr w:type="spellStart"/>
      <w:r>
        <w:t>su</w:t>
      </w:r>
      <w:proofErr w:type="spellEnd"/>
      <w:r>
        <w:t xml:space="preserve"> </w:t>
      </w:r>
      <w:proofErr w:type="spellStart"/>
      <w:r>
        <w:t>fe</w:t>
      </w:r>
      <w:proofErr w:type="spellEnd"/>
      <w:r>
        <w:t xml:space="preserve">. ¿No </w:t>
      </w:r>
      <w:proofErr w:type="spellStart"/>
      <w:r>
        <w:t>recordáis</w:t>
      </w:r>
      <w:proofErr w:type="spellEnd"/>
      <w:r>
        <w:t xml:space="preserve"> la </w:t>
      </w:r>
      <w:proofErr w:type="spellStart"/>
      <w:r>
        <w:t>conversión</w:t>
      </w:r>
      <w:proofErr w:type="spellEnd"/>
      <w:r>
        <w:t xml:space="preserve"> de Pablo? </w:t>
      </w:r>
    </w:p>
    <w:p w14:paraId="7437B714" w14:textId="77777777" w:rsidR="00F50769" w:rsidRDefault="00F50769" w:rsidP="00F50769">
      <w:r>
        <w:t xml:space="preserve">45. No hay </w:t>
      </w:r>
      <w:proofErr w:type="spellStart"/>
      <w:r>
        <w:t>prisa</w:t>
      </w:r>
      <w:proofErr w:type="spellEnd"/>
      <w:r>
        <w:t xml:space="preserve"> </w:t>
      </w:r>
      <w:proofErr w:type="spellStart"/>
      <w:r>
        <w:t>en</w:t>
      </w:r>
      <w:proofErr w:type="spellEnd"/>
      <w:r>
        <w:t xml:space="preserve"> mis pasos, </w:t>
      </w:r>
      <w:proofErr w:type="spellStart"/>
      <w:r>
        <w:t>sé</w:t>
      </w:r>
      <w:proofErr w:type="spellEnd"/>
      <w:r>
        <w:t xml:space="preserve"> </w:t>
      </w:r>
      <w:proofErr w:type="spellStart"/>
      <w:r>
        <w:t>que</w:t>
      </w:r>
      <w:proofErr w:type="spellEnd"/>
      <w:r>
        <w:t xml:space="preserve"> </w:t>
      </w:r>
      <w:proofErr w:type="spellStart"/>
      <w:r>
        <w:t>en</w:t>
      </w:r>
      <w:proofErr w:type="spellEnd"/>
      <w:r>
        <w:t xml:space="preserve"> medio de la </w:t>
      </w:r>
      <w:proofErr w:type="spellStart"/>
      <w:r>
        <w:t>eternidad</w:t>
      </w:r>
      <w:proofErr w:type="spellEnd"/>
      <w:r>
        <w:t xml:space="preserve"> </w:t>
      </w:r>
      <w:proofErr w:type="spellStart"/>
      <w:r>
        <w:t>alguna</w:t>
      </w:r>
      <w:proofErr w:type="spellEnd"/>
      <w:r>
        <w:t xml:space="preserve"> </w:t>
      </w:r>
      <w:proofErr w:type="spellStart"/>
      <w:r>
        <w:t>vez</w:t>
      </w:r>
      <w:proofErr w:type="spellEnd"/>
      <w:r>
        <w:t xml:space="preserve"> me </w:t>
      </w:r>
      <w:proofErr w:type="spellStart"/>
      <w:r>
        <w:t>buscarán</w:t>
      </w:r>
      <w:proofErr w:type="spellEnd"/>
      <w:r>
        <w:t xml:space="preserve"> mis </w:t>
      </w:r>
      <w:proofErr w:type="spellStart"/>
      <w:r>
        <w:t>hijos</w:t>
      </w:r>
      <w:proofErr w:type="spellEnd"/>
      <w:r>
        <w:t xml:space="preserve"> con </w:t>
      </w:r>
      <w:proofErr w:type="spellStart"/>
      <w:r>
        <w:t>anhelo</w:t>
      </w:r>
      <w:proofErr w:type="spellEnd"/>
      <w:r>
        <w:t xml:space="preserve"> de </w:t>
      </w:r>
      <w:proofErr w:type="spellStart"/>
      <w:r>
        <w:t>salvarse</w:t>
      </w:r>
      <w:proofErr w:type="spellEnd"/>
      <w:r>
        <w:t xml:space="preserve">; la </w:t>
      </w:r>
      <w:proofErr w:type="spellStart"/>
      <w:r>
        <w:t>prisa</w:t>
      </w:r>
      <w:proofErr w:type="spellEnd"/>
      <w:r>
        <w:t xml:space="preserve"> </w:t>
      </w:r>
      <w:proofErr w:type="spellStart"/>
      <w:r>
        <w:t>sólo</w:t>
      </w:r>
      <w:proofErr w:type="spellEnd"/>
      <w:r>
        <w:t xml:space="preserve"> </w:t>
      </w:r>
      <w:proofErr w:type="spellStart"/>
      <w:r>
        <w:t>debe</w:t>
      </w:r>
      <w:proofErr w:type="spellEnd"/>
      <w:r>
        <w:t xml:space="preserve"> </w:t>
      </w:r>
      <w:proofErr w:type="spellStart"/>
      <w:r>
        <w:t>existir</w:t>
      </w:r>
      <w:proofErr w:type="spellEnd"/>
      <w:r>
        <w:t xml:space="preserve"> </w:t>
      </w:r>
      <w:proofErr w:type="spellStart"/>
      <w:r>
        <w:t>en</w:t>
      </w:r>
      <w:proofErr w:type="spellEnd"/>
      <w:r>
        <w:t xml:space="preserve"> </w:t>
      </w:r>
      <w:proofErr w:type="spellStart"/>
      <w:r>
        <w:t>los</w:t>
      </w:r>
      <w:proofErr w:type="spellEnd"/>
      <w:r>
        <w:t xml:space="preserve"> hombres, </w:t>
      </w:r>
      <w:proofErr w:type="spellStart"/>
      <w:r>
        <w:t>porque</w:t>
      </w:r>
      <w:proofErr w:type="spellEnd"/>
      <w:r>
        <w:t xml:space="preserve"> </w:t>
      </w:r>
      <w:proofErr w:type="spellStart"/>
      <w:r>
        <w:t>mientras</w:t>
      </w:r>
      <w:proofErr w:type="spellEnd"/>
      <w:r>
        <w:t xml:space="preserve"> </w:t>
      </w:r>
      <w:proofErr w:type="spellStart"/>
      <w:r>
        <w:t>más</w:t>
      </w:r>
      <w:proofErr w:type="spellEnd"/>
      <w:r>
        <w:t xml:space="preserve"> </w:t>
      </w:r>
      <w:proofErr w:type="spellStart"/>
      <w:r>
        <w:t>retarden</w:t>
      </w:r>
      <w:proofErr w:type="spellEnd"/>
      <w:r>
        <w:t xml:space="preserve"> </w:t>
      </w:r>
      <w:proofErr w:type="spellStart"/>
      <w:r>
        <w:t>su</w:t>
      </w:r>
      <w:proofErr w:type="spellEnd"/>
      <w:r>
        <w:t xml:space="preserve"> </w:t>
      </w:r>
      <w:proofErr w:type="spellStart"/>
      <w:r>
        <w:t>regeneración</w:t>
      </w:r>
      <w:proofErr w:type="spellEnd"/>
      <w:r>
        <w:t xml:space="preserve">, </w:t>
      </w:r>
      <w:proofErr w:type="spellStart"/>
      <w:r>
        <w:t>prolongan</w:t>
      </w:r>
      <w:proofErr w:type="spellEnd"/>
      <w:r>
        <w:t xml:space="preserve"> </w:t>
      </w:r>
      <w:proofErr w:type="spellStart"/>
      <w:r>
        <w:t>más</w:t>
      </w:r>
      <w:proofErr w:type="spellEnd"/>
      <w:r>
        <w:t xml:space="preserve"> </w:t>
      </w:r>
      <w:proofErr w:type="spellStart"/>
      <w:r>
        <w:t>su</w:t>
      </w:r>
      <w:proofErr w:type="spellEnd"/>
      <w:r>
        <w:t xml:space="preserve"> </w:t>
      </w:r>
      <w:proofErr w:type="spellStart"/>
      <w:r>
        <w:t>expiación</w:t>
      </w:r>
      <w:proofErr w:type="spellEnd"/>
      <w:r>
        <w:t xml:space="preserve">. </w:t>
      </w:r>
    </w:p>
    <w:p w14:paraId="18775F1F" w14:textId="77777777" w:rsidR="00F50769" w:rsidRDefault="00F50769" w:rsidP="00F50769">
      <w:r>
        <w:t xml:space="preserve">46. La luz de </w:t>
      </w:r>
      <w:proofErr w:type="spellStart"/>
      <w:r>
        <w:t>este</w:t>
      </w:r>
      <w:proofErr w:type="spellEnd"/>
      <w:r>
        <w:t xml:space="preserve"> </w:t>
      </w:r>
      <w:proofErr w:type="spellStart"/>
      <w:r>
        <w:t>Tercer</w:t>
      </w:r>
      <w:proofErr w:type="spellEnd"/>
      <w:r>
        <w:t xml:space="preserve"> Tiempo ha </w:t>
      </w:r>
      <w:proofErr w:type="spellStart"/>
      <w:r>
        <w:t>llenado</w:t>
      </w:r>
      <w:proofErr w:type="spellEnd"/>
      <w:r>
        <w:t xml:space="preserve"> </w:t>
      </w:r>
      <w:proofErr w:type="spellStart"/>
      <w:r>
        <w:t>vuestro</w:t>
      </w:r>
      <w:proofErr w:type="spellEnd"/>
      <w:r>
        <w:t xml:space="preserve"> </w:t>
      </w:r>
      <w:proofErr w:type="spellStart"/>
      <w:r>
        <w:t>corazón</w:t>
      </w:r>
      <w:proofErr w:type="spellEnd"/>
      <w:r>
        <w:t xml:space="preserve"> del </w:t>
      </w:r>
      <w:proofErr w:type="spellStart"/>
      <w:r>
        <w:t>más</w:t>
      </w:r>
      <w:proofErr w:type="spellEnd"/>
      <w:r>
        <w:t xml:space="preserve"> vivo </w:t>
      </w:r>
      <w:proofErr w:type="spellStart"/>
      <w:r>
        <w:t>regocijo</w:t>
      </w:r>
      <w:proofErr w:type="spellEnd"/>
      <w:r>
        <w:t xml:space="preserve">, la </w:t>
      </w:r>
      <w:proofErr w:type="spellStart"/>
      <w:r>
        <w:t>esperanza</w:t>
      </w:r>
      <w:proofErr w:type="spellEnd"/>
      <w:r>
        <w:t xml:space="preserve"> </w:t>
      </w:r>
      <w:proofErr w:type="spellStart"/>
      <w:r>
        <w:t>en</w:t>
      </w:r>
      <w:proofErr w:type="spellEnd"/>
      <w:r>
        <w:t xml:space="preserve"> la </w:t>
      </w:r>
      <w:proofErr w:type="spellStart"/>
      <w:r>
        <w:t>paz</w:t>
      </w:r>
      <w:proofErr w:type="spellEnd"/>
      <w:r>
        <w:t xml:space="preserve"> del </w:t>
      </w:r>
      <w:proofErr w:type="spellStart"/>
      <w:r>
        <w:t>mundo</w:t>
      </w:r>
      <w:proofErr w:type="spellEnd"/>
      <w:r>
        <w:t xml:space="preserve"> </w:t>
      </w:r>
      <w:proofErr w:type="spellStart"/>
      <w:r>
        <w:t>renace</w:t>
      </w:r>
      <w:proofErr w:type="spellEnd"/>
      <w:r>
        <w:t xml:space="preserve"> </w:t>
      </w:r>
      <w:proofErr w:type="spellStart"/>
      <w:r>
        <w:t>en</w:t>
      </w:r>
      <w:proofErr w:type="spellEnd"/>
      <w:r>
        <w:t xml:space="preserve"> </w:t>
      </w:r>
      <w:proofErr w:type="spellStart"/>
      <w:r>
        <w:t>vosotros</w:t>
      </w:r>
      <w:proofErr w:type="spellEnd"/>
      <w:r>
        <w:t xml:space="preserve">. Cada día </w:t>
      </w:r>
      <w:proofErr w:type="spellStart"/>
      <w:r>
        <w:t>os</w:t>
      </w:r>
      <w:proofErr w:type="spellEnd"/>
      <w:r>
        <w:t xml:space="preserve"> </w:t>
      </w:r>
      <w:proofErr w:type="spellStart"/>
      <w:r>
        <w:t>ocupáis</w:t>
      </w:r>
      <w:proofErr w:type="spellEnd"/>
      <w:r>
        <w:t xml:space="preserve"> </w:t>
      </w:r>
      <w:proofErr w:type="spellStart"/>
      <w:r>
        <w:t>más</w:t>
      </w:r>
      <w:proofErr w:type="spellEnd"/>
      <w:r>
        <w:t xml:space="preserve"> </w:t>
      </w:r>
      <w:proofErr w:type="spellStart"/>
      <w:r>
        <w:t>en</w:t>
      </w:r>
      <w:proofErr w:type="spellEnd"/>
      <w:r>
        <w:t xml:space="preserve"> las </w:t>
      </w:r>
      <w:proofErr w:type="spellStart"/>
      <w:r>
        <w:t>obras</w:t>
      </w:r>
      <w:proofErr w:type="spellEnd"/>
      <w:r>
        <w:t xml:space="preserve"> de </w:t>
      </w:r>
      <w:proofErr w:type="spellStart"/>
      <w:r>
        <w:t>vuestro</w:t>
      </w:r>
      <w:proofErr w:type="spellEnd"/>
      <w:r>
        <w:t xml:space="preserve"> </w:t>
      </w:r>
      <w:proofErr w:type="spellStart"/>
      <w:r>
        <w:t>Señor</w:t>
      </w:r>
      <w:proofErr w:type="spellEnd"/>
      <w:r>
        <w:t xml:space="preserve">, </w:t>
      </w:r>
      <w:proofErr w:type="spellStart"/>
      <w:r>
        <w:t>en</w:t>
      </w:r>
      <w:proofErr w:type="spellEnd"/>
      <w:r>
        <w:t xml:space="preserve"> un </w:t>
      </w:r>
      <w:proofErr w:type="spellStart"/>
      <w:r>
        <w:t>anhelo</w:t>
      </w:r>
      <w:proofErr w:type="spellEnd"/>
      <w:r>
        <w:t xml:space="preserve"> </w:t>
      </w:r>
      <w:proofErr w:type="spellStart"/>
      <w:r>
        <w:t>creciente</w:t>
      </w:r>
      <w:proofErr w:type="spellEnd"/>
      <w:r>
        <w:t xml:space="preserve"> de </w:t>
      </w:r>
      <w:proofErr w:type="spellStart"/>
      <w:r>
        <w:t>trabajar</w:t>
      </w:r>
      <w:proofErr w:type="spellEnd"/>
      <w:r>
        <w:t xml:space="preserve"> </w:t>
      </w:r>
      <w:proofErr w:type="spellStart"/>
      <w:r>
        <w:t>en</w:t>
      </w:r>
      <w:proofErr w:type="spellEnd"/>
      <w:r>
        <w:t xml:space="preserve"> </w:t>
      </w:r>
      <w:proofErr w:type="spellStart"/>
      <w:r>
        <w:t>esta</w:t>
      </w:r>
      <w:proofErr w:type="spellEnd"/>
      <w:r>
        <w:t xml:space="preserve"> Obra de </w:t>
      </w:r>
      <w:proofErr w:type="spellStart"/>
      <w:r>
        <w:t>espiritualidad</w:t>
      </w:r>
      <w:proofErr w:type="spellEnd"/>
      <w:r>
        <w:t xml:space="preserve">. De </w:t>
      </w:r>
      <w:proofErr w:type="spellStart"/>
      <w:r>
        <w:t>cierto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todo</w:t>
      </w:r>
      <w:proofErr w:type="spellEnd"/>
      <w:r>
        <w:t xml:space="preserve"> </w:t>
      </w:r>
      <w:proofErr w:type="spellStart"/>
      <w:r>
        <w:t>el</w:t>
      </w:r>
      <w:proofErr w:type="spellEnd"/>
      <w:r>
        <w:t xml:space="preserve"> </w:t>
      </w:r>
      <w:proofErr w:type="spellStart"/>
      <w:r>
        <w:t>tiempo</w:t>
      </w:r>
      <w:proofErr w:type="spellEnd"/>
      <w:r>
        <w:t xml:space="preserve"> </w:t>
      </w:r>
      <w:proofErr w:type="spellStart"/>
      <w:r>
        <w:t>que</w:t>
      </w:r>
      <w:proofErr w:type="spellEnd"/>
      <w:r>
        <w:t xml:space="preserve"> </w:t>
      </w:r>
      <w:proofErr w:type="spellStart"/>
      <w:r>
        <w:t>ocupéis</w:t>
      </w:r>
      <w:proofErr w:type="spellEnd"/>
      <w:r>
        <w:t xml:space="preserve"> </w:t>
      </w:r>
      <w:proofErr w:type="spellStart"/>
      <w:r>
        <w:t>en</w:t>
      </w:r>
      <w:proofErr w:type="spellEnd"/>
      <w:r>
        <w:t xml:space="preserve"> mi Obra, </w:t>
      </w:r>
      <w:proofErr w:type="spellStart"/>
      <w:r>
        <w:t>Yo</w:t>
      </w:r>
      <w:proofErr w:type="spellEnd"/>
      <w:r>
        <w:t xml:space="preserve"> </w:t>
      </w:r>
      <w:proofErr w:type="spellStart"/>
      <w:r>
        <w:t>os</w:t>
      </w:r>
      <w:proofErr w:type="spellEnd"/>
      <w:r>
        <w:t xml:space="preserve"> lo </w:t>
      </w:r>
      <w:proofErr w:type="spellStart"/>
      <w:r>
        <w:t>recompensaré</w:t>
      </w:r>
      <w:proofErr w:type="spellEnd"/>
      <w:r>
        <w:t xml:space="preserve">; mas no </w:t>
      </w:r>
      <w:proofErr w:type="spellStart"/>
      <w:r>
        <w:t>abandonéis</w:t>
      </w:r>
      <w:proofErr w:type="spellEnd"/>
      <w:r>
        <w:t xml:space="preserve"> </w:t>
      </w:r>
      <w:proofErr w:type="spellStart"/>
      <w:r>
        <w:t>vuestros</w:t>
      </w:r>
      <w:proofErr w:type="spellEnd"/>
      <w:r>
        <w:t xml:space="preserve"> </w:t>
      </w:r>
      <w:proofErr w:type="spellStart"/>
      <w:r>
        <w:t>deberes</w:t>
      </w:r>
      <w:proofErr w:type="spellEnd"/>
      <w:r>
        <w:t xml:space="preserve"> </w:t>
      </w:r>
      <w:proofErr w:type="spellStart"/>
      <w:r>
        <w:t>en</w:t>
      </w:r>
      <w:proofErr w:type="spellEnd"/>
      <w:r>
        <w:t xml:space="preserve"> la Tierra para </w:t>
      </w:r>
      <w:proofErr w:type="spellStart"/>
      <w:r>
        <w:t>practicar</w:t>
      </w:r>
      <w:proofErr w:type="spellEnd"/>
      <w:r>
        <w:t xml:space="preserve"> lo </w:t>
      </w:r>
      <w:proofErr w:type="spellStart"/>
      <w:r>
        <w:t>espiritual</w:t>
      </w:r>
      <w:proofErr w:type="spellEnd"/>
      <w:r>
        <w:t xml:space="preserve">, hasta </w:t>
      </w:r>
      <w:proofErr w:type="spellStart"/>
      <w:r>
        <w:t>que</w:t>
      </w:r>
      <w:proofErr w:type="spellEnd"/>
      <w:r>
        <w:t xml:space="preserve"> </w:t>
      </w:r>
      <w:proofErr w:type="spellStart"/>
      <w:r>
        <w:t>estéis</w:t>
      </w:r>
      <w:proofErr w:type="spellEnd"/>
      <w:r>
        <w:t xml:space="preserve"> </w:t>
      </w:r>
      <w:proofErr w:type="spellStart"/>
      <w:r>
        <w:t>seguros</w:t>
      </w:r>
      <w:proofErr w:type="spellEnd"/>
      <w:r>
        <w:t xml:space="preserve"> de </w:t>
      </w:r>
      <w:proofErr w:type="spellStart"/>
      <w:r>
        <w:t>que</w:t>
      </w:r>
      <w:proofErr w:type="spellEnd"/>
      <w:r>
        <w:t xml:space="preserve"> </w:t>
      </w:r>
      <w:proofErr w:type="spellStart"/>
      <w:r>
        <w:t>Yo</w:t>
      </w:r>
      <w:proofErr w:type="spellEnd"/>
      <w:r>
        <w:t xml:space="preserve"> </w:t>
      </w:r>
      <w:proofErr w:type="spellStart"/>
      <w:r>
        <w:t>os</w:t>
      </w:r>
      <w:proofErr w:type="spellEnd"/>
      <w:r>
        <w:t xml:space="preserve"> lo he </w:t>
      </w:r>
      <w:proofErr w:type="spellStart"/>
      <w:r>
        <w:t>ordenado</w:t>
      </w:r>
      <w:proofErr w:type="spellEnd"/>
      <w:r>
        <w:t xml:space="preserve">, </w:t>
      </w:r>
      <w:proofErr w:type="spellStart"/>
      <w:r>
        <w:t>entonces</w:t>
      </w:r>
      <w:proofErr w:type="spellEnd"/>
      <w:r>
        <w:t xml:space="preserve"> </w:t>
      </w:r>
      <w:proofErr w:type="spellStart"/>
      <w:r>
        <w:t>tendréis</w:t>
      </w:r>
      <w:proofErr w:type="spellEnd"/>
      <w:r>
        <w:t xml:space="preserve"> </w:t>
      </w:r>
      <w:proofErr w:type="spellStart"/>
      <w:r>
        <w:t>que</w:t>
      </w:r>
      <w:proofErr w:type="spellEnd"/>
      <w:r>
        <w:t xml:space="preserve"> </w:t>
      </w:r>
      <w:proofErr w:type="spellStart"/>
      <w:r>
        <w:t>dejar</w:t>
      </w:r>
      <w:proofErr w:type="spellEnd"/>
      <w:r>
        <w:t xml:space="preserve"> no </w:t>
      </w:r>
      <w:proofErr w:type="spellStart"/>
      <w:r>
        <w:t>sólo</w:t>
      </w:r>
      <w:proofErr w:type="spellEnd"/>
      <w:r>
        <w:t xml:space="preserve"> </w:t>
      </w:r>
      <w:proofErr w:type="spellStart"/>
      <w:r>
        <w:t>vuestro</w:t>
      </w:r>
      <w:proofErr w:type="spellEnd"/>
      <w:r>
        <w:t xml:space="preserve"> </w:t>
      </w:r>
      <w:proofErr w:type="spellStart"/>
      <w:r>
        <w:t>trabajo</w:t>
      </w:r>
      <w:proofErr w:type="spellEnd"/>
      <w:r>
        <w:t xml:space="preserve">, </w:t>
      </w:r>
      <w:proofErr w:type="spellStart"/>
      <w:r>
        <w:t>sino</w:t>
      </w:r>
      <w:proofErr w:type="spellEnd"/>
      <w:r>
        <w:t xml:space="preserve"> hasta a </w:t>
      </w:r>
      <w:proofErr w:type="spellStart"/>
      <w:r>
        <w:t>los</w:t>
      </w:r>
      <w:proofErr w:type="spellEnd"/>
      <w:r>
        <w:t xml:space="preserve"> </w:t>
      </w:r>
      <w:proofErr w:type="spellStart"/>
      <w:r>
        <w:t>vuestros</w:t>
      </w:r>
      <w:proofErr w:type="spellEnd"/>
      <w:r>
        <w:t xml:space="preserve">, para </w:t>
      </w:r>
      <w:proofErr w:type="spellStart"/>
      <w:r>
        <w:t>ir</w:t>
      </w:r>
      <w:proofErr w:type="spellEnd"/>
      <w:r>
        <w:t xml:space="preserve"> </w:t>
      </w:r>
      <w:proofErr w:type="spellStart"/>
      <w:r>
        <w:t>por</w:t>
      </w:r>
      <w:proofErr w:type="spellEnd"/>
      <w:r>
        <w:t xml:space="preserve"> </w:t>
      </w:r>
      <w:proofErr w:type="spellStart"/>
      <w:r>
        <w:t>los</w:t>
      </w:r>
      <w:proofErr w:type="spellEnd"/>
      <w:r>
        <w:t xml:space="preserve"> caminos de </w:t>
      </w:r>
      <w:proofErr w:type="spellStart"/>
      <w:r>
        <w:t>diferentes</w:t>
      </w:r>
      <w:proofErr w:type="spellEnd"/>
      <w:r>
        <w:t xml:space="preserve"> comarcas a </w:t>
      </w:r>
      <w:proofErr w:type="spellStart"/>
      <w:r>
        <w:t>llevar</w:t>
      </w:r>
      <w:proofErr w:type="spellEnd"/>
      <w:r>
        <w:t xml:space="preserve"> a </w:t>
      </w:r>
      <w:proofErr w:type="spellStart"/>
      <w:r>
        <w:t>vuestros</w:t>
      </w:r>
      <w:proofErr w:type="spellEnd"/>
      <w:r>
        <w:t xml:space="preserve"> </w:t>
      </w:r>
      <w:proofErr w:type="spellStart"/>
      <w:r>
        <w:t>hermanos</w:t>
      </w:r>
      <w:proofErr w:type="spellEnd"/>
      <w:r>
        <w:t xml:space="preserve"> la </w:t>
      </w:r>
      <w:proofErr w:type="spellStart"/>
      <w:r>
        <w:t>buena</w:t>
      </w:r>
      <w:proofErr w:type="spellEnd"/>
      <w:r>
        <w:t xml:space="preserve"> </w:t>
      </w:r>
      <w:proofErr w:type="spellStart"/>
      <w:r>
        <w:t>nueva</w:t>
      </w:r>
      <w:proofErr w:type="spellEnd"/>
      <w:r>
        <w:t xml:space="preserve">. </w:t>
      </w:r>
    </w:p>
    <w:p w14:paraId="3688EE78" w14:textId="77777777" w:rsidR="00F50769" w:rsidRDefault="00F50769" w:rsidP="00F50769">
      <w:r>
        <w:t xml:space="preserve">47. Entre </w:t>
      </w:r>
      <w:proofErr w:type="spellStart"/>
      <w:r>
        <w:t>este</w:t>
      </w:r>
      <w:proofErr w:type="spellEnd"/>
      <w:r>
        <w:t xml:space="preserve"> pueblo </w:t>
      </w:r>
      <w:proofErr w:type="spellStart"/>
      <w:r>
        <w:t>surgirán</w:t>
      </w:r>
      <w:proofErr w:type="spellEnd"/>
      <w:r>
        <w:t xml:space="preserve"> </w:t>
      </w:r>
      <w:proofErr w:type="spellStart"/>
      <w:r>
        <w:t>quienes</w:t>
      </w:r>
      <w:proofErr w:type="spellEnd"/>
      <w:r>
        <w:t xml:space="preserve"> se </w:t>
      </w:r>
      <w:proofErr w:type="spellStart"/>
      <w:r>
        <w:t>entreguen</w:t>
      </w:r>
      <w:proofErr w:type="spellEnd"/>
      <w:r>
        <w:t xml:space="preserve"> a mi </w:t>
      </w:r>
      <w:proofErr w:type="spellStart"/>
      <w:r>
        <w:t>servicio</w:t>
      </w:r>
      <w:proofErr w:type="spellEnd"/>
      <w:r>
        <w:t xml:space="preserve">, </w:t>
      </w:r>
      <w:proofErr w:type="spellStart"/>
      <w:r>
        <w:t>ellos</w:t>
      </w:r>
      <w:proofErr w:type="spellEnd"/>
      <w:r>
        <w:t xml:space="preserve"> se </w:t>
      </w:r>
      <w:proofErr w:type="spellStart"/>
      <w:r>
        <w:t>están</w:t>
      </w:r>
      <w:proofErr w:type="spellEnd"/>
      <w:r>
        <w:t xml:space="preserve"> </w:t>
      </w:r>
      <w:proofErr w:type="spellStart"/>
      <w:r>
        <w:t>preparando</w:t>
      </w:r>
      <w:proofErr w:type="spellEnd"/>
      <w:r>
        <w:t xml:space="preserve"> para no </w:t>
      </w:r>
      <w:proofErr w:type="spellStart"/>
      <w:r>
        <w:t>flaquear</w:t>
      </w:r>
      <w:proofErr w:type="spellEnd"/>
      <w:r>
        <w:t xml:space="preserve"> </w:t>
      </w:r>
      <w:proofErr w:type="spellStart"/>
      <w:r>
        <w:t>mañana</w:t>
      </w:r>
      <w:proofErr w:type="spellEnd"/>
      <w:r>
        <w:t xml:space="preserve"> </w:t>
      </w:r>
      <w:proofErr w:type="spellStart"/>
      <w:r>
        <w:t>en</w:t>
      </w:r>
      <w:proofErr w:type="spellEnd"/>
      <w:r>
        <w:t xml:space="preserve"> las </w:t>
      </w:r>
      <w:proofErr w:type="spellStart"/>
      <w:r>
        <w:t>pruebas</w:t>
      </w:r>
      <w:proofErr w:type="spellEnd"/>
      <w:r>
        <w:t xml:space="preserve">. No </w:t>
      </w:r>
      <w:proofErr w:type="spellStart"/>
      <w:r>
        <w:t>todo</w:t>
      </w:r>
      <w:proofErr w:type="spellEnd"/>
      <w:r>
        <w:t xml:space="preserve"> </w:t>
      </w:r>
      <w:proofErr w:type="spellStart"/>
      <w:r>
        <w:t>el</w:t>
      </w:r>
      <w:proofErr w:type="spellEnd"/>
      <w:r>
        <w:t xml:space="preserve"> pueblo </w:t>
      </w:r>
      <w:proofErr w:type="spellStart"/>
      <w:r>
        <w:t>sabrá</w:t>
      </w:r>
      <w:proofErr w:type="spellEnd"/>
      <w:r>
        <w:t xml:space="preserve"> </w:t>
      </w:r>
      <w:proofErr w:type="spellStart"/>
      <w:r>
        <w:t>prepararse</w:t>
      </w:r>
      <w:proofErr w:type="spellEnd"/>
      <w:r>
        <w:t xml:space="preserve"> para la lucha, </w:t>
      </w:r>
      <w:proofErr w:type="spellStart"/>
      <w:r>
        <w:t>porque</w:t>
      </w:r>
      <w:proofErr w:type="spellEnd"/>
      <w:r>
        <w:t xml:space="preserve"> </w:t>
      </w:r>
      <w:proofErr w:type="spellStart"/>
      <w:r>
        <w:t>ya</w:t>
      </w:r>
      <w:proofErr w:type="spellEnd"/>
      <w:r>
        <w:t xml:space="preserve"> </w:t>
      </w:r>
      <w:proofErr w:type="spellStart"/>
      <w:r>
        <w:t>veis</w:t>
      </w:r>
      <w:proofErr w:type="spellEnd"/>
      <w:r>
        <w:t xml:space="preserve"> </w:t>
      </w:r>
      <w:proofErr w:type="spellStart"/>
      <w:r>
        <w:t>que</w:t>
      </w:r>
      <w:proofErr w:type="spellEnd"/>
      <w:r>
        <w:t xml:space="preserve"> </w:t>
      </w:r>
      <w:proofErr w:type="spellStart"/>
      <w:r>
        <w:t>muchos</w:t>
      </w:r>
      <w:proofErr w:type="spellEnd"/>
      <w:r>
        <w:t xml:space="preserve"> </w:t>
      </w:r>
      <w:proofErr w:type="spellStart"/>
      <w:r>
        <w:t>escuchando</w:t>
      </w:r>
      <w:proofErr w:type="spellEnd"/>
      <w:r>
        <w:t xml:space="preserve"> mi palabra viva, no se </w:t>
      </w:r>
      <w:proofErr w:type="spellStart"/>
      <w:r>
        <w:t>han</w:t>
      </w:r>
      <w:proofErr w:type="spellEnd"/>
      <w:r>
        <w:t xml:space="preserve"> </w:t>
      </w:r>
      <w:proofErr w:type="spellStart"/>
      <w:r>
        <w:t>conmovido</w:t>
      </w:r>
      <w:proofErr w:type="spellEnd"/>
      <w:r>
        <w:t xml:space="preserve">, </w:t>
      </w:r>
      <w:proofErr w:type="spellStart"/>
      <w:r>
        <w:t>ni</w:t>
      </w:r>
      <w:proofErr w:type="spellEnd"/>
      <w:r>
        <w:t xml:space="preserve"> </w:t>
      </w:r>
      <w:proofErr w:type="spellStart"/>
      <w:r>
        <w:t>su</w:t>
      </w:r>
      <w:proofErr w:type="spellEnd"/>
      <w:r>
        <w:t xml:space="preserve"> </w:t>
      </w:r>
      <w:proofErr w:type="spellStart"/>
      <w:r>
        <w:t>corazón</w:t>
      </w:r>
      <w:proofErr w:type="spellEnd"/>
      <w:r>
        <w:t xml:space="preserve"> </w:t>
      </w:r>
      <w:proofErr w:type="spellStart"/>
      <w:r>
        <w:t>está</w:t>
      </w:r>
      <w:proofErr w:type="spellEnd"/>
      <w:r>
        <w:t xml:space="preserve"> </w:t>
      </w:r>
      <w:proofErr w:type="spellStart"/>
      <w:r>
        <w:t>dispuesto</w:t>
      </w:r>
      <w:proofErr w:type="spellEnd"/>
      <w:r>
        <w:t xml:space="preserve"> </w:t>
      </w:r>
      <w:proofErr w:type="gramStart"/>
      <w:r>
        <w:t>a</w:t>
      </w:r>
      <w:proofErr w:type="gramEnd"/>
      <w:r>
        <w:t xml:space="preserve"> </w:t>
      </w:r>
      <w:proofErr w:type="spellStart"/>
      <w:r>
        <w:t>obedecer</w:t>
      </w:r>
      <w:proofErr w:type="spellEnd"/>
      <w:r>
        <w:t xml:space="preserve">. </w:t>
      </w:r>
    </w:p>
    <w:p w14:paraId="3E315300" w14:textId="77777777" w:rsidR="00F50769" w:rsidRDefault="00F50769" w:rsidP="00F50769">
      <w:r>
        <w:t xml:space="preserve">48. ¡Si </w:t>
      </w:r>
      <w:proofErr w:type="spellStart"/>
      <w:r>
        <w:t>pudieseis</w:t>
      </w:r>
      <w:proofErr w:type="spellEnd"/>
      <w:r>
        <w:t xml:space="preserve"> </w:t>
      </w:r>
      <w:proofErr w:type="spellStart"/>
      <w:r>
        <w:t>mirar</w:t>
      </w:r>
      <w:proofErr w:type="spellEnd"/>
      <w:r>
        <w:t xml:space="preserve"> al </w:t>
      </w:r>
      <w:proofErr w:type="spellStart"/>
      <w:r>
        <w:t>mundo</w:t>
      </w:r>
      <w:proofErr w:type="spellEnd"/>
      <w:r>
        <w:t xml:space="preserve"> </w:t>
      </w:r>
      <w:proofErr w:type="spellStart"/>
      <w:r>
        <w:t>espiritual</w:t>
      </w:r>
      <w:proofErr w:type="spellEnd"/>
      <w:r>
        <w:t xml:space="preserve"> </w:t>
      </w:r>
      <w:proofErr w:type="spellStart"/>
      <w:r>
        <w:t>que</w:t>
      </w:r>
      <w:proofErr w:type="spellEnd"/>
      <w:r>
        <w:t xml:space="preserve"> vela </w:t>
      </w:r>
      <w:proofErr w:type="spellStart"/>
      <w:r>
        <w:t>por</w:t>
      </w:r>
      <w:proofErr w:type="spellEnd"/>
      <w:r>
        <w:t xml:space="preserve"> </w:t>
      </w:r>
      <w:proofErr w:type="spellStart"/>
      <w:r>
        <w:t>vosotros</w:t>
      </w:r>
      <w:proofErr w:type="spellEnd"/>
      <w:r>
        <w:t xml:space="preserve">, </w:t>
      </w:r>
      <w:proofErr w:type="spellStart"/>
      <w:r>
        <w:t>cómo</w:t>
      </w:r>
      <w:proofErr w:type="spellEnd"/>
      <w:r>
        <w:t xml:space="preserve"> </w:t>
      </w:r>
      <w:proofErr w:type="spellStart"/>
      <w:r>
        <w:t>padece</w:t>
      </w:r>
      <w:proofErr w:type="spellEnd"/>
      <w:r>
        <w:t xml:space="preserve"> ante la </w:t>
      </w:r>
      <w:proofErr w:type="spellStart"/>
      <w:r>
        <w:t>dureza</w:t>
      </w:r>
      <w:proofErr w:type="spellEnd"/>
      <w:r>
        <w:t xml:space="preserve"> y la </w:t>
      </w:r>
      <w:proofErr w:type="spellStart"/>
      <w:r>
        <w:t>desobediencia</w:t>
      </w:r>
      <w:proofErr w:type="spellEnd"/>
      <w:r>
        <w:t xml:space="preserve"> del </w:t>
      </w:r>
      <w:proofErr w:type="spellStart"/>
      <w:r>
        <w:t>corazón</w:t>
      </w:r>
      <w:proofErr w:type="spellEnd"/>
      <w:r>
        <w:t xml:space="preserve"> del pueblo; </w:t>
      </w:r>
      <w:proofErr w:type="spellStart"/>
      <w:r>
        <w:t>si</w:t>
      </w:r>
      <w:proofErr w:type="spellEnd"/>
      <w:r>
        <w:t xml:space="preserve"> </w:t>
      </w:r>
      <w:proofErr w:type="spellStart"/>
      <w:r>
        <w:t>pudieseis</w:t>
      </w:r>
      <w:proofErr w:type="spellEnd"/>
      <w:r>
        <w:t xml:space="preserve"> </w:t>
      </w:r>
      <w:proofErr w:type="spellStart"/>
      <w:r>
        <w:t>oír</w:t>
      </w:r>
      <w:proofErr w:type="spellEnd"/>
      <w:r>
        <w:t xml:space="preserve"> </w:t>
      </w:r>
      <w:proofErr w:type="spellStart"/>
      <w:r>
        <w:t>su</w:t>
      </w:r>
      <w:proofErr w:type="spellEnd"/>
      <w:r>
        <w:t xml:space="preserve"> </w:t>
      </w:r>
      <w:proofErr w:type="spellStart"/>
      <w:r>
        <w:t>sollozo</w:t>
      </w:r>
      <w:proofErr w:type="spellEnd"/>
      <w:r>
        <w:t xml:space="preserve"> </w:t>
      </w:r>
      <w:proofErr w:type="spellStart"/>
      <w:r>
        <w:t>espiritual</w:t>
      </w:r>
      <w:proofErr w:type="spellEnd"/>
      <w:r>
        <w:t xml:space="preserve">! ¿Por </w:t>
      </w:r>
      <w:proofErr w:type="spellStart"/>
      <w:r>
        <w:t>qué</w:t>
      </w:r>
      <w:proofErr w:type="spellEnd"/>
      <w:r>
        <w:t xml:space="preserve"> no </w:t>
      </w:r>
      <w:proofErr w:type="spellStart"/>
      <w:r>
        <w:t>correspondéis</w:t>
      </w:r>
      <w:proofErr w:type="spellEnd"/>
      <w:r>
        <w:t xml:space="preserve"> </w:t>
      </w:r>
      <w:proofErr w:type="gramStart"/>
      <w:r>
        <w:t>a</w:t>
      </w:r>
      <w:proofErr w:type="gramEnd"/>
      <w:r>
        <w:t xml:space="preserve"> ese </w:t>
      </w:r>
      <w:proofErr w:type="spellStart"/>
      <w:r>
        <w:t>consuelo</w:t>
      </w:r>
      <w:proofErr w:type="spellEnd"/>
      <w:r>
        <w:t xml:space="preserve"> </w:t>
      </w:r>
      <w:proofErr w:type="spellStart"/>
      <w:r>
        <w:t>infalible</w:t>
      </w:r>
      <w:proofErr w:type="spellEnd"/>
      <w:r>
        <w:t xml:space="preserve"> </w:t>
      </w:r>
      <w:proofErr w:type="spellStart"/>
      <w:r>
        <w:t>que</w:t>
      </w:r>
      <w:proofErr w:type="spellEnd"/>
      <w:r>
        <w:t xml:space="preserve"> </w:t>
      </w:r>
      <w:proofErr w:type="spellStart"/>
      <w:r>
        <w:t>esos</w:t>
      </w:r>
      <w:proofErr w:type="spellEnd"/>
      <w:r>
        <w:t xml:space="preserve"> </w:t>
      </w:r>
      <w:proofErr w:type="spellStart"/>
      <w:r>
        <w:t>seres</w:t>
      </w:r>
      <w:proofErr w:type="spellEnd"/>
      <w:r>
        <w:t xml:space="preserve"> </w:t>
      </w:r>
      <w:proofErr w:type="spellStart"/>
      <w:r>
        <w:t>os</w:t>
      </w:r>
      <w:proofErr w:type="spellEnd"/>
      <w:r>
        <w:t xml:space="preserve"> dan? ¿No </w:t>
      </w:r>
      <w:proofErr w:type="spellStart"/>
      <w:r>
        <w:t>habéis</w:t>
      </w:r>
      <w:proofErr w:type="spellEnd"/>
      <w:r>
        <w:t xml:space="preserve"> </w:t>
      </w:r>
      <w:proofErr w:type="spellStart"/>
      <w:r>
        <w:t>encontrado</w:t>
      </w:r>
      <w:proofErr w:type="spellEnd"/>
      <w:r>
        <w:t xml:space="preserve"> </w:t>
      </w:r>
      <w:proofErr w:type="spellStart"/>
      <w:r>
        <w:t>en</w:t>
      </w:r>
      <w:proofErr w:type="spellEnd"/>
      <w:r>
        <w:t xml:space="preserve"> </w:t>
      </w:r>
    </w:p>
    <w:p w14:paraId="054A05F0" w14:textId="77777777" w:rsidR="00F50769" w:rsidRDefault="00F50769" w:rsidP="00F50769">
      <w:proofErr w:type="spellStart"/>
      <w:r>
        <w:t>ellos</w:t>
      </w:r>
      <w:proofErr w:type="spellEnd"/>
      <w:r>
        <w:t xml:space="preserve"> a </w:t>
      </w:r>
      <w:proofErr w:type="spellStart"/>
      <w:r>
        <w:t>vuestro</w:t>
      </w:r>
      <w:proofErr w:type="spellEnd"/>
      <w:r>
        <w:t xml:space="preserve"> dulce y </w:t>
      </w:r>
      <w:proofErr w:type="spellStart"/>
      <w:r>
        <w:t>compasivo</w:t>
      </w:r>
      <w:proofErr w:type="spellEnd"/>
      <w:r>
        <w:t xml:space="preserve"> </w:t>
      </w:r>
      <w:proofErr w:type="spellStart"/>
      <w:r>
        <w:t>hermano</w:t>
      </w:r>
      <w:proofErr w:type="spellEnd"/>
      <w:r>
        <w:t xml:space="preserve">, a </w:t>
      </w:r>
      <w:proofErr w:type="spellStart"/>
      <w:r>
        <w:t>vuestro</w:t>
      </w:r>
      <w:proofErr w:type="spellEnd"/>
      <w:r>
        <w:t xml:space="preserve"> </w:t>
      </w:r>
      <w:proofErr w:type="spellStart"/>
      <w:r>
        <w:t>fiel</w:t>
      </w:r>
      <w:proofErr w:type="spellEnd"/>
      <w:r>
        <w:t xml:space="preserve"> y </w:t>
      </w:r>
      <w:proofErr w:type="spellStart"/>
      <w:r>
        <w:t>desinteresado</w:t>
      </w:r>
      <w:proofErr w:type="spellEnd"/>
      <w:r>
        <w:t xml:space="preserve"> amigo? </w:t>
      </w:r>
    </w:p>
    <w:p w14:paraId="03D280FD" w14:textId="77777777" w:rsidR="00F50769" w:rsidRDefault="00F50769" w:rsidP="00F50769">
      <w:r>
        <w:t xml:space="preserve">49. </w:t>
      </w:r>
      <w:proofErr w:type="spellStart"/>
      <w:r>
        <w:t>Pensad</w:t>
      </w:r>
      <w:proofErr w:type="spellEnd"/>
      <w:r>
        <w:t xml:space="preserve"> </w:t>
      </w:r>
      <w:proofErr w:type="spellStart"/>
      <w:r>
        <w:t>que</w:t>
      </w:r>
      <w:proofErr w:type="spellEnd"/>
      <w:r>
        <w:t xml:space="preserve"> </w:t>
      </w:r>
      <w:proofErr w:type="spellStart"/>
      <w:r>
        <w:t>muy</w:t>
      </w:r>
      <w:proofErr w:type="spellEnd"/>
      <w:r>
        <w:t xml:space="preserve"> pronto </w:t>
      </w:r>
      <w:proofErr w:type="spellStart"/>
      <w:r>
        <w:t>estaréis</w:t>
      </w:r>
      <w:proofErr w:type="spellEnd"/>
      <w:r>
        <w:t xml:space="preserve"> </w:t>
      </w:r>
      <w:proofErr w:type="spellStart"/>
      <w:r>
        <w:t>en</w:t>
      </w:r>
      <w:proofErr w:type="spellEnd"/>
      <w:r>
        <w:t xml:space="preserve"> </w:t>
      </w:r>
      <w:proofErr w:type="spellStart"/>
      <w:r>
        <w:t>espíritu</w:t>
      </w:r>
      <w:proofErr w:type="spellEnd"/>
      <w:r>
        <w:t xml:space="preserve"> y </w:t>
      </w:r>
      <w:proofErr w:type="spellStart"/>
      <w:r>
        <w:t>que</w:t>
      </w:r>
      <w:proofErr w:type="spellEnd"/>
      <w:r>
        <w:t xml:space="preserve"> lo </w:t>
      </w:r>
      <w:proofErr w:type="spellStart"/>
      <w:r>
        <w:t>que</w:t>
      </w:r>
      <w:proofErr w:type="spellEnd"/>
      <w:r>
        <w:t xml:space="preserve"> </w:t>
      </w:r>
      <w:proofErr w:type="spellStart"/>
      <w:r>
        <w:t>en</w:t>
      </w:r>
      <w:proofErr w:type="spellEnd"/>
      <w:r>
        <w:t xml:space="preserve"> </w:t>
      </w:r>
      <w:proofErr w:type="spellStart"/>
      <w:r>
        <w:t>esta</w:t>
      </w:r>
      <w:proofErr w:type="spellEnd"/>
      <w:r>
        <w:t xml:space="preserve"> Tierra </w:t>
      </w:r>
      <w:proofErr w:type="spellStart"/>
      <w:r>
        <w:t>sembrasteis</w:t>
      </w:r>
      <w:proofErr w:type="spellEnd"/>
      <w:r>
        <w:t xml:space="preserve">, </w:t>
      </w:r>
      <w:proofErr w:type="spellStart"/>
      <w:r>
        <w:t>será</w:t>
      </w:r>
      <w:proofErr w:type="spellEnd"/>
      <w:r>
        <w:t xml:space="preserve"> lo </w:t>
      </w:r>
      <w:proofErr w:type="spellStart"/>
      <w:r>
        <w:t>que</w:t>
      </w:r>
      <w:proofErr w:type="spellEnd"/>
      <w:r>
        <w:t xml:space="preserve"> </w:t>
      </w:r>
      <w:proofErr w:type="spellStart"/>
      <w:r>
        <w:t>hayáis</w:t>
      </w:r>
      <w:proofErr w:type="spellEnd"/>
      <w:r>
        <w:t xml:space="preserve"> </w:t>
      </w:r>
      <w:proofErr w:type="spellStart"/>
      <w:r>
        <w:t>que</w:t>
      </w:r>
      <w:proofErr w:type="spellEnd"/>
      <w:r>
        <w:t xml:space="preserve"> </w:t>
      </w:r>
      <w:proofErr w:type="spellStart"/>
      <w:r>
        <w:t>recoger</w:t>
      </w:r>
      <w:proofErr w:type="spellEnd"/>
      <w:r>
        <w:t xml:space="preserve">. El paso de </w:t>
      </w:r>
      <w:proofErr w:type="spellStart"/>
      <w:r>
        <w:t>esta</w:t>
      </w:r>
      <w:proofErr w:type="spellEnd"/>
      <w:r>
        <w:t xml:space="preserve"> </w:t>
      </w:r>
      <w:proofErr w:type="spellStart"/>
      <w:r>
        <w:t>vida</w:t>
      </w:r>
      <w:proofErr w:type="spellEnd"/>
      <w:r>
        <w:t xml:space="preserve"> a la </w:t>
      </w:r>
      <w:proofErr w:type="spellStart"/>
      <w:r>
        <w:t>otra</w:t>
      </w:r>
      <w:proofErr w:type="spellEnd"/>
      <w:r>
        <w:t xml:space="preserve">, no </w:t>
      </w:r>
      <w:proofErr w:type="spellStart"/>
      <w:r>
        <w:t>deja</w:t>
      </w:r>
      <w:proofErr w:type="spellEnd"/>
      <w:r>
        <w:t xml:space="preserve"> de ser un </w:t>
      </w:r>
      <w:proofErr w:type="spellStart"/>
      <w:r>
        <w:t>juicio</w:t>
      </w:r>
      <w:proofErr w:type="spellEnd"/>
      <w:r>
        <w:t xml:space="preserve"> </w:t>
      </w:r>
      <w:proofErr w:type="spellStart"/>
      <w:r>
        <w:t>severo</w:t>
      </w:r>
      <w:proofErr w:type="spellEnd"/>
      <w:r>
        <w:t xml:space="preserve"> y </w:t>
      </w:r>
      <w:proofErr w:type="spellStart"/>
      <w:r>
        <w:t>estricto</w:t>
      </w:r>
      <w:proofErr w:type="spellEnd"/>
      <w:r>
        <w:t xml:space="preserve"> para </w:t>
      </w:r>
      <w:proofErr w:type="spellStart"/>
      <w:r>
        <w:t>el</w:t>
      </w:r>
      <w:proofErr w:type="spellEnd"/>
      <w:r>
        <w:t xml:space="preserve"> </w:t>
      </w:r>
      <w:proofErr w:type="spellStart"/>
      <w:r>
        <w:t>espíritu</w:t>
      </w:r>
      <w:proofErr w:type="spellEnd"/>
      <w:r>
        <w:t xml:space="preserve">. Nadie </w:t>
      </w:r>
      <w:proofErr w:type="spellStart"/>
      <w:r>
        <w:t>escapa</w:t>
      </w:r>
      <w:proofErr w:type="spellEnd"/>
      <w:r>
        <w:t xml:space="preserve"> </w:t>
      </w:r>
      <w:proofErr w:type="gramStart"/>
      <w:r>
        <w:t>a</w:t>
      </w:r>
      <w:proofErr w:type="gramEnd"/>
      <w:r>
        <w:t xml:space="preserve"> ese </w:t>
      </w:r>
      <w:proofErr w:type="spellStart"/>
      <w:r>
        <w:t>juicio</w:t>
      </w:r>
      <w:proofErr w:type="spellEnd"/>
      <w:r>
        <w:t xml:space="preserve">, </w:t>
      </w:r>
      <w:proofErr w:type="spellStart"/>
      <w:r>
        <w:t>así</w:t>
      </w:r>
      <w:proofErr w:type="spellEnd"/>
      <w:r>
        <w:t xml:space="preserve"> se </w:t>
      </w:r>
      <w:proofErr w:type="spellStart"/>
      <w:r>
        <w:t>considere</w:t>
      </w:r>
      <w:proofErr w:type="spellEnd"/>
      <w:r>
        <w:t xml:space="preserve"> </w:t>
      </w:r>
      <w:proofErr w:type="spellStart"/>
      <w:r>
        <w:t>el</w:t>
      </w:r>
      <w:proofErr w:type="spellEnd"/>
      <w:r>
        <w:t xml:space="preserve"> </w:t>
      </w:r>
      <w:proofErr w:type="spellStart"/>
      <w:r>
        <w:t>más</w:t>
      </w:r>
      <w:proofErr w:type="spellEnd"/>
      <w:r>
        <w:t xml:space="preserve"> </w:t>
      </w:r>
      <w:proofErr w:type="spellStart"/>
      <w:r>
        <w:t>digno</w:t>
      </w:r>
      <w:proofErr w:type="spellEnd"/>
      <w:r>
        <w:t xml:space="preserve"> de </w:t>
      </w:r>
      <w:proofErr w:type="spellStart"/>
      <w:r>
        <w:t>siervos</w:t>
      </w:r>
      <w:proofErr w:type="spellEnd"/>
      <w:r>
        <w:t xml:space="preserve">. </w:t>
      </w:r>
    </w:p>
    <w:p w14:paraId="3DAB113F" w14:textId="77777777" w:rsidR="00F50769" w:rsidRDefault="00F50769" w:rsidP="00F50769">
      <w:r>
        <w:lastRenderedPageBreak/>
        <w:t xml:space="preserve">50. Mi </w:t>
      </w:r>
      <w:proofErr w:type="spellStart"/>
      <w:r>
        <w:t>voluntad</w:t>
      </w:r>
      <w:proofErr w:type="spellEnd"/>
      <w:r>
        <w:t xml:space="preserve"> es </w:t>
      </w:r>
      <w:proofErr w:type="spellStart"/>
      <w:r>
        <w:t>que</w:t>
      </w:r>
      <w:proofErr w:type="spellEnd"/>
      <w:r>
        <w:t xml:space="preserve"> </w:t>
      </w:r>
      <w:proofErr w:type="spellStart"/>
      <w:r>
        <w:t>desde</w:t>
      </w:r>
      <w:proofErr w:type="spellEnd"/>
      <w:r>
        <w:t xml:space="preserve"> </w:t>
      </w:r>
      <w:proofErr w:type="spellStart"/>
      <w:r>
        <w:t>el</w:t>
      </w:r>
      <w:proofErr w:type="spellEnd"/>
      <w:r>
        <w:t xml:space="preserve"> </w:t>
      </w:r>
      <w:proofErr w:type="spellStart"/>
      <w:r>
        <w:t>instante</w:t>
      </w:r>
      <w:proofErr w:type="spellEnd"/>
      <w:r>
        <w:t xml:space="preserve"> </w:t>
      </w:r>
      <w:proofErr w:type="spellStart"/>
      <w:r>
        <w:t>en</w:t>
      </w:r>
      <w:proofErr w:type="spellEnd"/>
      <w:r>
        <w:t xml:space="preserve"> </w:t>
      </w:r>
      <w:proofErr w:type="spellStart"/>
      <w:r>
        <w:t>que</w:t>
      </w:r>
      <w:proofErr w:type="spellEnd"/>
      <w:r>
        <w:t xml:space="preserve"> </w:t>
      </w:r>
      <w:proofErr w:type="spellStart"/>
      <w:r>
        <w:t>penetréis</w:t>
      </w:r>
      <w:proofErr w:type="spellEnd"/>
      <w:r>
        <w:t xml:space="preserve"> </w:t>
      </w:r>
      <w:proofErr w:type="spellStart"/>
      <w:r>
        <w:t>en</w:t>
      </w:r>
      <w:proofErr w:type="spellEnd"/>
      <w:r>
        <w:t xml:space="preserve"> </w:t>
      </w:r>
      <w:proofErr w:type="spellStart"/>
      <w:r>
        <w:t>aquella</w:t>
      </w:r>
      <w:proofErr w:type="spellEnd"/>
      <w:r>
        <w:t xml:space="preserve"> morada </w:t>
      </w:r>
      <w:proofErr w:type="spellStart"/>
      <w:r>
        <w:t>infinita</w:t>
      </w:r>
      <w:proofErr w:type="spellEnd"/>
      <w:r>
        <w:t xml:space="preserve">, </w:t>
      </w:r>
      <w:proofErr w:type="spellStart"/>
      <w:r>
        <w:t>dejéis</w:t>
      </w:r>
      <w:proofErr w:type="spellEnd"/>
      <w:r>
        <w:t xml:space="preserve"> de </w:t>
      </w:r>
      <w:proofErr w:type="spellStart"/>
      <w:r>
        <w:t>experimentar</w:t>
      </w:r>
      <w:proofErr w:type="spellEnd"/>
      <w:r>
        <w:t xml:space="preserve"> las </w:t>
      </w:r>
      <w:proofErr w:type="spellStart"/>
      <w:r>
        <w:t>angustias</w:t>
      </w:r>
      <w:proofErr w:type="spellEnd"/>
      <w:r>
        <w:t xml:space="preserve"> de la Tierra y </w:t>
      </w:r>
      <w:proofErr w:type="spellStart"/>
      <w:r>
        <w:t>empecéis</w:t>
      </w:r>
      <w:proofErr w:type="spellEnd"/>
      <w:r>
        <w:t xml:space="preserve"> a </w:t>
      </w:r>
      <w:proofErr w:type="spellStart"/>
      <w:r>
        <w:t>sentir</w:t>
      </w:r>
      <w:proofErr w:type="spellEnd"/>
      <w:r>
        <w:t xml:space="preserve"> la </w:t>
      </w:r>
      <w:proofErr w:type="spellStart"/>
      <w:r>
        <w:t>dulzura</w:t>
      </w:r>
      <w:proofErr w:type="spellEnd"/>
      <w:r>
        <w:t xml:space="preserve"> y </w:t>
      </w:r>
      <w:proofErr w:type="spellStart"/>
      <w:r>
        <w:t>el</w:t>
      </w:r>
      <w:proofErr w:type="spellEnd"/>
      <w:r>
        <w:t xml:space="preserve"> </w:t>
      </w:r>
      <w:proofErr w:type="spellStart"/>
      <w:r>
        <w:t>goce</w:t>
      </w:r>
      <w:proofErr w:type="spellEnd"/>
      <w:r>
        <w:t xml:space="preserve"> de </w:t>
      </w:r>
      <w:proofErr w:type="spellStart"/>
      <w:r>
        <w:t>haber</w:t>
      </w:r>
      <w:proofErr w:type="spellEnd"/>
      <w:r>
        <w:t xml:space="preserve"> </w:t>
      </w:r>
      <w:proofErr w:type="spellStart"/>
      <w:r>
        <w:t>escalado</w:t>
      </w:r>
      <w:proofErr w:type="spellEnd"/>
      <w:r>
        <w:t xml:space="preserve"> un paso </w:t>
      </w:r>
      <w:proofErr w:type="spellStart"/>
      <w:r>
        <w:t>más</w:t>
      </w:r>
      <w:proofErr w:type="spellEnd"/>
      <w:r>
        <w:t xml:space="preserve"> </w:t>
      </w:r>
      <w:proofErr w:type="spellStart"/>
      <w:r>
        <w:t>en</w:t>
      </w:r>
      <w:proofErr w:type="spellEnd"/>
      <w:r>
        <w:t xml:space="preserve"> </w:t>
      </w:r>
      <w:proofErr w:type="spellStart"/>
      <w:r>
        <w:t>el</w:t>
      </w:r>
      <w:proofErr w:type="spellEnd"/>
      <w:r>
        <w:t xml:space="preserve"> </w:t>
      </w:r>
      <w:proofErr w:type="spellStart"/>
      <w:r>
        <w:t>sendero</w:t>
      </w:r>
      <w:proofErr w:type="spellEnd"/>
      <w:r>
        <w:t xml:space="preserve">. </w:t>
      </w:r>
    </w:p>
    <w:p w14:paraId="66C18596" w14:textId="77777777" w:rsidR="00F50769" w:rsidRDefault="00F50769" w:rsidP="00F50769">
      <w:r>
        <w:t xml:space="preserve">51. No </w:t>
      </w:r>
      <w:proofErr w:type="spellStart"/>
      <w:r>
        <w:t>dejéis</w:t>
      </w:r>
      <w:proofErr w:type="spellEnd"/>
      <w:r>
        <w:t xml:space="preserve"> </w:t>
      </w:r>
      <w:proofErr w:type="spellStart"/>
      <w:r>
        <w:t>pendiente</w:t>
      </w:r>
      <w:proofErr w:type="spellEnd"/>
      <w:r>
        <w:t xml:space="preserve"> nada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w:t>
      </w:r>
      <w:proofErr w:type="spellStart"/>
      <w:r>
        <w:t>amad</w:t>
      </w:r>
      <w:proofErr w:type="spellEnd"/>
      <w:r>
        <w:t xml:space="preserve"> a la </w:t>
      </w:r>
      <w:proofErr w:type="spellStart"/>
      <w:r>
        <w:t>humanidad</w:t>
      </w:r>
      <w:proofErr w:type="spellEnd"/>
      <w:r>
        <w:t xml:space="preserve"> </w:t>
      </w:r>
      <w:proofErr w:type="spellStart"/>
      <w:r>
        <w:t>como</w:t>
      </w:r>
      <w:proofErr w:type="spellEnd"/>
      <w:r>
        <w:t xml:space="preserve"> a </w:t>
      </w:r>
      <w:proofErr w:type="spellStart"/>
      <w:r>
        <w:t>vuestra</w:t>
      </w:r>
      <w:proofErr w:type="spellEnd"/>
      <w:r>
        <w:t xml:space="preserve"> </w:t>
      </w:r>
      <w:proofErr w:type="spellStart"/>
      <w:r>
        <w:t>propia</w:t>
      </w:r>
      <w:proofErr w:type="spellEnd"/>
      <w:r>
        <w:t xml:space="preserve"> familia; </w:t>
      </w:r>
      <w:proofErr w:type="spellStart"/>
      <w:r>
        <w:t>orad</w:t>
      </w:r>
      <w:proofErr w:type="spellEnd"/>
      <w:r>
        <w:t xml:space="preserve"> </w:t>
      </w:r>
      <w:proofErr w:type="spellStart"/>
      <w:r>
        <w:t>por</w:t>
      </w:r>
      <w:proofErr w:type="spellEnd"/>
      <w:r>
        <w:t xml:space="preserve"> </w:t>
      </w:r>
      <w:proofErr w:type="spellStart"/>
      <w:r>
        <w:t>los</w:t>
      </w:r>
      <w:proofErr w:type="spellEnd"/>
      <w:r>
        <w:t xml:space="preserve"> hombres, </w:t>
      </w:r>
      <w:proofErr w:type="spellStart"/>
      <w:r>
        <w:t>por</w:t>
      </w:r>
      <w:proofErr w:type="spellEnd"/>
      <w:r>
        <w:t xml:space="preserve"> </w:t>
      </w:r>
      <w:proofErr w:type="spellStart"/>
      <w:r>
        <w:t>distantes</w:t>
      </w:r>
      <w:proofErr w:type="spellEnd"/>
      <w:r>
        <w:t xml:space="preserve"> </w:t>
      </w:r>
      <w:proofErr w:type="spellStart"/>
      <w:r>
        <w:t>que</w:t>
      </w:r>
      <w:proofErr w:type="spellEnd"/>
      <w:r>
        <w:t xml:space="preserve"> </w:t>
      </w:r>
      <w:proofErr w:type="spellStart"/>
      <w:r>
        <w:t>estén</w:t>
      </w:r>
      <w:proofErr w:type="spellEnd"/>
      <w:r>
        <w:t xml:space="preserve"> de </w:t>
      </w:r>
      <w:proofErr w:type="spellStart"/>
      <w:r>
        <w:t>vosotros</w:t>
      </w:r>
      <w:proofErr w:type="spellEnd"/>
      <w:r>
        <w:t xml:space="preserve">, </w:t>
      </w:r>
      <w:proofErr w:type="spellStart"/>
      <w:r>
        <w:t>como</w:t>
      </w:r>
      <w:proofErr w:type="spellEnd"/>
      <w:r>
        <w:t xml:space="preserve"> </w:t>
      </w:r>
      <w:proofErr w:type="spellStart"/>
      <w:r>
        <w:t>oráis</w:t>
      </w:r>
      <w:proofErr w:type="spellEnd"/>
      <w:r>
        <w:t xml:space="preserve"> </w:t>
      </w:r>
      <w:proofErr w:type="spellStart"/>
      <w:r>
        <w:t>cuando</w:t>
      </w:r>
      <w:proofErr w:type="spellEnd"/>
      <w:r>
        <w:t xml:space="preserve"> uno de </w:t>
      </w:r>
      <w:proofErr w:type="spellStart"/>
      <w:r>
        <w:t>los</w:t>
      </w:r>
      <w:proofErr w:type="spellEnd"/>
      <w:r>
        <w:t xml:space="preserve"> </w:t>
      </w:r>
      <w:proofErr w:type="spellStart"/>
      <w:r>
        <w:t>vuestros</w:t>
      </w:r>
      <w:proofErr w:type="spellEnd"/>
      <w:r>
        <w:t xml:space="preserve"> se </w:t>
      </w:r>
      <w:proofErr w:type="spellStart"/>
      <w:r>
        <w:t>encuentra</w:t>
      </w:r>
      <w:proofErr w:type="spellEnd"/>
      <w:r>
        <w:t xml:space="preserve"> </w:t>
      </w:r>
      <w:proofErr w:type="spellStart"/>
      <w:r>
        <w:t>ausente</w:t>
      </w:r>
      <w:proofErr w:type="spellEnd"/>
      <w:r>
        <w:t xml:space="preserve"> y </w:t>
      </w:r>
      <w:proofErr w:type="spellStart"/>
      <w:r>
        <w:t>sufre</w:t>
      </w:r>
      <w:proofErr w:type="spellEnd"/>
      <w:r>
        <w:t xml:space="preserve">; </w:t>
      </w:r>
      <w:proofErr w:type="spellStart"/>
      <w:r>
        <w:t>sanad</w:t>
      </w:r>
      <w:proofErr w:type="spellEnd"/>
      <w:r>
        <w:t xml:space="preserve"> al </w:t>
      </w:r>
      <w:proofErr w:type="spellStart"/>
      <w:r>
        <w:t>enfermo</w:t>
      </w:r>
      <w:proofErr w:type="spellEnd"/>
      <w:r>
        <w:t xml:space="preserve"> y al </w:t>
      </w:r>
      <w:proofErr w:type="spellStart"/>
      <w:r>
        <w:t>hacerlo</w:t>
      </w:r>
      <w:proofErr w:type="spellEnd"/>
      <w:r>
        <w:t xml:space="preserve">, </w:t>
      </w:r>
      <w:proofErr w:type="spellStart"/>
      <w:r>
        <w:t>pensad</w:t>
      </w:r>
      <w:proofErr w:type="spellEnd"/>
      <w:r>
        <w:t xml:space="preserve"> </w:t>
      </w:r>
      <w:proofErr w:type="spellStart"/>
      <w:r>
        <w:t>en</w:t>
      </w:r>
      <w:proofErr w:type="spellEnd"/>
      <w:r>
        <w:t xml:space="preserve"> </w:t>
      </w:r>
      <w:proofErr w:type="spellStart"/>
      <w:r>
        <w:t>todos</w:t>
      </w:r>
      <w:proofErr w:type="spellEnd"/>
      <w:r>
        <w:t xml:space="preserve"> </w:t>
      </w:r>
      <w:proofErr w:type="spellStart"/>
      <w:r>
        <w:t>los</w:t>
      </w:r>
      <w:proofErr w:type="spellEnd"/>
      <w:r>
        <w:t xml:space="preserve"> </w:t>
      </w:r>
      <w:proofErr w:type="spellStart"/>
      <w:r>
        <w:t>que</w:t>
      </w:r>
      <w:proofErr w:type="spellEnd"/>
      <w:r>
        <w:t xml:space="preserve"> </w:t>
      </w:r>
      <w:proofErr w:type="spellStart"/>
      <w:r>
        <w:t>apuran</w:t>
      </w:r>
      <w:proofErr w:type="spellEnd"/>
      <w:r>
        <w:t xml:space="preserve"> </w:t>
      </w:r>
      <w:proofErr w:type="spellStart"/>
      <w:r>
        <w:t>en</w:t>
      </w:r>
      <w:proofErr w:type="spellEnd"/>
      <w:r>
        <w:t xml:space="preserve"> </w:t>
      </w:r>
      <w:proofErr w:type="spellStart"/>
      <w:r>
        <w:t>esa</w:t>
      </w:r>
      <w:proofErr w:type="spellEnd"/>
      <w:r>
        <w:t xml:space="preserve"> hora </w:t>
      </w:r>
      <w:proofErr w:type="spellStart"/>
      <w:r>
        <w:t>el</w:t>
      </w:r>
      <w:proofErr w:type="spellEnd"/>
      <w:r>
        <w:t xml:space="preserve"> </w:t>
      </w:r>
      <w:proofErr w:type="spellStart"/>
      <w:r>
        <w:t>cáliz</w:t>
      </w:r>
      <w:proofErr w:type="spellEnd"/>
      <w:r>
        <w:t xml:space="preserve"> de </w:t>
      </w:r>
      <w:proofErr w:type="spellStart"/>
      <w:r>
        <w:t>amargura</w:t>
      </w:r>
      <w:proofErr w:type="spellEnd"/>
      <w:r>
        <w:t xml:space="preserve">; </w:t>
      </w:r>
      <w:proofErr w:type="spellStart"/>
      <w:r>
        <w:t>dejad</w:t>
      </w:r>
      <w:proofErr w:type="spellEnd"/>
      <w:r>
        <w:t xml:space="preserve"> con </w:t>
      </w:r>
      <w:proofErr w:type="spellStart"/>
      <w:r>
        <w:t>vuestra</w:t>
      </w:r>
      <w:proofErr w:type="spellEnd"/>
      <w:r>
        <w:t xml:space="preserve"> </w:t>
      </w:r>
      <w:proofErr w:type="spellStart"/>
      <w:r>
        <w:t>vida</w:t>
      </w:r>
      <w:proofErr w:type="spellEnd"/>
      <w:r>
        <w:t xml:space="preserve">, </w:t>
      </w:r>
      <w:proofErr w:type="spellStart"/>
      <w:r>
        <w:t>una</w:t>
      </w:r>
      <w:proofErr w:type="spellEnd"/>
      <w:r>
        <w:t xml:space="preserve"> </w:t>
      </w:r>
      <w:proofErr w:type="spellStart"/>
      <w:r>
        <w:t>estela</w:t>
      </w:r>
      <w:proofErr w:type="spellEnd"/>
      <w:r>
        <w:t xml:space="preserve"> de luz a lo largo de </w:t>
      </w:r>
      <w:proofErr w:type="spellStart"/>
      <w:r>
        <w:t>vuestro</w:t>
      </w:r>
      <w:proofErr w:type="spellEnd"/>
      <w:r>
        <w:t xml:space="preserve"> paso </w:t>
      </w:r>
      <w:proofErr w:type="spellStart"/>
      <w:r>
        <w:t>por</w:t>
      </w:r>
      <w:proofErr w:type="spellEnd"/>
      <w:r>
        <w:t xml:space="preserve"> </w:t>
      </w:r>
      <w:proofErr w:type="spellStart"/>
      <w:r>
        <w:t>el</w:t>
      </w:r>
      <w:proofErr w:type="spellEnd"/>
      <w:r>
        <w:t xml:space="preserve"> extenso mar </w:t>
      </w:r>
      <w:proofErr w:type="spellStart"/>
      <w:r>
        <w:t>que</w:t>
      </w:r>
      <w:proofErr w:type="spellEnd"/>
      <w:r>
        <w:t xml:space="preserve"> </w:t>
      </w:r>
      <w:proofErr w:type="spellStart"/>
      <w:r>
        <w:t>vais</w:t>
      </w:r>
      <w:proofErr w:type="spellEnd"/>
      <w:r>
        <w:t xml:space="preserve"> </w:t>
      </w:r>
      <w:proofErr w:type="spellStart"/>
      <w:r>
        <w:t>cruzando</w:t>
      </w:r>
      <w:proofErr w:type="spellEnd"/>
      <w:r>
        <w:t xml:space="preserve">. No </w:t>
      </w:r>
      <w:proofErr w:type="spellStart"/>
      <w:r>
        <w:t>durmáis</w:t>
      </w:r>
      <w:proofErr w:type="spellEnd"/>
      <w:r>
        <w:t xml:space="preserve"> </w:t>
      </w:r>
      <w:proofErr w:type="spellStart"/>
      <w:r>
        <w:t>mientras</w:t>
      </w:r>
      <w:proofErr w:type="spellEnd"/>
      <w:r>
        <w:t xml:space="preserve"> </w:t>
      </w:r>
      <w:proofErr w:type="spellStart"/>
      <w:r>
        <w:t>vibra</w:t>
      </w:r>
      <w:proofErr w:type="spellEnd"/>
      <w:r>
        <w:t xml:space="preserve"> mi luz </w:t>
      </w:r>
      <w:proofErr w:type="spellStart"/>
      <w:r>
        <w:t>en</w:t>
      </w:r>
      <w:proofErr w:type="spellEnd"/>
      <w:r>
        <w:t xml:space="preserve"> las </w:t>
      </w:r>
      <w:proofErr w:type="spellStart"/>
      <w:r>
        <w:t>conciencias</w:t>
      </w:r>
      <w:proofErr w:type="spellEnd"/>
      <w:r>
        <w:t xml:space="preserve">, </w:t>
      </w:r>
      <w:proofErr w:type="spellStart"/>
      <w:r>
        <w:t>mirad</w:t>
      </w:r>
      <w:proofErr w:type="spellEnd"/>
      <w:r>
        <w:t xml:space="preserve"> </w:t>
      </w:r>
      <w:proofErr w:type="spellStart"/>
      <w:r>
        <w:t>que</w:t>
      </w:r>
      <w:proofErr w:type="spellEnd"/>
      <w:r>
        <w:t xml:space="preserve"> </w:t>
      </w:r>
      <w:proofErr w:type="spellStart"/>
      <w:r>
        <w:t>los</w:t>
      </w:r>
      <w:proofErr w:type="spellEnd"/>
      <w:r>
        <w:t xml:space="preserve"> </w:t>
      </w:r>
      <w:proofErr w:type="spellStart"/>
      <w:r>
        <w:t>que</w:t>
      </w:r>
      <w:proofErr w:type="spellEnd"/>
      <w:r>
        <w:t xml:space="preserve"> </w:t>
      </w:r>
      <w:proofErr w:type="spellStart"/>
      <w:r>
        <w:t>velan</w:t>
      </w:r>
      <w:proofErr w:type="spellEnd"/>
      <w:r>
        <w:t xml:space="preserve">, son </w:t>
      </w:r>
      <w:proofErr w:type="spellStart"/>
      <w:r>
        <w:t>los</w:t>
      </w:r>
      <w:proofErr w:type="spellEnd"/>
      <w:r>
        <w:t xml:space="preserve"> </w:t>
      </w:r>
      <w:proofErr w:type="spellStart"/>
      <w:r>
        <w:t>que</w:t>
      </w:r>
      <w:proofErr w:type="spellEnd"/>
      <w:r>
        <w:t xml:space="preserve"> </w:t>
      </w:r>
      <w:proofErr w:type="spellStart"/>
      <w:r>
        <w:t>reciben</w:t>
      </w:r>
      <w:proofErr w:type="spellEnd"/>
      <w:r>
        <w:t xml:space="preserve"> mi </w:t>
      </w:r>
      <w:proofErr w:type="spellStart"/>
      <w:r>
        <w:t>inspiración</w:t>
      </w:r>
      <w:proofErr w:type="spellEnd"/>
      <w:r>
        <w:t xml:space="preserve"> para luego </w:t>
      </w:r>
      <w:proofErr w:type="spellStart"/>
      <w:r>
        <w:t>entregar</w:t>
      </w:r>
      <w:proofErr w:type="spellEnd"/>
      <w:r>
        <w:t xml:space="preserve"> a sus </w:t>
      </w:r>
      <w:proofErr w:type="spellStart"/>
      <w:r>
        <w:t>hermanos</w:t>
      </w:r>
      <w:proofErr w:type="spellEnd"/>
      <w:r>
        <w:t xml:space="preserve"> mi </w:t>
      </w:r>
      <w:proofErr w:type="spellStart"/>
      <w:r>
        <w:t>mensaje</w:t>
      </w:r>
      <w:proofErr w:type="spellEnd"/>
      <w:r>
        <w:t xml:space="preserve">. </w:t>
      </w:r>
      <w:proofErr w:type="spellStart"/>
      <w:r>
        <w:t>Alejaos</w:t>
      </w:r>
      <w:proofErr w:type="spellEnd"/>
      <w:r>
        <w:t xml:space="preserve"> de </w:t>
      </w:r>
      <w:proofErr w:type="spellStart"/>
      <w:r>
        <w:t>todo</w:t>
      </w:r>
      <w:proofErr w:type="spellEnd"/>
      <w:r>
        <w:t xml:space="preserve"> lo </w:t>
      </w:r>
      <w:proofErr w:type="spellStart"/>
      <w:r>
        <w:t>superfluo</w:t>
      </w:r>
      <w:proofErr w:type="spellEnd"/>
      <w:r>
        <w:t xml:space="preserve"> y </w:t>
      </w:r>
      <w:proofErr w:type="spellStart"/>
      <w:r>
        <w:t>malo</w:t>
      </w:r>
      <w:proofErr w:type="spellEnd"/>
      <w:r>
        <w:t xml:space="preserve">, para </w:t>
      </w:r>
      <w:proofErr w:type="spellStart"/>
      <w:r>
        <w:t>que</w:t>
      </w:r>
      <w:proofErr w:type="spellEnd"/>
      <w:r>
        <w:t xml:space="preserve"> </w:t>
      </w:r>
      <w:proofErr w:type="spellStart"/>
      <w:r>
        <w:t>en</w:t>
      </w:r>
      <w:proofErr w:type="spellEnd"/>
      <w:r>
        <w:t xml:space="preserve"> </w:t>
      </w:r>
      <w:proofErr w:type="spellStart"/>
      <w:r>
        <w:t>todo</w:t>
      </w:r>
      <w:proofErr w:type="spellEnd"/>
      <w:r>
        <w:t xml:space="preserve"> </w:t>
      </w:r>
      <w:proofErr w:type="spellStart"/>
      <w:r>
        <w:t>momento</w:t>
      </w:r>
      <w:proofErr w:type="spellEnd"/>
      <w:r>
        <w:t xml:space="preserve"> </w:t>
      </w:r>
      <w:proofErr w:type="spellStart"/>
      <w:r>
        <w:t>seáis</w:t>
      </w:r>
      <w:proofErr w:type="spellEnd"/>
      <w:r>
        <w:t xml:space="preserve"> </w:t>
      </w:r>
      <w:proofErr w:type="spellStart"/>
      <w:r>
        <w:t>dignos</w:t>
      </w:r>
      <w:proofErr w:type="spellEnd"/>
      <w:r>
        <w:t xml:space="preserve"> de </w:t>
      </w:r>
      <w:proofErr w:type="spellStart"/>
      <w:r>
        <w:t>poseer</w:t>
      </w:r>
      <w:proofErr w:type="spellEnd"/>
      <w:r>
        <w:t xml:space="preserve"> mi </w:t>
      </w:r>
      <w:proofErr w:type="spellStart"/>
      <w:r>
        <w:t>gracia</w:t>
      </w:r>
      <w:proofErr w:type="spellEnd"/>
      <w:r>
        <w:t xml:space="preserve">. </w:t>
      </w:r>
    </w:p>
    <w:p w14:paraId="292EB452" w14:textId="77777777" w:rsidR="00F50769" w:rsidRDefault="00F50769" w:rsidP="00F50769">
      <w:r>
        <w:t xml:space="preserve">52. Sabed </w:t>
      </w:r>
      <w:proofErr w:type="spellStart"/>
      <w:r>
        <w:t>recibir</w:t>
      </w:r>
      <w:proofErr w:type="spellEnd"/>
      <w:r>
        <w:t xml:space="preserve"> </w:t>
      </w:r>
      <w:proofErr w:type="spellStart"/>
      <w:r>
        <w:t>en</w:t>
      </w:r>
      <w:proofErr w:type="spellEnd"/>
      <w:r>
        <w:t xml:space="preserve"> </w:t>
      </w:r>
      <w:proofErr w:type="spellStart"/>
      <w:r>
        <w:t>vuestro</w:t>
      </w:r>
      <w:proofErr w:type="spellEnd"/>
      <w:r>
        <w:t xml:space="preserve"> </w:t>
      </w:r>
      <w:proofErr w:type="spellStart"/>
      <w:r>
        <w:t>seno</w:t>
      </w:r>
      <w:proofErr w:type="spellEnd"/>
      <w:r>
        <w:t xml:space="preserve"> al </w:t>
      </w:r>
      <w:proofErr w:type="spellStart"/>
      <w:r>
        <w:t>espíritu</w:t>
      </w:r>
      <w:proofErr w:type="spellEnd"/>
      <w:r>
        <w:t xml:space="preserve"> </w:t>
      </w:r>
      <w:proofErr w:type="spellStart"/>
      <w:r>
        <w:t>que</w:t>
      </w:r>
      <w:proofErr w:type="spellEnd"/>
      <w:r>
        <w:t xml:space="preserve"> </w:t>
      </w:r>
      <w:proofErr w:type="spellStart"/>
      <w:r>
        <w:t>llega</w:t>
      </w:r>
      <w:proofErr w:type="spellEnd"/>
      <w:r>
        <w:t xml:space="preserve"> a la Tierra a </w:t>
      </w:r>
      <w:proofErr w:type="spellStart"/>
      <w:r>
        <w:t>encarnar</w:t>
      </w:r>
      <w:proofErr w:type="spellEnd"/>
      <w:r>
        <w:t xml:space="preserve"> </w:t>
      </w:r>
      <w:proofErr w:type="spellStart"/>
      <w:r>
        <w:t>en</w:t>
      </w:r>
      <w:proofErr w:type="spellEnd"/>
      <w:r>
        <w:t xml:space="preserve"> </w:t>
      </w:r>
      <w:proofErr w:type="spellStart"/>
      <w:r>
        <w:t>el</w:t>
      </w:r>
      <w:proofErr w:type="spellEnd"/>
      <w:r>
        <w:t xml:space="preserve"> </w:t>
      </w:r>
      <w:proofErr w:type="spellStart"/>
      <w:r>
        <w:t>niño</w:t>
      </w:r>
      <w:proofErr w:type="spellEnd"/>
      <w:r>
        <w:t xml:space="preserve">, </w:t>
      </w:r>
      <w:proofErr w:type="spellStart"/>
      <w:r>
        <w:t>así</w:t>
      </w:r>
      <w:proofErr w:type="spellEnd"/>
      <w:r>
        <w:t xml:space="preserve"> </w:t>
      </w:r>
      <w:proofErr w:type="spellStart"/>
      <w:r>
        <w:t>como</w:t>
      </w:r>
      <w:proofErr w:type="spellEnd"/>
      <w:r>
        <w:t xml:space="preserve"> también sabed </w:t>
      </w:r>
      <w:proofErr w:type="spellStart"/>
      <w:r>
        <w:t>acompañar</w:t>
      </w:r>
      <w:proofErr w:type="spellEnd"/>
      <w:r>
        <w:t xml:space="preserve"> con </w:t>
      </w:r>
      <w:proofErr w:type="spellStart"/>
      <w:r>
        <w:t>vuestra</w:t>
      </w:r>
      <w:proofErr w:type="spellEnd"/>
      <w:r>
        <w:t xml:space="preserve"> </w:t>
      </w:r>
      <w:proofErr w:type="spellStart"/>
      <w:r>
        <w:t>oración</w:t>
      </w:r>
      <w:proofErr w:type="spellEnd"/>
      <w:r>
        <w:t xml:space="preserve"> al </w:t>
      </w:r>
      <w:proofErr w:type="spellStart"/>
      <w:r>
        <w:t>que</w:t>
      </w:r>
      <w:proofErr w:type="spellEnd"/>
      <w:r>
        <w:t xml:space="preserve"> se </w:t>
      </w:r>
      <w:proofErr w:type="spellStart"/>
      <w:r>
        <w:t>desprende</w:t>
      </w:r>
      <w:proofErr w:type="spellEnd"/>
      <w:r>
        <w:t xml:space="preserve"> de </w:t>
      </w:r>
      <w:proofErr w:type="spellStart"/>
      <w:r>
        <w:t>su</w:t>
      </w:r>
      <w:proofErr w:type="spellEnd"/>
      <w:r>
        <w:t xml:space="preserve"> </w:t>
      </w:r>
      <w:proofErr w:type="spellStart"/>
      <w:r>
        <w:t>cuerpo</w:t>
      </w:r>
      <w:proofErr w:type="spellEnd"/>
      <w:r>
        <w:t xml:space="preserve"> y se </w:t>
      </w:r>
      <w:proofErr w:type="spellStart"/>
      <w:r>
        <w:t>despide</w:t>
      </w:r>
      <w:proofErr w:type="spellEnd"/>
      <w:r>
        <w:t xml:space="preserve"> de </w:t>
      </w:r>
      <w:proofErr w:type="spellStart"/>
      <w:r>
        <w:t>vosotros</w:t>
      </w:r>
      <w:proofErr w:type="spellEnd"/>
      <w:r>
        <w:t xml:space="preserve">; </w:t>
      </w:r>
      <w:proofErr w:type="spellStart"/>
      <w:r>
        <w:t>conducidlo</w:t>
      </w:r>
      <w:proofErr w:type="spellEnd"/>
      <w:r>
        <w:t xml:space="preserve"> con </w:t>
      </w:r>
      <w:proofErr w:type="spellStart"/>
      <w:r>
        <w:t>vuestra</w:t>
      </w:r>
      <w:proofErr w:type="spellEnd"/>
      <w:r>
        <w:t xml:space="preserve"> </w:t>
      </w:r>
      <w:proofErr w:type="spellStart"/>
      <w:r>
        <w:t>oración</w:t>
      </w:r>
      <w:proofErr w:type="spellEnd"/>
      <w:r>
        <w:t xml:space="preserve">, hasta </w:t>
      </w:r>
      <w:proofErr w:type="spellStart"/>
      <w:r>
        <w:t>los</w:t>
      </w:r>
      <w:proofErr w:type="spellEnd"/>
      <w:r>
        <w:t xml:space="preserve"> </w:t>
      </w:r>
      <w:proofErr w:type="spellStart"/>
      <w:r>
        <w:t>umbrales</w:t>
      </w:r>
      <w:proofErr w:type="spellEnd"/>
      <w:r>
        <w:t xml:space="preserve"> del Más </w:t>
      </w:r>
      <w:proofErr w:type="spellStart"/>
      <w:r>
        <w:t>Allá</w:t>
      </w:r>
      <w:proofErr w:type="spellEnd"/>
      <w:r>
        <w:t xml:space="preserve">. Amad y </w:t>
      </w:r>
      <w:proofErr w:type="spellStart"/>
      <w:r>
        <w:t>servid</w:t>
      </w:r>
      <w:proofErr w:type="spellEnd"/>
      <w:r>
        <w:t xml:space="preserve"> a </w:t>
      </w:r>
      <w:proofErr w:type="spellStart"/>
      <w:r>
        <w:t>vuestros</w:t>
      </w:r>
      <w:proofErr w:type="spellEnd"/>
      <w:r>
        <w:t xml:space="preserve"> </w:t>
      </w:r>
      <w:proofErr w:type="spellStart"/>
      <w:r>
        <w:t>semejantes</w:t>
      </w:r>
      <w:proofErr w:type="spellEnd"/>
      <w:r>
        <w:t xml:space="preserve"> </w:t>
      </w:r>
      <w:proofErr w:type="spellStart"/>
      <w:r>
        <w:t>en</w:t>
      </w:r>
      <w:proofErr w:type="spellEnd"/>
      <w:r>
        <w:t xml:space="preserve"> </w:t>
      </w:r>
      <w:proofErr w:type="spellStart"/>
      <w:r>
        <w:t>toda</w:t>
      </w:r>
      <w:proofErr w:type="spellEnd"/>
      <w:r>
        <w:t xml:space="preserve"> hora y </w:t>
      </w:r>
      <w:proofErr w:type="spellStart"/>
      <w:r>
        <w:t>en</w:t>
      </w:r>
      <w:proofErr w:type="spellEnd"/>
      <w:r>
        <w:t xml:space="preserve"> </w:t>
      </w:r>
      <w:proofErr w:type="spellStart"/>
      <w:r>
        <w:t>cualquier</w:t>
      </w:r>
      <w:proofErr w:type="spellEnd"/>
      <w:r>
        <w:t xml:space="preserve"> trance </w:t>
      </w:r>
      <w:proofErr w:type="spellStart"/>
      <w:r>
        <w:t>por</w:t>
      </w:r>
      <w:proofErr w:type="spellEnd"/>
      <w:r>
        <w:t xml:space="preserve"> </w:t>
      </w:r>
      <w:proofErr w:type="spellStart"/>
      <w:r>
        <w:t>el</w:t>
      </w:r>
      <w:proofErr w:type="spellEnd"/>
      <w:r>
        <w:t xml:space="preserve"> </w:t>
      </w:r>
      <w:proofErr w:type="spellStart"/>
      <w:r>
        <w:t>que</w:t>
      </w:r>
      <w:proofErr w:type="spellEnd"/>
      <w:r>
        <w:t xml:space="preserve"> </w:t>
      </w:r>
      <w:proofErr w:type="spellStart"/>
      <w:r>
        <w:t>atraviesen</w:t>
      </w:r>
      <w:proofErr w:type="spellEnd"/>
      <w:r>
        <w:t xml:space="preserve">. </w:t>
      </w:r>
    </w:p>
    <w:p w14:paraId="7FC865AF" w14:textId="77777777" w:rsidR="00F50769" w:rsidRDefault="00F50769" w:rsidP="00F50769">
      <w:r>
        <w:t xml:space="preserve">53. Vivid </w:t>
      </w:r>
      <w:proofErr w:type="spellStart"/>
      <w:r>
        <w:t>siempre</w:t>
      </w:r>
      <w:proofErr w:type="spellEnd"/>
      <w:r>
        <w:t xml:space="preserve"> </w:t>
      </w:r>
      <w:proofErr w:type="spellStart"/>
      <w:r>
        <w:t>alerta</w:t>
      </w:r>
      <w:proofErr w:type="spellEnd"/>
      <w:r>
        <w:t xml:space="preserve">, para </w:t>
      </w:r>
      <w:proofErr w:type="spellStart"/>
      <w:r>
        <w:t>que</w:t>
      </w:r>
      <w:proofErr w:type="spellEnd"/>
      <w:r>
        <w:t xml:space="preserve"> </w:t>
      </w:r>
      <w:proofErr w:type="spellStart"/>
      <w:r>
        <w:t>podáis</w:t>
      </w:r>
      <w:proofErr w:type="spellEnd"/>
      <w:r>
        <w:t xml:space="preserve"> </w:t>
      </w:r>
      <w:proofErr w:type="spellStart"/>
      <w:r>
        <w:t>perdonar</w:t>
      </w:r>
      <w:proofErr w:type="spellEnd"/>
      <w:r>
        <w:t xml:space="preserve"> de </w:t>
      </w:r>
      <w:proofErr w:type="spellStart"/>
      <w:r>
        <w:t>corazón</w:t>
      </w:r>
      <w:proofErr w:type="spellEnd"/>
      <w:r>
        <w:t xml:space="preserve"> a </w:t>
      </w:r>
      <w:proofErr w:type="spellStart"/>
      <w:r>
        <w:t>quienes</w:t>
      </w:r>
      <w:proofErr w:type="spellEnd"/>
      <w:r>
        <w:t xml:space="preserve"> </w:t>
      </w:r>
      <w:proofErr w:type="spellStart"/>
      <w:r>
        <w:t>os</w:t>
      </w:r>
      <w:proofErr w:type="spellEnd"/>
      <w:r>
        <w:t xml:space="preserve"> </w:t>
      </w:r>
      <w:proofErr w:type="spellStart"/>
      <w:r>
        <w:t>ofendieren</w:t>
      </w:r>
      <w:proofErr w:type="spellEnd"/>
      <w:r>
        <w:t xml:space="preserve">; </w:t>
      </w:r>
      <w:proofErr w:type="spellStart"/>
      <w:r>
        <w:t>meditad</w:t>
      </w:r>
      <w:proofErr w:type="spellEnd"/>
      <w:r>
        <w:t xml:space="preserve"> de </w:t>
      </w:r>
      <w:proofErr w:type="spellStart"/>
      <w:r>
        <w:t>antemano</w:t>
      </w:r>
      <w:proofErr w:type="spellEnd"/>
      <w:r>
        <w:t xml:space="preserve">, </w:t>
      </w:r>
      <w:proofErr w:type="spellStart"/>
      <w:r>
        <w:t>que</w:t>
      </w:r>
      <w:proofErr w:type="spellEnd"/>
      <w:r>
        <w:t xml:space="preserve"> </w:t>
      </w:r>
      <w:proofErr w:type="spellStart"/>
      <w:r>
        <w:t>quien</w:t>
      </w:r>
      <w:proofErr w:type="spellEnd"/>
      <w:r>
        <w:t xml:space="preserve"> causa </w:t>
      </w:r>
      <w:proofErr w:type="spellStart"/>
      <w:r>
        <w:t>ofensa</w:t>
      </w:r>
      <w:proofErr w:type="spellEnd"/>
      <w:r>
        <w:t xml:space="preserve"> a </w:t>
      </w:r>
      <w:proofErr w:type="spellStart"/>
      <w:r>
        <w:t>su</w:t>
      </w:r>
      <w:proofErr w:type="spellEnd"/>
      <w:r>
        <w:t xml:space="preserve"> </w:t>
      </w:r>
      <w:proofErr w:type="spellStart"/>
      <w:r>
        <w:t>hermano</w:t>
      </w:r>
      <w:proofErr w:type="spellEnd"/>
      <w:r>
        <w:t xml:space="preserve">, es </w:t>
      </w:r>
      <w:proofErr w:type="spellStart"/>
      <w:r>
        <w:t>porque</w:t>
      </w:r>
      <w:proofErr w:type="spellEnd"/>
      <w:r>
        <w:t xml:space="preserve"> </w:t>
      </w:r>
      <w:proofErr w:type="spellStart"/>
      <w:r>
        <w:t>carece</w:t>
      </w:r>
      <w:proofErr w:type="spellEnd"/>
      <w:r>
        <w:t xml:space="preserve"> de luz, y </w:t>
      </w:r>
      <w:proofErr w:type="spellStart"/>
      <w:r>
        <w:t>Yo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el</w:t>
      </w:r>
      <w:proofErr w:type="spellEnd"/>
      <w:r>
        <w:t xml:space="preserve"> </w:t>
      </w:r>
      <w:proofErr w:type="spellStart"/>
      <w:r>
        <w:t>perdón</w:t>
      </w:r>
      <w:proofErr w:type="spellEnd"/>
      <w:r>
        <w:t xml:space="preserve"> es lo </w:t>
      </w:r>
      <w:proofErr w:type="spellStart"/>
      <w:r>
        <w:t>único</w:t>
      </w:r>
      <w:proofErr w:type="spellEnd"/>
      <w:r>
        <w:t xml:space="preserve"> </w:t>
      </w:r>
      <w:proofErr w:type="spellStart"/>
      <w:r>
        <w:t>que</w:t>
      </w:r>
      <w:proofErr w:type="spellEnd"/>
      <w:r>
        <w:t xml:space="preserve"> </w:t>
      </w:r>
      <w:proofErr w:type="spellStart"/>
      <w:r>
        <w:t>puede</w:t>
      </w:r>
      <w:proofErr w:type="spellEnd"/>
      <w:r>
        <w:t xml:space="preserve"> </w:t>
      </w:r>
      <w:proofErr w:type="spellStart"/>
      <w:r>
        <w:t>hacer</w:t>
      </w:r>
      <w:proofErr w:type="spellEnd"/>
      <w:r>
        <w:t xml:space="preserve"> luz </w:t>
      </w:r>
      <w:proofErr w:type="spellStart"/>
      <w:r>
        <w:t>en</w:t>
      </w:r>
      <w:proofErr w:type="spellEnd"/>
      <w:r>
        <w:t xml:space="preserve"> </w:t>
      </w:r>
      <w:proofErr w:type="spellStart"/>
      <w:r>
        <w:t>esos</w:t>
      </w:r>
      <w:proofErr w:type="spellEnd"/>
      <w:r>
        <w:t xml:space="preserve"> </w:t>
      </w:r>
      <w:proofErr w:type="spellStart"/>
      <w:r>
        <w:t>corazones</w:t>
      </w:r>
      <w:proofErr w:type="spellEnd"/>
      <w:r>
        <w:t xml:space="preserve">. El </w:t>
      </w:r>
      <w:proofErr w:type="spellStart"/>
      <w:r>
        <w:t>rencor</w:t>
      </w:r>
      <w:proofErr w:type="spellEnd"/>
      <w:r>
        <w:t xml:space="preserve"> o la </w:t>
      </w:r>
      <w:proofErr w:type="spellStart"/>
      <w:r>
        <w:t>venganza</w:t>
      </w:r>
      <w:proofErr w:type="spellEnd"/>
      <w:r>
        <w:t xml:space="preserve">, </w:t>
      </w:r>
      <w:proofErr w:type="spellStart"/>
      <w:r>
        <w:t>aumentan</w:t>
      </w:r>
      <w:proofErr w:type="spellEnd"/>
      <w:r>
        <w:t xml:space="preserve"> la </w:t>
      </w:r>
      <w:proofErr w:type="spellStart"/>
      <w:r>
        <w:t>tiniebla</w:t>
      </w:r>
      <w:proofErr w:type="spellEnd"/>
      <w:r>
        <w:t xml:space="preserve"> y </w:t>
      </w:r>
      <w:proofErr w:type="spellStart"/>
      <w:r>
        <w:t>atraen</w:t>
      </w:r>
      <w:proofErr w:type="spellEnd"/>
      <w:r>
        <w:t xml:space="preserve"> </w:t>
      </w:r>
      <w:proofErr w:type="spellStart"/>
      <w:r>
        <w:t>el</w:t>
      </w:r>
      <w:proofErr w:type="spellEnd"/>
      <w:r>
        <w:t xml:space="preserve"> dolor. </w:t>
      </w:r>
    </w:p>
    <w:p w14:paraId="45F1D7BF" w14:textId="77777777" w:rsidR="00F50769" w:rsidRDefault="00F50769" w:rsidP="00F50769">
      <w:r>
        <w:t xml:space="preserve">54. Sed </w:t>
      </w:r>
      <w:proofErr w:type="spellStart"/>
      <w:r>
        <w:t>prudentes</w:t>
      </w:r>
      <w:proofErr w:type="spellEnd"/>
      <w:r>
        <w:t xml:space="preserve"> y </w:t>
      </w:r>
      <w:proofErr w:type="spellStart"/>
      <w:r>
        <w:t>fuertes</w:t>
      </w:r>
      <w:proofErr w:type="spellEnd"/>
      <w:r>
        <w:t xml:space="preserve"> </w:t>
      </w:r>
      <w:proofErr w:type="spellStart"/>
      <w:r>
        <w:t>en</w:t>
      </w:r>
      <w:proofErr w:type="spellEnd"/>
      <w:r>
        <w:t xml:space="preserve"> las </w:t>
      </w:r>
      <w:proofErr w:type="spellStart"/>
      <w:r>
        <w:t>pruebas</w:t>
      </w:r>
      <w:proofErr w:type="spellEnd"/>
      <w:r>
        <w:t xml:space="preserve">, para </w:t>
      </w:r>
      <w:proofErr w:type="spellStart"/>
      <w:r>
        <w:t>que</w:t>
      </w:r>
      <w:proofErr w:type="spellEnd"/>
      <w:r>
        <w:t xml:space="preserve"> </w:t>
      </w:r>
      <w:proofErr w:type="spellStart"/>
      <w:r>
        <w:t>dejéis</w:t>
      </w:r>
      <w:proofErr w:type="spellEnd"/>
      <w:r>
        <w:t xml:space="preserve"> </w:t>
      </w:r>
      <w:proofErr w:type="spellStart"/>
      <w:r>
        <w:t>esa</w:t>
      </w:r>
      <w:proofErr w:type="spellEnd"/>
      <w:r>
        <w:t xml:space="preserve"> </w:t>
      </w:r>
      <w:proofErr w:type="spellStart"/>
      <w:r>
        <w:t>simiente</w:t>
      </w:r>
      <w:proofErr w:type="spellEnd"/>
      <w:r>
        <w:t xml:space="preserve">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de </w:t>
      </w:r>
      <w:proofErr w:type="spellStart"/>
      <w:r>
        <w:t>vuestros</w:t>
      </w:r>
      <w:proofErr w:type="spellEnd"/>
      <w:r>
        <w:t xml:space="preserve"> </w:t>
      </w:r>
      <w:proofErr w:type="spellStart"/>
      <w:r>
        <w:t>hijos</w:t>
      </w:r>
      <w:proofErr w:type="spellEnd"/>
      <w:r>
        <w:t xml:space="preserve"> y </w:t>
      </w:r>
      <w:proofErr w:type="spellStart"/>
      <w:r>
        <w:t>seáis</w:t>
      </w:r>
      <w:proofErr w:type="spellEnd"/>
      <w:r>
        <w:t xml:space="preserve"> </w:t>
      </w:r>
      <w:proofErr w:type="spellStart"/>
      <w:r>
        <w:t>recordados</w:t>
      </w:r>
      <w:proofErr w:type="spellEnd"/>
      <w:r>
        <w:t xml:space="preserve"> con </w:t>
      </w:r>
      <w:proofErr w:type="spellStart"/>
      <w:r>
        <w:t>cariño</w:t>
      </w:r>
      <w:proofErr w:type="spellEnd"/>
      <w:r>
        <w:t xml:space="preserve"> y </w:t>
      </w:r>
      <w:proofErr w:type="spellStart"/>
      <w:r>
        <w:t>gratitud</w:t>
      </w:r>
      <w:proofErr w:type="spellEnd"/>
      <w:r>
        <w:t xml:space="preserve">, </w:t>
      </w:r>
      <w:proofErr w:type="spellStart"/>
      <w:r>
        <w:t>como</w:t>
      </w:r>
      <w:proofErr w:type="spellEnd"/>
      <w:r>
        <w:t xml:space="preserve"> </w:t>
      </w:r>
      <w:proofErr w:type="spellStart"/>
      <w:r>
        <w:t>vosotros</w:t>
      </w:r>
      <w:proofErr w:type="spellEnd"/>
      <w:r>
        <w:t xml:space="preserve"> </w:t>
      </w:r>
      <w:proofErr w:type="spellStart"/>
      <w:r>
        <w:t>recordáis</w:t>
      </w:r>
      <w:proofErr w:type="spellEnd"/>
      <w:r>
        <w:t xml:space="preserve"> a </w:t>
      </w:r>
      <w:proofErr w:type="spellStart"/>
      <w:r>
        <w:t>los</w:t>
      </w:r>
      <w:proofErr w:type="spellEnd"/>
      <w:r>
        <w:t xml:space="preserve"> </w:t>
      </w:r>
      <w:proofErr w:type="spellStart"/>
      <w:r>
        <w:t>patriarcas</w:t>
      </w:r>
      <w:proofErr w:type="spellEnd"/>
      <w:r>
        <w:t xml:space="preserve"> de </w:t>
      </w:r>
      <w:proofErr w:type="spellStart"/>
      <w:r>
        <w:t>los</w:t>
      </w:r>
      <w:proofErr w:type="spellEnd"/>
      <w:r>
        <w:t xml:space="preserve"> </w:t>
      </w:r>
      <w:proofErr w:type="spellStart"/>
      <w:r>
        <w:t>primeros</w:t>
      </w:r>
      <w:proofErr w:type="spellEnd"/>
      <w:r>
        <w:t xml:space="preserve"> </w:t>
      </w:r>
      <w:proofErr w:type="spellStart"/>
      <w:r>
        <w:t>tiempos</w:t>
      </w:r>
      <w:proofErr w:type="spellEnd"/>
      <w:r>
        <w:t xml:space="preserve">, </w:t>
      </w:r>
      <w:proofErr w:type="spellStart"/>
      <w:r>
        <w:t>los</w:t>
      </w:r>
      <w:proofErr w:type="spellEnd"/>
      <w:r>
        <w:t xml:space="preserve"> </w:t>
      </w:r>
      <w:proofErr w:type="spellStart"/>
      <w:r>
        <w:t>que</w:t>
      </w:r>
      <w:proofErr w:type="spellEnd"/>
      <w:r>
        <w:t xml:space="preserve"> </w:t>
      </w:r>
      <w:proofErr w:type="spellStart"/>
      <w:r>
        <w:t>os</w:t>
      </w:r>
      <w:proofErr w:type="spellEnd"/>
      <w:r>
        <w:t xml:space="preserve"> </w:t>
      </w:r>
      <w:proofErr w:type="spellStart"/>
      <w:r>
        <w:t>dejaron</w:t>
      </w:r>
      <w:proofErr w:type="spellEnd"/>
      <w:r>
        <w:t xml:space="preserve"> </w:t>
      </w:r>
      <w:proofErr w:type="spellStart"/>
      <w:r>
        <w:t>su</w:t>
      </w:r>
      <w:proofErr w:type="spellEnd"/>
      <w:r>
        <w:t xml:space="preserve"> </w:t>
      </w:r>
      <w:proofErr w:type="spellStart"/>
      <w:r>
        <w:t>herencia</w:t>
      </w:r>
      <w:proofErr w:type="spellEnd"/>
      <w:r>
        <w:t xml:space="preserve"> de </w:t>
      </w:r>
      <w:proofErr w:type="spellStart"/>
      <w:r>
        <w:t>fe</w:t>
      </w:r>
      <w:proofErr w:type="spellEnd"/>
      <w:r>
        <w:t xml:space="preserve">, de </w:t>
      </w:r>
      <w:proofErr w:type="spellStart"/>
      <w:r>
        <w:t>fortaleza</w:t>
      </w:r>
      <w:proofErr w:type="spellEnd"/>
      <w:r>
        <w:t xml:space="preserve">; </w:t>
      </w:r>
      <w:proofErr w:type="spellStart"/>
      <w:r>
        <w:t>como</w:t>
      </w:r>
      <w:proofErr w:type="spellEnd"/>
      <w:r>
        <w:t xml:space="preserve"> Abraham, a </w:t>
      </w:r>
      <w:proofErr w:type="spellStart"/>
      <w:r>
        <w:t>quien</w:t>
      </w:r>
      <w:proofErr w:type="spellEnd"/>
      <w:r>
        <w:t xml:space="preserve"> </w:t>
      </w:r>
      <w:proofErr w:type="spellStart"/>
      <w:r>
        <w:t>todo</w:t>
      </w:r>
      <w:proofErr w:type="spellEnd"/>
      <w:r>
        <w:t xml:space="preserve"> un pueblo </w:t>
      </w:r>
      <w:proofErr w:type="spellStart"/>
      <w:r>
        <w:t>reconoció</w:t>
      </w:r>
      <w:proofErr w:type="spellEnd"/>
      <w:r>
        <w:t xml:space="preserve"> y </w:t>
      </w:r>
      <w:proofErr w:type="spellStart"/>
      <w:r>
        <w:t>amó</w:t>
      </w:r>
      <w:proofErr w:type="spellEnd"/>
      <w:r>
        <w:t xml:space="preserve"> </w:t>
      </w:r>
      <w:proofErr w:type="spellStart"/>
      <w:r>
        <w:t>como</w:t>
      </w:r>
      <w:proofErr w:type="spellEnd"/>
      <w:r>
        <w:t xml:space="preserve"> padre. </w:t>
      </w:r>
    </w:p>
    <w:p w14:paraId="69EE86E3" w14:textId="77777777" w:rsidR="00F50769" w:rsidRDefault="00F50769" w:rsidP="00F50769">
      <w:r>
        <w:t xml:space="preserve">55. Hoy son </w:t>
      </w:r>
      <w:proofErr w:type="spellStart"/>
      <w:r>
        <w:t>consejos</w:t>
      </w:r>
      <w:proofErr w:type="spellEnd"/>
      <w:r>
        <w:t xml:space="preserve"> </w:t>
      </w:r>
      <w:proofErr w:type="spellStart"/>
      <w:r>
        <w:t>los</w:t>
      </w:r>
      <w:proofErr w:type="spellEnd"/>
      <w:r>
        <w:t xml:space="preserve"> </w:t>
      </w:r>
      <w:proofErr w:type="spellStart"/>
      <w:r>
        <w:t>que</w:t>
      </w:r>
      <w:proofErr w:type="spellEnd"/>
      <w:r>
        <w:t xml:space="preserve"> </w:t>
      </w:r>
      <w:proofErr w:type="spellStart"/>
      <w:r>
        <w:t>os</w:t>
      </w:r>
      <w:proofErr w:type="spellEnd"/>
      <w:r>
        <w:t xml:space="preserve"> he dado, </w:t>
      </w:r>
      <w:proofErr w:type="gramStart"/>
      <w:r>
        <w:t>mas</w:t>
      </w:r>
      <w:proofErr w:type="gramEnd"/>
      <w:r>
        <w:t xml:space="preserve"> son </w:t>
      </w:r>
      <w:proofErr w:type="spellStart"/>
      <w:r>
        <w:t>consejos</w:t>
      </w:r>
      <w:proofErr w:type="spellEnd"/>
      <w:r>
        <w:t xml:space="preserve"> </w:t>
      </w:r>
      <w:proofErr w:type="spellStart"/>
      <w:r>
        <w:t>celestiales</w:t>
      </w:r>
      <w:proofErr w:type="spellEnd"/>
      <w:r>
        <w:t xml:space="preserve">, </w:t>
      </w:r>
      <w:proofErr w:type="spellStart"/>
      <w:r>
        <w:t>porque</w:t>
      </w:r>
      <w:proofErr w:type="spellEnd"/>
      <w:r>
        <w:t xml:space="preserve"> </w:t>
      </w:r>
      <w:proofErr w:type="spellStart"/>
      <w:r>
        <w:t>Yo</w:t>
      </w:r>
      <w:proofErr w:type="spellEnd"/>
      <w:r>
        <w:t xml:space="preserve"> me </w:t>
      </w:r>
      <w:proofErr w:type="spellStart"/>
      <w:r>
        <w:t>recreo</w:t>
      </w:r>
      <w:proofErr w:type="spellEnd"/>
      <w:r>
        <w:t xml:space="preserve"> </w:t>
      </w:r>
      <w:proofErr w:type="spellStart"/>
      <w:r>
        <w:t>en</w:t>
      </w:r>
      <w:proofErr w:type="spellEnd"/>
      <w:r>
        <w:t xml:space="preserve"> </w:t>
      </w:r>
      <w:proofErr w:type="spellStart"/>
      <w:r>
        <w:t>hablaros</w:t>
      </w:r>
      <w:proofErr w:type="spellEnd"/>
      <w:r>
        <w:t xml:space="preserve"> </w:t>
      </w:r>
      <w:proofErr w:type="spellStart"/>
      <w:r>
        <w:t>como</w:t>
      </w:r>
      <w:proofErr w:type="spellEnd"/>
      <w:r>
        <w:t xml:space="preserve"> Padre </w:t>
      </w:r>
      <w:proofErr w:type="spellStart"/>
      <w:r>
        <w:t>sintiendo</w:t>
      </w:r>
      <w:proofErr w:type="spellEnd"/>
      <w:r>
        <w:t xml:space="preserve"> </w:t>
      </w:r>
      <w:proofErr w:type="spellStart"/>
      <w:r>
        <w:t>en</w:t>
      </w:r>
      <w:proofErr w:type="spellEnd"/>
      <w:r>
        <w:t xml:space="preserve"> mi Espíritu </w:t>
      </w:r>
      <w:proofErr w:type="spellStart"/>
      <w:r>
        <w:t>vuestro</w:t>
      </w:r>
      <w:proofErr w:type="spellEnd"/>
      <w:r>
        <w:t xml:space="preserve"> amor de </w:t>
      </w:r>
      <w:proofErr w:type="spellStart"/>
      <w:r>
        <w:t>hijos</w:t>
      </w:r>
      <w:proofErr w:type="spellEnd"/>
      <w:r>
        <w:t xml:space="preserve">. </w:t>
      </w:r>
    </w:p>
    <w:p w14:paraId="7EB99DC2" w14:textId="77777777" w:rsidR="00F50769" w:rsidRDefault="00F50769" w:rsidP="00F50769">
      <w:r>
        <w:t xml:space="preserve">56. Pueblo: </w:t>
      </w:r>
      <w:proofErr w:type="spellStart"/>
      <w:r>
        <w:t>en</w:t>
      </w:r>
      <w:proofErr w:type="spellEnd"/>
      <w:r>
        <w:t xml:space="preserve"> </w:t>
      </w:r>
      <w:proofErr w:type="spellStart"/>
      <w:r>
        <w:t>aquel</w:t>
      </w:r>
      <w:proofErr w:type="spellEnd"/>
      <w:r>
        <w:t xml:space="preserve"> </w:t>
      </w:r>
      <w:proofErr w:type="spellStart"/>
      <w:r>
        <w:t>tiempo</w:t>
      </w:r>
      <w:proofErr w:type="spellEnd"/>
      <w:r>
        <w:t xml:space="preserve">, Juan, </w:t>
      </w:r>
      <w:proofErr w:type="spellStart"/>
      <w:r>
        <w:t>llamado</w:t>
      </w:r>
      <w:proofErr w:type="spellEnd"/>
      <w:r>
        <w:t xml:space="preserve"> también </w:t>
      </w:r>
      <w:proofErr w:type="spellStart"/>
      <w:r>
        <w:t>el</w:t>
      </w:r>
      <w:proofErr w:type="spellEnd"/>
      <w:r>
        <w:t xml:space="preserve"> Bautista, </w:t>
      </w:r>
      <w:proofErr w:type="spellStart"/>
      <w:r>
        <w:t>bautizaba</w:t>
      </w:r>
      <w:proofErr w:type="spellEnd"/>
      <w:r>
        <w:t xml:space="preserve"> con </w:t>
      </w:r>
      <w:proofErr w:type="spellStart"/>
      <w:r>
        <w:t>agua</w:t>
      </w:r>
      <w:proofErr w:type="spellEnd"/>
      <w:r>
        <w:t xml:space="preserve"> a </w:t>
      </w:r>
      <w:proofErr w:type="spellStart"/>
      <w:r>
        <w:t>los</w:t>
      </w:r>
      <w:proofErr w:type="spellEnd"/>
      <w:r>
        <w:t xml:space="preserve"> </w:t>
      </w:r>
      <w:proofErr w:type="spellStart"/>
      <w:r>
        <w:t>que</w:t>
      </w:r>
      <w:proofErr w:type="spellEnd"/>
      <w:r>
        <w:t xml:space="preserve"> </w:t>
      </w:r>
      <w:proofErr w:type="spellStart"/>
      <w:r>
        <w:t>creían</w:t>
      </w:r>
      <w:proofErr w:type="spellEnd"/>
      <w:r>
        <w:t xml:space="preserve"> </w:t>
      </w:r>
      <w:proofErr w:type="spellStart"/>
      <w:r>
        <w:t>en</w:t>
      </w:r>
      <w:proofErr w:type="spellEnd"/>
      <w:r>
        <w:t xml:space="preserve"> </w:t>
      </w:r>
      <w:proofErr w:type="spellStart"/>
      <w:r>
        <w:t>su</w:t>
      </w:r>
      <w:proofErr w:type="spellEnd"/>
      <w:r>
        <w:t xml:space="preserve"> </w:t>
      </w:r>
      <w:proofErr w:type="spellStart"/>
      <w:r>
        <w:t>profecía</w:t>
      </w:r>
      <w:proofErr w:type="spellEnd"/>
      <w:r>
        <w:t xml:space="preserve">. Este </w:t>
      </w:r>
      <w:proofErr w:type="spellStart"/>
      <w:r>
        <w:t>acto</w:t>
      </w:r>
      <w:proofErr w:type="spellEnd"/>
      <w:r>
        <w:t xml:space="preserve"> era un </w:t>
      </w:r>
      <w:proofErr w:type="spellStart"/>
      <w:r>
        <w:t>símbolo</w:t>
      </w:r>
      <w:proofErr w:type="spellEnd"/>
      <w:r>
        <w:t xml:space="preserve"> de la </w:t>
      </w:r>
      <w:proofErr w:type="spellStart"/>
      <w:r>
        <w:t>purificación</w:t>
      </w:r>
      <w:proofErr w:type="spellEnd"/>
      <w:r>
        <w:t xml:space="preserve"> del </w:t>
      </w:r>
      <w:proofErr w:type="spellStart"/>
      <w:r>
        <w:t>pecado</w:t>
      </w:r>
      <w:proofErr w:type="spellEnd"/>
      <w:r>
        <w:t xml:space="preserve"> original. </w:t>
      </w:r>
      <w:proofErr w:type="spellStart"/>
      <w:r>
        <w:t>Él</w:t>
      </w:r>
      <w:proofErr w:type="spellEnd"/>
      <w:r>
        <w:t xml:space="preserve"> </w:t>
      </w:r>
      <w:proofErr w:type="spellStart"/>
      <w:r>
        <w:t>decía</w:t>
      </w:r>
      <w:proofErr w:type="spellEnd"/>
      <w:r>
        <w:t xml:space="preserve"> a las multitudes </w:t>
      </w:r>
      <w:proofErr w:type="spellStart"/>
      <w:r>
        <w:t>que</w:t>
      </w:r>
      <w:proofErr w:type="spellEnd"/>
      <w:r>
        <w:t xml:space="preserve"> </w:t>
      </w:r>
      <w:proofErr w:type="spellStart"/>
      <w:r>
        <w:t>llegaban</w:t>
      </w:r>
      <w:proofErr w:type="spellEnd"/>
      <w:r>
        <w:t xml:space="preserve"> hasta </w:t>
      </w:r>
      <w:proofErr w:type="spellStart"/>
      <w:r>
        <w:t>el</w:t>
      </w:r>
      <w:proofErr w:type="spellEnd"/>
      <w:r>
        <w:t xml:space="preserve"> Jordán para </w:t>
      </w:r>
      <w:proofErr w:type="spellStart"/>
      <w:r>
        <w:t>escuchar</w:t>
      </w:r>
      <w:proofErr w:type="spellEnd"/>
      <w:r>
        <w:t xml:space="preserve"> las palabras del precursor: </w:t>
      </w:r>
    </w:p>
    <w:p w14:paraId="31E61FE0" w14:textId="77777777" w:rsidR="00F50769" w:rsidRDefault="00F50769" w:rsidP="00F50769">
      <w:r>
        <w:lastRenderedPageBreak/>
        <w:t xml:space="preserve">he </w:t>
      </w:r>
      <w:proofErr w:type="spellStart"/>
      <w:r>
        <w:t>aquí</w:t>
      </w:r>
      <w:proofErr w:type="spellEnd"/>
      <w:r>
        <w:t xml:space="preserve"> </w:t>
      </w:r>
      <w:proofErr w:type="spellStart"/>
      <w:r>
        <w:t>que</w:t>
      </w:r>
      <w:proofErr w:type="spellEnd"/>
      <w:r>
        <w:t xml:space="preserve"> </w:t>
      </w:r>
      <w:proofErr w:type="spellStart"/>
      <w:r>
        <w:t>yo</w:t>
      </w:r>
      <w:proofErr w:type="spellEnd"/>
      <w:r>
        <w:t xml:space="preserve"> </w:t>
      </w:r>
      <w:proofErr w:type="spellStart"/>
      <w:r>
        <w:t>os</w:t>
      </w:r>
      <w:proofErr w:type="spellEnd"/>
      <w:r>
        <w:t xml:space="preserve"> </w:t>
      </w:r>
      <w:proofErr w:type="spellStart"/>
      <w:r>
        <w:t>bautizo</w:t>
      </w:r>
      <w:proofErr w:type="spellEnd"/>
      <w:r>
        <w:t xml:space="preserve"> con </w:t>
      </w:r>
      <w:proofErr w:type="spellStart"/>
      <w:r>
        <w:t>agua</w:t>
      </w:r>
      <w:proofErr w:type="spellEnd"/>
      <w:r>
        <w:t xml:space="preserve">, mas </w:t>
      </w:r>
      <w:proofErr w:type="spellStart"/>
      <w:r>
        <w:t>ya</w:t>
      </w:r>
      <w:proofErr w:type="spellEnd"/>
      <w:r>
        <w:t xml:space="preserve"> </w:t>
      </w:r>
      <w:proofErr w:type="spellStart"/>
      <w:r>
        <w:t>viene</w:t>
      </w:r>
      <w:proofErr w:type="spellEnd"/>
      <w:r>
        <w:t xml:space="preserve"> </w:t>
      </w:r>
      <w:proofErr w:type="spellStart"/>
      <w:r>
        <w:t>Aquél</w:t>
      </w:r>
      <w:proofErr w:type="spellEnd"/>
      <w:r>
        <w:t xml:space="preserve"> </w:t>
      </w:r>
      <w:proofErr w:type="spellStart"/>
      <w:r>
        <w:t>que</w:t>
      </w:r>
      <w:proofErr w:type="spellEnd"/>
      <w:r>
        <w:t xml:space="preserve"> </w:t>
      </w:r>
      <w:proofErr w:type="spellStart"/>
      <w:r>
        <w:t>os</w:t>
      </w:r>
      <w:proofErr w:type="spellEnd"/>
      <w:r>
        <w:t xml:space="preserve"> </w:t>
      </w:r>
      <w:proofErr w:type="spellStart"/>
      <w:r>
        <w:t>bautizará</w:t>
      </w:r>
      <w:proofErr w:type="spellEnd"/>
      <w:r>
        <w:t xml:space="preserve"> con </w:t>
      </w:r>
      <w:proofErr w:type="spellStart"/>
      <w:r>
        <w:t>el</w:t>
      </w:r>
      <w:proofErr w:type="spellEnd"/>
      <w:r>
        <w:t xml:space="preserve"> </w:t>
      </w:r>
      <w:proofErr w:type="spellStart"/>
      <w:r>
        <w:t>fuego</w:t>
      </w:r>
      <w:proofErr w:type="spellEnd"/>
      <w:r>
        <w:t xml:space="preserve"> del Espíritu Santo. </w:t>
      </w:r>
    </w:p>
    <w:p w14:paraId="6461ACB7" w14:textId="77777777" w:rsidR="00F50769" w:rsidRDefault="00F50769" w:rsidP="00F50769">
      <w:r>
        <w:t xml:space="preserve">57. De ese </w:t>
      </w:r>
      <w:proofErr w:type="spellStart"/>
      <w:r>
        <w:t>fuego</w:t>
      </w:r>
      <w:proofErr w:type="spellEnd"/>
      <w:r>
        <w:t xml:space="preserve"> </w:t>
      </w:r>
      <w:proofErr w:type="spellStart"/>
      <w:r>
        <w:t>divino</w:t>
      </w:r>
      <w:proofErr w:type="spellEnd"/>
      <w:r>
        <w:t xml:space="preserve"> </w:t>
      </w:r>
      <w:proofErr w:type="spellStart"/>
      <w:r>
        <w:t>nacieron</w:t>
      </w:r>
      <w:proofErr w:type="spellEnd"/>
      <w:r>
        <w:t xml:space="preserve"> </w:t>
      </w:r>
      <w:proofErr w:type="spellStart"/>
      <w:r>
        <w:t>todos</w:t>
      </w:r>
      <w:proofErr w:type="spellEnd"/>
      <w:r>
        <w:t xml:space="preserve"> </w:t>
      </w:r>
      <w:proofErr w:type="spellStart"/>
      <w:r>
        <w:t>los</w:t>
      </w:r>
      <w:proofErr w:type="spellEnd"/>
      <w:r>
        <w:t xml:space="preserve"> </w:t>
      </w:r>
      <w:proofErr w:type="spellStart"/>
      <w:r>
        <w:t>espíritus</w:t>
      </w:r>
      <w:proofErr w:type="spellEnd"/>
      <w:r>
        <w:t xml:space="preserve">, </w:t>
      </w:r>
      <w:proofErr w:type="spellStart"/>
      <w:r>
        <w:t>brotaron</w:t>
      </w:r>
      <w:proofErr w:type="spellEnd"/>
      <w:r>
        <w:t xml:space="preserve"> </w:t>
      </w:r>
      <w:proofErr w:type="spellStart"/>
      <w:r>
        <w:t>limpios</w:t>
      </w:r>
      <w:proofErr w:type="spellEnd"/>
      <w:r>
        <w:t xml:space="preserve"> y puros, </w:t>
      </w:r>
      <w:proofErr w:type="spellStart"/>
      <w:r>
        <w:t>más</w:t>
      </w:r>
      <w:proofErr w:type="spellEnd"/>
      <w:r>
        <w:t xml:space="preserve"> </w:t>
      </w:r>
      <w:proofErr w:type="spellStart"/>
      <w:r>
        <w:t>si</w:t>
      </w:r>
      <w:proofErr w:type="spellEnd"/>
      <w:r>
        <w:t xml:space="preserve"> </w:t>
      </w:r>
      <w:proofErr w:type="spellStart"/>
      <w:r>
        <w:t>en</w:t>
      </w:r>
      <w:proofErr w:type="spellEnd"/>
      <w:r>
        <w:t xml:space="preserve"> </w:t>
      </w:r>
      <w:proofErr w:type="spellStart"/>
      <w:r>
        <w:t>su</w:t>
      </w:r>
      <w:proofErr w:type="spellEnd"/>
      <w:r>
        <w:t xml:space="preserve"> camino </w:t>
      </w:r>
      <w:proofErr w:type="spellStart"/>
      <w:r>
        <w:t>han</w:t>
      </w:r>
      <w:proofErr w:type="spellEnd"/>
      <w:r>
        <w:t xml:space="preserve"> </w:t>
      </w:r>
      <w:proofErr w:type="spellStart"/>
      <w:r>
        <w:t>llegado</w:t>
      </w:r>
      <w:proofErr w:type="spellEnd"/>
      <w:r>
        <w:t xml:space="preserve"> a </w:t>
      </w:r>
      <w:proofErr w:type="spellStart"/>
      <w:r>
        <w:t>mancharse</w:t>
      </w:r>
      <w:proofErr w:type="spellEnd"/>
      <w:r>
        <w:t xml:space="preserve"> con </w:t>
      </w:r>
      <w:proofErr w:type="spellStart"/>
      <w:r>
        <w:t>el</w:t>
      </w:r>
      <w:proofErr w:type="spellEnd"/>
      <w:r>
        <w:t xml:space="preserve"> </w:t>
      </w:r>
      <w:proofErr w:type="spellStart"/>
      <w:r>
        <w:t>pecado</w:t>
      </w:r>
      <w:proofErr w:type="spellEnd"/>
      <w:r>
        <w:t xml:space="preserve"> </w:t>
      </w:r>
      <w:proofErr w:type="spellStart"/>
      <w:r>
        <w:t>que</w:t>
      </w:r>
      <w:proofErr w:type="spellEnd"/>
      <w:r>
        <w:t xml:space="preserve"> </w:t>
      </w:r>
      <w:proofErr w:type="spellStart"/>
      <w:r>
        <w:t>trajo</w:t>
      </w:r>
      <w:proofErr w:type="spellEnd"/>
      <w:r>
        <w:t xml:space="preserve"> </w:t>
      </w:r>
      <w:proofErr w:type="spellStart"/>
      <w:r>
        <w:t>consigo</w:t>
      </w:r>
      <w:proofErr w:type="spellEnd"/>
      <w:r>
        <w:t xml:space="preserve"> la </w:t>
      </w:r>
      <w:proofErr w:type="spellStart"/>
      <w:r>
        <w:t>desobediencia</w:t>
      </w:r>
      <w:proofErr w:type="spellEnd"/>
      <w:r>
        <w:t xml:space="preserve">, </w:t>
      </w:r>
      <w:proofErr w:type="spellStart"/>
      <w:r>
        <w:t>viene</w:t>
      </w:r>
      <w:proofErr w:type="spellEnd"/>
      <w:r>
        <w:t xml:space="preserve"> de nuevo </w:t>
      </w:r>
      <w:proofErr w:type="spellStart"/>
      <w:r>
        <w:t>el</w:t>
      </w:r>
      <w:proofErr w:type="spellEnd"/>
      <w:r>
        <w:t xml:space="preserve"> </w:t>
      </w:r>
      <w:proofErr w:type="spellStart"/>
      <w:r>
        <w:t>fuego</w:t>
      </w:r>
      <w:proofErr w:type="spellEnd"/>
      <w:r>
        <w:t xml:space="preserve"> de mi Espíritu a </w:t>
      </w:r>
      <w:proofErr w:type="spellStart"/>
      <w:r>
        <w:t>derramarse</w:t>
      </w:r>
      <w:proofErr w:type="spellEnd"/>
      <w:r>
        <w:t xml:space="preserve"> </w:t>
      </w:r>
      <w:proofErr w:type="spellStart"/>
      <w:r>
        <w:t>sobre</w:t>
      </w:r>
      <w:proofErr w:type="spellEnd"/>
      <w:r>
        <w:t xml:space="preserve"> </w:t>
      </w:r>
      <w:proofErr w:type="spellStart"/>
      <w:r>
        <w:t>ellos</w:t>
      </w:r>
      <w:proofErr w:type="spellEnd"/>
      <w:r>
        <w:t xml:space="preserve"> para </w:t>
      </w:r>
      <w:proofErr w:type="spellStart"/>
      <w:r>
        <w:t>destruir</w:t>
      </w:r>
      <w:proofErr w:type="spellEnd"/>
      <w:r>
        <w:t xml:space="preserve"> </w:t>
      </w:r>
      <w:proofErr w:type="spellStart"/>
      <w:r>
        <w:t>su</w:t>
      </w:r>
      <w:proofErr w:type="spellEnd"/>
      <w:r>
        <w:t xml:space="preserve"> </w:t>
      </w:r>
      <w:proofErr w:type="spellStart"/>
      <w:r>
        <w:t>pecado</w:t>
      </w:r>
      <w:proofErr w:type="spellEnd"/>
      <w:r>
        <w:t xml:space="preserve">, </w:t>
      </w:r>
      <w:proofErr w:type="spellStart"/>
      <w:r>
        <w:t>borrar</w:t>
      </w:r>
      <w:proofErr w:type="spellEnd"/>
      <w:r>
        <w:t xml:space="preserve"> sus </w:t>
      </w:r>
      <w:proofErr w:type="spellStart"/>
      <w:r>
        <w:t>manchas</w:t>
      </w:r>
      <w:proofErr w:type="spellEnd"/>
      <w:r>
        <w:t xml:space="preserve"> y </w:t>
      </w:r>
      <w:proofErr w:type="spellStart"/>
      <w:r>
        <w:t>devolverles</w:t>
      </w:r>
      <w:proofErr w:type="spellEnd"/>
      <w:r>
        <w:t xml:space="preserve"> </w:t>
      </w:r>
      <w:proofErr w:type="spellStart"/>
      <w:r>
        <w:t>su</w:t>
      </w:r>
      <w:proofErr w:type="spellEnd"/>
      <w:r>
        <w:t xml:space="preserve"> </w:t>
      </w:r>
      <w:proofErr w:type="spellStart"/>
      <w:r>
        <w:t>pureza</w:t>
      </w:r>
      <w:proofErr w:type="spellEnd"/>
      <w:r>
        <w:t xml:space="preserve"> original. </w:t>
      </w:r>
    </w:p>
    <w:p w14:paraId="122BC83E" w14:textId="77777777" w:rsidR="00F50769" w:rsidRDefault="00F50769" w:rsidP="00F50769">
      <w:r>
        <w:t xml:space="preserve">58. Si ese </w:t>
      </w:r>
      <w:proofErr w:type="spellStart"/>
      <w:r>
        <w:t>bautizo</w:t>
      </w:r>
      <w:proofErr w:type="spellEnd"/>
      <w:r>
        <w:t xml:space="preserve"> </w:t>
      </w:r>
      <w:proofErr w:type="spellStart"/>
      <w:r>
        <w:t>espiritual</w:t>
      </w:r>
      <w:proofErr w:type="spellEnd"/>
      <w:r>
        <w:t xml:space="preserve">, </w:t>
      </w:r>
      <w:proofErr w:type="spellStart"/>
      <w:r>
        <w:t>en</w:t>
      </w:r>
      <w:proofErr w:type="spellEnd"/>
      <w:r>
        <w:t xml:space="preserve"> </w:t>
      </w:r>
      <w:proofErr w:type="spellStart"/>
      <w:r>
        <w:t>vez</w:t>
      </w:r>
      <w:proofErr w:type="spellEnd"/>
      <w:r>
        <w:t xml:space="preserve"> de ser </w:t>
      </w:r>
      <w:proofErr w:type="spellStart"/>
      <w:r>
        <w:t>entendido</w:t>
      </w:r>
      <w:proofErr w:type="spellEnd"/>
      <w:r>
        <w:t xml:space="preserve"> </w:t>
      </w:r>
      <w:proofErr w:type="spellStart"/>
      <w:r>
        <w:t>como</w:t>
      </w:r>
      <w:proofErr w:type="spellEnd"/>
      <w:r>
        <w:t xml:space="preserve"> la </w:t>
      </w:r>
      <w:proofErr w:type="spellStart"/>
      <w:r>
        <w:t>purificación</w:t>
      </w:r>
      <w:proofErr w:type="spellEnd"/>
      <w:r>
        <w:t xml:space="preserve"> </w:t>
      </w:r>
      <w:proofErr w:type="spellStart"/>
      <w:r>
        <w:t>que</w:t>
      </w:r>
      <w:proofErr w:type="spellEnd"/>
      <w:r>
        <w:t xml:space="preserve"> </w:t>
      </w:r>
      <w:proofErr w:type="spellStart"/>
      <w:r>
        <w:t>el</w:t>
      </w:r>
      <w:proofErr w:type="spellEnd"/>
      <w:r>
        <w:t xml:space="preserve"> hombre </w:t>
      </w:r>
      <w:proofErr w:type="spellStart"/>
      <w:r>
        <w:t>alcanza</w:t>
      </w:r>
      <w:proofErr w:type="spellEnd"/>
      <w:r>
        <w:t xml:space="preserve"> </w:t>
      </w:r>
      <w:proofErr w:type="spellStart"/>
      <w:r>
        <w:t>mediante</w:t>
      </w:r>
      <w:proofErr w:type="spellEnd"/>
      <w:r>
        <w:t xml:space="preserve"> un </w:t>
      </w:r>
      <w:proofErr w:type="spellStart"/>
      <w:r>
        <w:t>acto</w:t>
      </w:r>
      <w:proofErr w:type="spellEnd"/>
      <w:r>
        <w:t xml:space="preserve"> de </w:t>
      </w:r>
      <w:proofErr w:type="spellStart"/>
      <w:r>
        <w:t>arrepentimiento</w:t>
      </w:r>
      <w:proofErr w:type="spellEnd"/>
      <w:r>
        <w:t xml:space="preserve"> </w:t>
      </w:r>
      <w:proofErr w:type="spellStart"/>
      <w:r>
        <w:t>verdadero</w:t>
      </w:r>
      <w:proofErr w:type="spellEnd"/>
      <w:r>
        <w:t xml:space="preserve"> ante </w:t>
      </w:r>
      <w:proofErr w:type="spellStart"/>
      <w:r>
        <w:t>su</w:t>
      </w:r>
      <w:proofErr w:type="spellEnd"/>
      <w:r>
        <w:t xml:space="preserve"> </w:t>
      </w:r>
      <w:proofErr w:type="spellStart"/>
      <w:r>
        <w:t>Creador</w:t>
      </w:r>
      <w:proofErr w:type="spellEnd"/>
      <w:r>
        <w:t xml:space="preserve">, lo </w:t>
      </w:r>
      <w:proofErr w:type="spellStart"/>
      <w:r>
        <w:t>convertís</w:t>
      </w:r>
      <w:proofErr w:type="spellEnd"/>
      <w:r>
        <w:t xml:space="preserve"> </w:t>
      </w:r>
      <w:proofErr w:type="spellStart"/>
      <w:r>
        <w:t>en</w:t>
      </w:r>
      <w:proofErr w:type="spellEnd"/>
      <w:r>
        <w:t xml:space="preserve"> un </w:t>
      </w:r>
      <w:proofErr w:type="spellStart"/>
      <w:r>
        <w:t>rito</w:t>
      </w:r>
      <w:proofErr w:type="spellEnd"/>
      <w:r>
        <w:t xml:space="preserve"> y </w:t>
      </w:r>
      <w:proofErr w:type="spellStart"/>
      <w:r>
        <w:t>os</w:t>
      </w:r>
      <w:proofErr w:type="spellEnd"/>
      <w:r>
        <w:t xml:space="preserve"> </w:t>
      </w:r>
      <w:proofErr w:type="spellStart"/>
      <w:r>
        <w:t>conformáis</w:t>
      </w:r>
      <w:proofErr w:type="spellEnd"/>
      <w:r>
        <w:t xml:space="preserve"> con </w:t>
      </w:r>
      <w:proofErr w:type="spellStart"/>
      <w:r>
        <w:t>el</w:t>
      </w:r>
      <w:proofErr w:type="spellEnd"/>
      <w:r>
        <w:t xml:space="preserve"> </w:t>
      </w:r>
      <w:proofErr w:type="spellStart"/>
      <w:r>
        <w:t>simbolismo</w:t>
      </w:r>
      <w:proofErr w:type="spellEnd"/>
      <w:r>
        <w:t xml:space="preserve"> de un </w:t>
      </w:r>
      <w:proofErr w:type="spellStart"/>
      <w:r>
        <w:t>acto</w:t>
      </w:r>
      <w:proofErr w:type="spellEnd"/>
      <w:r>
        <w:t xml:space="preserve">, de </w:t>
      </w:r>
      <w:proofErr w:type="spellStart"/>
      <w:r>
        <w:t>cierto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vuestro</w:t>
      </w:r>
      <w:proofErr w:type="spellEnd"/>
      <w:r>
        <w:t xml:space="preserve"> </w:t>
      </w:r>
      <w:proofErr w:type="spellStart"/>
      <w:r>
        <w:t>espíritu</w:t>
      </w:r>
      <w:proofErr w:type="spellEnd"/>
      <w:r>
        <w:t xml:space="preserve"> nada </w:t>
      </w:r>
      <w:proofErr w:type="spellStart"/>
      <w:r>
        <w:t>alcanzará</w:t>
      </w:r>
      <w:proofErr w:type="spellEnd"/>
      <w:r>
        <w:t xml:space="preserve">. </w:t>
      </w:r>
    </w:p>
    <w:p w14:paraId="34ADAB3F" w14:textId="77777777" w:rsidR="00F50769" w:rsidRDefault="00F50769" w:rsidP="00F50769">
      <w:r>
        <w:t xml:space="preserve">59. </w:t>
      </w:r>
      <w:proofErr w:type="spellStart"/>
      <w:r>
        <w:t>Quien</w:t>
      </w:r>
      <w:proofErr w:type="spellEnd"/>
      <w:r>
        <w:t xml:space="preserve"> </w:t>
      </w:r>
      <w:proofErr w:type="spellStart"/>
      <w:r>
        <w:t>así</w:t>
      </w:r>
      <w:proofErr w:type="spellEnd"/>
      <w:r>
        <w:t xml:space="preserve"> lo </w:t>
      </w:r>
      <w:proofErr w:type="spellStart"/>
      <w:r>
        <w:t>hace</w:t>
      </w:r>
      <w:proofErr w:type="spellEnd"/>
      <w:r>
        <w:t xml:space="preserve">, </w:t>
      </w:r>
      <w:proofErr w:type="spellStart"/>
      <w:r>
        <w:t>vive</w:t>
      </w:r>
      <w:proofErr w:type="spellEnd"/>
      <w:r>
        <w:t xml:space="preserve"> </w:t>
      </w:r>
      <w:proofErr w:type="spellStart"/>
      <w:r>
        <w:t>aún</w:t>
      </w:r>
      <w:proofErr w:type="spellEnd"/>
      <w:r>
        <w:t xml:space="preserve"> </w:t>
      </w:r>
      <w:proofErr w:type="spellStart"/>
      <w:r>
        <w:t>en</w:t>
      </w:r>
      <w:proofErr w:type="spellEnd"/>
      <w:r>
        <w:t xml:space="preserve"> </w:t>
      </w:r>
      <w:proofErr w:type="spellStart"/>
      <w:r>
        <w:t>los</w:t>
      </w:r>
      <w:proofErr w:type="spellEnd"/>
      <w:r>
        <w:t xml:space="preserve"> </w:t>
      </w:r>
      <w:proofErr w:type="spellStart"/>
      <w:r>
        <w:t>tiempos</w:t>
      </w:r>
      <w:proofErr w:type="spellEnd"/>
      <w:r>
        <w:t xml:space="preserve"> del Bautista y es </w:t>
      </w:r>
      <w:proofErr w:type="spellStart"/>
      <w:r>
        <w:t>como</w:t>
      </w:r>
      <w:proofErr w:type="spellEnd"/>
      <w:r>
        <w:t xml:space="preserve"> </w:t>
      </w:r>
      <w:proofErr w:type="spellStart"/>
      <w:r>
        <w:t>si</w:t>
      </w:r>
      <w:proofErr w:type="spellEnd"/>
      <w:r>
        <w:t xml:space="preserve"> no </w:t>
      </w:r>
      <w:proofErr w:type="spellStart"/>
      <w:r>
        <w:t>hubiese</w:t>
      </w:r>
      <w:proofErr w:type="spellEnd"/>
      <w:r>
        <w:t xml:space="preserve"> </w:t>
      </w:r>
      <w:proofErr w:type="spellStart"/>
      <w:r>
        <w:t>creído</w:t>
      </w:r>
      <w:proofErr w:type="spellEnd"/>
      <w:r>
        <w:t xml:space="preserve"> </w:t>
      </w:r>
      <w:proofErr w:type="spellStart"/>
      <w:r>
        <w:t>en</w:t>
      </w:r>
      <w:proofErr w:type="spellEnd"/>
      <w:r>
        <w:t xml:space="preserve"> sus </w:t>
      </w:r>
      <w:proofErr w:type="spellStart"/>
      <w:r>
        <w:t>profecías</w:t>
      </w:r>
      <w:proofErr w:type="spellEnd"/>
      <w:r>
        <w:t xml:space="preserve"> </w:t>
      </w:r>
      <w:proofErr w:type="spellStart"/>
      <w:r>
        <w:t>ni</w:t>
      </w:r>
      <w:proofErr w:type="spellEnd"/>
      <w:r>
        <w:t xml:space="preserve"> </w:t>
      </w:r>
      <w:proofErr w:type="spellStart"/>
      <w:r>
        <w:t>en</w:t>
      </w:r>
      <w:proofErr w:type="spellEnd"/>
      <w:r>
        <w:t xml:space="preserve"> sus palabras </w:t>
      </w:r>
      <w:proofErr w:type="spellStart"/>
      <w:r>
        <w:t>que</w:t>
      </w:r>
      <w:proofErr w:type="spellEnd"/>
      <w:r>
        <w:t xml:space="preserve"> </w:t>
      </w:r>
      <w:proofErr w:type="spellStart"/>
      <w:r>
        <w:t>hablaban</w:t>
      </w:r>
      <w:proofErr w:type="spellEnd"/>
      <w:r>
        <w:t xml:space="preserve"> del </w:t>
      </w:r>
      <w:proofErr w:type="spellStart"/>
      <w:r>
        <w:t>bautismo</w:t>
      </w:r>
      <w:proofErr w:type="spellEnd"/>
      <w:r>
        <w:t xml:space="preserve"> </w:t>
      </w:r>
      <w:proofErr w:type="spellStart"/>
      <w:r>
        <w:t>espiritual</w:t>
      </w:r>
      <w:proofErr w:type="spellEnd"/>
      <w:r>
        <w:t xml:space="preserve">, del </w:t>
      </w:r>
      <w:proofErr w:type="spellStart"/>
      <w:r>
        <w:t>fuego</w:t>
      </w:r>
      <w:proofErr w:type="spellEnd"/>
      <w:r>
        <w:t xml:space="preserve"> </w:t>
      </w:r>
      <w:proofErr w:type="spellStart"/>
      <w:r>
        <w:t>divino</w:t>
      </w:r>
      <w:proofErr w:type="spellEnd"/>
      <w:r>
        <w:t xml:space="preserve"> con </w:t>
      </w:r>
      <w:proofErr w:type="spellStart"/>
      <w:r>
        <w:t>el</w:t>
      </w:r>
      <w:proofErr w:type="spellEnd"/>
      <w:r>
        <w:t xml:space="preserve"> </w:t>
      </w:r>
      <w:proofErr w:type="spellStart"/>
      <w:r>
        <w:t>que</w:t>
      </w:r>
      <w:proofErr w:type="spellEnd"/>
      <w:r>
        <w:t xml:space="preserve"> Dios </w:t>
      </w:r>
      <w:proofErr w:type="spellStart"/>
      <w:r>
        <w:t>purifica</w:t>
      </w:r>
      <w:proofErr w:type="spellEnd"/>
      <w:r>
        <w:t xml:space="preserve"> y </w:t>
      </w:r>
      <w:proofErr w:type="spellStart"/>
      <w:r>
        <w:t>eterniza</w:t>
      </w:r>
      <w:proofErr w:type="spellEnd"/>
      <w:r>
        <w:t xml:space="preserve"> </w:t>
      </w:r>
      <w:proofErr w:type="spellStart"/>
      <w:r>
        <w:t>en</w:t>
      </w:r>
      <w:proofErr w:type="spellEnd"/>
      <w:r>
        <w:t xml:space="preserve"> la luz a sus </w:t>
      </w:r>
      <w:proofErr w:type="spellStart"/>
      <w:r>
        <w:t>hijos</w:t>
      </w:r>
      <w:proofErr w:type="spellEnd"/>
      <w:r>
        <w:t xml:space="preserve">. </w:t>
      </w:r>
    </w:p>
    <w:p w14:paraId="058F569F" w14:textId="77777777" w:rsidR="00F50769" w:rsidRDefault="00F50769" w:rsidP="00F50769">
      <w:r>
        <w:t xml:space="preserve">60. Juan </w:t>
      </w:r>
      <w:proofErr w:type="spellStart"/>
      <w:r>
        <w:t>llamaba</w:t>
      </w:r>
      <w:proofErr w:type="spellEnd"/>
      <w:r>
        <w:t xml:space="preserve"> a </w:t>
      </w:r>
      <w:proofErr w:type="spellStart"/>
      <w:r>
        <w:t>los</w:t>
      </w:r>
      <w:proofErr w:type="spellEnd"/>
      <w:r>
        <w:t xml:space="preserve"> hombres </w:t>
      </w:r>
      <w:proofErr w:type="spellStart"/>
      <w:r>
        <w:t>en</w:t>
      </w:r>
      <w:proofErr w:type="spellEnd"/>
      <w:r>
        <w:t xml:space="preserve"> </w:t>
      </w:r>
      <w:proofErr w:type="spellStart"/>
      <w:r>
        <w:t>su</w:t>
      </w:r>
      <w:proofErr w:type="spellEnd"/>
      <w:r>
        <w:t xml:space="preserve"> </w:t>
      </w:r>
      <w:proofErr w:type="spellStart"/>
      <w:r>
        <w:t>edad</w:t>
      </w:r>
      <w:proofErr w:type="spellEnd"/>
      <w:r>
        <w:t xml:space="preserve"> de </w:t>
      </w:r>
      <w:proofErr w:type="spellStart"/>
      <w:r>
        <w:t>adultos</w:t>
      </w:r>
      <w:proofErr w:type="spellEnd"/>
      <w:r>
        <w:t xml:space="preserve">, para </w:t>
      </w:r>
      <w:proofErr w:type="spellStart"/>
      <w:r>
        <w:t>derramar</w:t>
      </w:r>
      <w:proofErr w:type="spellEnd"/>
      <w:r>
        <w:t xml:space="preserve"> </w:t>
      </w:r>
      <w:proofErr w:type="spellStart"/>
      <w:r>
        <w:t>en</w:t>
      </w:r>
      <w:proofErr w:type="spellEnd"/>
      <w:r>
        <w:t xml:space="preserve"> </w:t>
      </w:r>
      <w:proofErr w:type="spellStart"/>
      <w:r>
        <w:t>ellos</w:t>
      </w:r>
      <w:proofErr w:type="spellEnd"/>
      <w:r>
        <w:t xml:space="preserve"> </w:t>
      </w:r>
      <w:proofErr w:type="spellStart"/>
      <w:r>
        <w:t>aquellas</w:t>
      </w:r>
      <w:proofErr w:type="spellEnd"/>
      <w:r>
        <w:t xml:space="preserve"> </w:t>
      </w:r>
      <w:proofErr w:type="spellStart"/>
      <w:r>
        <w:t>aguas</w:t>
      </w:r>
      <w:proofErr w:type="spellEnd"/>
      <w:r>
        <w:t xml:space="preserve"> </w:t>
      </w:r>
      <w:proofErr w:type="spellStart"/>
      <w:r>
        <w:t>símbolo</w:t>
      </w:r>
      <w:proofErr w:type="spellEnd"/>
      <w:r>
        <w:t xml:space="preserve"> de la </w:t>
      </w:r>
      <w:proofErr w:type="spellStart"/>
      <w:r>
        <w:t>purificación</w:t>
      </w:r>
      <w:proofErr w:type="spellEnd"/>
      <w:r>
        <w:t xml:space="preserve">. </w:t>
      </w:r>
      <w:proofErr w:type="spellStart"/>
      <w:r>
        <w:t>Llegaban</w:t>
      </w:r>
      <w:proofErr w:type="spellEnd"/>
      <w:r>
        <w:t xml:space="preserve"> a </w:t>
      </w:r>
      <w:proofErr w:type="spellStart"/>
      <w:r>
        <w:t>él</w:t>
      </w:r>
      <w:proofErr w:type="spellEnd"/>
      <w:r>
        <w:t xml:space="preserve">, </w:t>
      </w:r>
      <w:proofErr w:type="spellStart"/>
      <w:r>
        <w:t>cuando</w:t>
      </w:r>
      <w:proofErr w:type="spellEnd"/>
      <w:r>
        <w:t xml:space="preserve"> </w:t>
      </w:r>
      <w:proofErr w:type="spellStart"/>
      <w:r>
        <w:t>eran</w:t>
      </w:r>
      <w:proofErr w:type="spellEnd"/>
      <w:r>
        <w:t xml:space="preserve"> </w:t>
      </w:r>
      <w:proofErr w:type="spellStart"/>
      <w:r>
        <w:t>ya</w:t>
      </w:r>
      <w:proofErr w:type="spellEnd"/>
      <w:r>
        <w:t xml:space="preserve"> </w:t>
      </w:r>
      <w:proofErr w:type="spellStart"/>
      <w:r>
        <w:t>conscientes</w:t>
      </w:r>
      <w:proofErr w:type="spellEnd"/>
      <w:r>
        <w:t xml:space="preserve"> de sus </w:t>
      </w:r>
      <w:proofErr w:type="spellStart"/>
      <w:r>
        <w:t>actos</w:t>
      </w:r>
      <w:proofErr w:type="spellEnd"/>
      <w:r>
        <w:t xml:space="preserve"> y </w:t>
      </w:r>
      <w:proofErr w:type="spellStart"/>
      <w:r>
        <w:t>podían</w:t>
      </w:r>
      <w:proofErr w:type="spellEnd"/>
      <w:r>
        <w:t xml:space="preserve"> </w:t>
      </w:r>
      <w:proofErr w:type="spellStart"/>
      <w:r>
        <w:t>tener</w:t>
      </w:r>
      <w:proofErr w:type="spellEnd"/>
      <w:r>
        <w:t xml:space="preserve"> </w:t>
      </w:r>
      <w:proofErr w:type="spellStart"/>
      <w:r>
        <w:t>ya</w:t>
      </w:r>
      <w:proofErr w:type="spellEnd"/>
      <w:r>
        <w:t xml:space="preserve"> la </w:t>
      </w:r>
      <w:proofErr w:type="spellStart"/>
      <w:r>
        <w:t>voluntad</w:t>
      </w:r>
      <w:proofErr w:type="spellEnd"/>
      <w:r>
        <w:t xml:space="preserve"> </w:t>
      </w:r>
      <w:proofErr w:type="spellStart"/>
      <w:r>
        <w:t>firme</w:t>
      </w:r>
      <w:proofErr w:type="spellEnd"/>
      <w:r>
        <w:t xml:space="preserve"> para </w:t>
      </w:r>
      <w:proofErr w:type="spellStart"/>
      <w:r>
        <w:t>perseverar</w:t>
      </w:r>
      <w:proofErr w:type="spellEnd"/>
      <w:r>
        <w:t xml:space="preserve"> </w:t>
      </w:r>
      <w:proofErr w:type="spellStart"/>
      <w:r>
        <w:t>en</w:t>
      </w:r>
      <w:proofErr w:type="spellEnd"/>
      <w:r>
        <w:t xml:space="preserve"> </w:t>
      </w:r>
      <w:proofErr w:type="spellStart"/>
      <w:r>
        <w:t>el</w:t>
      </w:r>
      <w:proofErr w:type="spellEnd"/>
      <w:r>
        <w:t xml:space="preserve"> camino del bien, de la </w:t>
      </w:r>
      <w:proofErr w:type="spellStart"/>
      <w:r>
        <w:t>rectitud</w:t>
      </w:r>
      <w:proofErr w:type="spellEnd"/>
      <w:r>
        <w:t xml:space="preserve"> y de la </w:t>
      </w:r>
      <w:proofErr w:type="spellStart"/>
      <w:r>
        <w:t>justicia</w:t>
      </w:r>
      <w:proofErr w:type="spellEnd"/>
      <w:r>
        <w:t xml:space="preserve">. Ved </w:t>
      </w:r>
      <w:proofErr w:type="spellStart"/>
      <w:r>
        <w:t>como</w:t>
      </w:r>
      <w:proofErr w:type="spellEnd"/>
      <w:r>
        <w:t xml:space="preserve"> la </w:t>
      </w:r>
      <w:proofErr w:type="spellStart"/>
      <w:r>
        <w:t>humanidad</w:t>
      </w:r>
      <w:proofErr w:type="spellEnd"/>
      <w:r>
        <w:t xml:space="preserve"> ha </w:t>
      </w:r>
      <w:proofErr w:type="spellStart"/>
      <w:r>
        <w:t>preferido</w:t>
      </w:r>
      <w:proofErr w:type="spellEnd"/>
      <w:r>
        <w:t xml:space="preserve"> </w:t>
      </w:r>
      <w:proofErr w:type="spellStart"/>
      <w:r>
        <w:t>practicar</w:t>
      </w:r>
      <w:proofErr w:type="spellEnd"/>
      <w:r>
        <w:t xml:space="preserve"> </w:t>
      </w:r>
      <w:proofErr w:type="spellStart"/>
      <w:r>
        <w:t>el</w:t>
      </w:r>
      <w:proofErr w:type="spellEnd"/>
      <w:r>
        <w:t xml:space="preserve"> </w:t>
      </w:r>
      <w:proofErr w:type="spellStart"/>
      <w:r>
        <w:t>acto</w:t>
      </w:r>
      <w:proofErr w:type="spellEnd"/>
      <w:r>
        <w:t xml:space="preserve"> </w:t>
      </w:r>
      <w:proofErr w:type="spellStart"/>
      <w:r>
        <w:t>simbólico</w:t>
      </w:r>
      <w:proofErr w:type="spellEnd"/>
      <w:r>
        <w:t xml:space="preserve"> de la </w:t>
      </w:r>
      <w:proofErr w:type="spellStart"/>
      <w:r>
        <w:t>purificación</w:t>
      </w:r>
      <w:proofErr w:type="spellEnd"/>
      <w:r>
        <w:t xml:space="preserve"> </w:t>
      </w:r>
      <w:proofErr w:type="spellStart"/>
      <w:r>
        <w:t>por</w:t>
      </w:r>
      <w:proofErr w:type="spellEnd"/>
      <w:r>
        <w:t xml:space="preserve"> medio del </w:t>
      </w:r>
      <w:proofErr w:type="spellStart"/>
      <w:r>
        <w:t>agua</w:t>
      </w:r>
      <w:proofErr w:type="spellEnd"/>
      <w:r>
        <w:t xml:space="preserve">, </w:t>
      </w:r>
      <w:proofErr w:type="spellStart"/>
      <w:r>
        <w:t>en</w:t>
      </w:r>
      <w:proofErr w:type="spellEnd"/>
      <w:r>
        <w:t xml:space="preserve"> </w:t>
      </w:r>
      <w:proofErr w:type="spellStart"/>
      <w:r>
        <w:t>lugar</w:t>
      </w:r>
      <w:proofErr w:type="spellEnd"/>
      <w:r>
        <w:t xml:space="preserve"> de la </w:t>
      </w:r>
      <w:proofErr w:type="spellStart"/>
      <w:r>
        <w:t>regeneración</w:t>
      </w:r>
      <w:proofErr w:type="spellEnd"/>
      <w:r>
        <w:t xml:space="preserve"> </w:t>
      </w:r>
      <w:proofErr w:type="spellStart"/>
      <w:r>
        <w:t>verdadera</w:t>
      </w:r>
      <w:proofErr w:type="spellEnd"/>
      <w:r>
        <w:t xml:space="preserve"> </w:t>
      </w:r>
      <w:proofErr w:type="spellStart"/>
      <w:r>
        <w:t>por</w:t>
      </w:r>
      <w:proofErr w:type="spellEnd"/>
      <w:r>
        <w:t xml:space="preserve"> medio del </w:t>
      </w:r>
      <w:proofErr w:type="spellStart"/>
      <w:r>
        <w:t>arrepentimiento</w:t>
      </w:r>
      <w:proofErr w:type="spellEnd"/>
      <w:r>
        <w:t xml:space="preserve"> y del </w:t>
      </w:r>
      <w:proofErr w:type="spellStart"/>
      <w:r>
        <w:t>firme</w:t>
      </w:r>
      <w:proofErr w:type="spellEnd"/>
      <w:r>
        <w:t xml:space="preserve"> </w:t>
      </w:r>
      <w:proofErr w:type="spellStart"/>
      <w:r>
        <w:t>propósito</w:t>
      </w:r>
      <w:proofErr w:type="spellEnd"/>
      <w:r>
        <w:t xml:space="preserve"> de la </w:t>
      </w:r>
      <w:proofErr w:type="spellStart"/>
      <w:r>
        <w:t>enmienda</w:t>
      </w:r>
      <w:proofErr w:type="spellEnd"/>
      <w:r>
        <w:t xml:space="preserve"> </w:t>
      </w:r>
      <w:proofErr w:type="spellStart"/>
      <w:r>
        <w:t>que</w:t>
      </w:r>
      <w:proofErr w:type="spellEnd"/>
      <w:r>
        <w:t xml:space="preserve"> </w:t>
      </w:r>
      <w:proofErr w:type="spellStart"/>
      <w:r>
        <w:t>nacen</w:t>
      </w:r>
      <w:proofErr w:type="spellEnd"/>
      <w:r>
        <w:t xml:space="preserve"> del amor a Dios. La </w:t>
      </w:r>
      <w:proofErr w:type="spellStart"/>
      <w:r>
        <w:t>ceremonia</w:t>
      </w:r>
      <w:proofErr w:type="spellEnd"/>
      <w:r>
        <w:t xml:space="preserve"> no </w:t>
      </w:r>
      <w:proofErr w:type="spellStart"/>
      <w:r>
        <w:t>implica</w:t>
      </w:r>
      <w:proofErr w:type="spellEnd"/>
      <w:r>
        <w:t xml:space="preserve"> </w:t>
      </w:r>
      <w:proofErr w:type="spellStart"/>
      <w:r>
        <w:t>esfuerzo</w:t>
      </w:r>
      <w:proofErr w:type="spellEnd"/>
      <w:r>
        <w:t xml:space="preserve"> </w:t>
      </w:r>
      <w:proofErr w:type="spellStart"/>
      <w:r>
        <w:t>alguno</w:t>
      </w:r>
      <w:proofErr w:type="spellEnd"/>
      <w:r>
        <w:t xml:space="preserve">, </w:t>
      </w:r>
      <w:proofErr w:type="spellStart"/>
      <w:r>
        <w:t>en</w:t>
      </w:r>
      <w:proofErr w:type="spellEnd"/>
      <w:r>
        <w:t xml:space="preserve"> </w:t>
      </w:r>
      <w:proofErr w:type="spellStart"/>
      <w:r>
        <w:t>cambio</w:t>
      </w:r>
      <w:proofErr w:type="spellEnd"/>
      <w:r>
        <w:t xml:space="preserve">, </w:t>
      </w:r>
      <w:proofErr w:type="spellStart"/>
      <w:r>
        <w:t>purificar</w:t>
      </w:r>
      <w:proofErr w:type="spellEnd"/>
      <w:r>
        <w:t xml:space="preserve"> </w:t>
      </w:r>
      <w:proofErr w:type="spellStart"/>
      <w:r>
        <w:t>el</w:t>
      </w:r>
      <w:proofErr w:type="spellEnd"/>
      <w:r>
        <w:t xml:space="preserve"> </w:t>
      </w:r>
      <w:proofErr w:type="spellStart"/>
      <w:r>
        <w:t>corazón</w:t>
      </w:r>
      <w:proofErr w:type="spellEnd"/>
      <w:r>
        <w:t xml:space="preserve"> y </w:t>
      </w:r>
      <w:proofErr w:type="spellStart"/>
      <w:r>
        <w:t>luchar</w:t>
      </w:r>
      <w:proofErr w:type="spellEnd"/>
      <w:r>
        <w:t xml:space="preserve"> </w:t>
      </w:r>
      <w:proofErr w:type="spellStart"/>
      <w:r>
        <w:t>por</w:t>
      </w:r>
      <w:proofErr w:type="spellEnd"/>
      <w:r>
        <w:t xml:space="preserve"> </w:t>
      </w:r>
      <w:proofErr w:type="spellStart"/>
      <w:r>
        <w:t>permanecer</w:t>
      </w:r>
      <w:proofErr w:type="spellEnd"/>
      <w:r>
        <w:t xml:space="preserve"> </w:t>
      </w:r>
      <w:proofErr w:type="spellStart"/>
      <w:r>
        <w:t>en</w:t>
      </w:r>
      <w:proofErr w:type="spellEnd"/>
      <w:r>
        <w:t xml:space="preserve"> la </w:t>
      </w:r>
      <w:proofErr w:type="spellStart"/>
      <w:r>
        <w:t>limpidez</w:t>
      </w:r>
      <w:proofErr w:type="spellEnd"/>
      <w:r>
        <w:t xml:space="preserve">, </w:t>
      </w:r>
      <w:proofErr w:type="spellStart"/>
      <w:r>
        <w:t>sí</w:t>
      </w:r>
      <w:proofErr w:type="spellEnd"/>
      <w:r>
        <w:t xml:space="preserve"> </w:t>
      </w:r>
      <w:proofErr w:type="spellStart"/>
      <w:r>
        <w:t>significa</w:t>
      </w:r>
      <w:proofErr w:type="spellEnd"/>
      <w:r>
        <w:t xml:space="preserve"> para </w:t>
      </w:r>
      <w:proofErr w:type="spellStart"/>
      <w:r>
        <w:t>el</w:t>
      </w:r>
      <w:proofErr w:type="spellEnd"/>
      <w:r>
        <w:t xml:space="preserve"> hombre </w:t>
      </w:r>
      <w:proofErr w:type="spellStart"/>
      <w:r>
        <w:t>esfuerzo</w:t>
      </w:r>
      <w:proofErr w:type="spellEnd"/>
      <w:r>
        <w:t xml:space="preserve">, </w:t>
      </w:r>
      <w:proofErr w:type="spellStart"/>
      <w:r>
        <w:t>vigilia</w:t>
      </w:r>
      <w:proofErr w:type="spellEnd"/>
      <w:r>
        <w:t xml:space="preserve"> y hasta </w:t>
      </w:r>
      <w:proofErr w:type="spellStart"/>
      <w:r>
        <w:t>sacrificio</w:t>
      </w:r>
      <w:proofErr w:type="spellEnd"/>
      <w:r>
        <w:t xml:space="preserve">, </w:t>
      </w:r>
      <w:proofErr w:type="spellStart"/>
      <w:r>
        <w:t>por</w:t>
      </w:r>
      <w:proofErr w:type="spellEnd"/>
      <w:r>
        <w:t xml:space="preserve"> </w:t>
      </w:r>
      <w:proofErr w:type="spellStart"/>
      <w:r>
        <w:t>eso</w:t>
      </w:r>
      <w:proofErr w:type="spellEnd"/>
      <w:r>
        <w:t xml:space="preserve"> </w:t>
      </w:r>
      <w:proofErr w:type="spellStart"/>
      <w:r>
        <w:t>han</w:t>
      </w:r>
      <w:proofErr w:type="spellEnd"/>
      <w:r>
        <w:t xml:space="preserve"> </w:t>
      </w:r>
      <w:proofErr w:type="spellStart"/>
      <w:r>
        <w:t>preferido</w:t>
      </w:r>
      <w:proofErr w:type="spellEnd"/>
      <w:r>
        <w:t xml:space="preserve"> </w:t>
      </w:r>
      <w:proofErr w:type="spellStart"/>
      <w:r>
        <w:t>los</w:t>
      </w:r>
      <w:proofErr w:type="spellEnd"/>
      <w:r>
        <w:t xml:space="preserve"> hombres </w:t>
      </w:r>
      <w:proofErr w:type="spellStart"/>
      <w:r>
        <w:t>cubrir</w:t>
      </w:r>
      <w:proofErr w:type="spellEnd"/>
      <w:r>
        <w:t xml:space="preserve"> con </w:t>
      </w:r>
      <w:proofErr w:type="spellStart"/>
      <w:r>
        <w:t>apariencia</w:t>
      </w:r>
      <w:proofErr w:type="spellEnd"/>
      <w:r>
        <w:t xml:space="preserve"> sus </w:t>
      </w:r>
      <w:proofErr w:type="spellStart"/>
      <w:r>
        <w:t>pecados</w:t>
      </w:r>
      <w:proofErr w:type="spellEnd"/>
      <w:r>
        <w:t xml:space="preserve">, </w:t>
      </w:r>
      <w:proofErr w:type="spellStart"/>
      <w:r>
        <w:t>concretándose</w:t>
      </w:r>
      <w:proofErr w:type="spellEnd"/>
      <w:r>
        <w:t xml:space="preserve"> al </w:t>
      </w:r>
      <w:proofErr w:type="spellStart"/>
      <w:r>
        <w:t>cumplimiento</w:t>
      </w:r>
      <w:proofErr w:type="spellEnd"/>
      <w:r>
        <w:t xml:space="preserve"> de </w:t>
      </w:r>
      <w:proofErr w:type="spellStart"/>
      <w:r>
        <w:t>ceremonias</w:t>
      </w:r>
      <w:proofErr w:type="spellEnd"/>
      <w:r>
        <w:t xml:space="preserve">, </w:t>
      </w:r>
      <w:proofErr w:type="spellStart"/>
      <w:r>
        <w:t>actos</w:t>
      </w:r>
      <w:proofErr w:type="spellEnd"/>
      <w:r>
        <w:t xml:space="preserve"> y </w:t>
      </w:r>
      <w:proofErr w:type="spellStart"/>
      <w:r>
        <w:t>ritos</w:t>
      </w:r>
      <w:proofErr w:type="spellEnd"/>
      <w:r>
        <w:t xml:space="preserve"> </w:t>
      </w:r>
      <w:proofErr w:type="spellStart"/>
      <w:r>
        <w:t>que</w:t>
      </w:r>
      <w:proofErr w:type="spellEnd"/>
      <w:r>
        <w:t xml:space="preserve"> </w:t>
      </w:r>
      <w:proofErr w:type="spellStart"/>
      <w:r>
        <w:t>en</w:t>
      </w:r>
      <w:proofErr w:type="spellEnd"/>
      <w:r>
        <w:t xml:space="preserve"> nada </w:t>
      </w:r>
      <w:proofErr w:type="spellStart"/>
      <w:r>
        <w:t>mejoran</w:t>
      </w:r>
      <w:proofErr w:type="spellEnd"/>
      <w:r>
        <w:t xml:space="preserve"> </w:t>
      </w:r>
      <w:proofErr w:type="spellStart"/>
      <w:r>
        <w:t>su</w:t>
      </w:r>
      <w:proofErr w:type="spellEnd"/>
      <w:r>
        <w:t xml:space="preserve"> </w:t>
      </w:r>
      <w:proofErr w:type="spellStart"/>
      <w:r>
        <w:t>condición</w:t>
      </w:r>
      <w:proofErr w:type="spellEnd"/>
      <w:r>
        <w:t xml:space="preserve"> moral o </w:t>
      </w:r>
      <w:proofErr w:type="spellStart"/>
      <w:r>
        <w:t>espiritual</w:t>
      </w:r>
      <w:proofErr w:type="spellEnd"/>
      <w:r>
        <w:t xml:space="preserve">, </w:t>
      </w:r>
      <w:proofErr w:type="spellStart"/>
      <w:r>
        <w:t>si</w:t>
      </w:r>
      <w:proofErr w:type="spellEnd"/>
      <w:r>
        <w:t xml:space="preserve"> </w:t>
      </w:r>
      <w:proofErr w:type="spellStart"/>
      <w:r>
        <w:t>en</w:t>
      </w:r>
      <w:proofErr w:type="spellEnd"/>
      <w:r>
        <w:t xml:space="preserve"> </w:t>
      </w:r>
      <w:proofErr w:type="spellStart"/>
      <w:r>
        <w:t>ellas</w:t>
      </w:r>
      <w:proofErr w:type="spellEnd"/>
      <w:r>
        <w:t xml:space="preserve"> no </w:t>
      </w:r>
      <w:proofErr w:type="spellStart"/>
      <w:r>
        <w:t>interviene</w:t>
      </w:r>
      <w:proofErr w:type="spellEnd"/>
      <w:r>
        <w:t xml:space="preserve"> la </w:t>
      </w:r>
      <w:proofErr w:type="spellStart"/>
      <w:r>
        <w:t>conciencia</w:t>
      </w:r>
      <w:proofErr w:type="spellEnd"/>
      <w:r>
        <w:t xml:space="preserve">. </w:t>
      </w:r>
    </w:p>
    <w:p w14:paraId="66FAD738" w14:textId="77777777" w:rsidR="00F50769" w:rsidRDefault="00F50769" w:rsidP="00F50769">
      <w:r>
        <w:t xml:space="preserve">61. </w:t>
      </w:r>
      <w:proofErr w:type="spellStart"/>
      <w:r>
        <w:t>Discípulos</w:t>
      </w:r>
      <w:proofErr w:type="spellEnd"/>
      <w:r>
        <w:t xml:space="preserve">: </w:t>
      </w:r>
      <w:proofErr w:type="spellStart"/>
      <w:r>
        <w:t>esa</w:t>
      </w:r>
      <w:proofErr w:type="spellEnd"/>
      <w:r>
        <w:t xml:space="preserve"> es la </w:t>
      </w:r>
      <w:proofErr w:type="spellStart"/>
      <w:r>
        <w:t>razón</w:t>
      </w:r>
      <w:proofErr w:type="spellEnd"/>
      <w:r>
        <w:t xml:space="preserve"> </w:t>
      </w:r>
      <w:proofErr w:type="spellStart"/>
      <w:r>
        <w:t>por</w:t>
      </w:r>
      <w:proofErr w:type="spellEnd"/>
      <w:r>
        <w:t xml:space="preserve"> la </w:t>
      </w:r>
      <w:proofErr w:type="spellStart"/>
      <w:r>
        <w:t>cual</w:t>
      </w:r>
      <w:proofErr w:type="spellEnd"/>
      <w:r>
        <w:t xml:space="preserve"> no </w:t>
      </w:r>
      <w:proofErr w:type="spellStart"/>
      <w:r>
        <w:t>quiero</w:t>
      </w:r>
      <w:proofErr w:type="spellEnd"/>
      <w:r>
        <w:t xml:space="preserve"> </w:t>
      </w:r>
      <w:proofErr w:type="spellStart"/>
      <w:r>
        <w:t>que</w:t>
      </w:r>
      <w:proofErr w:type="spellEnd"/>
      <w:r>
        <w:t xml:space="preserve"> entre </w:t>
      </w:r>
      <w:proofErr w:type="spellStart"/>
      <w:r>
        <w:t>vosotros</w:t>
      </w:r>
      <w:proofErr w:type="spellEnd"/>
      <w:r>
        <w:t xml:space="preserve"> </w:t>
      </w:r>
      <w:proofErr w:type="spellStart"/>
      <w:r>
        <w:t>existan</w:t>
      </w:r>
      <w:proofErr w:type="spellEnd"/>
      <w:r>
        <w:t xml:space="preserve"> </w:t>
      </w:r>
      <w:proofErr w:type="spellStart"/>
      <w:r>
        <w:t>ritos</w:t>
      </w:r>
      <w:proofErr w:type="spellEnd"/>
      <w:r>
        <w:t xml:space="preserve">, para </w:t>
      </w:r>
      <w:proofErr w:type="spellStart"/>
      <w:r>
        <w:t>que</w:t>
      </w:r>
      <w:proofErr w:type="spellEnd"/>
      <w:r>
        <w:t xml:space="preserve"> no </w:t>
      </w:r>
      <w:proofErr w:type="spellStart"/>
      <w:r>
        <w:t>por</w:t>
      </w:r>
      <w:proofErr w:type="spellEnd"/>
      <w:r>
        <w:t xml:space="preserve"> </w:t>
      </w:r>
      <w:proofErr w:type="spellStart"/>
      <w:r>
        <w:t>cumplir</w:t>
      </w:r>
      <w:proofErr w:type="spellEnd"/>
      <w:r>
        <w:t xml:space="preserve"> con </w:t>
      </w:r>
      <w:proofErr w:type="spellStart"/>
      <w:r>
        <w:t>ellos</w:t>
      </w:r>
      <w:proofErr w:type="spellEnd"/>
      <w:r>
        <w:t xml:space="preserve">, </w:t>
      </w:r>
      <w:proofErr w:type="spellStart"/>
      <w:r>
        <w:t>os</w:t>
      </w:r>
      <w:proofErr w:type="spellEnd"/>
      <w:r>
        <w:t xml:space="preserve"> </w:t>
      </w:r>
      <w:proofErr w:type="spellStart"/>
      <w:r>
        <w:t>olvidéis</w:t>
      </w:r>
      <w:proofErr w:type="spellEnd"/>
      <w:r>
        <w:t xml:space="preserve"> de lo </w:t>
      </w:r>
      <w:proofErr w:type="spellStart"/>
      <w:r>
        <w:t>que</w:t>
      </w:r>
      <w:proofErr w:type="spellEnd"/>
      <w:r>
        <w:t xml:space="preserve"> </w:t>
      </w:r>
      <w:proofErr w:type="spellStart"/>
      <w:r>
        <w:t>verdaderamente</w:t>
      </w:r>
      <w:proofErr w:type="spellEnd"/>
      <w:r>
        <w:t xml:space="preserve"> </w:t>
      </w:r>
      <w:proofErr w:type="spellStart"/>
      <w:r>
        <w:t>llega</w:t>
      </w:r>
      <w:proofErr w:type="spellEnd"/>
      <w:r>
        <w:t xml:space="preserve"> al </w:t>
      </w:r>
      <w:proofErr w:type="spellStart"/>
      <w:r>
        <w:t>espíritu</w:t>
      </w:r>
      <w:proofErr w:type="spellEnd"/>
      <w:r>
        <w:t xml:space="preserve">. </w:t>
      </w:r>
    </w:p>
    <w:p w14:paraId="401F67CB" w14:textId="77777777" w:rsidR="00F50769" w:rsidRDefault="00F50769" w:rsidP="00F50769">
      <w:r>
        <w:t xml:space="preserve">62. El </w:t>
      </w:r>
      <w:proofErr w:type="spellStart"/>
      <w:r>
        <w:t>pecado</w:t>
      </w:r>
      <w:proofErr w:type="spellEnd"/>
      <w:r>
        <w:t xml:space="preserve"> original no </w:t>
      </w:r>
      <w:proofErr w:type="spellStart"/>
      <w:r>
        <w:t>viene</w:t>
      </w:r>
      <w:proofErr w:type="spellEnd"/>
      <w:r>
        <w:t xml:space="preserve"> de la </w:t>
      </w:r>
      <w:proofErr w:type="spellStart"/>
      <w:r>
        <w:t>unión</w:t>
      </w:r>
      <w:proofErr w:type="spellEnd"/>
      <w:r>
        <w:t xml:space="preserve"> del hombre y de la </w:t>
      </w:r>
      <w:proofErr w:type="spellStart"/>
      <w:r>
        <w:t>mujer</w:t>
      </w:r>
      <w:proofErr w:type="spellEnd"/>
      <w:r>
        <w:t xml:space="preserve">: </w:t>
      </w:r>
      <w:proofErr w:type="spellStart"/>
      <w:r>
        <w:t>Yo</w:t>
      </w:r>
      <w:proofErr w:type="spellEnd"/>
      <w:r>
        <w:t xml:space="preserve">, </w:t>
      </w:r>
      <w:proofErr w:type="spellStart"/>
      <w:r>
        <w:t>el</w:t>
      </w:r>
      <w:proofErr w:type="spellEnd"/>
      <w:r>
        <w:t xml:space="preserve"> </w:t>
      </w:r>
      <w:proofErr w:type="spellStart"/>
      <w:r>
        <w:t>Creador</w:t>
      </w:r>
      <w:proofErr w:type="spellEnd"/>
      <w:r>
        <w:t xml:space="preserve">, </w:t>
      </w:r>
      <w:proofErr w:type="spellStart"/>
      <w:r>
        <w:t>establecí</w:t>
      </w:r>
      <w:proofErr w:type="spellEnd"/>
      <w:r>
        <w:t xml:space="preserve"> </w:t>
      </w:r>
      <w:proofErr w:type="spellStart"/>
      <w:r>
        <w:t>esa</w:t>
      </w:r>
      <w:proofErr w:type="spellEnd"/>
      <w:r>
        <w:t xml:space="preserve"> </w:t>
      </w:r>
      <w:proofErr w:type="spellStart"/>
      <w:r>
        <w:t>unión</w:t>
      </w:r>
      <w:proofErr w:type="spellEnd"/>
      <w:r>
        <w:t xml:space="preserve"> </w:t>
      </w:r>
      <w:proofErr w:type="spellStart"/>
      <w:r>
        <w:t>diciéndoles</w:t>
      </w:r>
      <w:proofErr w:type="spellEnd"/>
      <w:r>
        <w:t xml:space="preserve"> a </w:t>
      </w:r>
      <w:proofErr w:type="gramStart"/>
      <w:r>
        <w:t>ambos</w:t>
      </w:r>
      <w:proofErr w:type="gramEnd"/>
      <w:r>
        <w:t xml:space="preserve">: </w:t>
      </w:r>
      <w:proofErr w:type="spellStart"/>
      <w:r>
        <w:t>Creced</w:t>
      </w:r>
      <w:proofErr w:type="spellEnd"/>
      <w:r>
        <w:t xml:space="preserve"> y </w:t>
      </w:r>
      <w:proofErr w:type="spellStart"/>
      <w:r>
        <w:t>multiplicaos</w:t>
      </w:r>
      <w:proofErr w:type="spellEnd"/>
      <w:r>
        <w:t xml:space="preserve">. Esa </w:t>
      </w:r>
      <w:proofErr w:type="spellStart"/>
      <w:r>
        <w:t>fue</w:t>
      </w:r>
      <w:proofErr w:type="spellEnd"/>
      <w:r>
        <w:t xml:space="preserve"> la </w:t>
      </w:r>
      <w:proofErr w:type="spellStart"/>
      <w:r>
        <w:t>primera</w:t>
      </w:r>
      <w:proofErr w:type="spellEnd"/>
      <w:r>
        <w:t xml:space="preserve"> Ley. El </w:t>
      </w:r>
      <w:proofErr w:type="spellStart"/>
      <w:r>
        <w:t>pecado</w:t>
      </w:r>
      <w:proofErr w:type="spellEnd"/>
      <w:r>
        <w:t xml:space="preserve"> ha </w:t>
      </w:r>
      <w:proofErr w:type="spellStart"/>
      <w:r>
        <w:t>estado</w:t>
      </w:r>
      <w:proofErr w:type="spellEnd"/>
      <w:r>
        <w:t xml:space="preserve"> </w:t>
      </w:r>
      <w:proofErr w:type="spellStart"/>
      <w:r>
        <w:t>en</w:t>
      </w:r>
      <w:proofErr w:type="spellEnd"/>
      <w:r>
        <w:t xml:space="preserve"> </w:t>
      </w:r>
      <w:proofErr w:type="spellStart"/>
      <w:r>
        <w:t>el</w:t>
      </w:r>
      <w:proofErr w:type="spellEnd"/>
      <w:r>
        <w:t xml:space="preserve"> </w:t>
      </w:r>
      <w:proofErr w:type="spellStart"/>
      <w:r>
        <w:t>abuso</w:t>
      </w:r>
      <w:proofErr w:type="spellEnd"/>
      <w:r>
        <w:t xml:space="preserve"> </w:t>
      </w:r>
      <w:proofErr w:type="spellStart"/>
      <w:r>
        <w:t>que</w:t>
      </w:r>
      <w:proofErr w:type="spellEnd"/>
      <w:r>
        <w:t xml:space="preserve"> </w:t>
      </w:r>
      <w:proofErr w:type="spellStart"/>
      <w:r>
        <w:t>han</w:t>
      </w:r>
      <w:proofErr w:type="spellEnd"/>
      <w:r>
        <w:t xml:space="preserve"> </w:t>
      </w:r>
      <w:proofErr w:type="spellStart"/>
      <w:r>
        <w:t>hecho</w:t>
      </w:r>
      <w:proofErr w:type="spellEnd"/>
      <w:r>
        <w:t xml:space="preserve"> del don del libre </w:t>
      </w:r>
      <w:proofErr w:type="spellStart"/>
      <w:r>
        <w:t>albedrío</w:t>
      </w:r>
      <w:proofErr w:type="spellEnd"/>
      <w:r>
        <w:t xml:space="preserve">. </w:t>
      </w:r>
    </w:p>
    <w:p w14:paraId="0FDDB888" w14:textId="77777777" w:rsidR="00F50769" w:rsidRDefault="00F50769" w:rsidP="00F50769">
      <w:r>
        <w:t xml:space="preserve">63. </w:t>
      </w:r>
      <w:proofErr w:type="spellStart"/>
      <w:r>
        <w:t>Preparaos</w:t>
      </w:r>
      <w:proofErr w:type="spellEnd"/>
      <w:r>
        <w:t xml:space="preserve"> para </w:t>
      </w:r>
      <w:proofErr w:type="spellStart"/>
      <w:r>
        <w:t>seguir</w:t>
      </w:r>
      <w:proofErr w:type="spellEnd"/>
      <w:r>
        <w:t xml:space="preserve"> recibiendo </w:t>
      </w:r>
      <w:proofErr w:type="spellStart"/>
      <w:r>
        <w:t>en</w:t>
      </w:r>
      <w:proofErr w:type="spellEnd"/>
      <w:r>
        <w:t xml:space="preserve"> </w:t>
      </w:r>
      <w:proofErr w:type="spellStart"/>
      <w:r>
        <w:t>vuestro</w:t>
      </w:r>
      <w:proofErr w:type="spellEnd"/>
      <w:r>
        <w:t xml:space="preserve"> </w:t>
      </w:r>
      <w:proofErr w:type="spellStart"/>
      <w:r>
        <w:t>seno</w:t>
      </w:r>
      <w:proofErr w:type="spellEnd"/>
      <w:r>
        <w:t xml:space="preserve"> a </w:t>
      </w:r>
      <w:proofErr w:type="spellStart"/>
      <w:r>
        <w:t>los</w:t>
      </w:r>
      <w:proofErr w:type="spellEnd"/>
      <w:r>
        <w:t xml:space="preserve"> </w:t>
      </w:r>
      <w:proofErr w:type="spellStart"/>
      <w:r>
        <w:t>hijos</w:t>
      </w:r>
      <w:proofErr w:type="spellEnd"/>
      <w:r>
        <w:t xml:space="preserve"> </w:t>
      </w:r>
      <w:proofErr w:type="spellStart"/>
      <w:r>
        <w:t>que</w:t>
      </w:r>
      <w:proofErr w:type="spellEnd"/>
      <w:r>
        <w:t xml:space="preserve"> </w:t>
      </w:r>
      <w:proofErr w:type="spellStart"/>
      <w:r>
        <w:t>Yo</w:t>
      </w:r>
      <w:proofErr w:type="spellEnd"/>
      <w:r>
        <w:t xml:space="preserve"> </w:t>
      </w:r>
      <w:proofErr w:type="spellStart"/>
      <w:r>
        <w:t>os</w:t>
      </w:r>
      <w:proofErr w:type="spellEnd"/>
      <w:r>
        <w:t xml:space="preserve"> </w:t>
      </w:r>
      <w:proofErr w:type="spellStart"/>
      <w:r>
        <w:t>confíe</w:t>
      </w:r>
      <w:proofErr w:type="spellEnd"/>
      <w:r>
        <w:t xml:space="preserve">. </w:t>
      </w:r>
      <w:proofErr w:type="spellStart"/>
      <w:r>
        <w:t>Tened</w:t>
      </w:r>
      <w:proofErr w:type="spellEnd"/>
      <w:r>
        <w:t xml:space="preserve"> pleno </w:t>
      </w:r>
      <w:proofErr w:type="spellStart"/>
      <w:r>
        <w:t>conocimiento</w:t>
      </w:r>
      <w:proofErr w:type="spellEnd"/>
      <w:r>
        <w:t xml:space="preserve"> de </w:t>
      </w:r>
      <w:proofErr w:type="spellStart"/>
      <w:r>
        <w:t>vuestra</w:t>
      </w:r>
      <w:proofErr w:type="spellEnd"/>
      <w:r>
        <w:t xml:space="preserve"> </w:t>
      </w:r>
      <w:proofErr w:type="spellStart"/>
      <w:r>
        <w:t>misión</w:t>
      </w:r>
      <w:proofErr w:type="spellEnd"/>
      <w:r>
        <w:t xml:space="preserve"> y de </w:t>
      </w:r>
      <w:proofErr w:type="spellStart"/>
      <w:r>
        <w:t>vuestra</w:t>
      </w:r>
      <w:proofErr w:type="spellEnd"/>
      <w:r>
        <w:t xml:space="preserve"> </w:t>
      </w:r>
      <w:proofErr w:type="spellStart"/>
      <w:r>
        <w:t>responsabilidad</w:t>
      </w:r>
      <w:proofErr w:type="spellEnd"/>
      <w:r>
        <w:t xml:space="preserve">, </w:t>
      </w:r>
      <w:proofErr w:type="spellStart"/>
      <w:r>
        <w:t>esa</w:t>
      </w:r>
      <w:proofErr w:type="spellEnd"/>
      <w:r>
        <w:t xml:space="preserve"> luz la </w:t>
      </w:r>
      <w:proofErr w:type="spellStart"/>
      <w:r>
        <w:t>hallaréis</w:t>
      </w:r>
      <w:proofErr w:type="spellEnd"/>
      <w:r>
        <w:t xml:space="preserve"> </w:t>
      </w:r>
      <w:proofErr w:type="spellStart"/>
      <w:r>
        <w:t>en</w:t>
      </w:r>
      <w:proofErr w:type="spellEnd"/>
      <w:r>
        <w:t xml:space="preserve"> mi </w:t>
      </w:r>
      <w:proofErr w:type="spellStart"/>
      <w:r>
        <w:t>Doctrina</w:t>
      </w:r>
      <w:proofErr w:type="spellEnd"/>
      <w:r>
        <w:t xml:space="preserve">. </w:t>
      </w:r>
    </w:p>
    <w:p w14:paraId="47FCEE75" w14:textId="77777777" w:rsidR="00F50769" w:rsidRDefault="00F50769" w:rsidP="00F50769">
      <w:r>
        <w:lastRenderedPageBreak/>
        <w:t xml:space="preserve">64. Sabed </w:t>
      </w:r>
      <w:proofErr w:type="spellStart"/>
      <w:r>
        <w:t>que</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cuando</w:t>
      </w:r>
      <w:proofErr w:type="spellEnd"/>
      <w:r>
        <w:t xml:space="preserve"> </w:t>
      </w:r>
      <w:proofErr w:type="spellStart"/>
      <w:r>
        <w:t>encarna</w:t>
      </w:r>
      <w:proofErr w:type="spellEnd"/>
      <w:r>
        <w:t xml:space="preserve">, </w:t>
      </w:r>
      <w:proofErr w:type="spellStart"/>
      <w:r>
        <w:t>trae</w:t>
      </w:r>
      <w:proofErr w:type="spellEnd"/>
      <w:r>
        <w:t xml:space="preserve"> </w:t>
      </w:r>
      <w:proofErr w:type="spellStart"/>
      <w:r>
        <w:t>consigo</w:t>
      </w:r>
      <w:proofErr w:type="spellEnd"/>
      <w:r>
        <w:t xml:space="preserve"> </w:t>
      </w:r>
      <w:proofErr w:type="spellStart"/>
      <w:r>
        <w:t>todos</w:t>
      </w:r>
      <w:proofErr w:type="spellEnd"/>
      <w:r>
        <w:t xml:space="preserve"> sus </w:t>
      </w:r>
      <w:proofErr w:type="spellStart"/>
      <w:r>
        <w:t>dones</w:t>
      </w:r>
      <w:proofErr w:type="spellEnd"/>
      <w:r>
        <w:t xml:space="preserve">, </w:t>
      </w:r>
      <w:proofErr w:type="spellStart"/>
      <w:r>
        <w:t>que</w:t>
      </w:r>
      <w:proofErr w:type="spellEnd"/>
      <w:r>
        <w:t xml:space="preserve"> </w:t>
      </w:r>
      <w:proofErr w:type="spellStart"/>
      <w:r>
        <w:t>su</w:t>
      </w:r>
      <w:proofErr w:type="spellEnd"/>
      <w:r>
        <w:t xml:space="preserve"> </w:t>
      </w:r>
      <w:proofErr w:type="spellStart"/>
      <w:r>
        <w:t>destino</w:t>
      </w:r>
      <w:proofErr w:type="spellEnd"/>
      <w:r>
        <w:t xml:space="preserve"> </w:t>
      </w:r>
      <w:proofErr w:type="spellStart"/>
      <w:r>
        <w:t>está</w:t>
      </w:r>
      <w:proofErr w:type="spellEnd"/>
      <w:r>
        <w:t xml:space="preserve"> </w:t>
      </w:r>
      <w:proofErr w:type="spellStart"/>
      <w:r>
        <w:t>ya</w:t>
      </w:r>
      <w:proofErr w:type="spellEnd"/>
      <w:r>
        <w:t xml:space="preserve"> </w:t>
      </w:r>
      <w:proofErr w:type="spellStart"/>
      <w:r>
        <w:t>escrito</w:t>
      </w:r>
      <w:proofErr w:type="spellEnd"/>
      <w:r>
        <w:t xml:space="preserve"> y </w:t>
      </w:r>
      <w:proofErr w:type="spellStart"/>
      <w:r>
        <w:t>que</w:t>
      </w:r>
      <w:proofErr w:type="spellEnd"/>
      <w:r>
        <w:t xml:space="preserve"> </w:t>
      </w:r>
      <w:proofErr w:type="spellStart"/>
      <w:r>
        <w:t>por</w:t>
      </w:r>
      <w:proofErr w:type="spellEnd"/>
      <w:r>
        <w:t xml:space="preserve"> lo tanto, nada </w:t>
      </w:r>
      <w:proofErr w:type="spellStart"/>
      <w:r>
        <w:t>tiene</w:t>
      </w:r>
      <w:proofErr w:type="spellEnd"/>
      <w:r>
        <w:t xml:space="preserve"> </w:t>
      </w:r>
      <w:proofErr w:type="spellStart"/>
      <w:r>
        <w:t>que</w:t>
      </w:r>
      <w:proofErr w:type="spellEnd"/>
      <w:r>
        <w:t xml:space="preserve"> </w:t>
      </w:r>
      <w:proofErr w:type="spellStart"/>
      <w:r>
        <w:t>recibir</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El </w:t>
      </w:r>
      <w:proofErr w:type="spellStart"/>
      <w:r>
        <w:t>trae</w:t>
      </w:r>
      <w:proofErr w:type="spellEnd"/>
      <w:r>
        <w:t xml:space="preserve"> un </w:t>
      </w:r>
      <w:proofErr w:type="spellStart"/>
      <w:r>
        <w:t>mensaje</w:t>
      </w:r>
      <w:proofErr w:type="spellEnd"/>
      <w:r>
        <w:t xml:space="preserve"> o </w:t>
      </w:r>
      <w:proofErr w:type="spellStart"/>
      <w:r>
        <w:t>una</w:t>
      </w:r>
      <w:proofErr w:type="spellEnd"/>
      <w:r>
        <w:t xml:space="preserve"> </w:t>
      </w:r>
      <w:proofErr w:type="spellStart"/>
      <w:r>
        <w:t>restitución</w:t>
      </w:r>
      <w:proofErr w:type="spellEnd"/>
      <w:r>
        <w:t xml:space="preserve">. A </w:t>
      </w:r>
      <w:proofErr w:type="spellStart"/>
      <w:r>
        <w:t>veces</w:t>
      </w:r>
      <w:proofErr w:type="spellEnd"/>
      <w:r>
        <w:t xml:space="preserve"> </w:t>
      </w:r>
      <w:proofErr w:type="spellStart"/>
      <w:r>
        <w:t>viene</w:t>
      </w:r>
      <w:proofErr w:type="spellEnd"/>
      <w:r>
        <w:t xml:space="preserve"> a </w:t>
      </w:r>
    </w:p>
    <w:p w14:paraId="4D54C90F" w14:textId="77777777" w:rsidR="00F50769" w:rsidRDefault="00F50769" w:rsidP="00F50769">
      <w:proofErr w:type="spellStart"/>
      <w:r>
        <w:t>recoger</w:t>
      </w:r>
      <w:proofErr w:type="spellEnd"/>
      <w:r>
        <w:t xml:space="preserve"> </w:t>
      </w:r>
      <w:proofErr w:type="spellStart"/>
      <w:r>
        <w:t>una</w:t>
      </w:r>
      <w:proofErr w:type="spellEnd"/>
      <w:r>
        <w:t xml:space="preserve"> </w:t>
      </w:r>
      <w:proofErr w:type="spellStart"/>
      <w:r>
        <w:t>siembra</w:t>
      </w:r>
      <w:proofErr w:type="spellEnd"/>
      <w:r>
        <w:t xml:space="preserve"> y </w:t>
      </w:r>
      <w:proofErr w:type="spellStart"/>
      <w:r>
        <w:t>en</w:t>
      </w:r>
      <w:proofErr w:type="spellEnd"/>
      <w:r>
        <w:t xml:space="preserve"> </w:t>
      </w:r>
      <w:proofErr w:type="spellStart"/>
      <w:r>
        <w:t>otras</w:t>
      </w:r>
      <w:proofErr w:type="spellEnd"/>
      <w:r>
        <w:t xml:space="preserve"> a </w:t>
      </w:r>
      <w:proofErr w:type="spellStart"/>
      <w:r>
        <w:t>saldar</w:t>
      </w:r>
      <w:proofErr w:type="spellEnd"/>
      <w:r>
        <w:t xml:space="preserve"> </w:t>
      </w:r>
      <w:proofErr w:type="spellStart"/>
      <w:r>
        <w:t>una</w:t>
      </w:r>
      <w:proofErr w:type="spellEnd"/>
      <w:r>
        <w:t xml:space="preserve"> </w:t>
      </w:r>
      <w:proofErr w:type="spellStart"/>
      <w:r>
        <w:t>deuda</w:t>
      </w:r>
      <w:proofErr w:type="spellEnd"/>
      <w:r>
        <w:t xml:space="preserve">; </w:t>
      </w:r>
      <w:proofErr w:type="spellStart"/>
      <w:r>
        <w:t>pero</w:t>
      </w:r>
      <w:proofErr w:type="spellEnd"/>
      <w:r>
        <w:t xml:space="preserve"> </w:t>
      </w:r>
      <w:proofErr w:type="spellStart"/>
      <w:r>
        <w:t>siempre</w:t>
      </w:r>
      <w:proofErr w:type="spellEnd"/>
      <w:r>
        <w:t xml:space="preserve"> </w:t>
      </w:r>
      <w:proofErr w:type="spellStart"/>
      <w:r>
        <w:t>viene</w:t>
      </w:r>
      <w:proofErr w:type="spellEnd"/>
      <w:r>
        <w:t xml:space="preserve"> a </w:t>
      </w:r>
      <w:proofErr w:type="spellStart"/>
      <w:r>
        <w:t>recibir</w:t>
      </w:r>
      <w:proofErr w:type="spellEnd"/>
      <w:r>
        <w:t xml:space="preserve"> </w:t>
      </w:r>
      <w:proofErr w:type="spellStart"/>
      <w:r>
        <w:t>en</w:t>
      </w:r>
      <w:proofErr w:type="spellEnd"/>
      <w:r>
        <w:t xml:space="preserve"> </w:t>
      </w:r>
      <w:proofErr w:type="spellStart"/>
      <w:r>
        <w:t>esta</w:t>
      </w:r>
      <w:proofErr w:type="spellEnd"/>
      <w:r>
        <w:t xml:space="preserve"> </w:t>
      </w:r>
      <w:proofErr w:type="spellStart"/>
      <w:r>
        <w:t>vida</w:t>
      </w:r>
      <w:proofErr w:type="spellEnd"/>
      <w:r>
        <w:t xml:space="preserve">, </w:t>
      </w:r>
      <w:proofErr w:type="spellStart"/>
      <w:r>
        <w:t>una</w:t>
      </w:r>
      <w:proofErr w:type="spellEnd"/>
      <w:r>
        <w:t xml:space="preserve"> </w:t>
      </w:r>
      <w:proofErr w:type="spellStart"/>
      <w:r>
        <w:t>lección</w:t>
      </w:r>
      <w:proofErr w:type="spellEnd"/>
      <w:r>
        <w:t xml:space="preserve"> de amor </w:t>
      </w:r>
      <w:proofErr w:type="spellStart"/>
      <w:r>
        <w:t>que</w:t>
      </w:r>
      <w:proofErr w:type="spellEnd"/>
      <w:r>
        <w:t xml:space="preserve"> le da </w:t>
      </w:r>
      <w:proofErr w:type="spellStart"/>
      <w:r>
        <w:t>su</w:t>
      </w:r>
      <w:proofErr w:type="spellEnd"/>
      <w:r>
        <w:t xml:space="preserve"> Padre. </w:t>
      </w:r>
    </w:p>
    <w:p w14:paraId="48B21406" w14:textId="77777777" w:rsidR="00F50769" w:rsidRDefault="00F50769" w:rsidP="00F50769">
      <w:r>
        <w:t xml:space="preserve">65. </w:t>
      </w:r>
      <w:proofErr w:type="gramStart"/>
      <w:r>
        <w:t>Los</w:t>
      </w:r>
      <w:proofErr w:type="gramEnd"/>
      <w:r>
        <w:t xml:space="preserve"> </w:t>
      </w:r>
      <w:proofErr w:type="spellStart"/>
      <w:r>
        <w:t>que</w:t>
      </w:r>
      <w:proofErr w:type="spellEnd"/>
      <w:r>
        <w:t xml:space="preserve"> </w:t>
      </w:r>
      <w:proofErr w:type="spellStart"/>
      <w:r>
        <w:t>vais</w:t>
      </w:r>
      <w:proofErr w:type="spellEnd"/>
      <w:r>
        <w:t xml:space="preserve"> </w:t>
      </w:r>
      <w:proofErr w:type="spellStart"/>
      <w:r>
        <w:t>conduciendo</w:t>
      </w:r>
      <w:proofErr w:type="spellEnd"/>
      <w:r>
        <w:t xml:space="preserve"> a </w:t>
      </w:r>
      <w:proofErr w:type="spellStart"/>
      <w:r>
        <w:t>vuestros</w:t>
      </w:r>
      <w:proofErr w:type="spellEnd"/>
      <w:r>
        <w:t xml:space="preserve"> </w:t>
      </w:r>
      <w:proofErr w:type="spellStart"/>
      <w:r>
        <w:t>hijos</w:t>
      </w:r>
      <w:proofErr w:type="spellEnd"/>
      <w:r>
        <w:t xml:space="preserve"> a </w:t>
      </w:r>
      <w:proofErr w:type="spellStart"/>
      <w:r>
        <w:t>través</w:t>
      </w:r>
      <w:proofErr w:type="spellEnd"/>
      <w:r>
        <w:t xml:space="preserve"> de </w:t>
      </w:r>
      <w:proofErr w:type="spellStart"/>
      <w:r>
        <w:t>esta</w:t>
      </w:r>
      <w:proofErr w:type="spellEnd"/>
      <w:r>
        <w:t xml:space="preserve"> </w:t>
      </w:r>
      <w:proofErr w:type="spellStart"/>
      <w:r>
        <w:t>vida</w:t>
      </w:r>
      <w:proofErr w:type="spellEnd"/>
      <w:r>
        <w:t xml:space="preserve">, </w:t>
      </w:r>
      <w:proofErr w:type="spellStart"/>
      <w:r>
        <w:t>haced</w:t>
      </w:r>
      <w:proofErr w:type="spellEnd"/>
      <w:r>
        <w:t xml:space="preserve"> </w:t>
      </w:r>
      <w:proofErr w:type="spellStart"/>
      <w:r>
        <w:t>que</w:t>
      </w:r>
      <w:proofErr w:type="spellEnd"/>
      <w:r>
        <w:t xml:space="preserve"> </w:t>
      </w:r>
      <w:proofErr w:type="spellStart"/>
      <w:r>
        <w:t>ellos</w:t>
      </w:r>
      <w:proofErr w:type="spellEnd"/>
      <w:r>
        <w:t xml:space="preserve"> </w:t>
      </w:r>
      <w:proofErr w:type="spellStart"/>
      <w:r>
        <w:t>pasada</w:t>
      </w:r>
      <w:proofErr w:type="spellEnd"/>
      <w:r>
        <w:t xml:space="preserve"> la </w:t>
      </w:r>
      <w:proofErr w:type="spellStart"/>
      <w:r>
        <w:t>edad</w:t>
      </w:r>
      <w:proofErr w:type="spellEnd"/>
      <w:r>
        <w:t xml:space="preserve"> de la </w:t>
      </w:r>
      <w:proofErr w:type="spellStart"/>
      <w:r>
        <w:t>inocencia</w:t>
      </w:r>
      <w:proofErr w:type="spellEnd"/>
      <w:r>
        <w:t xml:space="preserve">, </w:t>
      </w:r>
      <w:proofErr w:type="spellStart"/>
      <w:r>
        <w:t>penetren</w:t>
      </w:r>
      <w:proofErr w:type="spellEnd"/>
      <w:r>
        <w:t xml:space="preserve"> </w:t>
      </w:r>
      <w:proofErr w:type="spellStart"/>
      <w:r>
        <w:t>en</w:t>
      </w:r>
      <w:proofErr w:type="spellEnd"/>
      <w:r>
        <w:t xml:space="preserve"> </w:t>
      </w:r>
      <w:proofErr w:type="spellStart"/>
      <w:r>
        <w:t>el</w:t>
      </w:r>
      <w:proofErr w:type="spellEnd"/>
      <w:r>
        <w:t xml:space="preserve"> camino de mi Ley, </w:t>
      </w:r>
      <w:proofErr w:type="spellStart"/>
      <w:r>
        <w:t>despertad</w:t>
      </w:r>
      <w:proofErr w:type="spellEnd"/>
      <w:r>
        <w:t xml:space="preserve"> sus </w:t>
      </w:r>
      <w:proofErr w:type="spellStart"/>
      <w:r>
        <w:t>sentimientos</w:t>
      </w:r>
      <w:proofErr w:type="spellEnd"/>
      <w:r>
        <w:t xml:space="preserve">, </w:t>
      </w:r>
      <w:proofErr w:type="spellStart"/>
      <w:r>
        <w:t>reveladles</w:t>
      </w:r>
      <w:proofErr w:type="spellEnd"/>
      <w:r>
        <w:t xml:space="preserve"> sus </w:t>
      </w:r>
      <w:proofErr w:type="spellStart"/>
      <w:r>
        <w:t>dones</w:t>
      </w:r>
      <w:proofErr w:type="spellEnd"/>
      <w:r>
        <w:t xml:space="preserve"> e </w:t>
      </w:r>
      <w:proofErr w:type="spellStart"/>
      <w:r>
        <w:t>inducidles</w:t>
      </w:r>
      <w:proofErr w:type="spellEnd"/>
      <w:r>
        <w:t xml:space="preserve"> </w:t>
      </w:r>
      <w:proofErr w:type="spellStart"/>
      <w:r>
        <w:t>siempre</w:t>
      </w:r>
      <w:proofErr w:type="spellEnd"/>
      <w:r>
        <w:t xml:space="preserve"> a lo bueno, y </w:t>
      </w:r>
      <w:proofErr w:type="spellStart"/>
      <w:r>
        <w:t>en</w:t>
      </w:r>
      <w:proofErr w:type="spellEnd"/>
      <w:r>
        <w:t xml:space="preserve">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a </w:t>
      </w:r>
      <w:proofErr w:type="spellStart"/>
      <w:r>
        <w:t>quien</w:t>
      </w:r>
      <w:proofErr w:type="spellEnd"/>
      <w:r>
        <w:t xml:space="preserve"> </w:t>
      </w:r>
      <w:proofErr w:type="spellStart"/>
      <w:r>
        <w:t>así</w:t>
      </w:r>
      <w:proofErr w:type="spellEnd"/>
      <w:r>
        <w:t xml:space="preserve"> </w:t>
      </w:r>
      <w:proofErr w:type="spellStart"/>
      <w:r>
        <w:t>acercaseis</w:t>
      </w:r>
      <w:proofErr w:type="spellEnd"/>
      <w:r>
        <w:t xml:space="preserve"> a </w:t>
      </w:r>
      <w:proofErr w:type="spellStart"/>
      <w:r>
        <w:t>Mí</w:t>
      </w:r>
      <w:proofErr w:type="spellEnd"/>
      <w:r>
        <w:t xml:space="preserve">, </w:t>
      </w:r>
      <w:proofErr w:type="spellStart"/>
      <w:r>
        <w:t>será</w:t>
      </w:r>
      <w:proofErr w:type="spellEnd"/>
      <w:r>
        <w:t xml:space="preserve"> </w:t>
      </w:r>
      <w:proofErr w:type="spellStart"/>
      <w:r>
        <w:t>bañado</w:t>
      </w:r>
      <w:proofErr w:type="spellEnd"/>
      <w:r>
        <w:t xml:space="preserve"> </w:t>
      </w:r>
      <w:proofErr w:type="spellStart"/>
      <w:r>
        <w:t>en</w:t>
      </w:r>
      <w:proofErr w:type="spellEnd"/>
      <w:r>
        <w:t xml:space="preserve"> la luz </w:t>
      </w:r>
      <w:proofErr w:type="spellStart"/>
      <w:r>
        <w:t>que</w:t>
      </w:r>
      <w:proofErr w:type="spellEnd"/>
      <w:r>
        <w:t xml:space="preserve"> </w:t>
      </w:r>
      <w:proofErr w:type="spellStart"/>
      <w:r>
        <w:t>brota</w:t>
      </w:r>
      <w:proofErr w:type="spellEnd"/>
      <w:r>
        <w:t xml:space="preserve"> de ese </w:t>
      </w:r>
      <w:proofErr w:type="spellStart"/>
      <w:r>
        <w:t>fuego</w:t>
      </w:r>
      <w:proofErr w:type="spellEnd"/>
      <w:r>
        <w:t xml:space="preserve"> </w:t>
      </w:r>
      <w:proofErr w:type="spellStart"/>
      <w:r>
        <w:t>divino</w:t>
      </w:r>
      <w:proofErr w:type="spellEnd"/>
      <w:r>
        <w:t xml:space="preserve">, </w:t>
      </w:r>
      <w:proofErr w:type="spellStart"/>
      <w:r>
        <w:t>que</w:t>
      </w:r>
      <w:proofErr w:type="spellEnd"/>
      <w:r>
        <w:t xml:space="preserve"> es mi amor. </w:t>
      </w:r>
    </w:p>
    <w:p w14:paraId="72B70045" w14:textId="77777777" w:rsidR="00F50769" w:rsidRDefault="00F50769" w:rsidP="00F50769">
      <w:r>
        <w:t xml:space="preserve"> </w:t>
      </w:r>
    </w:p>
    <w:p w14:paraId="71924BF4" w14:textId="77777777" w:rsidR="00F50769" w:rsidRDefault="00F50769" w:rsidP="00F50769">
      <w:r>
        <w:t xml:space="preserve">¡MI PAZ SEA CON VOSOTROS! </w:t>
      </w:r>
    </w:p>
    <w:p w14:paraId="1478B745" w14:textId="77777777" w:rsidR="00F50769" w:rsidRDefault="00F50769" w:rsidP="00F50769">
      <w:r>
        <w:t xml:space="preserve"> </w:t>
      </w:r>
    </w:p>
    <w:p w14:paraId="761B8DA2" w14:textId="77777777" w:rsidR="00F50769" w:rsidRDefault="00F50769" w:rsidP="00F50769">
      <w:r>
        <w:t xml:space="preserve"> </w:t>
      </w:r>
    </w:p>
    <w:p w14:paraId="1A156934" w14:textId="77777777" w:rsidR="00F50769" w:rsidRDefault="00F50769" w:rsidP="00F50769">
      <w:r>
        <w:t xml:space="preserve">ENSEÑANZA No. 100 </w:t>
      </w:r>
    </w:p>
    <w:p w14:paraId="4271B234" w14:textId="77777777" w:rsidR="00F50769" w:rsidRDefault="00F50769" w:rsidP="00F50769">
      <w:r>
        <w:t xml:space="preserve"> </w:t>
      </w:r>
    </w:p>
    <w:p w14:paraId="1ECE4537" w14:textId="77777777" w:rsidR="00F50769" w:rsidRDefault="00F50769" w:rsidP="00F50769">
      <w:r>
        <w:t xml:space="preserve">1. Cuando </w:t>
      </w:r>
      <w:proofErr w:type="spellStart"/>
      <w:r>
        <w:t>vengo</w:t>
      </w:r>
      <w:proofErr w:type="spellEnd"/>
      <w:r>
        <w:t xml:space="preserve"> a </w:t>
      </w:r>
      <w:proofErr w:type="spellStart"/>
      <w:r>
        <w:t>vosotros</w:t>
      </w:r>
      <w:proofErr w:type="spellEnd"/>
      <w:r>
        <w:t xml:space="preserve"> </w:t>
      </w:r>
      <w:proofErr w:type="spellStart"/>
      <w:r>
        <w:t>como</w:t>
      </w:r>
      <w:proofErr w:type="spellEnd"/>
      <w:r>
        <w:t xml:space="preserve"> </w:t>
      </w:r>
      <w:proofErr w:type="spellStart"/>
      <w:r>
        <w:t>Juez</w:t>
      </w:r>
      <w:proofErr w:type="spellEnd"/>
      <w:r>
        <w:t xml:space="preserve">, </w:t>
      </w:r>
      <w:proofErr w:type="spellStart"/>
      <w:r>
        <w:t>volvéis</w:t>
      </w:r>
      <w:proofErr w:type="spellEnd"/>
      <w:r>
        <w:t xml:space="preserve"> </w:t>
      </w:r>
      <w:proofErr w:type="gramStart"/>
      <w:r>
        <w:t>a</w:t>
      </w:r>
      <w:proofErr w:type="gramEnd"/>
      <w:r>
        <w:t xml:space="preserve"> </w:t>
      </w:r>
      <w:proofErr w:type="spellStart"/>
      <w:r>
        <w:t>escuchar</w:t>
      </w:r>
      <w:proofErr w:type="spellEnd"/>
      <w:r>
        <w:t xml:space="preserve"> </w:t>
      </w:r>
      <w:proofErr w:type="spellStart"/>
      <w:r>
        <w:t>aquella</w:t>
      </w:r>
      <w:proofErr w:type="spellEnd"/>
      <w:r>
        <w:t xml:space="preserve"> </w:t>
      </w:r>
      <w:proofErr w:type="spellStart"/>
      <w:r>
        <w:t>voz</w:t>
      </w:r>
      <w:proofErr w:type="spellEnd"/>
      <w:r>
        <w:t xml:space="preserve"> de </w:t>
      </w:r>
      <w:proofErr w:type="spellStart"/>
      <w:r>
        <w:t>Jehová</w:t>
      </w:r>
      <w:proofErr w:type="spellEnd"/>
      <w:r>
        <w:t xml:space="preserve"> </w:t>
      </w:r>
      <w:proofErr w:type="spellStart"/>
      <w:r>
        <w:t>que</w:t>
      </w:r>
      <w:proofErr w:type="spellEnd"/>
      <w:r>
        <w:t xml:space="preserve"> </w:t>
      </w:r>
      <w:proofErr w:type="spellStart"/>
      <w:r>
        <w:t>hacía</w:t>
      </w:r>
      <w:proofErr w:type="spellEnd"/>
      <w:r>
        <w:t xml:space="preserve"> </w:t>
      </w:r>
      <w:proofErr w:type="spellStart"/>
      <w:r>
        <w:t>estremecer</w:t>
      </w:r>
      <w:proofErr w:type="spellEnd"/>
      <w:r>
        <w:t xml:space="preserve"> </w:t>
      </w:r>
      <w:proofErr w:type="spellStart"/>
      <w:r>
        <w:t>vuestro</w:t>
      </w:r>
      <w:proofErr w:type="spellEnd"/>
      <w:r>
        <w:t xml:space="preserve"> </w:t>
      </w:r>
      <w:proofErr w:type="spellStart"/>
      <w:r>
        <w:t>cuerpo</w:t>
      </w:r>
      <w:proofErr w:type="spellEnd"/>
      <w:r>
        <w:t xml:space="preserve"> y </w:t>
      </w:r>
      <w:proofErr w:type="spellStart"/>
      <w:r>
        <w:t>espíritu</w:t>
      </w:r>
      <w:proofErr w:type="spellEnd"/>
      <w:r>
        <w:t xml:space="preserve"> </w:t>
      </w:r>
      <w:proofErr w:type="spellStart"/>
      <w:r>
        <w:t>en</w:t>
      </w:r>
      <w:proofErr w:type="spellEnd"/>
      <w:r>
        <w:t xml:space="preserve"> </w:t>
      </w:r>
      <w:proofErr w:type="spellStart"/>
      <w:r>
        <w:t>el</w:t>
      </w:r>
      <w:proofErr w:type="spellEnd"/>
      <w:r>
        <w:t xml:space="preserve"> Primer Tiempo. </w:t>
      </w:r>
      <w:proofErr w:type="spellStart"/>
      <w:r>
        <w:t>Entonces</w:t>
      </w:r>
      <w:proofErr w:type="spellEnd"/>
      <w:r>
        <w:t xml:space="preserve">, </w:t>
      </w:r>
      <w:proofErr w:type="spellStart"/>
      <w:r>
        <w:t>los</w:t>
      </w:r>
      <w:proofErr w:type="spellEnd"/>
      <w:r>
        <w:t xml:space="preserve"> hombres </w:t>
      </w:r>
      <w:proofErr w:type="spellStart"/>
      <w:r>
        <w:t>tapaban</w:t>
      </w:r>
      <w:proofErr w:type="spellEnd"/>
      <w:r>
        <w:t xml:space="preserve"> sus </w:t>
      </w:r>
      <w:proofErr w:type="spellStart"/>
      <w:r>
        <w:t>oídos</w:t>
      </w:r>
      <w:proofErr w:type="spellEnd"/>
      <w:r>
        <w:t xml:space="preserve"> </w:t>
      </w:r>
      <w:proofErr w:type="spellStart"/>
      <w:r>
        <w:t>pretendiendo</w:t>
      </w:r>
      <w:proofErr w:type="spellEnd"/>
      <w:r>
        <w:t xml:space="preserve"> no </w:t>
      </w:r>
      <w:proofErr w:type="spellStart"/>
      <w:r>
        <w:t>escuchar</w:t>
      </w:r>
      <w:proofErr w:type="spellEnd"/>
      <w:r>
        <w:t xml:space="preserve"> la </w:t>
      </w:r>
      <w:proofErr w:type="spellStart"/>
      <w:r>
        <w:t>voz</w:t>
      </w:r>
      <w:proofErr w:type="spellEnd"/>
      <w:r>
        <w:t xml:space="preserve"> </w:t>
      </w:r>
      <w:proofErr w:type="spellStart"/>
      <w:r>
        <w:t>omnipotente</w:t>
      </w:r>
      <w:proofErr w:type="spellEnd"/>
      <w:r>
        <w:t xml:space="preserve"> de </w:t>
      </w:r>
      <w:proofErr w:type="spellStart"/>
      <w:r>
        <w:t>su</w:t>
      </w:r>
      <w:proofErr w:type="spellEnd"/>
      <w:r>
        <w:t xml:space="preserve"> Padre; hoy </w:t>
      </w:r>
      <w:proofErr w:type="spellStart"/>
      <w:r>
        <w:t>digo</w:t>
      </w:r>
      <w:proofErr w:type="spellEnd"/>
      <w:r>
        <w:t xml:space="preserve"> </w:t>
      </w:r>
      <w:proofErr w:type="gramStart"/>
      <w:r>
        <w:t>a</w:t>
      </w:r>
      <w:proofErr w:type="gramEnd"/>
      <w:r>
        <w:t xml:space="preserve"> </w:t>
      </w:r>
      <w:proofErr w:type="spellStart"/>
      <w:r>
        <w:t>este</w:t>
      </w:r>
      <w:proofErr w:type="spellEnd"/>
      <w:r>
        <w:t xml:space="preserve"> pueblo: no </w:t>
      </w:r>
      <w:proofErr w:type="spellStart"/>
      <w:r>
        <w:t>tapéis</w:t>
      </w:r>
      <w:proofErr w:type="spellEnd"/>
      <w:r>
        <w:t xml:space="preserve"> </w:t>
      </w:r>
      <w:proofErr w:type="spellStart"/>
      <w:r>
        <w:t>vuestros</w:t>
      </w:r>
      <w:proofErr w:type="spellEnd"/>
      <w:r>
        <w:t xml:space="preserve"> </w:t>
      </w:r>
      <w:proofErr w:type="spellStart"/>
      <w:r>
        <w:t>oídos</w:t>
      </w:r>
      <w:proofErr w:type="spellEnd"/>
      <w:r>
        <w:t xml:space="preserve">, no me </w:t>
      </w:r>
      <w:proofErr w:type="spellStart"/>
      <w:r>
        <w:t>cerréis</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mirad</w:t>
      </w:r>
      <w:proofErr w:type="spellEnd"/>
      <w:r>
        <w:t xml:space="preserve"> </w:t>
      </w:r>
      <w:proofErr w:type="spellStart"/>
      <w:r>
        <w:t>cómo</w:t>
      </w:r>
      <w:proofErr w:type="spellEnd"/>
      <w:r>
        <w:t xml:space="preserve"> mi </w:t>
      </w:r>
      <w:proofErr w:type="spellStart"/>
      <w:r>
        <w:t>gracia</w:t>
      </w:r>
      <w:proofErr w:type="spellEnd"/>
      <w:r>
        <w:t xml:space="preserve"> </w:t>
      </w:r>
      <w:proofErr w:type="spellStart"/>
      <w:r>
        <w:t>infinita</w:t>
      </w:r>
      <w:proofErr w:type="spellEnd"/>
      <w:r>
        <w:t xml:space="preserve"> se </w:t>
      </w:r>
      <w:proofErr w:type="spellStart"/>
      <w:r>
        <w:t>extiende</w:t>
      </w:r>
      <w:proofErr w:type="spellEnd"/>
      <w:r>
        <w:t xml:space="preserve"> </w:t>
      </w:r>
      <w:proofErr w:type="spellStart"/>
      <w:r>
        <w:t>en</w:t>
      </w:r>
      <w:proofErr w:type="spellEnd"/>
      <w:r>
        <w:t xml:space="preserve"> </w:t>
      </w:r>
      <w:proofErr w:type="spellStart"/>
      <w:r>
        <w:t>todo</w:t>
      </w:r>
      <w:proofErr w:type="spellEnd"/>
      <w:r>
        <w:t xml:space="preserve"> </w:t>
      </w:r>
      <w:proofErr w:type="spellStart"/>
      <w:r>
        <w:t>el</w:t>
      </w:r>
      <w:proofErr w:type="spellEnd"/>
      <w:r>
        <w:t xml:space="preserve"> </w:t>
      </w:r>
      <w:proofErr w:type="spellStart"/>
      <w:r>
        <w:t>universo</w:t>
      </w:r>
      <w:proofErr w:type="spellEnd"/>
      <w:r>
        <w:t xml:space="preserve">. No </w:t>
      </w:r>
      <w:proofErr w:type="spellStart"/>
      <w:r>
        <w:t>temáis</w:t>
      </w:r>
      <w:proofErr w:type="spellEnd"/>
      <w:r>
        <w:t xml:space="preserve">, </w:t>
      </w:r>
      <w:proofErr w:type="spellStart"/>
      <w:r>
        <w:t>sólo</w:t>
      </w:r>
      <w:proofErr w:type="spellEnd"/>
      <w:r>
        <w:t xml:space="preserve"> </w:t>
      </w:r>
      <w:proofErr w:type="spellStart"/>
      <w:r>
        <w:t>quiero</w:t>
      </w:r>
      <w:proofErr w:type="spellEnd"/>
      <w:r>
        <w:t xml:space="preserve"> la ofrenda de </w:t>
      </w:r>
      <w:proofErr w:type="spellStart"/>
      <w:r>
        <w:t>vuestro</w:t>
      </w:r>
      <w:proofErr w:type="spellEnd"/>
      <w:r>
        <w:t xml:space="preserve"> amor. </w:t>
      </w:r>
    </w:p>
    <w:p w14:paraId="6A421E07" w14:textId="77777777" w:rsidR="00F50769" w:rsidRDefault="00F50769" w:rsidP="00F50769">
      <w:r>
        <w:t xml:space="preserve">2. El </w:t>
      </w:r>
      <w:proofErr w:type="spellStart"/>
      <w:r>
        <w:t>que</w:t>
      </w:r>
      <w:proofErr w:type="spellEnd"/>
      <w:r>
        <w:t xml:space="preserve"> ha </w:t>
      </w:r>
      <w:proofErr w:type="spellStart"/>
      <w:r>
        <w:t>faltado</w:t>
      </w:r>
      <w:proofErr w:type="spellEnd"/>
      <w:r>
        <w:t xml:space="preserve">, me ha </w:t>
      </w:r>
      <w:proofErr w:type="spellStart"/>
      <w:r>
        <w:t>ofendido</w:t>
      </w:r>
      <w:proofErr w:type="spellEnd"/>
      <w:r>
        <w:t xml:space="preserve"> ¿</w:t>
      </w:r>
      <w:proofErr w:type="spellStart"/>
      <w:r>
        <w:t>Acaso</w:t>
      </w:r>
      <w:proofErr w:type="spellEnd"/>
      <w:r>
        <w:t xml:space="preserve"> </w:t>
      </w:r>
      <w:proofErr w:type="spellStart"/>
      <w:r>
        <w:t>vosotros</w:t>
      </w:r>
      <w:proofErr w:type="spellEnd"/>
      <w:r>
        <w:t xml:space="preserve"> </w:t>
      </w:r>
      <w:proofErr w:type="spellStart"/>
      <w:r>
        <w:t>habéis</w:t>
      </w:r>
      <w:proofErr w:type="spellEnd"/>
      <w:r>
        <w:t xml:space="preserve"> </w:t>
      </w:r>
      <w:proofErr w:type="spellStart"/>
      <w:r>
        <w:t>faltado</w:t>
      </w:r>
      <w:proofErr w:type="spellEnd"/>
      <w:r>
        <w:t xml:space="preserve">? Si </w:t>
      </w:r>
      <w:proofErr w:type="spellStart"/>
      <w:r>
        <w:t>así</w:t>
      </w:r>
      <w:proofErr w:type="spellEnd"/>
      <w:r>
        <w:t xml:space="preserve"> es, </w:t>
      </w:r>
      <w:proofErr w:type="spellStart"/>
      <w:r>
        <w:t>reconoced</w:t>
      </w:r>
      <w:proofErr w:type="spellEnd"/>
      <w:r>
        <w:t xml:space="preserve"> </w:t>
      </w:r>
      <w:proofErr w:type="spellStart"/>
      <w:r>
        <w:t>que</w:t>
      </w:r>
      <w:proofErr w:type="spellEnd"/>
      <w:r>
        <w:t xml:space="preserve"> también he </w:t>
      </w:r>
      <w:proofErr w:type="spellStart"/>
      <w:r>
        <w:t>descendido</w:t>
      </w:r>
      <w:proofErr w:type="spellEnd"/>
      <w:r>
        <w:t xml:space="preserve"> </w:t>
      </w:r>
      <w:proofErr w:type="spellStart"/>
      <w:r>
        <w:t>como</w:t>
      </w:r>
      <w:proofErr w:type="spellEnd"/>
      <w:r>
        <w:t xml:space="preserve"> Padre y </w:t>
      </w:r>
      <w:proofErr w:type="spellStart"/>
      <w:r>
        <w:t>como</w:t>
      </w:r>
      <w:proofErr w:type="spellEnd"/>
      <w:r>
        <w:t xml:space="preserve"> Maestro, para </w:t>
      </w:r>
      <w:proofErr w:type="spellStart"/>
      <w:r>
        <w:t>perdonaros</w:t>
      </w:r>
      <w:proofErr w:type="spellEnd"/>
      <w:r>
        <w:t xml:space="preserve"> y </w:t>
      </w:r>
      <w:proofErr w:type="spellStart"/>
      <w:r>
        <w:t>enseñaros</w:t>
      </w:r>
      <w:proofErr w:type="spellEnd"/>
      <w:r>
        <w:t xml:space="preserve"> </w:t>
      </w:r>
      <w:proofErr w:type="spellStart"/>
      <w:r>
        <w:t>nuevamente</w:t>
      </w:r>
      <w:proofErr w:type="spellEnd"/>
      <w:r>
        <w:t xml:space="preserve"> </w:t>
      </w:r>
      <w:proofErr w:type="spellStart"/>
      <w:r>
        <w:t>el</w:t>
      </w:r>
      <w:proofErr w:type="spellEnd"/>
      <w:r>
        <w:t xml:space="preserve"> camino de </w:t>
      </w:r>
      <w:proofErr w:type="spellStart"/>
      <w:r>
        <w:t>salvación</w:t>
      </w:r>
      <w:proofErr w:type="spellEnd"/>
      <w:r>
        <w:t xml:space="preserve">. </w:t>
      </w:r>
    </w:p>
    <w:p w14:paraId="0586E496" w14:textId="77777777" w:rsidR="00F50769" w:rsidRDefault="00F50769" w:rsidP="00F50769">
      <w:r>
        <w:t xml:space="preserve">3. Mi </w:t>
      </w:r>
      <w:proofErr w:type="spellStart"/>
      <w:r>
        <w:t>juicio</w:t>
      </w:r>
      <w:proofErr w:type="spellEnd"/>
      <w:r>
        <w:t xml:space="preserve"> es de amor, </w:t>
      </w:r>
      <w:proofErr w:type="gramStart"/>
      <w:r>
        <w:t>no</w:t>
      </w:r>
      <w:proofErr w:type="gramEnd"/>
      <w:r>
        <w:t xml:space="preserve"> de </w:t>
      </w:r>
      <w:proofErr w:type="spellStart"/>
      <w:r>
        <w:t>venganza</w:t>
      </w:r>
      <w:proofErr w:type="spellEnd"/>
      <w:r>
        <w:t xml:space="preserve">. Si </w:t>
      </w:r>
      <w:proofErr w:type="spellStart"/>
      <w:r>
        <w:t>vengo</w:t>
      </w:r>
      <w:proofErr w:type="spellEnd"/>
      <w:r>
        <w:t xml:space="preserve"> a </w:t>
      </w:r>
      <w:proofErr w:type="spellStart"/>
      <w:r>
        <w:t>tocar</w:t>
      </w:r>
      <w:proofErr w:type="spellEnd"/>
      <w:r>
        <w:t xml:space="preserve"> a </w:t>
      </w:r>
      <w:proofErr w:type="spellStart"/>
      <w:r>
        <w:t>los</w:t>
      </w:r>
      <w:proofErr w:type="spellEnd"/>
      <w:r>
        <w:t xml:space="preserve"> hombres con mi </w:t>
      </w:r>
      <w:proofErr w:type="spellStart"/>
      <w:r>
        <w:t>justicia</w:t>
      </w:r>
      <w:proofErr w:type="spellEnd"/>
      <w:r>
        <w:t xml:space="preserve">, es </w:t>
      </w:r>
      <w:proofErr w:type="spellStart"/>
      <w:r>
        <w:t>porque</w:t>
      </w:r>
      <w:proofErr w:type="spellEnd"/>
      <w:r>
        <w:t xml:space="preserve"> </w:t>
      </w:r>
      <w:proofErr w:type="spellStart"/>
      <w:r>
        <w:t>quiero</w:t>
      </w:r>
      <w:proofErr w:type="spellEnd"/>
      <w:r>
        <w:t xml:space="preserve"> </w:t>
      </w:r>
      <w:proofErr w:type="spellStart"/>
      <w:r>
        <w:t>salvaros</w:t>
      </w:r>
      <w:proofErr w:type="spellEnd"/>
      <w:r>
        <w:t xml:space="preserve">; </w:t>
      </w:r>
      <w:proofErr w:type="spellStart"/>
      <w:r>
        <w:t>si</w:t>
      </w:r>
      <w:proofErr w:type="spellEnd"/>
      <w:r>
        <w:t xml:space="preserve"> a </w:t>
      </w:r>
      <w:proofErr w:type="spellStart"/>
      <w:r>
        <w:t>los</w:t>
      </w:r>
      <w:proofErr w:type="spellEnd"/>
      <w:r>
        <w:t xml:space="preserve"> </w:t>
      </w:r>
      <w:proofErr w:type="spellStart"/>
      <w:r>
        <w:t>reyes</w:t>
      </w:r>
      <w:proofErr w:type="spellEnd"/>
      <w:r>
        <w:t xml:space="preserve"> les </w:t>
      </w:r>
      <w:proofErr w:type="spellStart"/>
      <w:r>
        <w:t>vengo</w:t>
      </w:r>
      <w:proofErr w:type="spellEnd"/>
      <w:r>
        <w:t xml:space="preserve"> a </w:t>
      </w:r>
      <w:proofErr w:type="spellStart"/>
      <w:r>
        <w:t>quitar</w:t>
      </w:r>
      <w:proofErr w:type="spellEnd"/>
      <w:r>
        <w:t xml:space="preserve"> </w:t>
      </w:r>
      <w:proofErr w:type="spellStart"/>
      <w:r>
        <w:t>su</w:t>
      </w:r>
      <w:proofErr w:type="spellEnd"/>
      <w:r>
        <w:t xml:space="preserve"> </w:t>
      </w:r>
      <w:proofErr w:type="spellStart"/>
      <w:r>
        <w:t>cetro</w:t>
      </w:r>
      <w:proofErr w:type="spellEnd"/>
      <w:r>
        <w:t xml:space="preserve">, es </w:t>
      </w:r>
      <w:proofErr w:type="spellStart"/>
      <w:r>
        <w:t>porque</w:t>
      </w:r>
      <w:proofErr w:type="spellEnd"/>
      <w:r>
        <w:t xml:space="preserve"> </w:t>
      </w:r>
      <w:proofErr w:type="spellStart"/>
      <w:r>
        <w:t>los</w:t>
      </w:r>
      <w:proofErr w:type="spellEnd"/>
      <w:r>
        <w:t xml:space="preserve"> </w:t>
      </w:r>
      <w:proofErr w:type="spellStart"/>
      <w:r>
        <w:t>quiero</w:t>
      </w:r>
      <w:proofErr w:type="spellEnd"/>
      <w:r>
        <w:t xml:space="preserve"> </w:t>
      </w:r>
      <w:proofErr w:type="spellStart"/>
      <w:r>
        <w:t>humildes</w:t>
      </w:r>
      <w:proofErr w:type="spellEnd"/>
      <w:r>
        <w:t xml:space="preserve">; </w:t>
      </w:r>
      <w:proofErr w:type="spellStart"/>
      <w:r>
        <w:t>si</w:t>
      </w:r>
      <w:proofErr w:type="spellEnd"/>
      <w:r>
        <w:t xml:space="preserve"> </w:t>
      </w:r>
      <w:proofErr w:type="spellStart"/>
      <w:r>
        <w:t>vengo</w:t>
      </w:r>
      <w:proofErr w:type="spellEnd"/>
      <w:r>
        <w:t xml:space="preserve"> a </w:t>
      </w:r>
      <w:proofErr w:type="spellStart"/>
      <w:r>
        <w:t>reclamar</w:t>
      </w:r>
      <w:proofErr w:type="spellEnd"/>
      <w:r>
        <w:t xml:space="preserve"> a </w:t>
      </w:r>
      <w:proofErr w:type="spellStart"/>
      <w:r>
        <w:t>los</w:t>
      </w:r>
      <w:proofErr w:type="spellEnd"/>
      <w:r>
        <w:t xml:space="preserve"> </w:t>
      </w:r>
      <w:proofErr w:type="spellStart"/>
      <w:r>
        <w:t>que</w:t>
      </w:r>
      <w:proofErr w:type="spellEnd"/>
      <w:r>
        <w:t xml:space="preserve"> </w:t>
      </w:r>
      <w:proofErr w:type="spellStart"/>
      <w:r>
        <w:t>conducen</w:t>
      </w:r>
      <w:proofErr w:type="spellEnd"/>
      <w:r>
        <w:t xml:space="preserve"> a la </w:t>
      </w:r>
      <w:proofErr w:type="spellStart"/>
      <w:r>
        <w:t>humanidad</w:t>
      </w:r>
      <w:proofErr w:type="spellEnd"/>
      <w:r>
        <w:t xml:space="preserve">, es </w:t>
      </w:r>
      <w:proofErr w:type="spellStart"/>
      <w:r>
        <w:t>porque</w:t>
      </w:r>
      <w:proofErr w:type="spellEnd"/>
      <w:r>
        <w:t xml:space="preserve"> he visto </w:t>
      </w:r>
      <w:proofErr w:type="spellStart"/>
      <w:r>
        <w:t>que</w:t>
      </w:r>
      <w:proofErr w:type="spellEnd"/>
      <w:r>
        <w:t xml:space="preserve"> no es </w:t>
      </w:r>
      <w:proofErr w:type="spellStart"/>
      <w:r>
        <w:t>el</w:t>
      </w:r>
      <w:proofErr w:type="spellEnd"/>
      <w:r>
        <w:t xml:space="preserve"> amor, la </w:t>
      </w:r>
      <w:proofErr w:type="spellStart"/>
      <w:r>
        <w:t>paz</w:t>
      </w:r>
      <w:proofErr w:type="spellEnd"/>
      <w:r>
        <w:t xml:space="preserve"> </w:t>
      </w:r>
      <w:proofErr w:type="spellStart"/>
      <w:r>
        <w:t>ni</w:t>
      </w:r>
      <w:proofErr w:type="spellEnd"/>
      <w:r>
        <w:t xml:space="preserve"> la </w:t>
      </w:r>
      <w:proofErr w:type="spellStart"/>
      <w:r>
        <w:t>justicia</w:t>
      </w:r>
      <w:proofErr w:type="spellEnd"/>
      <w:r>
        <w:t xml:space="preserve"> lo </w:t>
      </w:r>
      <w:proofErr w:type="spellStart"/>
      <w:r>
        <w:t>que</w:t>
      </w:r>
      <w:proofErr w:type="spellEnd"/>
      <w:r>
        <w:t xml:space="preserve"> </w:t>
      </w:r>
      <w:proofErr w:type="spellStart"/>
      <w:r>
        <w:t>han</w:t>
      </w:r>
      <w:proofErr w:type="spellEnd"/>
      <w:r>
        <w:t xml:space="preserve"> </w:t>
      </w:r>
      <w:proofErr w:type="spellStart"/>
      <w:r>
        <w:t>sembrado</w:t>
      </w:r>
      <w:proofErr w:type="spellEnd"/>
      <w:r>
        <w:t xml:space="preserve">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de sus pueblos. </w:t>
      </w:r>
      <w:proofErr w:type="spellStart"/>
      <w:r>
        <w:t>Sólo</w:t>
      </w:r>
      <w:proofErr w:type="spellEnd"/>
      <w:r>
        <w:t xml:space="preserve"> </w:t>
      </w:r>
      <w:proofErr w:type="spellStart"/>
      <w:r>
        <w:t>veo</w:t>
      </w:r>
      <w:proofErr w:type="spellEnd"/>
      <w:r>
        <w:t xml:space="preserve"> </w:t>
      </w:r>
      <w:proofErr w:type="spellStart"/>
      <w:r>
        <w:t>que</w:t>
      </w:r>
      <w:proofErr w:type="spellEnd"/>
      <w:r>
        <w:t xml:space="preserve"> </w:t>
      </w:r>
      <w:proofErr w:type="spellStart"/>
      <w:r>
        <w:t>los</w:t>
      </w:r>
      <w:proofErr w:type="spellEnd"/>
      <w:r>
        <w:t xml:space="preserve"> campos </w:t>
      </w:r>
      <w:proofErr w:type="spellStart"/>
      <w:r>
        <w:t>han</w:t>
      </w:r>
      <w:proofErr w:type="spellEnd"/>
      <w:r>
        <w:t xml:space="preserve"> </w:t>
      </w:r>
      <w:proofErr w:type="spellStart"/>
      <w:r>
        <w:t>sido</w:t>
      </w:r>
      <w:proofErr w:type="spellEnd"/>
      <w:r>
        <w:t xml:space="preserve"> </w:t>
      </w:r>
      <w:proofErr w:type="spellStart"/>
      <w:r>
        <w:t>sembrados</w:t>
      </w:r>
      <w:proofErr w:type="spellEnd"/>
      <w:r>
        <w:t xml:space="preserve"> de </w:t>
      </w:r>
      <w:proofErr w:type="spellStart"/>
      <w:r>
        <w:t>muerte</w:t>
      </w:r>
      <w:proofErr w:type="spellEnd"/>
      <w:r>
        <w:t xml:space="preserve">, de </w:t>
      </w:r>
      <w:proofErr w:type="spellStart"/>
      <w:r>
        <w:t>desolación</w:t>
      </w:r>
      <w:proofErr w:type="spellEnd"/>
      <w:r>
        <w:t xml:space="preserve">, de </w:t>
      </w:r>
      <w:proofErr w:type="spellStart"/>
      <w:r>
        <w:t>intranquilidad</w:t>
      </w:r>
      <w:proofErr w:type="spellEnd"/>
      <w:r>
        <w:t xml:space="preserve"> y </w:t>
      </w:r>
      <w:proofErr w:type="spellStart"/>
      <w:r>
        <w:t>miseria</w:t>
      </w:r>
      <w:proofErr w:type="spellEnd"/>
      <w:r>
        <w:t xml:space="preserve">. </w:t>
      </w:r>
    </w:p>
    <w:p w14:paraId="22FC1381" w14:textId="77777777" w:rsidR="00F50769" w:rsidRDefault="00F50769" w:rsidP="00F50769">
      <w:r>
        <w:lastRenderedPageBreak/>
        <w:t xml:space="preserve">4. Los </w:t>
      </w:r>
      <w:proofErr w:type="spellStart"/>
      <w:r>
        <w:t>muertos</w:t>
      </w:r>
      <w:proofErr w:type="spellEnd"/>
      <w:r>
        <w:t xml:space="preserve"> </w:t>
      </w:r>
      <w:proofErr w:type="spellStart"/>
      <w:r>
        <w:t>desde</w:t>
      </w:r>
      <w:proofErr w:type="spellEnd"/>
      <w:r>
        <w:t xml:space="preserve"> </w:t>
      </w:r>
      <w:proofErr w:type="spellStart"/>
      <w:r>
        <w:t>su</w:t>
      </w:r>
      <w:proofErr w:type="spellEnd"/>
      <w:r>
        <w:t xml:space="preserve"> </w:t>
      </w:r>
      <w:proofErr w:type="spellStart"/>
      <w:r>
        <w:t>silencio</w:t>
      </w:r>
      <w:proofErr w:type="spellEnd"/>
      <w:r>
        <w:t xml:space="preserve">, </w:t>
      </w:r>
      <w:proofErr w:type="spellStart"/>
      <w:r>
        <w:t>claman</w:t>
      </w:r>
      <w:proofErr w:type="spellEnd"/>
      <w:r>
        <w:t xml:space="preserve"> </w:t>
      </w:r>
      <w:proofErr w:type="spellStart"/>
      <w:r>
        <w:t>justicia</w:t>
      </w:r>
      <w:proofErr w:type="spellEnd"/>
      <w:r>
        <w:t xml:space="preserve">, y </w:t>
      </w:r>
      <w:proofErr w:type="spellStart"/>
      <w:r>
        <w:t>los</w:t>
      </w:r>
      <w:proofErr w:type="spellEnd"/>
      <w:r>
        <w:t xml:space="preserve"> </w:t>
      </w:r>
      <w:proofErr w:type="spellStart"/>
      <w:r>
        <w:t>que</w:t>
      </w:r>
      <w:proofErr w:type="spellEnd"/>
      <w:r>
        <w:t xml:space="preserve"> </w:t>
      </w:r>
      <w:proofErr w:type="spellStart"/>
      <w:r>
        <w:t>tienen</w:t>
      </w:r>
      <w:proofErr w:type="spellEnd"/>
      <w:r>
        <w:t xml:space="preserve"> </w:t>
      </w:r>
      <w:proofErr w:type="spellStart"/>
      <w:r>
        <w:t>hambre</w:t>
      </w:r>
      <w:proofErr w:type="spellEnd"/>
      <w:r>
        <w:t xml:space="preserve"> del </w:t>
      </w:r>
      <w:proofErr w:type="spellStart"/>
      <w:r>
        <w:t>cuerpo</w:t>
      </w:r>
      <w:proofErr w:type="spellEnd"/>
      <w:r>
        <w:t xml:space="preserve"> y del </w:t>
      </w:r>
      <w:proofErr w:type="spellStart"/>
      <w:r>
        <w:t>espíritu</w:t>
      </w:r>
      <w:proofErr w:type="spellEnd"/>
      <w:r>
        <w:t xml:space="preserve">, </w:t>
      </w:r>
      <w:proofErr w:type="spellStart"/>
      <w:r>
        <w:t>están</w:t>
      </w:r>
      <w:proofErr w:type="spellEnd"/>
      <w:r>
        <w:t xml:space="preserve"> </w:t>
      </w:r>
      <w:proofErr w:type="spellStart"/>
      <w:r>
        <w:t>llenos</w:t>
      </w:r>
      <w:proofErr w:type="spellEnd"/>
      <w:r>
        <w:t xml:space="preserve"> de </w:t>
      </w:r>
      <w:proofErr w:type="spellStart"/>
      <w:r>
        <w:t>odio</w:t>
      </w:r>
      <w:proofErr w:type="spellEnd"/>
      <w:r>
        <w:t xml:space="preserve"> </w:t>
      </w:r>
      <w:proofErr w:type="spellStart"/>
      <w:r>
        <w:t>en</w:t>
      </w:r>
      <w:proofErr w:type="spellEnd"/>
      <w:r>
        <w:t xml:space="preserve"> </w:t>
      </w:r>
      <w:proofErr w:type="spellStart"/>
      <w:r>
        <w:t>su</w:t>
      </w:r>
      <w:proofErr w:type="spellEnd"/>
      <w:r>
        <w:t xml:space="preserve"> </w:t>
      </w:r>
      <w:proofErr w:type="spellStart"/>
      <w:r>
        <w:t>corazón</w:t>
      </w:r>
      <w:proofErr w:type="spellEnd"/>
      <w:r>
        <w:t xml:space="preserve">, para </w:t>
      </w:r>
      <w:proofErr w:type="spellStart"/>
      <w:r>
        <w:t>desbordarlo</w:t>
      </w:r>
      <w:proofErr w:type="spellEnd"/>
      <w:r>
        <w:t xml:space="preserve"> </w:t>
      </w:r>
      <w:proofErr w:type="spellStart"/>
      <w:r>
        <w:t>llegado</w:t>
      </w:r>
      <w:proofErr w:type="spellEnd"/>
      <w:r>
        <w:t xml:space="preserve"> </w:t>
      </w:r>
      <w:proofErr w:type="spellStart"/>
      <w:r>
        <w:t>el</w:t>
      </w:r>
      <w:proofErr w:type="spellEnd"/>
      <w:r>
        <w:t xml:space="preserve"> </w:t>
      </w:r>
      <w:proofErr w:type="spellStart"/>
      <w:r>
        <w:t>instante</w:t>
      </w:r>
      <w:proofErr w:type="spellEnd"/>
      <w:r>
        <w:t xml:space="preserve">. </w:t>
      </w:r>
    </w:p>
    <w:p w14:paraId="3B84FA81" w14:textId="77777777" w:rsidR="00F50769" w:rsidRDefault="00F50769" w:rsidP="00F50769">
      <w:r>
        <w:t xml:space="preserve">5. </w:t>
      </w:r>
      <w:proofErr w:type="spellStart"/>
      <w:r>
        <w:t>Humanidad</w:t>
      </w:r>
      <w:proofErr w:type="spellEnd"/>
      <w:r>
        <w:t xml:space="preserve">: </w:t>
      </w:r>
      <w:proofErr w:type="spellStart"/>
      <w:r>
        <w:t>busco</w:t>
      </w:r>
      <w:proofErr w:type="spellEnd"/>
      <w:r>
        <w:t xml:space="preserve"> </w:t>
      </w:r>
      <w:proofErr w:type="spellStart"/>
      <w:r>
        <w:t>vuestra</w:t>
      </w:r>
      <w:proofErr w:type="spellEnd"/>
      <w:r>
        <w:t xml:space="preserve"> </w:t>
      </w:r>
      <w:proofErr w:type="spellStart"/>
      <w:r>
        <w:t>reconciliación</w:t>
      </w:r>
      <w:proofErr w:type="spellEnd"/>
      <w:r>
        <w:t xml:space="preserve">. No </w:t>
      </w:r>
      <w:proofErr w:type="spellStart"/>
      <w:r>
        <w:t>vivís</w:t>
      </w:r>
      <w:proofErr w:type="spellEnd"/>
      <w:r>
        <w:t xml:space="preserve"> </w:t>
      </w:r>
      <w:proofErr w:type="spellStart"/>
      <w:r>
        <w:t>en</w:t>
      </w:r>
      <w:proofErr w:type="spellEnd"/>
      <w:r>
        <w:t xml:space="preserve"> mi Ley; </w:t>
      </w:r>
      <w:proofErr w:type="spellStart"/>
      <w:r>
        <w:t>está</w:t>
      </w:r>
      <w:proofErr w:type="spellEnd"/>
      <w:r>
        <w:t xml:space="preserve"> </w:t>
      </w:r>
      <w:proofErr w:type="spellStart"/>
      <w:r>
        <w:t>rota</w:t>
      </w:r>
      <w:proofErr w:type="spellEnd"/>
      <w:r>
        <w:t xml:space="preserve"> </w:t>
      </w:r>
      <w:proofErr w:type="spellStart"/>
      <w:r>
        <w:t>vuestra</w:t>
      </w:r>
      <w:proofErr w:type="spellEnd"/>
      <w:r>
        <w:t xml:space="preserve"> </w:t>
      </w:r>
      <w:proofErr w:type="spellStart"/>
      <w:r>
        <w:t>armonía</w:t>
      </w:r>
      <w:proofErr w:type="spellEnd"/>
      <w:r>
        <w:t xml:space="preserve"> con </w:t>
      </w:r>
      <w:proofErr w:type="spellStart"/>
      <w:r>
        <w:t>vuestro</w:t>
      </w:r>
      <w:proofErr w:type="spellEnd"/>
      <w:r>
        <w:t xml:space="preserve"> Dios y con </w:t>
      </w:r>
      <w:proofErr w:type="spellStart"/>
      <w:r>
        <w:t>todo</w:t>
      </w:r>
      <w:proofErr w:type="spellEnd"/>
      <w:r>
        <w:t xml:space="preserve"> lo </w:t>
      </w:r>
      <w:proofErr w:type="spellStart"/>
      <w:r>
        <w:t>creado</w:t>
      </w:r>
      <w:proofErr w:type="spellEnd"/>
      <w:r>
        <w:t xml:space="preserve">. No </w:t>
      </w:r>
      <w:proofErr w:type="spellStart"/>
      <w:r>
        <w:t>os</w:t>
      </w:r>
      <w:proofErr w:type="spellEnd"/>
      <w:r>
        <w:t xml:space="preserve"> </w:t>
      </w:r>
      <w:proofErr w:type="spellStart"/>
      <w:r>
        <w:t>amáis</w:t>
      </w:r>
      <w:proofErr w:type="spellEnd"/>
      <w:r>
        <w:t xml:space="preserve"> entre </w:t>
      </w:r>
      <w:proofErr w:type="spellStart"/>
      <w:r>
        <w:t>hermanos</w:t>
      </w:r>
      <w:proofErr w:type="spellEnd"/>
      <w:r>
        <w:t xml:space="preserve"> y ese es </w:t>
      </w:r>
      <w:proofErr w:type="spellStart"/>
      <w:r>
        <w:t>el</w:t>
      </w:r>
      <w:proofErr w:type="spellEnd"/>
      <w:r>
        <w:t xml:space="preserve"> </w:t>
      </w:r>
      <w:proofErr w:type="spellStart"/>
      <w:r>
        <w:t>secreto</w:t>
      </w:r>
      <w:proofErr w:type="spellEnd"/>
      <w:r>
        <w:t xml:space="preserve"> de la </w:t>
      </w:r>
      <w:proofErr w:type="spellStart"/>
      <w:r>
        <w:t>felicidad</w:t>
      </w:r>
      <w:proofErr w:type="spellEnd"/>
      <w:r>
        <w:t xml:space="preserve"> </w:t>
      </w:r>
      <w:proofErr w:type="spellStart"/>
      <w:r>
        <w:t>que</w:t>
      </w:r>
      <w:proofErr w:type="spellEnd"/>
      <w:r>
        <w:t xml:space="preserve"> </w:t>
      </w:r>
      <w:proofErr w:type="spellStart"/>
      <w:r>
        <w:t>os</w:t>
      </w:r>
      <w:proofErr w:type="spellEnd"/>
      <w:r>
        <w:t xml:space="preserve"> </w:t>
      </w:r>
      <w:proofErr w:type="spellStart"/>
      <w:r>
        <w:t>reveló</w:t>
      </w:r>
      <w:proofErr w:type="spellEnd"/>
      <w:r>
        <w:t xml:space="preserve"> Jesús. Y </w:t>
      </w:r>
      <w:proofErr w:type="spellStart"/>
      <w:r>
        <w:t>si</w:t>
      </w:r>
      <w:proofErr w:type="spellEnd"/>
      <w:r>
        <w:t xml:space="preserve"> </w:t>
      </w:r>
      <w:proofErr w:type="spellStart"/>
      <w:r>
        <w:t>habéis</w:t>
      </w:r>
      <w:proofErr w:type="spellEnd"/>
      <w:r>
        <w:t xml:space="preserve"> </w:t>
      </w:r>
      <w:proofErr w:type="spellStart"/>
      <w:r>
        <w:t>perdido</w:t>
      </w:r>
      <w:proofErr w:type="spellEnd"/>
      <w:r>
        <w:t xml:space="preserve"> la </w:t>
      </w:r>
      <w:proofErr w:type="spellStart"/>
      <w:r>
        <w:t>armonía</w:t>
      </w:r>
      <w:proofErr w:type="spellEnd"/>
      <w:r>
        <w:t xml:space="preserve"> entre </w:t>
      </w:r>
      <w:proofErr w:type="spellStart"/>
      <w:r>
        <w:t>los</w:t>
      </w:r>
      <w:proofErr w:type="spellEnd"/>
      <w:r>
        <w:t xml:space="preserve"> </w:t>
      </w:r>
      <w:proofErr w:type="spellStart"/>
      <w:r>
        <w:t>unos</w:t>
      </w:r>
      <w:proofErr w:type="spellEnd"/>
      <w:r>
        <w:t xml:space="preserve"> y </w:t>
      </w:r>
      <w:proofErr w:type="spellStart"/>
      <w:r>
        <w:t>los</w:t>
      </w:r>
      <w:proofErr w:type="spellEnd"/>
      <w:r>
        <w:t xml:space="preserve"> </w:t>
      </w:r>
      <w:proofErr w:type="spellStart"/>
      <w:r>
        <w:t>otros</w:t>
      </w:r>
      <w:proofErr w:type="spellEnd"/>
      <w:r>
        <w:t xml:space="preserve"> ¿</w:t>
      </w:r>
      <w:proofErr w:type="spellStart"/>
      <w:r>
        <w:t>Creéis</w:t>
      </w:r>
      <w:proofErr w:type="spellEnd"/>
      <w:r>
        <w:t xml:space="preserve"> </w:t>
      </w:r>
      <w:proofErr w:type="spellStart"/>
      <w:r>
        <w:t>poder</w:t>
      </w:r>
      <w:proofErr w:type="spellEnd"/>
      <w:r>
        <w:t xml:space="preserve"> </w:t>
      </w:r>
      <w:proofErr w:type="spellStart"/>
      <w:r>
        <w:t>conservarla</w:t>
      </w:r>
      <w:proofErr w:type="spellEnd"/>
      <w:r>
        <w:t xml:space="preserve"> con </w:t>
      </w:r>
      <w:proofErr w:type="spellStart"/>
      <w:r>
        <w:t>los</w:t>
      </w:r>
      <w:proofErr w:type="spellEnd"/>
      <w:r>
        <w:t xml:space="preserve"> </w:t>
      </w:r>
      <w:proofErr w:type="spellStart"/>
      <w:r>
        <w:t>elementos</w:t>
      </w:r>
      <w:proofErr w:type="spellEnd"/>
      <w:r>
        <w:t xml:space="preserve"> de la </w:t>
      </w:r>
      <w:proofErr w:type="spellStart"/>
      <w:r>
        <w:t>Creación</w:t>
      </w:r>
      <w:proofErr w:type="spellEnd"/>
      <w:r>
        <w:t xml:space="preserve">? </w:t>
      </w:r>
    </w:p>
    <w:p w14:paraId="778AFB01" w14:textId="77777777" w:rsidR="00F50769" w:rsidRDefault="00F50769" w:rsidP="00F50769">
      <w:r>
        <w:t xml:space="preserve">6. La mano del hombre ha </w:t>
      </w:r>
      <w:proofErr w:type="spellStart"/>
      <w:r>
        <w:t>desatado</w:t>
      </w:r>
      <w:proofErr w:type="spellEnd"/>
      <w:r>
        <w:t xml:space="preserve"> la </w:t>
      </w:r>
      <w:proofErr w:type="spellStart"/>
      <w:r>
        <w:t>justicia</w:t>
      </w:r>
      <w:proofErr w:type="spellEnd"/>
      <w:r>
        <w:t xml:space="preserve"> </w:t>
      </w:r>
      <w:proofErr w:type="spellStart"/>
      <w:r>
        <w:t>sobre</w:t>
      </w:r>
      <w:proofErr w:type="spellEnd"/>
      <w:r>
        <w:t xml:space="preserve"> </w:t>
      </w:r>
      <w:proofErr w:type="spellStart"/>
      <w:r>
        <w:t>sí</w:t>
      </w:r>
      <w:proofErr w:type="spellEnd"/>
      <w:r>
        <w:t xml:space="preserve">; </w:t>
      </w:r>
      <w:proofErr w:type="spellStart"/>
      <w:r>
        <w:t>en</w:t>
      </w:r>
      <w:proofErr w:type="spellEnd"/>
      <w:r>
        <w:t xml:space="preserve"> </w:t>
      </w:r>
      <w:proofErr w:type="spellStart"/>
      <w:r>
        <w:t>su</w:t>
      </w:r>
      <w:proofErr w:type="spellEnd"/>
      <w:r>
        <w:t xml:space="preserve"> </w:t>
      </w:r>
      <w:proofErr w:type="spellStart"/>
      <w:r>
        <w:t>cerebro</w:t>
      </w:r>
      <w:proofErr w:type="spellEnd"/>
      <w:r>
        <w:t xml:space="preserve"> se agita un </w:t>
      </w:r>
      <w:proofErr w:type="spellStart"/>
      <w:r>
        <w:t>torbellino</w:t>
      </w:r>
      <w:proofErr w:type="spellEnd"/>
      <w:r>
        <w:t xml:space="preserve">, </w:t>
      </w:r>
      <w:proofErr w:type="spellStart"/>
      <w:r>
        <w:t>en</w:t>
      </w:r>
      <w:proofErr w:type="spellEnd"/>
      <w:r>
        <w:t xml:space="preserve"> </w:t>
      </w:r>
      <w:proofErr w:type="spellStart"/>
      <w:r>
        <w:t>su</w:t>
      </w:r>
      <w:proofErr w:type="spellEnd"/>
      <w:r>
        <w:t xml:space="preserve"> </w:t>
      </w:r>
      <w:proofErr w:type="spellStart"/>
      <w:r>
        <w:t>corazón</w:t>
      </w:r>
      <w:proofErr w:type="spellEnd"/>
      <w:r>
        <w:t xml:space="preserve"> </w:t>
      </w:r>
      <w:proofErr w:type="spellStart"/>
      <w:r>
        <w:t>ruge</w:t>
      </w:r>
      <w:proofErr w:type="spellEnd"/>
      <w:r>
        <w:t xml:space="preserve"> </w:t>
      </w:r>
      <w:proofErr w:type="spellStart"/>
      <w:r>
        <w:t>una</w:t>
      </w:r>
      <w:proofErr w:type="spellEnd"/>
      <w:r>
        <w:t xml:space="preserve"> </w:t>
      </w:r>
      <w:proofErr w:type="spellStart"/>
      <w:r>
        <w:t>tempestad</w:t>
      </w:r>
      <w:proofErr w:type="spellEnd"/>
      <w:r>
        <w:t xml:space="preserve"> y </w:t>
      </w:r>
      <w:proofErr w:type="spellStart"/>
      <w:r>
        <w:t>todo</w:t>
      </w:r>
      <w:proofErr w:type="spellEnd"/>
      <w:r>
        <w:t xml:space="preserve"> </w:t>
      </w:r>
      <w:proofErr w:type="spellStart"/>
      <w:r>
        <w:t>esto</w:t>
      </w:r>
      <w:proofErr w:type="spellEnd"/>
      <w:r>
        <w:t xml:space="preserve"> se </w:t>
      </w:r>
      <w:proofErr w:type="spellStart"/>
      <w:r>
        <w:t>manifiesta</w:t>
      </w:r>
      <w:proofErr w:type="spellEnd"/>
      <w:r>
        <w:t xml:space="preserve"> también </w:t>
      </w:r>
      <w:proofErr w:type="spellStart"/>
      <w:r>
        <w:t>en</w:t>
      </w:r>
      <w:proofErr w:type="spellEnd"/>
      <w:r>
        <w:t xml:space="preserve"> la </w:t>
      </w:r>
      <w:proofErr w:type="spellStart"/>
      <w:r>
        <w:t>naturaleza</w:t>
      </w:r>
      <w:proofErr w:type="spellEnd"/>
      <w:r>
        <w:t xml:space="preserve">, sus </w:t>
      </w:r>
      <w:proofErr w:type="spellStart"/>
      <w:r>
        <w:t>elementos</w:t>
      </w:r>
      <w:proofErr w:type="spellEnd"/>
      <w:r>
        <w:t xml:space="preserve"> se </w:t>
      </w:r>
      <w:proofErr w:type="spellStart"/>
      <w:r>
        <w:t>desencadenan</w:t>
      </w:r>
      <w:proofErr w:type="spellEnd"/>
      <w:r>
        <w:t xml:space="preserve">, las </w:t>
      </w:r>
    </w:p>
    <w:p w14:paraId="29CC54E5" w14:textId="77777777" w:rsidR="00F50769" w:rsidRDefault="00F50769" w:rsidP="00F50769">
      <w:proofErr w:type="spellStart"/>
      <w:r>
        <w:t>estaciones</w:t>
      </w:r>
      <w:proofErr w:type="spellEnd"/>
      <w:r>
        <w:t xml:space="preserve"> se </w:t>
      </w:r>
      <w:proofErr w:type="spellStart"/>
      <w:r>
        <w:t>hacen</w:t>
      </w:r>
      <w:proofErr w:type="spellEnd"/>
      <w:r>
        <w:t xml:space="preserve"> </w:t>
      </w:r>
      <w:proofErr w:type="spellStart"/>
      <w:r>
        <w:t>inclementes</w:t>
      </w:r>
      <w:proofErr w:type="spellEnd"/>
      <w:r>
        <w:t xml:space="preserve">, </w:t>
      </w:r>
      <w:proofErr w:type="spellStart"/>
      <w:r>
        <w:t>aparecen</w:t>
      </w:r>
      <w:proofErr w:type="spellEnd"/>
      <w:r>
        <w:t xml:space="preserve"> y se </w:t>
      </w:r>
      <w:proofErr w:type="spellStart"/>
      <w:r>
        <w:t>multiplican</w:t>
      </w:r>
      <w:proofErr w:type="spellEnd"/>
      <w:r>
        <w:t xml:space="preserve"> las </w:t>
      </w:r>
      <w:proofErr w:type="spellStart"/>
      <w:r>
        <w:t>plagas</w:t>
      </w:r>
      <w:proofErr w:type="spellEnd"/>
      <w:r>
        <w:t xml:space="preserve">. Es </w:t>
      </w:r>
      <w:proofErr w:type="spellStart"/>
      <w:r>
        <w:t>que</w:t>
      </w:r>
      <w:proofErr w:type="spellEnd"/>
      <w:r>
        <w:t xml:space="preserve"> </w:t>
      </w:r>
      <w:proofErr w:type="spellStart"/>
      <w:r>
        <w:t>vuestros</w:t>
      </w:r>
      <w:proofErr w:type="spellEnd"/>
      <w:r>
        <w:t xml:space="preserve"> </w:t>
      </w:r>
      <w:proofErr w:type="spellStart"/>
      <w:r>
        <w:t>pecados</w:t>
      </w:r>
      <w:proofErr w:type="spellEnd"/>
      <w:r>
        <w:t xml:space="preserve"> </w:t>
      </w:r>
      <w:proofErr w:type="spellStart"/>
      <w:r>
        <w:t>crecen</w:t>
      </w:r>
      <w:proofErr w:type="spellEnd"/>
      <w:r>
        <w:t xml:space="preserve"> </w:t>
      </w:r>
      <w:proofErr w:type="spellStart"/>
      <w:r>
        <w:t>produciendo</w:t>
      </w:r>
      <w:proofErr w:type="spellEnd"/>
      <w:r>
        <w:t xml:space="preserve"> </w:t>
      </w:r>
      <w:proofErr w:type="spellStart"/>
      <w:r>
        <w:t>enfermedades</w:t>
      </w:r>
      <w:proofErr w:type="spellEnd"/>
      <w:r>
        <w:t xml:space="preserve"> y la </w:t>
      </w:r>
      <w:proofErr w:type="spellStart"/>
      <w:r>
        <w:t>ciencia</w:t>
      </w:r>
      <w:proofErr w:type="spellEnd"/>
      <w:r>
        <w:t xml:space="preserve"> </w:t>
      </w:r>
      <w:proofErr w:type="spellStart"/>
      <w:r>
        <w:t>insensata</w:t>
      </w:r>
      <w:proofErr w:type="spellEnd"/>
      <w:r>
        <w:t xml:space="preserve"> y </w:t>
      </w:r>
      <w:proofErr w:type="spellStart"/>
      <w:r>
        <w:t>temeraria</w:t>
      </w:r>
      <w:proofErr w:type="spellEnd"/>
      <w:r>
        <w:t xml:space="preserve"> no </w:t>
      </w:r>
      <w:proofErr w:type="spellStart"/>
      <w:r>
        <w:t>reconoce</w:t>
      </w:r>
      <w:proofErr w:type="spellEnd"/>
      <w:r>
        <w:t xml:space="preserve"> </w:t>
      </w:r>
      <w:proofErr w:type="spellStart"/>
      <w:r>
        <w:t>el</w:t>
      </w:r>
      <w:proofErr w:type="spellEnd"/>
      <w:r>
        <w:t xml:space="preserve"> </w:t>
      </w:r>
      <w:proofErr w:type="spellStart"/>
      <w:r>
        <w:t>orden</w:t>
      </w:r>
      <w:proofErr w:type="spellEnd"/>
      <w:r>
        <w:t xml:space="preserve"> de lo </w:t>
      </w:r>
      <w:proofErr w:type="spellStart"/>
      <w:r>
        <w:t>dispuesto</w:t>
      </w:r>
      <w:proofErr w:type="spellEnd"/>
      <w:r>
        <w:t xml:space="preserve"> </w:t>
      </w:r>
      <w:proofErr w:type="spellStart"/>
      <w:r>
        <w:t>por</w:t>
      </w:r>
      <w:proofErr w:type="spellEnd"/>
      <w:r>
        <w:t xml:space="preserve"> </w:t>
      </w:r>
      <w:proofErr w:type="spellStart"/>
      <w:r>
        <w:t>el</w:t>
      </w:r>
      <w:proofErr w:type="spellEnd"/>
      <w:r>
        <w:t xml:space="preserve"> </w:t>
      </w:r>
      <w:proofErr w:type="spellStart"/>
      <w:r>
        <w:t>Creador</w:t>
      </w:r>
      <w:proofErr w:type="spellEnd"/>
      <w:r>
        <w:t xml:space="preserve">. </w:t>
      </w:r>
    </w:p>
    <w:p w14:paraId="1EE18E84" w14:textId="77777777" w:rsidR="00F50769" w:rsidRDefault="00F50769" w:rsidP="00F50769">
      <w:r>
        <w:t xml:space="preserve">7. Si </w:t>
      </w:r>
      <w:proofErr w:type="spellStart"/>
      <w:r>
        <w:t>sólo</w:t>
      </w:r>
      <w:proofErr w:type="spellEnd"/>
      <w:r>
        <w:t xml:space="preserve"> </w:t>
      </w:r>
      <w:proofErr w:type="spellStart"/>
      <w:r>
        <w:t>os</w:t>
      </w:r>
      <w:proofErr w:type="spellEnd"/>
      <w:r>
        <w:t xml:space="preserve"> lo </w:t>
      </w:r>
      <w:proofErr w:type="spellStart"/>
      <w:r>
        <w:t>dijera</w:t>
      </w:r>
      <w:proofErr w:type="spellEnd"/>
      <w:r>
        <w:t xml:space="preserve"> no lo </w:t>
      </w:r>
      <w:proofErr w:type="spellStart"/>
      <w:r>
        <w:t>creeríais</w:t>
      </w:r>
      <w:proofErr w:type="spellEnd"/>
      <w:r>
        <w:t xml:space="preserve">, es </w:t>
      </w:r>
      <w:proofErr w:type="spellStart"/>
      <w:r>
        <w:t>menester</w:t>
      </w:r>
      <w:proofErr w:type="spellEnd"/>
      <w:r>
        <w:t xml:space="preserve"> </w:t>
      </w:r>
      <w:proofErr w:type="spellStart"/>
      <w:r>
        <w:t>que</w:t>
      </w:r>
      <w:proofErr w:type="spellEnd"/>
      <w:r>
        <w:t xml:space="preserve"> </w:t>
      </w:r>
      <w:proofErr w:type="spellStart"/>
      <w:r>
        <w:t>palpéis</w:t>
      </w:r>
      <w:proofErr w:type="spellEnd"/>
      <w:r>
        <w:t xml:space="preserve"> </w:t>
      </w:r>
      <w:proofErr w:type="spellStart"/>
      <w:r>
        <w:t>el</w:t>
      </w:r>
      <w:proofErr w:type="spellEnd"/>
      <w:r>
        <w:t xml:space="preserve"> </w:t>
      </w:r>
      <w:proofErr w:type="spellStart"/>
      <w:r>
        <w:t>resultado</w:t>
      </w:r>
      <w:proofErr w:type="spellEnd"/>
      <w:r>
        <w:t xml:space="preserve"> de </w:t>
      </w:r>
      <w:proofErr w:type="spellStart"/>
      <w:r>
        <w:t>vuestras</w:t>
      </w:r>
      <w:proofErr w:type="spellEnd"/>
      <w:r>
        <w:t xml:space="preserve"> </w:t>
      </w:r>
      <w:proofErr w:type="spellStart"/>
      <w:r>
        <w:t>obras</w:t>
      </w:r>
      <w:proofErr w:type="spellEnd"/>
      <w:r>
        <w:t xml:space="preserve"> para </w:t>
      </w:r>
      <w:proofErr w:type="spellStart"/>
      <w:r>
        <w:t>que</w:t>
      </w:r>
      <w:proofErr w:type="spellEnd"/>
      <w:r>
        <w:t xml:space="preserve"> </w:t>
      </w:r>
      <w:proofErr w:type="spellStart"/>
      <w:r>
        <w:t>os</w:t>
      </w:r>
      <w:proofErr w:type="spellEnd"/>
      <w:r>
        <w:t xml:space="preserve"> </w:t>
      </w:r>
      <w:proofErr w:type="spellStart"/>
      <w:r>
        <w:t>desengañéis</w:t>
      </w:r>
      <w:proofErr w:type="spellEnd"/>
      <w:r>
        <w:t xml:space="preserve">; </w:t>
      </w:r>
      <w:proofErr w:type="spellStart"/>
      <w:r>
        <w:t>precisamente</w:t>
      </w:r>
      <w:proofErr w:type="spellEnd"/>
      <w:r>
        <w:t xml:space="preserve"> </w:t>
      </w:r>
      <w:proofErr w:type="spellStart"/>
      <w:r>
        <w:t>os</w:t>
      </w:r>
      <w:proofErr w:type="spellEnd"/>
      <w:r>
        <w:t xml:space="preserve"> </w:t>
      </w:r>
      <w:proofErr w:type="spellStart"/>
      <w:r>
        <w:t>encontráis</w:t>
      </w:r>
      <w:proofErr w:type="spellEnd"/>
      <w:r>
        <w:t xml:space="preserve"> </w:t>
      </w:r>
      <w:proofErr w:type="spellStart"/>
      <w:r>
        <w:t>ahora</w:t>
      </w:r>
      <w:proofErr w:type="spellEnd"/>
      <w:r>
        <w:t xml:space="preserve"> </w:t>
      </w:r>
      <w:proofErr w:type="spellStart"/>
      <w:r>
        <w:t>en</w:t>
      </w:r>
      <w:proofErr w:type="spellEnd"/>
      <w:r>
        <w:t xml:space="preserve"> ese </w:t>
      </w:r>
      <w:proofErr w:type="spellStart"/>
      <w:r>
        <w:t>momento</w:t>
      </w:r>
      <w:proofErr w:type="spellEnd"/>
      <w:r>
        <w:t xml:space="preserve"> de </w:t>
      </w:r>
      <w:proofErr w:type="spellStart"/>
      <w:r>
        <w:t>vuestra</w:t>
      </w:r>
      <w:proofErr w:type="spellEnd"/>
      <w:r>
        <w:t xml:space="preserve"> </w:t>
      </w:r>
      <w:proofErr w:type="spellStart"/>
      <w:r>
        <w:t>vida</w:t>
      </w:r>
      <w:proofErr w:type="spellEnd"/>
      <w:r>
        <w:t xml:space="preserve">, </w:t>
      </w:r>
      <w:proofErr w:type="spellStart"/>
      <w:r>
        <w:t>en</w:t>
      </w:r>
      <w:proofErr w:type="spellEnd"/>
      <w:r>
        <w:t xml:space="preserve"> la </w:t>
      </w:r>
      <w:proofErr w:type="spellStart"/>
      <w:r>
        <w:t>cual</w:t>
      </w:r>
      <w:proofErr w:type="spellEnd"/>
      <w:r>
        <w:t xml:space="preserve"> </w:t>
      </w:r>
      <w:proofErr w:type="spellStart"/>
      <w:r>
        <w:t>vais</w:t>
      </w:r>
      <w:proofErr w:type="spellEnd"/>
      <w:r>
        <w:t xml:space="preserve"> a </w:t>
      </w:r>
      <w:proofErr w:type="spellStart"/>
      <w:r>
        <w:t>ver</w:t>
      </w:r>
      <w:proofErr w:type="spellEnd"/>
      <w:r>
        <w:t xml:space="preserve"> </w:t>
      </w:r>
      <w:proofErr w:type="spellStart"/>
      <w:r>
        <w:t>el</w:t>
      </w:r>
      <w:proofErr w:type="spellEnd"/>
      <w:r>
        <w:t xml:space="preserve"> </w:t>
      </w:r>
      <w:proofErr w:type="spellStart"/>
      <w:r>
        <w:t>resultado</w:t>
      </w:r>
      <w:proofErr w:type="spellEnd"/>
      <w:r>
        <w:t xml:space="preserve"> de </w:t>
      </w:r>
      <w:proofErr w:type="spellStart"/>
      <w:r>
        <w:t>todo</w:t>
      </w:r>
      <w:proofErr w:type="spellEnd"/>
      <w:r>
        <w:t xml:space="preserve"> lo </w:t>
      </w:r>
      <w:proofErr w:type="spellStart"/>
      <w:r>
        <w:t>que</w:t>
      </w:r>
      <w:proofErr w:type="spellEnd"/>
      <w:r>
        <w:t xml:space="preserve"> </w:t>
      </w:r>
      <w:proofErr w:type="spellStart"/>
      <w:r>
        <w:t>habéis</w:t>
      </w:r>
      <w:proofErr w:type="spellEnd"/>
      <w:r>
        <w:t xml:space="preserve"> </w:t>
      </w:r>
      <w:proofErr w:type="spellStart"/>
      <w:r>
        <w:t>venido</w:t>
      </w:r>
      <w:proofErr w:type="spellEnd"/>
      <w:r>
        <w:t xml:space="preserve"> </w:t>
      </w:r>
      <w:proofErr w:type="spellStart"/>
      <w:r>
        <w:t>sembrando</w:t>
      </w:r>
      <w:proofErr w:type="spellEnd"/>
      <w:r>
        <w:t xml:space="preserve">. </w:t>
      </w:r>
    </w:p>
    <w:p w14:paraId="4E250FB4" w14:textId="77777777" w:rsidR="00F50769" w:rsidRDefault="00F50769" w:rsidP="00F50769">
      <w:r>
        <w:t xml:space="preserve">8. </w:t>
      </w:r>
      <w:proofErr w:type="spellStart"/>
      <w:r>
        <w:t>Vosotros</w:t>
      </w:r>
      <w:proofErr w:type="spellEnd"/>
      <w:r>
        <w:t xml:space="preserve">, </w:t>
      </w:r>
      <w:proofErr w:type="spellStart"/>
      <w:r>
        <w:t>que</w:t>
      </w:r>
      <w:proofErr w:type="spellEnd"/>
      <w:r>
        <w:t xml:space="preserve"> </w:t>
      </w:r>
      <w:proofErr w:type="spellStart"/>
      <w:r>
        <w:t>habéis</w:t>
      </w:r>
      <w:proofErr w:type="spellEnd"/>
      <w:r>
        <w:t xml:space="preserve"> </w:t>
      </w:r>
      <w:proofErr w:type="spellStart"/>
      <w:r>
        <w:t>escuchado</w:t>
      </w:r>
      <w:proofErr w:type="spellEnd"/>
      <w:r>
        <w:t xml:space="preserve"> </w:t>
      </w:r>
      <w:proofErr w:type="spellStart"/>
      <w:r>
        <w:t>esta</w:t>
      </w:r>
      <w:proofErr w:type="spellEnd"/>
      <w:r>
        <w:t xml:space="preserve"> palabra, me </w:t>
      </w:r>
      <w:proofErr w:type="spellStart"/>
      <w:r>
        <w:t>preguntáis</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por</w:t>
      </w:r>
      <w:proofErr w:type="spellEnd"/>
      <w:r>
        <w:t xml:space="preserve"> </w:t>
      </w:r>
      <w:proofErr w:type="spellStart"/>
      <w:r>
        <w:t>qué</w:t>
      </w:r>
      <w:proofErr w:type="spellEnd"/>
      <w:r>
        <w:t xml:space="preserve"> no </w:t>
      </w:r>
      <w:proofErr w:type="spellStart"/>
      <w:r>
        <w:t>detengo</w:t>
      </w:r>
      <w:proofErr w:type="spellEnd"/>
      <w:r>
        <w:t xml:space="preserve"> </w:t>
      </w:r>
      <w:proofErr w:type="spellStart"/>
      <w:r>
        <w:t>este</w:t>
      </w:r>
      <w:proofErr w:type="spellEnd"/>
      <w:r>
        <w:t xml:space="preserve"> </w:t>
      </w:r>
      <w:proofErr w:type="spellStart"/>
      <w:r>
        <w:t>desastre</w:t>
      </w:r>
      <w:proofErr w:type="spellEnd"/>
      <w:r>
        <w:t xml:space="preserve"> </w:t>
      </w:r>
      <w:proofErr w:type="spellStart"/>
      <w:r>
        <w:t>que</w:t>
      </w:r>
      <w:proofErr w:type="spellEnd"/>
      <w:r>
        <w:t xml:space="preserve"> </w:t>
      </w:r>
      <w:proofErr w:type="spellStart"/>
      <w:r>
        <w:t>los</w:t>
      </w:r>
      <w:proofErr w:type="spellEnd"/>
      <w:r>
        <w:t xml:space="preserve"> hombres con </w:t>
      </w:r>
      <w:proofErr w:type="spellStart"/>
      <w:r>
        <w:t>su</w:t>
      </w:r>
      <w:proofErr w:type="spellEnd"/>
      <w:r>
        <w:t xml:space="preserve"> </w:t>
      </w:r>
      <w:proofErr w:type="spellStart"/>
      <w:r>
        <w:t>ciencia</w:t>
      </w:r>
      <w:proofErr w:type="spellEnd"/>
      <w:r>
        <w:t xml:space="preserve"> </w:t>
      </w:r>
      <w:proofErr w:type="spellStart"/>
      <w:r>
        <w:t>han</w:t>
      </w:r>
      <w:proofErr w:type="spellEnd"/>
      <w:r>
        <w:t xml:space="preserve"> </w:t>
      </w:r>
      <w:proofErr w:type="spellStart"/>
      <w:r>
        <w:t>venido</w:t>
      </w:r>
      <w:proofErr w:type="spellEnd"/>
      <w:r>
        <w:t xml:space="preserve"> </w:t>
      </w:r>
      <w:proofErr w:type="spellStart"/>
      <w:r>
        <w:t>preparando</w:t>
      </w:r>
      <w:proofErr w:type="spellEnd"/>
      <w:r>
        <w:t xml:space="preserve">, a lo </w:t>
      </w:r>
      <w:proofErr w:type="spellStart"/>
      <w:r>
        <w:t>cual</w:t>
      </w:r>
      <w:proofErr w:type="spellEnd"/>
      <w:r>
        <w:t xml:space="preserve"> </w:t>
      </w:r>
      <w:proofErr w:type="spellStart"/>
      <w:r>
        <w:t>Yo</w:t>
      </w:r>
      <w:proofErr w:type="spellEnd"/>
      <w:r>
        <w:t xml:space="preserve"> </w:t>
      </w:r>
      <w:proofErr w:type="spellStart"/>
      <w:r>
        <w:t>os</w:t>
      </w:r>
      <w:proofErr w:type="spellEnd"/>
      <w:r>
        <w:t xml:space="preserve"> </w:t>
      </w:r>
      <w:proofErr w:type="spellStart"/>
      <w:r>
        <w:t>contesto</w:t>
      </w:r>
      <w:proofErr w:type="spellEnd"/>
      <w:r>
        <w:t xml:space="preserve">: es </w:t>
      </w:r>
      <w:proofErr w:type="spellStart"/>
      <w:r>
        <w:t>menester</w:t>
      </w:r>
      <w:proofErr w:type="spellEnd"/>
      <w:r>
        <w:t xml:space="preserve"> </w:t>
      </w:r>
      <w:proofErr w:type="spellStart"/>
      <w:r>
        <w:t>que</w:t>
      </w:r>
      <w:proofErr w:type="spellEnd"/>
      <w:r>
        <w:t xml:space="preserve"> </w:t>
      </w:r>
      <w:proofErr w:type="spellStart"/>
      <w:r>
        <w:t>el</w:t>
      </w:r>
      <w:proofErr w:type="spellEnd"/>
      <w:r>
        <w:t xml:space="preserve"> hombre </w:t>
      </w:r>
      <w:proofErr w:type="spellStart"/>
      <w:r>
        <w:t>apure</w:t>
      </w:r>
      <w:proofErr w:type="spellEnd"/>
      <w:r>
        <w:t xml:space="preserve"> </w:t>
      </w:r>
      <w:proofErr w:type="spellStart"/>
      <w:r>
        <w:t>el</w:t>
      </w:r>
      <w:proofErr w:type="spellEnd"/>
      <w:r>
        <w:t xml:space="preserve"> </w:t>
      </w:r>
      <w:proofErr w:type="spellStart"/>
      <w:r>
        <w:t>cáliz</w:t>
      </w:r>
      <w:proofErr w:type="spellEnd"/>
      <w:r>
        <w:t xml:space="preserve"> </w:t>
      </w:r>
      <w:proofErr w:type="spellStart"/>
      <w:r>
        <w:t>que</w:t>
      </w:r>
      <w:proofErr w:type="spellEnd"/>
      <w:r>
        <w:t xml:space="preserve"> ha </w:t>
      </w:r>
      <w:proofErr w:type="spellStart"/>
      <w:r>
        <w:t>llenado</w:t>
      </w:r>
      <w:proofErr w:type="spellEnd"/>
      <w:r>
        <w:t xml:space="preserve">; ha </w:t>
      </w:r>
      <w:proofErr w:type="spellStart"/>
      <w:r>
        <w:t>mucho</w:t>
      </w:r>
      <w:proofErr w:type="spellEnd"/>
      <w:r>
        <w:t xml:space="preserve"> </w:t>
      </w:r>
      <w:proofErr w:type="spellStart"/>
      <w:r>
        <w:t>tiempo</w:t>
      </w:r>
      <w:proofErr w:type="spellEnd"/>
      <w:r>
        <w:t xml:space="preserve"> </w:t>
      </w:r>
      <w:proofErr w:type="spellStart"/>
      <w:r>
        <w:t>que</w:t>
      </w:r>
      <w:proofErr w:type="spellEnd"/>
      <w:r>
        <w:t xml:space="preserve"> las </w:t>
      </w:r>
      <w:proofErr w:type="spellStart"/>
      <w:r>
        <w:t>naciones</w:t>
      </w:r>
      <w:proofErr w:type="spellEnd"/>
      <w:r>
        <w:t xml:space="preserve"> con </w:t>
      </w:r>
      <w:proofErr w:type="spellStart"/>
      <w:r>
        <w:t>su</w:t>
      </w:r>
      <w:proofErr w:type="spellEnd"/>
      <w:r>
        <w:t xml:space="preserve"> </w:t>
      </w:r>
      <w:proofErr w:type="spellStart"/>
      <w:r>
        <w:t>diferencia</w:t>
      </w:r>
      <w:proofErr w:type="spellEnd"/>
      <w:r>
        <w:t xml:space="preserve"> de </w:t>
      </w:r>
      <w:proofErr w:type="spellStart"/>
      <w:r>
        <w:t>razas</w:t>
      </w:r>
      <w:proofErr w:type="spellEnd"/>
      <w:r>
        <w:t xml:space="preserve"> y sus </w:t>
      </w:r>
      <w:proofErr w:type="spellStart"/>
      <w:r>
        <w:t>ambiciones</w:t>
      </w:r>
      <w:proofErr w:type="spellEnd"/>
      <w:r>
        <w:t xml:space="preserve">, </w:t>
      </w:r>
      <w:proofErr w:type="spellStart"/>
      <w:r>
        <w:t>han</w:t>
      </w:r>
      <w:proofErr w:type="spellEnd"/>
      <w:r>
        <w:t xml:space="preserve"> </w:t>
      </w:r>
      <w:proofErr w:type="spellStart"/>
      <w:r>
        <w:t>venido</w:t>
      </w:r>
      <w:proofErr w:type="spellEnd"/>
      <w:r>
        <w:t xml:space="preserve"> </w:t>
      </w:r>
      <w:proofErr w:type="spellStart"/>
      <w:r>
        <w:t>preparando</w:t>
      </w:r>
      <w:proofErr w:type="spellEnd"/>
      <w:r>
        <w:t xml:space="preserve"> la lucha para </w:t>
      </w:r>
      <w:proofErr w:type="spellStart"/>
      <w:r>
        <w:t>destruirse</w:t>
      </w:r>
      <w:proofErr w:type="spellEnd"/>
      <w:r>
        <w:t xml:space="preserve">, </w:t>
      </w:r>
      <w:proofErr w:type="spellStart"/>
      <w:r>
        <w:t>sólo</w:t>
      </w:r>
      <w:proofErr w:type="spellEnd"/>
      <w:r>
        <w:t xml:space="preserve"> mi </w:t>
      </w:r>
      <w:proofErr w:type="spellStart"/>
      <w:r>
        <w:t>caridad</w:t>
      </w:r>
      <w:proofErr w:type="spellEnd"/>
      <w:r>
        <w:t xml:space="preserve"> es la </w:t>
      </w:r>
      <w:proofErr w:type="spellStart"/>
      <w:r>
        <w:t>que</w:t>
      </w:r>
      <w:proofErr w:type="spellEnd"/>
      <w:r>
        <w:t xml:space="preserve"> le ha </w:t>
      </w:r>
      <w:proofErr w:type="spellStart"/>
      <w:r>
        <w:t>detenido</w:t>
      </w:r>
      <w:proofErr w:type="spellEnd"/>
      <w:r>
        <w:t xml:space="preserve">, mas </w:t>
      </w:r>
      <w:proofErr w:type="spellStart"/>
      <w:r>
        <w:t>esa</w:t>
      </w:r>
      <w:proofErr w:type="spellEnd"/>
      <w:r>
        <w:t xml:space="preserve"> </w:t>
      </w:r>
      <w:proofErr w:type="spellStart"/>
      <w:r>
        <w:t>prueba</w:t>
      </w:r>
      <w:proofErr w:type="spellEnd"/>
      <w:r>
        <w:t xml:space="preserve"> de misericordia </w:t>
      </w:r>
      <w:proofErr w:type="spellStart"/>
      <w:r>
        <w:t>divina</w:t>
      </w:r>
      <w:proofErr w:type="spellEnd"/>
      <w:r>
        <w:t xml:space="preserve"> no la ha </w:t>
      </w:r>
      <w:proofErr w:type="spellStart"/>
      <w:r>
        <w:t>querido</w:t>
      </w:r>
      <w:proofErr w:type="spellEnd"/>
      <w:r>
        <w:t xml:space="preserve"> </w:t>
      </w:r>
      <w:proofErr w:type="spellStart"/>
      <w:r>
        <w:t>ver</w:t>
      </w:r>
      <w:proofErr w:type="spellEnd"/>
      <w:r>
        <w:t xml:space="preserve"> </w:t>
      </w:r>
      <w:proofErr w:type="spellStart"/>
      <w:r>
        <w:t>ni</w:t>
      </w:r>
      <w:proofErr w:type="spellEnd"/>
      <w:r>
        <w:t xml:space="preserve"> </w:t>
      </w:r>
      <w:proofErr w:type="spellStart"/>
      <w:r>
        <w:t>comprender</w:t>
      </w:r>
      <w:proofErr w:type="spellEnd"/>
      <w:r>
        <w:t xml:space="preserve"> la </w:t>
      </w:r>
      <w:proofErr w:type="spellStart"/>
      <w:r>
        <w:t>humanidad</w:t>
      </w:r>
      <w:proofErr w:type="spellEnd"/>
      <w:r>
        <w:t xml:space="preserve">. </w:t>
      </w:r>
    </w:p>
    <w:p w14:paraId="7ED85D9B" w14:textId="77777777" w:rsidR="00F50769" w:rsidRDefault="00F50769" w:rsidP="00F50769">
      <w:r>
        <w:t xml:space="preserve">9. Un </w:t>
      </w:r>
      <w:proofErr w:type="spellStart"/>
      <w:r>
        <w:t>instante</w:t>
      </w:r>
      <w:proofErr w:type="spellEnd"/>
      <w:r>
        <w:t xml:space="preserve"> tan </w:t>
      </w:r>
      <w:proofErr w:type="spellStart"/>
      <w:r>
        <w:t>sólo</w:t>
      </w:r>
      <w:proofErr w:type="spellEnd"/>
      <w:r>
        <w:t xml:space="preserve"> </w:t>
      </w:r>
      <w:proofErr w:type="spellStart"/>
      <w:r>
        <w:t>voy</w:t>
      </w:r>
      <w:proofErr w:type="spellEnd"/>
      <w:r>
        <w:t xml:space="preserve"> a </w:t>
      </w:r>
      <w:proofErr w:type="spellStart"/>
      <w:r>
        <w:t>dejarle</w:t>
      </w:r>
      <w:proofErr w:type="spellEnd"/>
      <w:r>
        <w:t xml:space="preserve"> y ese </w:t>
      </w:r>
      <w:proofErr w:type="spellStart"/>
      <w:r>
        <w:t>instante</w:t>
      </w:r>
      <w:proofErr w:type="spellEnd"/>
      <w:r>
        <w:t xml:space="preserve"> de </w:t>
      </w:r>
      <w:proofErr w:type="spellStart"/>
      <w:r>
        <w:t>justicia</w:t>
      </w:r>
      <w:proofErr w:type="spellEnd"/>
      <w:r>
        <w:t xml:space="preserve"> </w:t>
      </w:r>
      <w:proofErr w:type="spellStart"/>
      <w:r>
        <w:t>bastará</w:t>
      </w:r>
      <w:proofErr w:type="spellEnd"/>
      <w:r>
        <w:t xml:space="preserve"> para </w:t>
      </w:r>
      <w:proofErr w:type="spellStart"/>
      <w:r>
        <w:t>que</w:t>
      </w:r>
      <w:proofErr w:type="spellEnd"/>
      <w:r>
        <w:t xml:space="preserve"> </w:t>
      </w:r>
      <w:proofErr w:type="spellStart"/>
      <w:r>
        <w:t>recuerde</w:t>
      </w:r>
      <w:proofErr w:type="spellEnd"/>
      <w:r>
        <w:t xml:space="preserve"> </w:t>
      </w:r>
      <w:proofErr w:type="spellStart"/>
      <w:r>
        <w:t>el</w:t>
      </w:r>
      <w:proofErr w:type="spellEnd"/>
      <w:r>
        <w:t xml:space="preserve"> amor de </w:t>
      </w:r>
      <w:proofErr w:type="spellStart"/>
      <w:r>
        <w:t>su</w:t>
      </w:r>
      <w:proofErr w:type="spellEnd"/>
      <w:r>
        <w:t xml:space="preserve"> </w:t>
      </w:r>
      <w:proofErr w:type="spellStart"/>
      <w:r>
        <w:t>Creador</w:t>
      </w:r>
      <w:proofErr w:type="spellEnd"/>
      <w:r>
        <w:t xml:space="preserve">, </w:t>
      </w:r>
      <w:proofErr w:type="spellStart"/>
      <w:r>
        <w:t>porque</w:t>
      </w:r>
      <w:proofErr w:type="spellEnd"/>
      <w:r>
        <w:t xml:space="preserve"> </w:t>
      </w:r>
      <w:proofErr w:type="spellStart"/>
      <w:r>
        <w:t>nadie</w:t>
      </w:r>
      <w:proofErr w:type="spellEnd"/>
      <w:r>
        <w:t xml:space="preserve"> </w:t>
      </w:r>
      <w:proofErr w:type="spellStart"/>
      <w:r>
        <w:t>puede</w:t>
      </w:r>
      <w:proofErr w:type="spellEnd"/>
      <w:r>
        <w:t xml:space="preserve"> </w:t>
      </w:r>
      <w:proofErr w:type="spellStart"/>
      <w:r>
        <w:t>existir</w:t>
      </w:r>
      <w:proofErr w:type="spellEnd"/>
      <w:r>
        <w:t xml:space="preserve"> sin mi Ley o sin mi </w:t>
      </w:r>
      <w:proofErr w:type="spellStart"/>
      <w:r>
        <w:t>paz</w:t>
      </w:r>
      <w:proofErr w:type="spellEnd"/>
      <w:r>
        <w:t xml:space="preserve">.  </w:t>
      </w:r>
    </w:p>
    <w:p w14:paraId="4D8BEEC1" w14:textId="77777777" w:rsidR="00F50769" w:rsidRDefault="00F50769" w:rsidP="00F50769">
      <w:r>
        <w:t xml:space="preserve">10. Pueblo: </w:t>
      </w:r>
      <w:proofErr w:type="spellStart"/>
      <w:r>
        <w:t>vos</w:t>
      </w:r>
      <w:proofErr w:type="spellEnd"/>
      <w:r>
        <w:t xml:space="preserve"> </w:t>
      </w:r>
      <w:proofErr w:type="spellStart"/>
      <w:r>
        <w:t>que</w:t>
      </w:r>
      <w:proofErr w:type="spellEnd"/>
      <w:r>
        <w:t xml:space="preserve"> </w:t>
      </w:r>
      <w:proofErr w:type="spellStart"/>
      <w:r>
        <w:t>habéis</w:t>
      </w:r>
      <w:proofErr w:type="spellEnd"/>
      <w:r>
        <w:t xml:space="preserve"> </w:t>
      </w:r>
      <w:proofErr w:type="spellStart"/>
      <w:r>
        <w:t>tenido</w:t>
      </w:r>
      <w:proofErr w:type="spellEnd"/>
      <w:r>
        <w:t xml:space="preserve"> mi </w:t>
      </w:r>
      <w:proofErr w:type="spellStart"/>
      <w:r>
        <w:t>presencia</w:t>
      </w:r>
      <w:proofErr w:type="spellEnd"/>
      <w:r>
        <w:t xml:space="preserve"> de </w:t>
      </w:r>
      <w:proofErr w:type="spellStart"/>
      <w:r>
        <w:t>Juez</w:t>
      </w:r>
      <w:proofErr w:type="spellEnd"/>
      <w:r>
        <w:t xml:space="preserve">, </w:t>
      </w:r>
      <w:proofErr w:type="spellStart"/>
      <w:r>
        <w:t>decid</w:t>
      </w:r>
      <w:proofErr w:type="spellEnd"/>
      <w:r>
        <w:t xml:space="preserve"> </w:t>
      </w:r>
      <w:proofErr w:type="spellStart"/>
      <w:r>
        <w:t>si</w:t>
      </w:r>
      <w:proofErr w:type="spellEnd"/>
      <w:r>
        <w:t xml:space="preserve"> mi </w:t>
      </w:r>
      <w:proofErr w:type="spellStart"/>
      <w:r>
        <w:t>justicia</w:t>
      </w:r>
      <w:proofErr w:type="spellEnd"/>
      <w:r>
        <w:t xml:space="preserve"> se </w:t>
      </w:r>
      <w:proofErr w:type="spellStart"/>
      <w:r>
        <w:t>parece</w:t>
      </w:r>
      <w:proofErr w:type="spellEnd"/>
      <w:r>
        <w:t xml:space="preserve"> a la </w:t>
      </w:r>
      <w:proofErr w:type="spellStart"/>
      <w:r>
        <w:t>vuestra</w:t>
      </w:r>
      <w:proofErr w:type="spellEnd"/>
      <w:r>
        <w:t xml:space="preserve">, </w:t>
      </w:r>
      <w:proofErr w:type="spellStart"/>
      <w:r>
        <w:t>preguntaos</w:t>
      </w:r>
      <w:proofErr w:type="spellEnd"/>
      <w:r>
        <w:t xml:space="preserve"> </w:t>
      </w:r>
      <w:proofErr w:type="spellStart"/>
      <w:r>
        <w:t>si</w:t>
      </w:r>
      <w:proofErr w:type="spellEnd"/>
      <w:r>
        <w:t xml:space="preserve"> soy </w:t>
      </w:r>
      <w:proofErr w:type="spellStart"/>
      <w:r>
        <w:t>digno</w:t>
      </w:r>
      <w:proofErr w:type="spellEnd"/>
      <w:r>
        <w:t xml:space="preserve"> de ser </w:t>
      </w:r>
      <w:proofErr w:type="spellStart"/>
      <w:r>
        <w:t>temido</w:t>
      </w:r>
      <w:proofErr w:type="spellEnd"/>
      <w:r>
        <w:t xml:space="preserve"> o de ser </w:t>
      </w:r>
      <w:proofErr w:type="spellStart"/>
      <w:r>
        <w:t>amado</w:t>
      </w:r>
      <w:proofErr w:type="spellEnd"/>
      <w:r>
        <w:t xml:space="preserve">.  </w:t>
      </w:r>
    </w:p>
    <w:p w14:paraId="0C534E17" w14:textId="77777777" w:rsidR="00F50769" w:rsidRDefault="00F50769" w:rsidP="00F50769">
      <w:r>
        <w:t xml:space="preserve">11. </w:t>
      </w:r>
      <w:proofErr w:type="spellStart"/>
      <w:r>
        <w:t>Contemplad</w:t>
      </w:r>
      <w:proofErr w:type="spellEnd"/>
      <w:r>
        <w:t xml:space="preserve"> </w:t>
      </w:r>
      <w:proofErr w:type="spellStart"/>
      <w:r>
        <w:t>como</w:t>
      </w:r>
      <w:proofErr w:type="spellEnd"/>
      <w:r>
        <w:t xml:space="preserve"> se ha </w:t>
      </w:r>
      <w:proofErr w:type="spellStart"/>
      <w:r>
        <w:t>extendido</w:t>
      </w:r>
      <w:proofErr w:type="spellEnd"/>
      <w:r>
        <w:t xml:space="preserve"> la </w:t>
      </w:r>
      <w:proofErr w:type="spellStart"/>
      <w:r>
        <w:t>semilla</w:t>
      </w:r>
      <w:proofErr w:type="spellEnd"/>
      <w:r>
        <w:t xml:space="preserve"> </w:t>
      </w:r>
      <w:proofErr w:type="spellStart"/>
      <w:r>
        <w:t>bendita</w:t>
      </w:r>
      <w:proofErr w:type="spellEnd"/>
      <w:r>
        <w:t xml:space="preserve"> de </w:t>
      </w:r>
      <w:proofErr w:type="spellStart"/>
      <w:r>
        <w:t>esta</w:t>
      </w:r>
      <w:proofErr w:type="spellEnd"/>
      <w:r>
        <w:t xml:space="preserve"> </w:t>
      </w:r>
      <w:proofErr w:type="spellStart"/>
      <w:r>
        <w:t>Doctrina</w:t>
      </w:r>
      <w:proofErr w:type="spellEnd"/>
      <w:r>
        <w:t xml:space="preserve">, </w:t>
      </w:r>
      <w:proofErr w:type="spellStart"/>
      <w:r>
        <w:t>en</w:t>
      </w:r>
      <w:proofErr w:type="spellEnd"/>
      <w:r>
        <w:t xml:space="preserve"> </w:t>
      </w:r>
      <w:proofErr w:type="spellStart"/>
      <w:r>
        <w:t>cumplimiento</w:t>
      </w:r>
      <w:proofErr w:type="spellEnd"/>
      <w:r>
        <w:t xml:space="preserve"> de mi palabra. De las </w:t>
      </w:r>
      <w:proofErr w:type="spellStart"/>
      <w:r>
        <w:t>grandes</w:t>
      </w:r>
      <w:proofErr w:type="spellEnd"/>
      <w:r>
        <w:t xml:space="preserve"> </w:t>
      </w:r>
      <w:proofErr w:type="spellStart"/>
      <w:r>
        <w:t>ciudades</w:t>
      </w:r>
      <w:proofErr w:type="spellEnd"/>
      <w:r>
        <w:t xml:space="preserve"> ha </w:t>
      </w:r>
      <w:proofErr w:type="spellStart"/>
      <w:r>
        <w:t>bajado</w:t>
      </w:r>
      <w:proofErr w:type="spellEnd"/>
      <w:r>
        <w:t xml:space="preserve"> a las </w:t>
      </w:r>
      <w:proofErr w:type="spellStart"/>
      <w:r>
        <w:t>humildes</w:t>
      </w:r>
      <w:proofErr w:type="spellEnd"/>
      <w:r>
        <w:t xml:space="preserve"> comarcas </w:t>
      </w:r>
      <w:proofErr w:type="spellStart"/>
      <w:r>
        <w:t>recorriendo</w:t>
      </w:r>
      <w:proofErr w:type="spellEnd"/>
      <w:r>
        <w:t xml:space="preserve"> caminos y </w:t>
      </w:r>
      <w:proofErr w:type="spellStart"/>
      <w:r>
        <w:t>salvando</w:t>
      </w:r>
      <w:proofErr w:type="spellEnd"/>
      <w:r>
        <w:t xml:space="preserve"> </w:t>
      </w:r>
      <w:proofErr w:type="spellStart"/>
      <w:r>
        <w:t>distancias</w:t>
      </w:r>
      <w:proofErr w:type="spellEnd"/>
      <w:r>
        <w:t xml:space="preserve">. No </w:t>
      </w:r>
      <w:proofErr w:type="spellStart"/>
      <w:r>
        <w:t>morirá</w:t>
      </w:r>
      <w:proofErr w:type="spellEnd"/>
      <w:r>
        <w:t xml:space="preserve">, </w:t>
      </w:r>
      <w:proofErr w:type="spellStart"/>
      <w:r>
        <w:t>podrá</w:t>
      </w:r>
      <w:proofErr w:type="spellEnd"/>
      <w:r>
        <w:t xml:space="preserve"> </w:t>
      </w:r>
      <w:proofErr w:type="spellStart"/>
      <w:r>
        <w:t>dejar</w:t>
      </w:r>
      <w:proofErr w:type="spellEnd"/>
      <w:r>
        <w:t xml:space="preserve"> de </w:t>
      </w:r>
      <w:proofErr w:type="spellStart"/>
      <w:r>
        <w:t>existir</w:t>
      </w:r>
      <w:proofErr w:type="spellEnd"/>
      <w:r>
        <w:t xml:space="preserve"> </w:t>
      </w:r>
      <w:proofErr w:type="spellStart"/>
      <w:r>
        <w:t>en</w:t>
      </w:r>
      <w:proofErr w:type="spellEnd"/>
      <w:r>
        <w:t xml:space="preserve"> un </w:t>
      </w:r>
      <w:proofErr w:type="spellStart"/>
      <w:r>
        <w:t>corazón</w:t>
      </w:r>
      <w:proofErr w:type="spellEnd"/>
      <w:r>
        <w:t xml:space="preserve"> </w:t>
      </w:r>
      <w:proofErr w:type="spellStart"/>
      <w:r>
        <w:t>que</w:t>
      </w:r>
      <w:proofErr w:type="spellEnd"/>
      <w:r>
        <w:t xml:space="preserve"> </w:t>
      </w:r>
      <w:proofErr w:type="spellStart"/>
      <w:r>
        <w:t>muera</w:t>
      </w:r>
      <w:proofErr w:type="spellEnd"/>
      <w:r>
        <w:t xml:space="preserve"> a la </w:t>
      </w:r>
      <w:proofErr w:type="spellStart"/>
      <w:r>
        <w:t>fe</w:t>
      </w:r>
      <w:proofErr w:type="spellEnd"/>
      <w:r>
        <w:t xml:space="preserve">, </w:t>
      </w:r>
      <w:proofErr w:type="spellStart"/>
      <w:r>
        <w:t>más</w:t>
      </w:r>
      <w:proofErr w:type="spellEnd"/>
      <w:r>
        <w:t xml:space="preserve"> para </w:t>
      </w:r>
      <w:proofErr w:type="spellStart"/>
      <w:r>
        <w:t>entonces</w:t>
      </w:r>
      <w:proofErr w:type="spellEnd"/>
      <w:r>
        <w:t xml:space="preserve">, </w:t>
      </w:r>
      <w:proofErr w:type="spellStart"/>
      <w:r>
        <w:t>ya</w:t>
      </w:r>
      <w:proofErr w:type="spellEnd"/>
      <w:r>
        <w:t xml:space="preserve"> </w:t>
      </w:r>
      <w:proofErr w:type="spellStart"/>
      <w:r>
        <w:t>estará</w:t>
      </w:r>
      <w:proofErr w:type="spellEnd"/>
      <w:r>
        <w:t xml:space="preserve"> </w:t>
      </w:r>
      <w:proofErr w:type="spellStart"/>
      <w:r>
        <w:t>sembrada</w:t>
      </w:r>
      <w:proofErr w:type="spellEnd"/>
      <w:r>
        <w:t xml:space="preserve"> </w:t>
      </w:r>
      <w:proofErr w:type="spellStart"/>
      <w:r>
        <w:t>en</w:t>
      </w:r>
      <w:proofErr w:type="spellEnd"/>
      <w:r>
        <w:t xml:space="preserve"> </w:t>
      </w:r>
      <w:proofErr w:type="spellStart"/>
      <w:r>
        <w:t>otros</w:t>
      </w:r>
      <w:proofErr w:type="spellEnd"/>
      <w:r>
        <w:t xml:space="preserve"> </w:t>
      </w:r>
      <w:proofErr w:type="spellStart"/>
      <w:r>
        <w:t>corazones</w:t>
      </w:r>
      <w:proofErr w:type="spellEnd"/>
      <w:r>
        <w:t xml:space="preserve">. Mi palabra </w:t>
      </w:r>
      <w:proofErr w:type="spellStart"/>
      <w:r>
        <w:t>saldrá</w:t>
      </w:r>
      <w:proofErr w:type="spellEnd"/>
      <w:r>
        <w:t xml:space="preserve"> de </w:t>
      </w:r>
      <w:proofErr w:type="spellStart"/>
      <w:r>
        <w:t>esta</w:t>
      </w:r>
      <w:proofErr w:type="spellEnd"/>
      <w:r>
        <w:t xml:space="preserve"> Tierra para </w:t>
      </w:r>
      <w:proofErr w:type="spellStart"/>
      <w:r>
        <w:t>ir</w:t>
      </w:r>
      <w:proofErr w:type="spellEnd"/>
      <w:r>
        <w:t xml:space="preserve"> </w:t>
      </w:r>
      <w:proofErr w:type="gramStart"/>
      <w:r>
        <w:t>a</w:t>
      </w:r>
      <w:proofErr w:type="gramEnd"/>
      <w:r>
        <w:t xml:space="preserve"> </w:t>
      </w:r>
      <w:proofErr w:type="spellStart"/>
      <w:r>
        <w:t>otras</w:t>
      </w:r>
      <w:proofErr w:type="spellEnd"/>
      <w:r>
        <w:t xml:space="preserve"> </w:t>
      </w:r>
      <w:r>
        <w:lastRenderedPageBreak/>
        <w:t xml:space="preserve">comarcas </w:t>
      </w:r>
      <w:proofErr w:type="spellStart"/>
      <w:r>
        <w:t>buscando</w:t>
      </w:r>
      <w:proofErr w:type="spellEnd"/>
      <w:r>
        <w:t xml:space="preserve"> </w:t>
      </w:r>
      <w:proofErr w:type="spellStart"/>
      <w:r>
        <w:t>corazones</w:t>
      </w:r>
      <w:proofErr w:type="spellEnd"/>
      <w:r>
        <w:t xml:space="preserve"> </w:t>
      </w:r>
      <w:proofErr w:type="spellStart"/>
      <w:r>
        <w:t>donde</w:t>
      </w:r>
      <w:proofErr w:type="spellEnd"/>
      <w:r>
        <w:t xml:space="preserve"> </w:t>
      </w:r>
      <w:proofErr w:type="spellStart"/>
      <w:r>
        <w:t>germinar</w:t>
      </w:r>
      <w:proofErr w:type="spellEnd"/>
      <w:r>
        <w:t xml:space="preserve">, </w:t>
      </w:r>
      <w:proofErr w:type="spellStart"/>
      <w:r>
        <w:t>nadie</w:t>
      </w:r>
      <w:proofErr w:type="spellEnd"/>
      <w:r>
        <w:t xml:space="preserve"> </w:t>
      </w:r>
      <w:proofErr w:type="spellStart"/>
      <w:r>
        <w:t>podrá</w:t>
      </w:r>
      <w:proofErr w:type="spellEnd"/>
      <w:r>
        <w:t xml:space="preserve"> </w:t>
      </w:r>
      <w:proofErr w:type="spellStart"/>
      <w:r>
        <w:t>impedir</w:t>
      </w:r>
      <w:proofErr w:type="spellEnd"/>
      <w:r>
        <w:t xml:space="preserve"> </w:t>
      </w:r>
      <w:proofErr w:type="spellStart"/>
      <w:r>
        <w:t>que</w:t>
      </w:r>
      <w:proofErr w:type="spellEnd"/>
      <w:r>
        <w:t xml:space="preserve"> </w:t>
      </w:r>
      <w:proofErr w:type="spellStart"/>
      <w:r>
        <w:t>esta</w:t>
      </w:r>
      <w:proofErr w:type="spellEnd"/>
      <w:r>
        <w:t xml:space="preserve"> </w:t>
      </w:r>
      <w:proofErr w:type="spellStart"/>
      <w:r>
        <w:t>Doctrina</w:t>
      </w:r>
      <w:proofErr w:type="spellEnd"/>
      <w:r>
        <w:t xml:space="preserve"> se </w:t>
      </w:r>
      <w:proofErr w:type="spellStart"/>
      <w:r>
        <w:t>extienda</w:t>
      </w:r>
      <w:proofErr w:type="spellEnd"/>
      <w:r>
        <w:t xml:space="preserve">. </w:t>
      </w:r>
    </w:p>
    <w:p w14:paraId="72E77203" w14:textId="77777777" w:rsidR="00F50769" w:rsidRDefault="00F50769" w:rsidP="00F50769">
      <w:r>
        <w:t xml:space="preserve">12. </w:t>
      </w:r>
      <w:proofErr w:type="spellStart"/>
      <w:r>
        <w:t>Todavía</w:t>
      </w:r>
      <w:proofErr w:type="spellEnd"/>
      <w:r>
        <w:t xml:space="preserve"> </w:t>
      </w:r>
      <w:proofErr w:type="spellStart"/>
      <w:r>
        <w:t>ahora</w:t>
      </w:r>
      <w:proofErr w:type="spellEnd"/>
      <w:r>
        <w:t xml:space="preserve"> </w:t>
      </w:r>
      <w:proofErr w:type="spellStart"/>
      <w:r>
        <w:t>está</w:t>
      </w:r>
      <w:proofErr w:type="spellEnd"/>
      <w:r>
        <w:t xml:space="preserve"> </w:t>
      </w:r>
      <w:proofErr w:type="spellStart"/>
      <w:r>
        <w:t>mezclado</w:t>
      </w:r>
      <w:proofErr w:type="spellEnd"/>
      <w:r>
        <w:t xml:space="preserve"> </w:t>
      </w:r>
      <w:proofErr w:type="spellStart"/>
      <w:r>
        <w:t>el</w:t>
      </w:r>
      <w:proofErr w:type="spellEnd"/>
      <w:r>
        <w:t xml:space="preserve"> trigo con la </w:t>
      </w:r>
      <w:proofErr w:type="spellStart"/>
      <w:r>
        <w:t>simiente</w:t>
      </w:r>
      <w:proofErr w:type="spellEnd"/>
      <w:r>
        <w:t xml:space="preserve"> humana, con </w:t>
      </w:r>
      <w:proofErr w:type="spellStart"/>
      <w:r>
        <w:t>todas</w:t>
      </w:r>
      <w:proofErr w:type="spellEnd"/>
      <w:r>
        <w:t xml:space="preserve"> sus </w:t>
      </w:r>
      <w:proofErr w:type="spellStart"/>
      <w:r>
        <w:t>imperfecciones</w:t>
      </w:r>
      <w:proofErr w:type="spellEnd"/>
      <w:r>
        <w:t xml:space="preserve">, </w:t>
      </w:r>
      <w:proofErr w:type="spellStart"/>
      <w:r>
        <w:t>porque</w:t>
      </w:r>
      <w:proofErr w:type="spellEnd"/>
      <w:r>
        <w:t xml:space="preserve"> no </w:t>
      </w:r>
      <w:proofErr w:type="spellStart"/>
      <w:r>
        <w:t>os</w:t>
      </w:r>
      <w:proofErr w:type="spellEnd"/>
      <w:r>
        <w:t xml:space="preserve"> </w:t>
      </w:r>
      <w:proofErr w:type="spellStart"/>
      <w:r>
        <w:t>habéis</w:t>
      </w:r>
      <w:proofErr w:type="spellEnd"/>
      <w:r>
        <w:t xml:space="preserve"> dado </w:t>
      </w:r>
      <w:proofErr w:type="spellStart"/>
      <w:r>
        <w:t>cuenta</w:t>
      </w:r>
      <w:proofErr w:type="spellEnd"/>
      <w:r>
        <w:t xml:space="preserve"> de la </w:t>
      </w:r>
      <w:proofErr w:type="spellStart"/>
      <w:r>
        <w:t>esencia</w:t>
      </w:r>
      <w:proofErr w:type="spellEnd"/>
      <w:r>
        <w:t xml:space="preserve"> de mi </w:t>
      </w:r>
      <w:proofErr w:type="spellStart"/>
      <w:r>
        <w:t>Doctrina</w:t>
      </w:r>
      <w:proofErr w:type="spellEnd"/>
      <w:r>
        <w:t xml:space="preserve">; mas </w:t>
      </w:r>
      <w:proofErr w:type="spellStart"/>
      <w:r>
        <w:t>cuando</w:t>
      </w:r>
      <w:proofErr w:type="spellEnd"/>
      <w:r>
        <w:t xml:space="preserve"> </w:t>
      </w:r>
      <w:proofErr w:type="spellStart"/>
      <w:r>
        <w:t>abráis</w:t>
      </w:r>
      <w:proofErr w:type="spellEnd"/>
      <w:r>
        <w:t xml:space="preserve"> </w:t>
      </w:r>
      <w:proofErr w:type="spellStart"/>
      <w:r>
        <w:t>los</w:t>
      </w:r>
      <w:proofErr w:type="spellEnd"/>
      <w:r>
        <w:t xml:space="preserve"> ojos del </w:t>
      </w:r>
      <w:proofErr w:type="spellStart"/>
      <w:r>
        <w:t>espíritu</w:t>
      </w:r>
      <w:proofErr w:type="spellEnd"/>
      <w:r>
        <w:t xml:space="preserve"> y </w:t>
      </w:r>
      <w:proofErr w:type="spellStart"/>
      <w:r>
        <w:t>vuestros</w:t>
      </w:r>
      <w:proofErr w:type="spellEnd"/>
      <w:r>
        <w:t xml:space="preserve"> </w:t>
      </w:r>
      <w:proofErr w:type="spellStart"/>
      <w:r>
        <w:t>sentidos</w:t>
      </w:r>
      <w:proofErr w:type="spellEnd"/>
      <w:r>
        <w:t xml:space="preserve"> </w:t>
      </w:r>
      <w:proofErr w:type="spellStart"/>
      <w:r>
        <w:t>despierten</w:t>
      </w:r>
      <w:proofErr w:type="spellEnd"/>
      <w:r>
        <w:t xml:space="preserve"> a la </w:t>
      </w:r>
      <w:proofErr w:type="spellStart"/>
      <w:r>
        <w:t>verdad</w:t>
      </w:r>
      <w:proofErr w:type="spellEnd"/>
      <w:r>
        <w:t xml:space="preserve">, </w:t>
      </w:r>
      <w:proofErr w:type="spellStart"/>
      <w:r>
        <w:t>contemplaréis</w:t>
      </w:r>
      <w:proofErr w:type="spellEnd"/>
      <w:r>
        <w:t xml:space="preserve"> la </w:t>
      </w:r>
      <w:proofErr w:type="spellStart"/>
      <w:r>
        <w:t>divina</w:t>
      </w:r>
      <w:proofErr w:type="spellEnd"/>
      <w:r>
        <w:t xml:space="preserve"> </w:t>
      </w:r>
      <w:proofErr w:type="spellStart"/>
      <w:r>
        <w:t>pureza</w:t>
      </w:r>
      <w:proofErr w:type="spellEnd"/>
      <w:r>
        <w:t xml:space="preserve"> de </w:t>
      </w:r>
      <w:proofErr w:type="spellStart"/>
      <w:r>
        <w:t>esta</w:t>
      </w:r>
      <w:proofErr w:type="spellEnd"/>
      <w:r>
        <w:t xml:space="preserve"> </w:t>
      </w:r>
      <w:proofErr w:type="spellStart"/>
      <w:r>
        <w:t>revelación</w:t>
      </w:r>
      <w:proofErr w:type="spellEnd"/>
      <w:r>
        <w:t xml:space="preserve"> y </w:t>
      </w:r>
      <w:proofErr w:type="spellStart"/>
      <w:r>
        <w:t>entonces</w:t>
      </w:r>
      <w:proofErr w:type="spellEnd"/>
      <w:r>
        <w:t xml:space="preserve"> </w:t>
      </w:r>
      <w:proofErr w:type="spellStart"/>
      <w:r>
        <w:t>abrazándola</w:t>
      </w:r>
      <w:proofErr w:type="spellEnd"/>
      <w:r>
        <w:t xml:space="preserve"> con </w:t>
      </w:r>
      <w:proofErr w:type="spellStart"/>
      <w:r>
        <w:t>todo</w:t>
      </w:r>
      <w:proofErr w:type="spellEnd"/>
      <w:r>
        <w:t xml:space="preserve"> </w:t>
      </w:r>
      <w:proofErr w:type="spellStart"/>
      <w:r>
        <w:t>el</w:t>
      </w:r>
      <w:proofErr w:type="spellEnd"/>
      <w:r>
        <w:t xml:space="preserve"> amor y </w:t>
      </w:r>
      <w:proofErr w:type="spellStart"/>
      <w:r>
        <w:t>el</w:t>
      </w:r>
      <w:proofErr w:type="spellEnd"/>
      <w:r>
        <w:t xml:space="preserve"> </w:t>
      </w:r>
      <w:proofErr w:type="spellStart"/>
      <w:r>
        <w:t>celo</w:t>
      </w:r>
      <w:proofErr w:type="spellEnd"/>
      <w:r>
        <w:t xml:space="preserve"> de </w:t>
      </w:r>
      <w:proofErr w:type="spellStart"/>
      <w:r>
        <w:t>vuestro</w:t>
      </w:r>
      <w:proofErr w:type="spellEnd"/>
      <w:r>
        <w:t xml:space="preserve"> </w:t>
      </w:r>
      <w:proofErr w:type="spellStart"/>
      <w:r>
        <w:t>corazón</w:t>
      </w:r>
      <w:proofErr w:type="spellEnd"/>
      <w:r>
        <w:t xml:space="preserve">, la </w:t>
      </w:r>
      <w:proofErr w:type="spellStart"/>
      <w:r>
        <w:t>llevaréis</w:t>
      </w:r>
      <w:proofErr w:type="spellEnd"/>
      <w:r>
        <w:t xml:space="preserve"> </w:t>
      </w:r>
      <w:proofErr w:type="spellStart"/>
      <w:r>
        <w:t>limpia</w:t>
      </w:r>
      <w:proofErr w:type="spellEnd"/>
      <w:r>
        <w:t xml:space="preserve"> y pura, para </w:t>
      </w:r>
      <w:proofErr w:type="spellStart"/>
      <w:r>
        <w:t>darla</w:t>
      </w:r>
      <w:proofErr w:type="spellEnd"/>
      <w:r>
        <w:t xml:space="preserve"> a </w:t>
      </w:r>
      <w:proofErr w:type="spellStart"/>
      <w:r>
        <w:t>conocer</w:t>
      </w:r>
      <w:proofErr w:type="spellEnd"/>
      <w:r>
        <w:t xml:space="preserve"> a la </w:t>
      </w:r>
      <w:proofErr w:type="spellStart"/>
      <w:r>
        <w:t>humanidad</w:t>
      </w:r>
      <w:proofErr w:type="spellEnd"/>
      <w:r>
        <w:t xml:space="preserve">, </w:t>
      </w:r>
      <w:proofErr w:type="spellStart"/>
      <w:r>
        <w:t>dividida</w:t>
      </w:r>
      <w:proofErr w:type="spellEnd"/>
      <w:r>
        <w:t xml:space="preserve"> y </w:t>
      </w:r>
      <w:proofErr w:type="spellStart"/>
      <w:r>
        <w:t>alejada</w:t>
      </w:r>
      <w:proofErr w:type="spellEnd"/>
      <w:r>
        <w:t xml:space="preserve"> del camino de mi Ley. </w:t>
      </w:r>
    </w:p>
    <w:p w14:paraId="340DDCFE" w14:textId="77777777" w:rsidR="00F50769" w:rsidRDefault="00F50769" w:rsidP="00F50769">
      <w:r>
        <w:t xml:space="preserve">13. Si </w:t>
      </w:r>
      <w:proofErr w:type="spellStart"/>
      <w:r>
        <w:t>creéis</w:t>
      </w:r>
      <w:proofErr w:type="spellEnd"/>
      <w:r>
        <w:t xml:space="preserve"> </w:t>
      </w:r>
      <w:proofErr w:type="spellStart"/>
      <w:r>
        <w:t>que</w:t>
      </w:r>
      <w:proofErr w:type="spellEnd"/>
      <w:r>
        <w:t xml:space="preserve"> mi palabra tan solo </w:t>
      </w:r>
      <w:proofErr w:type="spellStart"/>
      <w:r>
        <w:t>habla</w:t>
      </w:r>
      <w:proofErr w:type="spellEnd"/>
      <w:r>
        <w:t xml:space="preserve"> a </w:t>
      </w:r>
      <w:proofErr w:type="spellStart"/>
      <w:r>
        <w:t>los</w:t>
      </w:r>
      <w:proofErr w:type="spellEnd"/>
      <w:r>
        <w:t xml:space="preserve"> </w:t>
      </w:r>
      <w:proofErr w:type="spellStart"/>
      <w:r>
        <w:t>presentes</w:t>
      </w:r>
      <w:proofErr w:type="spellEnd"/>
      <w:r>
        <w:t xml:space="preserve">, </w:t>
      </w:r>
      <w:proofErr w:type="spellStart"/>
      <w:r>
        <w:t>os</w:t>
      </w:r>
      <w:proofErr w:type="spellEnd"/>
      <w:r>
        <w:t xml:space="preserve"> </w:t>
      </w:r>
      <w:proofErr w:type="spellStart"/>
      <w:r>
        <w:t>equivocáis</w:t>
      </w:r>
      <w:proofErr w:type="spellEnd"/>
      <w:r>
        <w:t xml:space="preserve">, mi palabra es para </w:t>
      </w:r>
      <w:proofErr w:type="spellStart"/>
      <w:r>
        <w:t>todo</w:t>
      </w:r>
      <w:proofErr w:type="spellEnd"/>
      <w:r>
        <w:t xml:space="preserve"> </w:t>
      </w:r>
      <w:proofErr w:type="spellStart"/>
      <w:r>
        <w:t>el</w:t>
      </w:r>
      <w:proofErr w:type="spellEnd"/>
      <w:r>
        <w:t xml:space="preserve"> </w:t>
      </w:r>
      <w:proofErr w:type="spellStart"/>
      <w:r>
        <w:t>que</w:t>
      </w:r>
      <w:proofErr w:type="spellEnd"/>
      <w:r>
        <w:t xml:space="preserve"> la </w:t>
      </w:r>
      <w:proofErr w:type="spellStart"/>
      <w:r>
        <w:t>reciba</w:t>
      </w:r>
      <w:proofErr w:type="spellEnd"/>
      <w:r>
        <w:t xml:space="preserve">, </w:t>
      </w:r>
      <w:proofErr w:type="spellStart"/>
      <w:r>
        <w:t>ya</w:t>
      </w:r>
      <w:proofErr w:type="spellEnd"/>
      <w:r>
        <w:t xml:space="preserve"> sea hoy, </w:t>
      </w:r>
      <w:proofErr w:type="spellStart"/>
      <w:r>
        <w:t>mañana</w:t>
      </w:r>
      <w:proofErr w:type="spellEnd"/>
      <w:r>
        <w:t xml:space="preserve"> o </w:t>
      </w:r>
      <w:proofErr w:type="spellStart"/>
      <w:r>
        <w:t>dentro</w:t>
      </w:r>
      <w:proofErr w:type="spellEnd"/>
      <w:r>
        <w:t xml:space="preserve">, de </w:t>
      </w:r>
      <w:proofErr w:type="spellStart"/>
      <w:r>
        <w:t>mucho</w:t>
      </w:r>
      <w:proofErr w:type="spellEnd"/>
      <w:r>
        <w:t xml:space="preserve"> </w:t>
      </w:r>
      <w:proofErr w:type="spellStart"/>
      <w:r>
        <w:t>tiempo</w:t>
      </w:r>
      <w:proofErr w:type="spellEnd"/>
      <w:r>
        <w:t xml:space="preserve">, lo </w:t>
      </w:r>
      <w:proofErr w:type="spellStart"/>
      <w:r>
        <w:t>mismo</w:t>
      </w:r>
      <w:proofErr w:type="spellEnd"/>
      <w:r>
        <w:t xml:space="preserve"> </w:t>
      </w:r>
      <w:proofErr w:type="spellStart"/>
      <w:r>
        <w:t>será</w:t>
      </w:r>
      <w:proofErr w:type="spellEnd"/>
      <w:r>
        <w:t xml:space="preserve"> </w:t>
      </w:r>
      <w:proofErr w:type="spellStart"/>
      <w:r>
        <w:t>que</w:t>
      </w:r>
      <w:proofErr w:type="spellEnd"/>
      <w:r>
        <w:t xml:space="preserve"> la </w:t>
      </w:r>
      <w:proofErr w:type="spellStart"/>
      <w:r>
        <w:t>reciba</w:t>
      </w:r>
      <w:proofErr w:type="spellEnd"/>
      <w:r>
        <w:t xml:space="preserve"> a </w:t>
      </w:r>
      <w:proofErr w:type="spellStart"/>
      <w:r>
        <w:t>través</w:t>
      </w:r>
      <w:proofErr w:type="spellEnd"/>
      <w:r>
        <w:t xml:space="preserve"> de un </w:t>
      </w:r>
      <w:proofErr w:type="spellStart"/>
      <w:r>
        <w:t>portavoz</w:t>
      </w:r>
      <w:proofErr w:type="spellEnd"/>
      <w:r>
        <w:t xml:space="preserve">, </w:t>
      </w:r>
      <w:proofErr w:type="spellStart"/>
      <w:r>
        <w:t>por</w:t>
      </w:r>
      <w:proofErr w:type="spellEnd"/>
      <w:r>
        <w:t xml:space="preserve"> un </w:t>
      </w:r>
      <w:proofErr w:type="spellStart"/>
      <w:r>
        <w:t>testigo</w:t>
      </w:r>
      <w:proofErr w:type="spellEnd"/>
      <w:r>
        <w:t xml:space="preserve"> o </w:t>
      </w:r>
      <w:proofErr w:type="spellStart"/>
      <w:r>
        <w:t>por</w:t>
      </w:r>
      <w:proofErr w:type="spellEnd"/>
      <w:r>
        <w:t xml:space="preserve"> medio de un </w:t>
      </w:r>
      <w:proofErr w:type="spellStart"/>
      <w:r>
        <w:t>escrito</w:t>
      </w:r>
      <w:proofErr w:type="spellEnd"/>
      <w:r>
        <w:t xml:space="preserve">. </w:t>
      </w:r>
    </w:p>
    <w:p w14:paraId="12E3D883" w14:textId="77777777" w:rsidR="00F50769" w:rsidRDefault="00F50769" w:rsidP="00F50769">
      <w:r>
        <w:t xml:space="preserve">14. A </w:t>
      </w:r>
      <w:proofErr w:type="spellStart"/>
      <w:r>
        <w:t>los</w:t>
      </w:r>
      <w:proofErr w:type="spellEnd"/>
      <w:r>
        <w:t xml:space="preserve"> </w:t>
      </w:r>
      <w:proofErr w:type="spellStart"/>
      <w:r>
        <w:t>presentes</w:t>
      </w:r>
      <w:proofErr w:type="spellEnd"/>
      <w:r>
        <w:t xml:space="preserve"> y a </w:t>
      </w:r>
      <w:proofErr w:type="spellStart"/>
      <w:r>
        <w:t>los</w:t>
      </w:r>
      <w:proofErr w:type="spellEnd"/>
      <w:r>
        <w:t xml:space="preserve"> </w:t>
      </w:r>
      <w:proofErr w:type="spellStart"/>
      <w:r>
        <w:t>futuros</w:t>
      </w:r>
      <w:proofErr w:type="spellEnd"/>
      <w:r>
        <w:t xml:space="preserve"> </w:t>
      </w:r>
      <w:proofErr w:type="spellStart"/>
      <w:r>
        <w:t>os</w:t>
      </w:r>
      <w:proofErr w:type="spellEnd"/>
      <w:r>
        <w:t xml:space="preserve"> dice </w:t>
      </w:r>
      <w:proofErr w:type="spellStart"/>
      <w:r>
        <w:t>vuestro</w:t>
      </w:r>
      <w:proofErr w:type="spellEnd"/>
      <w:r>
        <w:t xml:space="preserve"> Padre: Si </w:t>
      </w:r>
      <w:proofErr w:type="spellStart"/>
      <w:r>
        <w:t>queréis</w:t>
      </w:r>
      <w:proofErr w:type="spellEnd"/>
      <w:r>
        <w:t xml:space="preserve"> ser </w:t>
      </w:r>
      <w:proofErr w:type="spellStart"/>
      <w:r>
        <w:t>sembradores</w:t>
      </w:r>
      <w:proofErr w:type="spellEnd"/>
      <w:r>
        <w:t xml:space="preserve"> de la </w:t>
      </w:r>
      <w:proofErr w:type="spellStart"/>
      <w:r>
        <w:t>verdad</w:t>
      </w:r>
      <w:proofErr w:type="spellEnd"/>
      <w:r>
        <w:t xml:space="preserve">, </w:t>
      </w:r>
      <w:proofErr w:type="spellStart"/>
      <w:r>
        <w:t>cultivadores</w:t>
      </w:r>
      <w:proofErr w:type="spellEnd"/>
      <w:r>
        <w:t xml:space="preserve"> de lo </w:t>
      </w:r>
      <w:proofErr w:type="spellStart"/>
      <w:r>
        <w:t>espiritual</w:t>
      </w:r>
      <w:proofErr w:type="spellEnd"/>
      <w:r>
        <w:t xml:space="preserve">, </w:t>
      </w:r>
      <w:proofErr w:type="spellStart"/>
      <w:r>
        <w:t>compañeros</w:t>
      </w:r>
      <w:proofErr w:type="spellEnd"/>
      <w:r>
        <w:t xml:space="preserve"> de </w:t>
      </w:r>
    </w:p>
    <w:p w14:paraId="49F5E411" w14:textId="77777777" w:rsidR="00F50769" w:rsidRDefault="00F50769" w:rsidP="00F50769">
      <w:r>
        <w:t xml:space="preserve">la </w:t>
      </w:r>
      <w:proofErr w:type="spellStart"/>
      <w:r>
        <w:t>paz</w:t>
      </w:r>
      <w:proofErr w:type="spellEnd"/>
      <w:r>
        <w:t xml:space="preserve">, </w:t>
      </w:r>
      <w:proofErr w:type="spellStart"/>
      <w:r>
        <w:t>reconoced</w:t>
      </w:r>
      <w:proofErr w:type="spellEnd"/>
      <w:r>
        <w:t xml:space="preserve"> la </w:t>
      </w:r>
      <w:proofErr w:type="spellStart"/>
      <w:r>
        <w:t>perfección</w:t>
      </w:r>
      <w:proofErr w:type="spellEnd"/>
      <w:r>
        <w:t xml:space="preserve"> de mi </w:t>
      </w:r>
      <w:proofErr w:type="spellStart"/>
      <w:r>
        <w:t>semilla</w:t>
      </w:r>
      <w:proofErr w:type="spellEnd"/>
      <w:r>
        <w:t xml:space="preserve"> y </w:t>
      </w:r>
      <w:proofErr w:type="spellStart"/>
      <w:r>
        <w:t>limpiad</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Yo</w:t>
      </w:r>
      <w:proofErr w:type="spellEnd"/>
      <w:r>
        <w:t xml:space="preserve"> </w:t>
      </w:r>
      <w:proofErr w:type="spellStart"/>
      <w:r>
        <w:t>iré</w:t>
      </w:r>
      <w:proofErr w:type="spellEnd"/>
      <w:r>
        <w:t xml:space="preserve"> </w:t>
      </w:r>
      <w:proofErr w:type="spellStart"/>
      <w:r>
        <w:t>levantando</w:t>
      </w:r>
      <w:proofErr w:type="spellEnd"/>
      <w:r>
        <w:t xml:space="preserve"> uno a uno </w:t>
      </w:r>
      <w:proofErr w:type="spellStart"/>
      <w:r>
        <w:t>en</w:t>
      </w:r>
      <w:proofErr w:type="spellEnd"/>
      <w:r>
        <w:t xml:space="preserve"> la lucha </w:t>
      </w:r>
      <w:proofErr w:type="spellStart"/>
      <w:r>
        <w:t>enseñándole</w:t>
      </w:r>
      <w:proofErr w:type="spellEnd"/>
      <w:r>
        <w:t xml:space="preserve"> caminos y </w:t>
      </w:r>
      <w:proofErr w:type="spellStart"/>
      <w:r>
        <w:t>limpiando</w:t>
      </w:r>
      <w:proofErr w:type="spellEnd"/>
      <w:r>
        <w:t xml:space="preserve"> comarcas.  </w:t>
      </w:r>
    </w:p>
    <w:p w14:paraId="793B4F24" w14:textId="77777777" w:rsidR="00F50769" w:rsidRDefault="00F50769" w:rsidP="00F50769">
      <w:r>
        <w:t xml:space="preserve">15. En </w:t>
      </w:r>
      <w:proofErr w:type="spellStart"/>
      <w:r>
        <w:t>apariencia</w:t>
      </w:r>
      <w:proofErr w:type="spellEnd"/>
      <w:r>
        <w:t xml:space="preserve"> </w:t>
      </w:r>
      <w:proofErr w:type="spellStart"/>
      <w:r>
        <w:t>serán</w:t>
      </w:r>
      <w:proofErr w:type="spellEnd"/>
      <w:r>
        <w:t xml:space="preserve"> </w:t>
      </w:r>
      <w:proofErr w:type="spellStart"/>
      <w:r>
        <w:t>necesidades</w:t>
      </w:r>
      <w:proofErr w:type="spellEnd"/>
      <w:r>
        <w:t xml:space="preserve"> </w:t>
      </w:r>
      <w:proofErr w:type="spellStart"/>
      <w:r>
        <w:t>materiales</w:t>
      </w:r>
      <w:proofErr w:type="spellEnd"/>
      <w:r>
        <w:t xml:space="preserve"> las </w:t>
      </w:r>
      <w:proofErr w:type="spellStart"/>
      <w:r>
        <w:t>que</w:t>
      </w:r>
      <w:proofErr w:type="spellEnd"/>
      <w:r>
        <w:t xml:space="preserve"> </w:t>
      </w:r>
      <w:proofErr w:type="spellStart"/>
      <w:r>
        <w:t>os</w:t>
      </w:r>
      <w:proofErr w:type="spellEnd"/>
      <w:r>
        <w:t xml:space="preserve"> </w:t>
      </w:r>
      <w:proofErr w:type="spellStart"/>
      <w:r>
        <w:t>lleven</w:t>
      </w:r>
      <w:proofErr w:type="spellEnd"/>
      <w:r>
        <w:t xml:space="preserve"> </w:t>
      </w:r>
      <w:proofErr w:type="gramStart"/>
      <w:r>
        <w:t>a</w:t>
      </w:r>
      <w:proofErr w:type="gramEnd"/>
      <w:r>
        <w:t xml:space="preserve"> </w:t>
      </w:r>
      <w:proofErr w:type="spellStart"/>
      <w:r>
        <w:t>otros</w:t>
      </w:r>
      <w:proofErr w:type="spellEnd"/>
      <w:r>
        <w:t xml:space="preserve"> </w:t>
      </w:r>
      <w:proofErr w:type="spellStart"/>
      <w:r>
        <w:t>lugares</w:t>
      </w:r>
      <w:proofErr w:type="spellEnd"/>
      <w:r>
        <w:t xml:space="preserve">, </w:t>
      </w:r>
      <w:proofErr w:type="spellStart"/>
      <w:r>
        <w:t>pero</w:t>
      </w:r>
      <w:proofErr w:type="spellEnd"/>
      <w:r>
        <w:t xml:space="preserve"> la </w:t>
      </w:r>
      <w:proofErr w:type="spellStart"/>
      <w:r>
        <w:t>verdad</w:t>
      </w:r>
      <w:proofErr w:type="spellEnd"/>
      <w:r>
        <w:t xml:space="preserve"> </w:t>
      </w:r>
      <w:proofErr w:type="spellStart"/>
      <w:r>
        <w:t>será</w:t>
      </w:r>
      <w:proofErr w:type="spellEnd"/>
      <w:r>
        <w:t xml:space="preserve"> </w:t>
      </w:r>
      <w:proofErr w:type="spellStart"/>
      <w:r>
        <w:t>que</w:t>
      </w:r>
      <w:proofErr w:type="spellEnd"/>
      <w:r>
        <w:t xml:space="preserve"> </w:t>
      </w:r>
      <w:proofErr w:type="spellStart"/>
      <w:r>
        <w:t>fue</w:t>
      </w:r>
      <w:proofErr w:type="spellEnd"/>
      <w:r>
        <w:t xml:space="preserve"> </w:t>
      </w:r>
      <w:proofErr w:type="spellStart"/>
      <w:r>
        <w:t>vuestra</w:t>
      </w:r>
      <w:proofErr w:type="spellEnd"/>
      <w:r>
        <w:t xml:space="preserve"> </w:t>
      </w:r>
      <w:proofErr w:type="spellStart"/>
      <w:r>
        <w:t>misión</w:t>
      </w:r>
      <w:proofErr w:type="spellEnd"/>
      <w:r>
        <w:t xml:space="preserve"> la </w:t>
      </w:r>
      <w:proofErr w:type="spellStart"/>
      <w:r>
        <w:t>que</w:t>
      </w:r>
      <w:proofErr w:type="spellEnd"/>
      <w:r>
        <w:t xml:space="preserve"> </w:t>
      </w:r>
      <w:proofErr w:type="spellStart"/>
      <w:r>
        <w:t>os</w:t>
      </w:r>
      <w:proofErr w:type="spellEnd"/>
      <w:r>
        <w:t xml:space="preserve"> </w:t>
      </w:r>
      <w:proofErr w:type="spellStart"/>
      <w:r>
        <w:t>levantó</w:t>
      </w:r>
      <w:proofErr w:type="spellEnd"/>
      <w:r>
        <w:t xml:space="preserve"> para </w:t>
      </w:r>
      <w:proofErr w:type="spellStart"/>
      <w:r>
        <w:t>mostraros</w:t>
      </w:r>
      <w:proofErr w:type="spellEnd"/>
      <w:r>
        <w:t xml:space="preserve"> la </w:t>
      </w:r>
      <w:proofErr w:type="spellStart"/>
      <w:r>
        <w:t>extensión</w:t>
      </w:r>
      <w:proofErr w:type="spellEnd"/>
      <w:r>
        <w:t xml:space="preserve"> de las tierras </w:t>
      </w:r>
      <w:proofErr w:type="spellStart"/>
      <w:r>
        <w:t>incultas</w:t>
      </w:r>
      <w:proofErr w:type="spellEnd"/>
      <w:r>
        <w:t xml:space="preserve"> o a medio cultivar, para </w:t>
      </w:r>
      <w:proofErr w:type="spellStart"/>
      <w:r>
        <w:t>que</w:t>
      </w:r>
      <w:proofErr w:type="spellEnd"/>
      <w:r>
        <w:t xml:space="preserve"> </w:t>
      </w:r>
      <w:proofErr w:type="spellStart"/>
      <w:r>
        <w:t>en</w:t>
      </w:r>
      <w:proofErr w:type="spellEnd"/>
      <w:r>
        <w:t xml:space="preserve"> </w:t>
      </w:r>
      <w:proofErr w:type="spellStart"/>
      <w:r>
        <w:t>ellas</w:t>
      </w:r>
      <w:proofErr w:type="spellEnd"/>
      <w:r>
        <w:t xml:space="preserve"> </w:t>
      </w:r>
      <w:proofErr w:type="spellStart"/>
      <w:r>
        <w:t>depositéis</w:t>
      </w:r>
      <w:proofErr w:type="spellEnd"/>
      <w:r>
        <w:t xml:space="preserve"> la </w:t>
      </w:r>
      <w:proofErr w:type="spellStart"/>
      <w:r>
        <w:t>semilla</w:t>
      </w:r>
      <w:proofErr w:type="spellEnd"/>
      <w:r>
        <w:t xml:space="preserve"> </w:t>
      </w:r>
      <w:proofErr w:type="spellStart"/>
      <w:r>
        <w:t>bendita</w:t>
      </w:r>
      <w:proofErr w:type="spellEnd"/>
      <w:r>
        <w:t xml:space="preserve"> </w:t>
      </w:r>
      <w:proofErr w:type="spellStart"/>
      <w:r>
        <w:t>que</w:t>
      </w:r>
      <w:proofErr w:type="spellEnd"/>
      <w:r>
        <w:t xml:space="preserve"> mi Espíritu </w:t>
      </w:r>
      <w:proofErr w:type="spellStart"/>
      <w:r>
        <w:t>os</w:t>
      </w:r>
      <w:proofErr w:type="spellEnd"/>
      <w:r>
        <w:t xml:space="preserve"> ha </w:t>
      </w:r>
      <w:proofErr w:type="spellStart"/>
      <w:r>
        <w:t>entregado</w:t>
      </w:r>
      <w:proofErr w:type="spellEnd"/>
      <w:r>
        <w:t xml:space="preserve"> </w:t>
      </w:r>
      <w:proofErr w:type="spellStart"/>
      <w:r>
        <w:t>en</w:t>
      </w:r>
      <w:proofErr w:type="spellEnd"/>
      <w:r>
        <w:t xml:space="preserve"> </w:t>
      </w:r>
      <w:proofErr w:type="spellStart"/>
      <w:r>
        <w:t>este</w:t>
      </w:r>
      <w:proofErr w:type="spellEnd"/>
      <w:r>
        <w:t xml:space="preserve"> </w:t>
      </w:r>
      <w:proofErr w:type="spellStart"/>
      <w:r>
        <w:t>Tercer</w:t>
      </w:r>
      <w:proofErr w:type="spellEnd"/>
      <w:r>
        <w:t xml:space="preserve"> Tiempo. </w:t>
      </w:r>
    </w:p>
    <w:p w14:paraId="735818A7" w14:textId="77777777" w:rsidR="00F50769" w:rsidRDefault="00F50769" w:rsidP="00F50769">
      <w:r>
        <w:t xml:space="preserve">16. </w:t>
      </w:r>
      <w:proofErr w:type="spellStart"/>
      <w:r>
        <w:t>Orad</w:t>
      </w:r>
      <w:proofErr w:type="spellEnd"/>
      <w:r>
        <w:t xml:space="preserve"> </w:t>
      </w:r>
      <w:proofErr w:type="spellStart"/>
      <w:r>
        <w:t>por</w:t>
      </w:r>
      <w:proofErr w:type="spellEnd"/>
      <w:r>
        <w:t xml:space="preserve"> </w:t>
      </w:r>
      <w:proofErr w:type="spellStart"/>
      <w:r>
        <w:t>todos</w:t>
      </w:r>
      <w:proofErr w:type="spellEnd"/>
      <w:r>
        <w:t xml:space="preserve"> </w:t>
      </w:r>
      <w:proofErr w:type="spellStart"/>
      <w:r>
        <w:t>los</w:t>
      </w:r>
      <w:proofErr w:type="spellEnd"/>
      <w:r>
        <w:t xml:space="preserve"> </w:t>
      </w:r>
      <w:proofErr w:type="spellStart"/>
      <w:r>
        <w:t>labriegos</w:t>
      </w:r>
      <w:proofErr w:type="spellEnd"/>
      <w:r>
        <w:t xml:space="preserve">, </w:t>
      </w:r>
      <w:proofErr w:type="spellStart"/>
      <w:r>
        <w:t>hermanos</w:t>
      </w:r>
      <w:proofErr w:type="spellEnd"/>
      <w:r>
        <w:t xml:space="preserve"> </w:t>
      </w:r>
      <w:proofErr w:type="spellStart"/>
      <w:r>
        <w:t>vuestros</w:t>
      </w:r>
      <w:proofErr w:type="spellEnd"/>
      <w:r>
        <w:t xml:space="preserve">, </w:t>
      </w:r>
      <w:proofErr w:type="spellStart"/>
      <w:r>
        <w:t>uníos</w:t>
      </w:r>
      <w:proofErr w:type="spellEnd"/>
      <w:r>
        <w:t xml:space="preserve"> </w:t>
      </w:r>
      <w:proofErr w:type="spellStart"/>
      <w:r>
        <w:t>todos</w:t>
      </w:r>
      <w:proofErr w:type="spellEnd"/>
      <w:r>
        <w:t xml:space="preserve"> </w:t>
      </w:r>
      <w:proofErr w:type="spellStart"/>
      <w:r>
        <w:t>en</w:t>
      </w:r>
      <w:proofErr w:type="spellEnd"/>
      <w:r>
        <w:t xml:space="preserve"> </w:t>
      </w:r>
      <w:proofErr w:type="spellStart"/>
      <w:r>
        <w:t>una</w:t>
      </w:r>
      <w:proofErr w:type="spellEnd"/>
      <w:r>
        <w:t xml:space="preserve"> </w:t>
      </w:r>
      <w:proofErr w:type="spellStart"/>
      <w:r>
        <w:t>oración</w:t>
      </w:r>
      <w:proofErr w:type="spellEnd"/>
      <w:r>
        <w:t xml:space="preserve"> de </w:t>
      </w:r>
      <w:proofErr w:type="spellStart"/>
      <w:r>
        <w:t>igualdad</w:t>
      </w:r>
      <w:proofErr w:type="spellEnd"/>
      <w:r>
        <w:t xml:space="preserve"> y de </w:t>
      </w:r>
      <w:proofErr w:type="spellStart"/>
      <w:r>
        <w:t>fraternidad</w:t>
      </w:r>
      <w:proofErr w:type="spellEnd"/>
      <w:r>
        <w:t xml:space="preserve">; </w:t>
      </w:r>
      <w:proofErr w:type="spellStart"/>
      <w:r>
        <w:t>velad</w:t>
      </w:r>
      <w:proofErr w:type="spellEnd"/>
      <w:r>
        <w:t xml:space="preserve"> </w:t>
      </w:r>
      <w:proofErr w:type="spellStart"/>
      <w:r>
        <w:t>por</w:t>
      </w:r>
      <w:proofErr w:type="spellEnd"/>
      <w:r>
        <w:t xml:space="preserve"> las </w:t>
      </w:r>
      <w:proofErr w:type="spellStart"/>
      <w:r>
        <w:t>congregaciones</w:t>
      </w:r>
      <w:proofErr w:type="spellEnd"/>
      <w:r>
        <w:t xml:space="preserve"> </w:t>
      </w:r>
      <w:proofErr w:type="spellStart"/>
      <w:r>
        <w:t>ya</w:t>
      </w:r>
      <w:proofErr w:type="spellEnd"/>
      <w:r>
        <w:t xml:space="preserve"> </w:t>
      </w:r>
      <w:proofErr w:type="spellStart"/>
      <w:r>
        <w:t>sean</w:t>
      </w:r>
      <w:proofErr w:type="spellEnd"/>
      <w:r>
        <w:t xml:space="preserve"> </w:t>
      </w:r>
      <w:proofErr w:type="spellStart"/>
      <w:r>
        <w:t>éstas</w:t>
      </w:r>
      <w:proofErr w:type="spellEnd"/>
      <w:r>
        <w:t xml:space="preserve"> </w:t>
      </w:r>
      <w:proofErr w:type="spellStart"/>
      <w:r>
        <w:t>grandes</w:t>
      </w:r>
      <w:proofErr w:type="spellEnd"/>
      <w:r>
        <w:t xml:space="preserve"> o </w:t>
      </w:r>
      <w:proofErr w:type="spellStart"/>
      <w:r>
        <w:t>pequeñas</w:t>
      </w:r>
      <w:proofErr w:type="spellEnd"/>
      <w:r>
        <w:t xml:space="preserve">, </w:t>
      </w:r>
      <w:proofErr w:type="spellStart"/>
      <w:r>
        <w:t>cercanas</w:t>
      </w:r>
      <w:proofErr w:type="spellEnd"/>
      <w:r>
        <w:t xml:space="preserve"> o </w:t>
      </w:r>
      <w:proofErr w:type="spellStart"/>
      <w:r>
        <w:t>distantes</w:t>
      </w:r>
      <w:proofErr w:type="spellEnd"/>
      <w:r>
        <w:t xml:space="preserve">. </w:t>
      </w:r>
    </w:p>
    <w:p w14:paraId="15B6B32F" w14:textId="77777777" w:rsidR="00F50769" w:rsidRDefault="00F50769" w:rsidP="00F50769">
      <w:r>
        <w:t xml:space="preserve">17. </w:t>
      </w:r>
      <w:proofErr w:type="spellStart"/>
      <w:r>
        <w:t>Dejad</w:t>
      </w:r>
      <w:proofErr w:type="spellEnd"/>
      <w:r>
        <w:t xml:space="preserve"> </w:t>
      </w:r>
      <w:proofErr w:type="spellStart"/>
      <w:r>
        <w:t>que</w:t>
      </w:r>
      <w:proofErr w:type="spellEnd"/>
      <w:r>
        <w:t xml:space="preserve"> la </w:t>
      </w:r>
      <w:proofErr w:type="spellStart"/>
      <w:r>
        <w:t>savia</w:t>
      </w:r>
      <w:proofErr w:type="spellEnd"/>
      <w:r>
        <w:t xml:space="preserve"> del árbol de la </w:t>
      </w:r>
      <w:proofErr w:type="spellStart"/>
      <w:r>
        <w:t>vida</w:t>
      </w:r>
      <w:proofErr w:type="spellEnd"/>
      <w:r>
        <w:t xml:space="preserve"> </w:t>
      </w:r>
      <w:proofErr w:type="spellStart"/>
      <w:r>
        <w:t>corra</w:t>
      </w:r>
      <w:proofErr w:type="spellEnd"/>
      <w:r>
        <w:t xml:space="preserve"> </w:t>
      </w:r>
      <w:proofErr w:type="spellStart"/>
      <w:r>
        <w:t>por</w:t>
      </w:r>
      <w:proofErr w:type="spellEnd"/>
      <w:r>
        <w:t xml:space="preserve"> </w:t>
      </w:r>
      <w:proofErr w:type="spellStart"/>
      <w:r>
        <w:t>vuestro</w:t>
      </w:r>
      <w:proofErr w:type="spellEnd"/>
      <w:r>
        <w:t xml:space="preserve"> ser, para </w:t>
      </w:r>
      <w:proofErr w:type="spellStart"/>
      <w:r>
        <w:t>que</w:t>
      </w:r>
      <w:proofErr w:type="spellEnd"/>
      <w:r>
        <w:t xml:space="preserve"> </w:t>
      </w:r>
      <w:proofErr w:type="spellStart"/>
      <w:r>
        <w:t>vuestros</w:t>
      </w:r>
      <w:proofErr w:type="spellEnd"/>
      <w:r>
        <w:t xml:space="preserve"> </w:t>
      </w:r>
      <w:proofErr w:type="spellStart"/>
      <w:r>
        <w:t>frutos</w:t>
      </w:r>
      <w:proofErr w:type="spellEnd"/>
      <w:r>
        <w:t xml:space="preserve"> </w:t>
      </w:r>
      <w:proofErr w:type="spellStart"/>
      <w:r>
        <w:t>sean</w:t>
      </w:r>
      <w:proofErr w:type="spellEnd"/>
      <w:r>
        <w:t xml:space="preserve"> también de </w:t>
      </w:r>
      <w:proofErr w:type="spellStart"/>
      <w:r>
        <w:t>vida</w:t>
      </w:r>
      <w:proofErr w:type="spellEnd"/>
      <w:r>
        <w:t xml:space="preserve">. </w:t>
      </w:r>
    </w:p>
    <w:p w14:paraId="1D04D6F0" w14:textId="77777777" w:rsidR="00F50769" w:rsidRDefault="00F50769" w:rsidP="00F50769">
      <w:r>
        <w:t xml:space="preserve">18. Mi </w:t>
      </w:r>
      <w:proofErr w:type="spellStart"/>
      <w:r>
        <w:t>enseñanza</w:t>
      </w:r>
      <w:proofErr w:type="spellEnd"/>
      <w:r>
        <w:t xml:space="preserve"> es profunda, </w:t>
      </w:r>
      <w:proofErr w:type="spellStart"/>
      <w:r>
        <w:t>discípulos</w:t>
      </w:r>
      <w:proofErr w:type="spellEnd"/>
      <w:r>
        <w:t xml:space="preserve">, mas he </w:t>
      </w:r>
      <w:proofErr w:type="spellStart"/>
      <w:r>
        <w:t>puesto</w:t>
      </w:r>
      <w:proofErr w:type="spellEnd"/>
      <w:r>
        <w:t xml:space="preserve"> a </w:t>
      </w:r>
      <w:proofErr w:type="spellStart"/>
      <w:r>
        <w:t>vuestro</w:t>
      </w:r>
      <w:proofErr w:type="spellEnd"/>
      <w:r>
        <w:t xml:space="preserve"> </w:t>
      </w:r>
      <w:proofErr w:type="spellStart"/>
      <w:r>
        <w:t>alcance</w:t>
      </w:r>
      <w:proofErr w:type="spellEnd"/>
      <w:r>
        <w:t xml:space="preserve"> </w:t>
      </w:r>
      <w:proofErr w:type="spellStart"/>
      <w:r>
        <w:t>los</w:t>
      </w:r>
      <w:proofErr w:type="spellEnd"/>
      <w:r>
        <w:t xml:space="preserve"> </w:t>
      </w:r>
      <w:proofErr w:type="spellStart"/>
      <w:r>
        <w:t>medios</w:t>
      </w:r>
      <w:proofErr w:type="spellEnd"/>
      <w:r>
        <w:t xml:space="preserve"> para </w:t>
      </w:r>
      <w:proofErr w:type="spellStart"/>
      <w:r>
        <w:t>que</w:t>
      </w:r>
      <w:proofErr w:type="spellEnd"/>
      <w:r>
        <w:t xml:space="preserve"> </w:t>
      </w:r>
      <w:proofErr w:type="spellStart"/>
      <w:r>
        <w:t>lleguéis</w:t>
      </w:r>
      <w:proofErr w:type="spellEnd"/>
      <w:r>
        <w:t xml:space="preserve"> a </w:t>
      </w:r>
      <w:proofErr w:type="spellStart"/>
      <w:r>
        <w:t>comprenderla</w:t>
      </w:r>
      <w:proofErr w:type="spellEnd"/>
      <w:r>
        <w:t xml:space="preserve">. </w:t>
      </w:r>
      <w:proofErr w:type="spellStart"/>
      <w:r>
        <w:t>Recibid</w:t>
      </w:r>
      <w:proofErr w:type="spellEnd"/>
      <w:r>
        <w:t xml:space="preserve"> a </w:t>
      </w:r>
      <w:proofErr w:type="spellStart"/>
      <w:r>
        <w:t>los</w:t>
      </w:r>
      <w:proofErr w:type="spellEnd"/>
      <w:r>
        <w:t xml:space="preserve"> </w:t>
      </w:r>
      <w:proofErr w:type="spellStart"/>
      <w:r>
        <w:t>seres</w:t>
      </w:r>
      <w:proofErr w:type="spellEnd"/>
      <w:r>
        <w:t xml:space="preserve"> del Más </w:t>
      </w:r>
      <w:proofErr w:type="spellStart"/>
      <w:r>
        <w:t>Allá</w:t>
      </w:r>
      <w:proofErr w:type="spellEnd"/>
      <w:r>
        <w:t xml:space="preserve"> </w:t>
      </w:r>
      <w:proofErr w:type="spellStart"/>
      <w:r>
        <w:t>que</w:t>
      </w:r>
      <w:proofErr w:type="spellEnd"/>
      <w:r>
        <w:t xml:space="preserve"> </w:t>
      </w:r>
      <w:proofErr w:type="spellStart"/>
      <w:r>
        <w:t>os</w:t>
      </w:r>
      <w:proofErr w:type="spellEnd"/>
      <w:r>
        <w:t xml:space="preserve"> he </w:t>
      </w:r>
      <w:proofErr w:type="spellStart"/>
      <w:r>
        <w:t>enviado</w:t>
      </w:r>
      <w:proofErr w:type="spellEnd"/>
      <w:r>
        <w:t xml:space="preserve"> con un </w:t>
      </w:r>
      <w:proofErr w:type="spellStart"/>
      <w:r>
        <w:t>mensaje</w:t>
      </w:r>
      <w:proofErr w:type="spellEnd"/>
      <w:r>
        <w:t xml:space="preserve"> de luz para </w:t>
      </w:r>
      <w:proofErr w:type="spellStart"/>
      <w:r>
        <w:t>que</w:t>
      </w:r>
      <w:proofErr w:type="spellEnd"/>
      <w:r>
        <w:t xml:space="preserve"> </w:t>
      </w:r>
      <w:proofErr w:type="spellStart"/>
      <w:r>
        <w:t>os</w:t>
      </w:r>
      <w:proofErr w:type="spellEnd"/>
      <w:r>
        <w:t xml:space="preserve"> </w:t>
      </w:r>
      <w:proofErr w:type="spellStart"/>
      <w:r>
        <w:t>ayuden</w:t>
      </w:r>
      <w:proofErr w:type="spellEnd"/>
      <w:r>
        <w:t xml:space="preserve"> a pasar de lo </w:t>
      </w:r>
      <w:proofErr w:type="spellStart"/>
      <w:r>
        <w:t>espiritual</w:t>
      </w:r>
      <w:proofErr w:type="spellEnd"/>
      <w:r>
        <w:t xml:space="preserve"> a lo </w:t>
      </w:r>
      <w:proofErr w:type="spellStart"/>
      <w:r>
        <w:t>divino</w:t>
      </w:r>
      <w:proofErr w:type="spellEnd"/>
      <w:r>
        <w:t xml:space="preserve">. </w:t>
      </w:r>
      <w:proofErr w:type="spellStart"/>
      <w:r>
        <w:t>Escuchadlos</w:t>
      </w:r>
      <w:proofErr w:type="spellEnd"/>
      <w:r>
        <w:t xml:space="preserve">, </w:t>
      </w:r>
      <w:proofErr w:type="spellStart"/>
      <w:r>
        <w:t>aconsejándoos</w:t>
      </w:r>
      <w:proofErr w:type="spellEnd"/>
      <w:r>
        <w:t xml:space="preserve"> </w:t>
      </w:r>
      <w:proofErr w:type="spellStart"/>
      <w:r>
        <w:t>que</w:t>
      </w:r>
      <w:proofErr w:type="spellEnd"/>
      <w:r>
        <w:t xml:space="preserve"> </w:t>
      </w:r>
      <w:proofErr w:type="spellStart"/>
      <w:r>
        <w:t>apartéis</w:t>
      </w:r>
      <w:proofErr w:type="spellEnd"/>
      <w:r>
        <w:t xml:space="preserve"> de </w:t>
      </w:r>
      <w:proofErr w:type="spellStart"/>
      <w:r>
        <w:t>vuestro</w:t>
      </w:r>
      <w:proofErr w:type="spellEnd"/>
      <w:r>
        <w:t xml:space="preserve"> </w:t>
      </w:r>
      <w:proofErr w:type="spellStart"/>
      <w:r>
        <w:t>corazón</w:t>
      </w:r>
      <w:proofErr w:type="spellEnd"/>
      <w:r>
        <w:t xml:space="preserve"> </w:t>
      </w:r>
      <w:proofErr w:type="spellStart"/>
      <w:r>
        <w:t>toda</w:t>
      </w:r>
      <w:proofErr w:type="spellEnd"/>
      <w:r>
        <w:t xml:space="preserve"> </w:t>
      </w:r>
      <w:proofErr w:type="spellStart"/>
      <w:r>
        <w:t>materialidad</w:t>
      </w:r>
      <w:proofErr w:type="spellEnd"/>
      <w:r>
        <w:t xml:space="preserve">, para </w:t>
      </w:r>
      <w:proofErr w:type="spellStart"/>
      <w:r>
        <w:t>que</w:t>
      </w:r>
      <w:proofErr w:type="spellEnd"/>
      <w:r>
        <w:t xml:space="preserve"> </w:t>
      </w:r>
      <w:proofErr w:type="spellStart"/>
      <w:r>
        <w:t>podáis</w:t>
      </w:r>
      <w:proofErr w:type="spellEnd"/>
      <w:r>
        <w:t xml:space="preserve"> </w:t>
      </w:r>
      <w:proofErr w:type="spellStart"/>
      <w:r>
        <w:t>transportaros</w:t>
      </w:r>
      <w:proofErr w:type="spellEnd"/>
      <w:r>
        <w:t xml:space="preserve"> a lo </w:t>
      </w:r>
      <w:proofErr w:type="spellStart"/>
      <w:r>
        <w:t>divino</w:t>
      </w:r>
      <w:proofErr w:type="spellEnd"/>
      <w:r>
        <w:t>. ¿</w:t>
      </w:r>
      <w:proofErr w:type="spellStart"/>
      <w:r>
        <w:t>Quién</w:t>
      </w:r>
      <w:proofErr w:type="spellEnd"/>
      <w:r>
        <w:t xml:space="preserve"> </w:t>
      </w:r>
      <w:proofErr w:type="spellStart"/>
      <w:r>
        <w:t>mejor</w:t>
      </w:r>
      <w:proofErr w:type="spellEnd"/>
      <w:r>
        <w:t xml:space="preserve"> </w:t>
      </w:r>
      <w:proofErr w:type="spellStart"/>
      <w:r>
        <w:t>que</w:t>
      </w:r>
      <w:proofErr w:type="spellEnd"/>
      <w:r>
        <w:t xml:space="preserve"> </w:t>
      </w:r>
      <w:proofErr w:type="spellStart"/>
      <w:r>
        <w:t>ellos</w:t>
      </w:r>
      <w:proofErr w:type="spellEnd"/>
      <w:r>
        <w:t xml:space="preserve"> para </w:t>
      </w:r>
      <w:proofErr w:type="spellStart"/>
      <w:r>
        <w:t>hablaros</w:t>
      </w:r>
      <w:proofErr w:type="spellEnd"/>
      <w:r>
        <w:t xml:space="preserve"> de </w:t>
      </w:r>
      <w:proofErr w:type="spellStart"/>
      <w:r>
        <w:t>espiritualidad</w:t>
      </w:r>
      <w:proofErr w:type="spellEnd"/>
      <w:r>
        <w:t xml:space="preserve">? Cuando </w:t>
      </w:r>
      <w:proofErr w:type="spellStart"/>
      <w:r>
        <w:t>mencionan</w:t>
      </w:r>
      <w:proofErr w:type="spellEnd"/>
      <w:r>
        <w:t xml:space="preserve"> la </w:t>
      </w:r>
      <w:proofErr w:type="spellStart"/>
      <w:r>
        <w:t>mansión</w:t>
      </w:r>
      <w:proofErr w:type="spellEnd"/>
      <w:r>
        <w:t xml:space="preserve"> </w:t>
      </w:r>
      <w:proofErr w:type="spellStart"/>
      <w:r>
        <w:t>espiritual</w:t>
      </w:r>
      <w:proofErr w:type="spellEnd"/>
      <w:r>
        <w:t xml:space="preserve">, </w:t>
      </w:r>
      <w:proofErr w:type="spellStart"/>
      <w:r>
        <w:t>os</w:t>
      </w:r>
      <w:proofErr w:type="spellEnd"/>
      <w:r>
        <w:t xml:space="preserve"> </w:t>
      </w:r>
      <w:proofErr w:type="spellStart"/>
      <w:r>
        <w:t>hablan</w:t>
      </w:r>
      <w:proofErr w:type="spellEnd"/>
      <w:r>
        <w:t xml:space="preserve"> con </w:t>
      </w:r>
      <w:proofErr w:type="spellStart"/>
      <w:r>
        <w:t>conocimiento</w:t>
      </w:r>
      <w:proofErr w:type="spellEnd"/>
      <w:r>
        <w:t xml:space="preserve">, </w:t>
      </w:r>
      <w:proofErr w:type="spellStart"/>
      <w:r>
        <w:t>porque</w:t>
      </w:r>
      <w:proofErr w:type="spellEnd"/>
      <w:r>
        <w:t xml:space="preserve"> de </w:t>
      </w:r>
      <w:proofErr w:type="spellStart"/>
      <w:r>
        <w:t>ahí</w:t>
      </w:r>
      <w:proofErr w:type="spellEnd"/>
      <w:r>
        <w:t xml:space="preserve"> </w:t>
      </w:r>
      <w:proofErr w:type="spellStart"/>
      <w:r>
        <w:t>vienen</w:t>
      </w:r>
      <w:proofErr w:type="spellEnd"/>
      <w:r>
        <w:t xml:space="preserve"> a </w:t>
      </w:r>
      <w:proofErr w:type="spellStart"/>
      <w:r>
        <w:t>vosotros</w:t>
      </w:r>
      <w:proofErr w:type="spellEnd"/>
      <w:r>
        <w:t xml:space="preserve">.  </w:t>
      </w:r>
    </w:p>
    <w:p w14:paraId="5DB665E4" w14:textId="77777777" w:rsidR="00F50769" w:rsidRDefault="00F50769" w:rsidP="00F50769">
      <w:r>
        <w:lastRenderedPageBreak/>
        <w:t xml:space="preserve">19. </w:t>
      </w:r>
      <w:proofErr w:type="spellStart"/>
      <w:r>
        <w:t>Esos</w:t>
      </w:r>
      <w:proofErr w:type="spellEnd"/>
      <w:r>
        <w:t xml:space="preserve"> </w:t>
      </w:r>
      <w:proofErr w:type="spellStart"/>
      <w:r>
        <w:t>seres</w:t>
      </w:r>
      <w:proofErr w:type="spellEnd"/>
      <w:r>
        <w:t xml:space="preserve"> </w:t>
      </w:r>
      <w:proofErr w:type="spellStart"/>
      <w:r>
        <w:t>pasaron</w:t>
      </w:r>
      <w:proofErr w:type="spellEnd"/>
      <w:r>
        <w:t xml:space="preserve"> </w:t>
      </w:r>
      <w:proofErr w:type="spellStart"/>
      <w:r>
        <w:t>por</w:t>
      </w:r>
      <w:proofErr w:type="spellEnd"/>
      <w:r>
        <w:t xml:space="preserve"> </w:t>
      </w:r>
      <w:proofErr w:type="spellStart"/>
      <w:r>
        <w:t>el</w:t>
      </w:r>
      <w:proofErr w:type="spellEnd"/>
      <w:r>
        <w:t xml:space="preserve"> </w:t>
      </w:r>
      <w:proofErr w:type="spellStart"/>
      <w:r>
        <w:t>crisol</w:t>
      </w:r>
      <w:proofErr w:type="spellEnd"/>
      <w:r>
        <w:t xml:space="preserve"> de la </w:t>
      </w:r>
      <w:proofErr w:type="spellStart"/>
      <w:r>
        <w:t>purificación</w:t>
      </w:r>
      <w:proofErr w:type="spellEnd"/>
      <w:r>
        <w:t xml:space="preserve">; </w:t>
      </w:r>
      <w:proofErr w:type="spellStart"/>
      <w:r>
        <w:t>su</w:t>
      </w:r>
      <w:proofErr w:type="spellEnd"/>
      <w:r>
        <w:t xml:space="preserve"> lucha, </w:t>
      </w:r>
      <w:proofErr w:type="spellStart"/>
      <w:r>
        <w:t>su</w:t>
      </w:r>
      <w:proofErr w:type="spellEnd"/>
      <w:r>
        <w:t xml:space="preserve"> </w:t>
      </w:r>
      <w:proofErr w:type="spellStart"/>
      <w:r>
        <w:t>arrepentimiento</w:t>
      </w:r>
      <w:proofErr w:type="spellEnd"/>
      <w:r>
        <w:t xml:space="preserve"> </w:t>
      </w:r>
      <w:proofErr w:type="spellStart"/>
      <w:r>
        <w:t>por</w:t>
      </w:r>
      <w:proofErr w:type="spellEnd"/>
      <w:r>
        <w:t xml:space="preserve"> las </w:t>
      </w:r>
      <w:proofErr w:type="spellStart"/>
      <w:r>
        <w:t>faltas</w:t>
      </w:r>
      <w:proofErr w:type="spellEnd"/>
      <w:r>
        <w:t xml:space="preserve"> </w:t>
      </w:r>
      <w:proofErr w:type="spellStart"/>
      <w:r>
        <w:t>pasadas</w:t>
      </w:r>
      <w:proofErr w:type="spellEnd"/>
      <w:r>
        <w:t xml:space="preserve">, </w:t>
      </w:r>
      <w:proofErr w:type="spellStart"/>
      <w:r>
        <w:t>su</w:t>
      </w:r>
      <w:proofErr w:type="spellEnd"/>
      <w:r>
        <w:t xml:space="preserve"> </w:t>
      </w:r>
      <w:proofErr w:type="spellStart"/>
      <w:r>
        <w:t>experiencia</w:t>
      </w:r>
      <w:proofErr w:type="spellEnd"/>
      <w:r>
        <w:t xml:space="preserve"> y </w:t>
      </w:r>
      <w:proofErr w:type="spellStart"/>
      <w:r>
        <w:t>elevación</w:t>
      </w:r>
      <w:proofErr w:type="spellEnd"/>
      <w:r>
        <w:t xml:space="preserve"> </w:t>
      </w:r>
      <w:proofErr w:type="spellStart"/>
      <w:r>
        <w:t>espiritual</w:t>
      </w:r>
      <w:proofErr w:type="spellEnd"/>
      <w:r>
        <w:t xml:space="preserve">, </w:t>
      </w:r>
      <w:proofErr w:type="spellStart"/>
      <w:r>
        <w:t>han</w:t>
      </w:r>
      <w:proofErr w:type="spellEnd"/>
      <w:r>
        <w:t xml:space="preserve"> </w:t>
      </w:r>
      <w:proofErr w:type="spellStart"/>
      <w:r>
        <w:t>sido</w:t>
      </w:r>
      <w:proofErr w:type="spellEnd"/>
      <w:r>
        <w:t xml:space="preserve"> </w:t>
      </w:r>
      <w:proofErr w:type="spellStart"/>
      <w:r>
        <w:t>los</w:t>
      </w:r>
      <w:proofErr w:type="spellEnd"/>
      <w:r>
        <w:t xml:space="preserve"> </w:t>
      </w:r>
      <w:proofErr w:type="spellStart"/>
      <w:r>
        <w:t>méritos</w:t>
      </w:r>
      <w:proofErr w:type="spellEnd"/>
      <w:r>
        <w:t xml:space="preserve"> </w:t>
      </w:r>
      <w:proofErr w:type="spellStart"/>
      <w:r>
        <w:t>que</w:t>
      </w:r>
      <w:proofErr w:type="spellEnd"/>
      <w:r>
        <w:t xml:space="preserve"> </w:t>
      </w:r>
      <w:proofErr w:type="spellStart"/>
      <w:r>
        <w:t>en</w:t>
      </w:r>
      <w:proofErr w:type="spellEnd"/>
      <w:r>
        <w:t xml:space="preserve"> </w:t>
      </w:r>
      <w:proofErr w:type="spellStart"/>
      <w:r>
        <w:t>ellos</w:t>
      </w:r>
      <w:proofErr w:type="spellEnd"/>
      <w:r>
        <w:t xml:space="preserve"> he </w:t>
      </w:r>
      <w:proofErr w:type="spellStart"/>
      <w:r>
        <w:t>encontrado</w:t>
      </w:r>
      <w:proofErr w:type="spellEnd"/>
      <w:r>
        <w:t xml:space="preserve"> para </w:t>
      </w:r>
      <w:proofErr w:type="spellStart"/>
      <w:r>
        <w:t>enviarlos</w:t>
      </w:r>
      <w:proofErr w:type="spellEnd"/>
      <w:r>
        <w:t xml:space="preserve"> a </w:t>
      </w:r>
      <w:proofErr w:type="spellStart"/>
      <w:r>
        <w:t>manifestarse</w:t>
      </w:r>
      <w:proofErr w:type="spellEnd"/>
      <w:r>
        <w:t xml:space="preserve"> entre mi pueblo. </w:t>
      </w:r>
    </w:p>
    <w:p w14:paraId="396FB837" w14:textId="77777777" w:rsidR="00F50769" w:rsidRDefault="00F50769" w:rsidP="00F50769">
      <w:r>
        <w:t xml:space="preserve">20. </w:t>
      </w:r>
      <w:proofErr w:type="spellStart"/>
      <w:r>
        <w:t>Están</w:t>
      </w:r>
      <w:proofErr w:type="spellEnd"/>
      <w:r>
        <w:t xml:space="preserve"> </w:t>
      </w:r>
      <w:proofErr w:type="spellStart"/>
      <w:r>
        <w:t>limpios</w:t>
      </w:r>
      <w:proofErr w:type="spellEnd"/>
      <w:r>
        <w:t xml:space="preserve"> y </w:t>
      </w:r>
      <w:proofErr w:type="spellStart"/>
      <w:r>
        <w:t>pueden</w:t>
      </w:r>
      <w:proofErr w:type="spellEnd"/>
      <w:r>
        <w:t xml:space="preserve"> </w:t>
      </w:r>
      <w:proofErr w:type="spellStart"/>
      <w:r>
        <w:t>hablar</w:t>
      </w:r>
      <w:proofErr w:type="spellEnd"/>
      <w:r>
        <w:t xml:space="preserve"> de </w:t>
      </w:r>
      <w:proofErr w:type="spellStart"/>
      <w:r>
        <w:t>limpidez</w:t>
      </w:r>
      <w:proofErr w:type="spellEnd"/>
      <w:r>
        <w:t xml:space="preserve"> al </w:t>
      </w:r>
      <w:proofErr w:type="spellStart"/>
      <w:r>
        <w:t>mundo</w:t>
      </w:r>
      <w:proofErr w:type="spellEnd"/>
      <w:r>
        <w:t xml:space="preserve">; me </w:t>
      </w:r>
      <w:proofErr w:type="spellStart"/>
      <w:r>
        <w:t>aman</w:t>
      </w:r>
      <w:proofErr w:type="spellEnd"/>
      <w:r>
        <w:t xml:space="preserve"> y </w:t>
      </w:r>
      <w:proofErr w:type="spellStart"/>
      <w:r>
        <w:t>os</w:t>
      </w:r>
      <w:proofErr w:type="spellEnd"/>
      <w:r>
        <w:t xml:space="preserve"> </w:t>
      </w:r>
      <w:proofErr w:type="spellStart"/>
      <w:r>
        <w:t>aman</w:t>
      </w:r>
      <w:proofErr w:type="spellEnd"/>
      <w:r>
        <w:t xml:space="preserve">, </w:t>
      </w:r>
      <w:proofErr w:type="spellStart"/>
      <w:r>
        <w:t>por</w:t>
      </w:r>
      <w:proofErr w:type="spellEnd"/>
      <w:r>
        <w:t xml:space="preserve"> lo tanto, </w:t>
      </w:r>
      <w:proofErr w:type="spellStart"/>
      <w:r>
        <w:t>tienen</w:t>
      </w:r>
      <w:proofErr w:type="spellEnd"/>
      <w:r>
        <w:t xml:space="preserve"> derecho a </w:t>
      </w:r>
      <w:proofErr w:type="spellStart"/>
      <w:r>
        <w:t>hablar</w:t>
      </w:r>
      <w:proofErr w:type="spellEnd"/>
      <w:r>
        <w:t xml:space="preserve"> de amor, </w:t>
      </w:r>
      <w:proofErr w:type="spellStart"/>
      <w:r>
        <w:t>están</w:t>
      </w:r>
      <w:proofErr w:type="spellEnd"/>
      <w:r>
        <w:t xml:space="preserve"> </w:t>
      </w:r>
      <w:proofErr w:type="spellStart"/>
      <w:r>
        <w:t>saturados</w:t>
      </w:r>
      <w:proofErr w:type="spellEnd"/>
      <w:r>
        <w:t xml:space="preserve"> de </w:t>
      </w:r>
      <w:proofErr w:type="spellStart"/>
      <w:r>
        <w:t>salud</w:t>
      </w:r>
      <w:proofErr w:type="spellEnd"/>
      <w:r>
        <w:t xml:space="preserve"> y </w:t>
      </w:r>
      <w:proofErr w:type="spellStart"/>
      <w:r>
        <w:t>por</w:t>
      </w:r>
      <w:proofErr w:type="spellEnd"/>
      <w:r>
        <w:t xml:space="preserve"> </w:t>
      </w:r>
      <w:proofErr w:type="spellStart"/>
      <w:r>
        <w:t>esa</w:t>
      </w:r>
      <w:proofErr w:type="spellEnd"/>
      <w:r>
        <w:t xml:space="preserve"> causa </w:t>
      </w:r>
      <w:proofErr w:type="spellStart"/>
      <w:r>
        <w:t>pueden</w:t>
      </w:r>
      <w:proofErr w:type="spellEnd"/>
      <w:r>
        <w:t xml:space="preserve"> </w:t>
      </w:r>
      <w:proofErr w:type="spellStart"/>
      <w:r>
        <w:t>impartir</w:t>
      </w:r>
      <w:proofErr w:type="spellEnd"/>
      <w:r>
        <w:t xml:space="preserve"> </w:t>
      </w:r>
      <w:proofErr w:type="spellStart"/>
      <w:r>
        <w:t>salud</w:t>
      </w:r>
      <w:proofErr w:type="spellEnd"/>
      <w:r>
        <w:t xml:space="preserve"> a </w:t>
      </w:r>
      <w:proofErr w:type="spellStart"/>
      <w:r>
        <w:t>los</w:t>
      </w:r>
      <w:proofErr w:type="spellEnd"/>
      <w:r>
        <w:t xml:space="preserve"> </w:t>
      </w:r>
      <w:proofErr w:type="spellStart"/>
      <w:r>
        <w:t>enfermos</w:t>
      </w:r>
      <w:proofErr w:type="spellEnd"/>
      <w:r>
        <w:t xml:space="preserve">. </w:t>
      </w:r>
    </w:p>
    <w:p w14:paraId="0DFAEE66" w14:textId="77777777" w:rsidR="00F50769" w:rsidRDefault="00F50769" w:rsidP="00F50769">
      <w:r>
        <w:t xml:space="preserve"> </w:t>
      </w:r>
    </w:p>
    <w:p w14:paraId="6E987F6A" w14:textId="77777777" w:rsidR="00F50769" w:rsidRDefault="00F50769" w:rsidP="00F50769">
      <w:r>
        <w:t xml:space="preserve">21. Los he </w:t>
      </w:r>
      <w:proofErr w:type="spellStart"/>
      <w:r>
        <w:t>enviado</w:t>
      </w:r>
      <w:proofErr w:type="spellEnd"/>
      <w:r>
        <w:t xml:space="preserve"> para </w:t>
      </w:r>
      <w:proofErr w:type="spellStart"/>
      <w:r>
        <w:t>ejemplo</w:t>
      </w:r>
      <w:proofErr w:type="spellEnd"/>
      <w:r>
        <w:t xml:space="preserve"> de la </w:t>
      </w:r>
      <w:proofErr w:type="spellStart"/>
      <w:r>
        <w:t>humanidad</w:t>
      </w:r>
      <w:proofErr w:type="spellEnd"/>
      <w:r>
        <w:t xml:space="preserve">; </w:t>
      </w:r>
      <w:proofErr w:type="spellStart"/>
      <w:r>
        <w:t>imitadles</w:t>
      </w:r>
      <w:proofErr w:type="spellEnd"/>
      <w:r>
        <w:t xml:space="preserve"> </w:t>
      </w:r>
      <w:proofErr w:type="spellStart"/>
      <w:r>
        <w:t>haciéndoos</w:t>
      </w:r>
      <w:proofErr w:type="spellEnd"/>
      <w:r>
        <w:t xml:space="preserve"> </w:t>
      </w:r>
      <w:proofErr w:type="spellStart"/>
      <w:r>
        <w:t>dignos</w:t>
      </w:r>
      <w:proofErr w:type="spellEnd"/>
      <w:r>
        <w:t xml:space="preserve"> de </w:t>
      </w:r>
      <w:proofErr w:type="spellStart"/>
      <w:r>
        <w:t>hablar</w:t>
      </w:r>
      <w:proofErr w:type="spellEnd"/>
      <w:r>
        <w:t xml:space="preserve"> de amor, de </w:t>
      </w:r>
      <w:proofErr w:type="spellStart"/>
      <w:r>
        <w:t>regeneración</w:t>
      </w:r>
      <w:proofErr w:type="spellEnd"/>
      <w:r>
        <w:t xml:space="preserve">, de </w:t>
      </w:r>
      <w:proofErr w:type="spellStart"/>
      <w:r>
        <w:t>paz</w:t>
      </w:r>
      <w:proofErr w:type="spellEnd"/>
      <w:r>
        <w:t xml:space="preserve">, de </w:t>
      </w:r>
      <w:proofErr w:type="spellStart"/>
      <w:r>
        <w:t>espiritualidad</w:t>
      </w:r>
      <w:proofErr w:type="spellEnd"/>
      <w:r>
        <w:t xml:space="preserve">. Si </w:t>
      </w:r>
      <w:proofErr w:type="spellStart"/>
      <w:r>
        <w:t>así</w:t>
      </w:r>
      <w:proofErr w:type="spellEnd"/>
      <w:r>
        <w:t xml:space="preserve"> lo </w:t>
      </w:r>
      <w:proofErr w:type="spellStart"/>
      <w:r>
        <w:t>hacéis</w:t>
      </w:r>
      <w:proofErr w:type="spellEnd"/>
      <w:r>
        <w:t xml:space="preserve"> </w:t>
      </w:r>
      <w:proofErr w:type="spellStart"/>
      <w:r>
        <w:t>en</w:t>
      </w:r>
      <w:proofErr w:type="spellEnd"/>
      <w:r>
        <w:t xml:space="preserve">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entre mi pueblo no </w:t>
      </w:r>
      <w:proofErr w:type="spellStart"/>
      <w:r>
        <w:t>habrá</w:t>
      </w:r>
      <w:proofErr w:type="spellEnd"/>
      <w:r>
        <w:t xml:space="preserve"> </w:t>
      </w:r>
      <w:proofErr w:type="spellStart"/>
      <w:r>
        <w:t>fariseos</w:t>
      </w:r>
      <w:proofErr w:type="spellEnd"/>
      <w:r>
        <w:t xml:space="preserve"> </w:t>
      </w:r>
      <w:proofErr w:type="spellStart"/>
      <w:r>
        <w:t>hipócritas</w:t>
      </w:r>
      <w:proofErr w:type="spellEnd"/>
      <w:r>
        <w:t xml:space="preserve">, de </w:t>
      </w:r>
      <w:proofErr w:type="spellStart"/>
      <w:r>
        <w:t>aquellos</w:t>
      </w:r>
      <w:proofErr w:type="spellEnd"/>
      <w:r>
        <w:t xml:space="preserve"> </w:t>
      </w:r>
      <w:proofErr w:type="spellStart"/>
      <w:r>
        <w:t>que</w:t>
      </w:r>
      <w:proofErr w:type="spellEnd"/>
      <w:r>
        <w:t xml:space="preserve"> </w:t>
      </w:r>
      <w:proofErr w:type="spellStart"/>
      <w:r>
        <w:t>cuidaban</w:t>
      </w:r>
      <w:proofErr w:type="spellEnd"/>
      <w:r>
        <w:t xml:space="preserve"> </w:t>
      </w:r>
      <w:proofErr w:type="spellStart"/>
      <w:r>
        <w:t>mucho</w:t>
      </w:r>
      <w:proofErr w:type="spellEnd"/>
      <w:r>
        <w:t xml:space="preserve"> de la </w:t>
      </w:r>
      <w:proofErr w:type="spellStart"/>
      <w:r>
        <w:t>apariencia</w:t>
      </w:r>
      <w:proofErr w:type="spellEnd"/>
      <w:r>
        <w:t xml:space="preserve"> material y </w:t>
      </w:r>
      <w:proofErr w:type="spellStart"/>
      <w:r>
        <w:t>ocultaban</w:t>
      </w:r>
      <w:proofErr w:type="spellEnd"/>
      <w:r>
        <w:t xml:space="preserve">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w:t>
      </w:r>
      <w:proofErr w:type="spellStart"/>
      <w:r>
        <w:t>podredumbre</w:t>
      </w:r>
      <w:proofErr w:type="spellEnd"/>
      <w:r>
        <w:t xml:space="preserve"> y </w:t>
      </w:r>
      <w:proofErr w:type="spellStart"/>
      <w:r>
        <w:t>el</w:t>
      </w:r>
      <w:proofErr w:type="spellEnd"/>
      <w:r>
        <w:t xml:space="preserve"> </w:t>
      </w:r>
      <w:proofErr w:type="spellStart"/>
      <w:r>
        <w:t>cieno</w:t>
      </w:r>
      <w:proofErr w:type="spellEnd"/>
      <w:r>
        <w:t xml:space="preserve">. </w:t>
      </w:r>
    </w:p>
    <w:p w14:paraId="6B5D06D5" w14:textId="77777777" w:rsidR="00F50769" w:rsidRDefault="00F50769" w:rsidP="00F50769">
      <w:r>
        <w:t xml:space="preserve">22. </w:t>
      </w:r>
      <w:proofErr w:type="gramStart"/>
      <w:r>
        <w:t>Los</w:t>
      </w:r>
      <w:proofErr w:type="gramEnd"/>
      <w:r>
        <w:t xml:space="preserve"> </w:t>
      </w:r>
      <w:proofErr w:type="spellStart"/>
      <w:r>
        <w:t>que</w:t>
      </w:r>
      <w:proofErr w:type="spellEnd"/>
      <w:r>
        <w:t xml:space="preserve"> </w:t>
      </w:r>
      <w:proofErr w:type="spellStart"/>
      <w:r>
        <w:t>reciben</w:t>
      </w:r>
      <w:proofErr w:type="spellEnd"/>
      <w:r>
        <w:t xml:space="preserve"> </w:t>
      </w:r>
      <w:proofErr w:type="spellStart"/>
      <w:r>
        <w:t>en</w:t>
      </w:r>
      <w:proofErr w:type="spellEnd"/>
      <w:r>
        <w:t xml:space="preserve"> </w:t>
      </w:r>
      <w:proofErr w:type="spellStart"/>
      <w:r>
        <w:t>su</w:t>
      </w:r>
      <w:proofErr w:type="spellEnd"/>
      <w:r>
        <w:t xml:space="preserve"> </w:t>
      </w:r>
      <w:proofErr w:type="spellStart"/>
      <w:r>
        <w:t>mente</w:t>
      </w:r>
      <w:proofErr w:type="spellEnd"/>
      <w:r>
        <w:t xml:space="preserve"> la </w:t>
      </w:r>
      <w:proofErr w:type="spellStart"/>
      <w:r>
        <w:t>vibración</w:t>
      </w:r>
      <w:proofErr w:type="spellEnd"/>
      <w:r>
        <w:t xml:space="preserve"> de </w:t>
      </w:r>
      <w:proofErr w:type="spellStart"/>
      <w:r>
        <w:t>esos</w:t>
      </w:r>
      <w:proofErr w:type="spellEnd"/>
      <w:r>
        <w:t xml:space="preserve"> </w:t>
      </w:r>
      <w:proofErr w:type="spellStart"/>
      <w:r>
        <w:t>seres</w:t>
      </w:r>
      <w:proofErr w:type="spellEnd"/>
      <w:r>
        <w:t xml:space="preserve"> y </w:t>
      </w:r>
      <w:proofErr w:type="spellStart"/>
      <w:r>
        <w:t>los</w:t>
      </w:r>
      <w:proofErr w:type="spellEnd"/>
      <w:r>
        <w:t xml:space="preserve"> </w:t>
      </w:r>
      <w:proofErr w:type="spellStart"/>
      <w:r>
        <w:t>que</w:t>
      </w:r>
      <w:proofErr w:type="spellEnd"/>
      <w:r>
        <w:t xml:space="preserve"> </w:t>
      </w:r>
      <w:proofErr w:type="spellStart"/>
      <w:r>
        <w:t>escuchan</w:t>
      </w:r>
      <w:proofErr w:type="spellEnd"/>
      <w:r>
        <w:t xml:space="preserve"> sus </w:t>
      </w:r>
      <w:proofErr w:type="spellStart"/>
      <w:r>
        <w:t>mensajes</w:t>
      </w:r>
      <w:proofErr w:type="spellEnd"/>
      <w:r>
        <w:t xml:space="preserve">, </w:t>
      </w:r>
      <w:proofErr w:type="spellStart"/>
      <w:r>
        <w:t>deben</w:t>
      </w:r>
      <w:proofErr w:type="spellEnd"/>
      <w:r>
        <w:t xml:space="preserve"> </w:t>
      </w:r>
      <w:proofErr w:type="spellStart"/>
      <w:r>
        <w:t>dejarlos</w:t>
      </w:r>
      <w:proofErr w:type="spellEnd"/>
      <w:r>
        <w:t xml:space="preserve"> </w:t>
      </w:r>
      <w:proofErr w:type="spellStart"/>
      <w:r>
        <w:t>que</w:t>
      </w:r>
      <w:proofErr w:type="spellEnd"/>
      <w:r>
        <w:t xml:space="preserve"> se </w:t>
      </w:r>
      <w:proofErr w:type="spellStart"/>
      <w:r>
        <w:t>manifiesten</w:t>
      </w:r>
      <w:proofErr w:type="spellEnd"/>
      <w:r>
        <w:t xml:space="preserve"> </w:t>
      </w:r>
      <w:proofErr w:type="spellStart"/>
      <w:r>
        <w:t>en</w:t>
      </w:r>
      <w:proofErr w:type="spellEnd"/>
      <w:r>
        <w:t xml:space="preserve"> </w:t>
      </w:r>
      <w:proofErr w:type="spellStart"/>
      <w:r>
        <w:t>plenitud</w:t>
      </w:r>
      <w:proofErr w:type="spellEnd"/>
      <w:r>
        <w:t xml:space="preserve"> para </w:t>
      </w:r>
      <w:proofErr w:type="spellStart"/>
      <w:r>
        <w:t>que</w:t>
      </w:r>
      <w:proofErr w:type="spellEnd"/>
      <w:r>
        <w:t xml:space="preserve"> </w:t>
      </w:r>
      <w:proofErr w:type="spellStart"/>
      <w:r>
        <w:t>su</w:t>
      </w:r>
      <w:proofErr w:type="spellEnd"/>
      <w:r>
        <w:t xml:space="preserve"> </w:t>
      </w:r>
      <w:proofErr w:type="spellStart"/>
      <w:r>
        <w:t>recuerdo</w:t>
      </w:r>
      <w:proofErr w:type="spellEnd"/>
      <w:r>
        <w:t xml:space="preserve"> sea </w:t>
      </w:r>
      <w:proofErr w:type="spellStart"/>
      <w:r>
        <w:t>imperecedero</w:t>
      </w:r>
      <w:proofErr w:type="spellEnd"/>
      <w:r>
        <w:t xml:space="preserve">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de la </w:t>
      </w:r>
      <w:proofErr w:type="spellStart"/>
      <w:r>
        <w:t>multitud</w:t>
      </w:r>
      <w:proofErr w:type="spellEnd"/>
      <w:r>
        <w:t xml:space="preserve"> y </w:t>
      </w:r>
      <w:proofErr w:type="spellStart"/>
      <w:r>
        <w:t>su</w:t>
      </w:r>
      <w:proofErr w:type="spellEnd"/>
      <w:r>
        <w:t xml:space="preserve"> </w:t>
      </w:r>
      <w:proofErr w:type="spellStart"/>
      <w:r>
        <w:t>simiente</w:t>
      </w:r>
      <w:proofErr w:type="spellEnd"/>
      <w:r>
        <w:t xml:space="preserve"> sea </w:t>
      </w:r>
      <w:proofErr w:type="spellStart"/>
      <w:r>
        <w:t>inmortal</w:t>
      </w:r>
      <w:proofErr w:type="spellEnd"/>
      <w:r>
        <w:t xml:space="preserve">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de la </w:t>
      </w:r>
      <w:proofErr w:type="spellStart"/>
      <w:r>
        <w:t>humanidad</w:t>
      </w:r>
      <w:proofErr w:type="spellEnd"/>
      <w:r>
        <w:t xml:space="preserve">, </w:t>
      </w:r>
      <w:proofErr w:type="spellStart"/>
      <w:r>
        <w:t>mirad</w:t>
      </w:r>
      <w:proofErr w:type="spellEnd"/>
      <w:r>
        <w:t xml:space="preserve"> </w:t>
      </w:r>
      <w:proofErr w:type="spellStart"/>
      <w:r>
        <w:t>que</w:t>
      </w:r>
      <w:proofErr w:type="spellEnd"/>
      <w:r>
        <w:t xml:space="preserve"> </w:t>
      </w:r>
      <w:proofErr w:type="spellStart"/>
      <w:r>
        <w:t>su</w:t>
      </w:r>
      <w:proofErr w:type="spellEnd"/>
      <w:r>
        <w:t xml:space="preserve"> </w:t>
      </w:r>
      <w:proofErr w:type="spellStart"/>
      <w:r>
        <w:t>comunicación</w:t>
      </w:r>
      <w:proofErr w:type="spellEnd"/>
      <w:r>
        <w:t xml:space="preserve"> con </w:t>
      </w:r>
      <w:proofErr w:type="spellStart"/>
      <w:r>
        <w:t>este</w:t>
      </w:r>
      <w:proofErr w:type="spellEnd"/>
      <w:r>
        <w:t xml:space="preserve"> pueblo </w:t>
      </w:r>
      <w:proofErr w:type="spellStart"/>
      <w:r>
        <w:t>terminará</w:t>
      </w:r>
      <w:proofErr w:type="spellEnd"/>
      <w:r>
        <w:t xml:space="preserve"> </w:t>
      </w:r>
      <w:proofErr w:type="spellStart"/>
      <w:r>
        <w:t>en</w:t>
      </w:r>
      <w:proofErr w:type="spellEnd"/>
      <w:r>
        <w:t xml:space="preserve"> 1950. </w:t>
      </w:r>
    </w:p>
    <w:p w14:paraId="6ADC06D9" w14:textId="77777777" w:rsidR="00F50769" w:rsidRDefault="00F50769" w:rsidP="00F50769">
      <w:r>
        <w:t xml:space="preserve">23. La </w:t>
      </w:r>
      <w:proofErr w:type="spellStart"/>
      <w:r>
        <w:t>inspiración</w:t>
      </w:r>
      <w:proofErr w:type="spellEnd"/>
      <w:r>
        <w:t xml:space="preserve"> de ese </w:t>
      </w:r>
      <w:proofErr w:type="spellStart"/>
      <w:r>
        <w:t>mundo</w:t>
      </w:r>
      <w:proofErr w:type="spellEnd"/>
      <w:r>
        <w:t xml:space="preserve"> superior </w:t>
      </w:r>
      <w:proofErr w:type="spellStart"/>
      <w:r>
        <w:t>seguirá</w:t>
      </w:r>
      <w:proofErr w:type="spellEnd"/>
      <w:r>
        <w:t xml:space="preserve"> </w:t>
      </w:r>
      <w:proofErr w:type="spellStart"/>
      <w:r>
        <w:t>guiando</w:t>
      </w:r>
      <w:proofErr w:type="spellEnd"/>
      <w:r>
        <w:t xml:space="preserve"> e </w:t>
      </w:r>
      <w:proofErr w:type="spellStart"/>
      <w:r>
        <w:t>inspirando</w:t>
      </w:r>
      <w:proofErr w:type="spellEnd"/>
      <w:r>
        <w:t xml:space="preserve"> a </w:t>
      </w:r>
      <w:proofErr w:type="spellStart"/>
      <w:r>
        <w:t>los</w:t>
      </w:r>
      <w:proofErr w:type="spellEnd"/>
      <w:r>
        <w:t xml:space="preserve"> </w:t>
      </w:r>
      <w:proofErr w:type="spellStart"/>
      <w:r>
        <w:t>discípulos</w:t>
      </w:r>
      <w:proofErr w:type="spellEnd"/>
      <w:r>
        <w:t xml:space="preserve"> del </w:t>
      </w:r>
      <w:proofErr w:type="spellStart"/>
      <w:r>
        <w:t>Señor</w:t>
      </w:r>
      <w:proofErr w:type="spellEnd"/>
      <w:r>
        <w:t xml:space="preserve">, </w:t>
      </w:r>
      <w:proofErr w:type="spellStart"/>
      <w:r>
        <w:t>aunque</w:t>
      </w:r>
      <w:proofErr w:type="spellEnd"/>
      <w:r>
        <w:t xml:space="preserve"> </w:t>
      </w:r>
      <w:proofErr w:type="spellStart"/>
      <w:r>
        <w:t>os</w:t>
      </w:r>
      <w:proofErr w:type="spellEnd"/>
      <w:r>
        <w:t xml:space="preserve"> </w:t>
      </w:r>
      <w:proofErr w:type="spellStart"/>
      <w:r>
        <w:t>advierto</w:t>
      </w:r>
      <w:proofErr w:type="spellEnd"/>
      <w:r>
        <w:t xml:space="preserve"> </w:t>
      </w:r>
      <w:proofErr w:type="spellStart"/>
      <w:r>
        <w:t>que</w:t>
      </w:r>
      <w:proofErr w:type="spellEnd"/>
      <w:r>
        <w:t xml:space="preserve"> de </w:t>
      </w:r>
      <w:proofErr w:type="spellStart"/>
      <w:r>
        <w:t>tiempo</w:t>
      </w:r>
      <w:proofErr w:type="spellEnd"/>
      <w:r>
        <w:t xml:space="preserve"> </w:t>
      </w:r>
      <w:proofErr w:type="spellStart"/>
      <w:r>
        <w:t>en</w:t>
      </w:r>
      <w:proofErr w:type="spellEnd"/>
      <w:r>
        <w:t xml:space="preserve"> </w:t>
      </w:r>
      <w:proofErr w:type="spellStart"/>
      <w:r>
        <w:t>tiempo</w:t>
      </w:r>
      <w:proofErr w:type="spellEnd"/>
      <w:r>
        <w:t xml:space="preserve"> </w:t>
      </w:r>
      <w:proofErr w:type="spellStart"/>
      <w:r>
        <w:t>irá</w:t>
      </w:r>
      <w:proofErr w:type="spellEnd"/>
      <w:r>
        <w:t xml:space="preserve"> </w:t>
      </w:r>
      <w:proofErr w:type="spellStart"/>
      <w:r>
        <w:t>siendo</w:t>
      </w:r>
      <w:proofErr w:type="spellEnd"/>
      <w:r>
        <w:t xml:space="preserve"> </w:t>
      </w:r>
      <w:proofErr w:type="spellStart"/>
      <w:r>
        <w:t>más</w:t>
      </w:r>
      <w:proofErr w:type="spellEnd"/>
      <w:r>
        <w:t xml:space="preserve"> </w:t>
      </w:r>
      <w:proofErr w:type="spellStart"/>
      <w:r>
        <w:t>sutil</w:t>
      </w:r>
      <w:proofErr w:type="spellEnd"/>
      <w:r>
        <w:t xml:space="preserve"> y </w:t>
      </w:r>
      <w:proofErr w:type="spellStart"/>
      <w:r>
        <w:t>más</w:t>
      </w:r>
      <w:proofErr w:type="spellEnd"/>
      <w:r>
        <w:t xml:space="preserve"> </w:t>
      </w:r>
      <w:proofErr w:type="spellStart"/>
      <w:r>
        <w:t>elevada</w:t>
      </w:r>
      <w:proofErr w:type="spellEnd"/>
      <w:r>
        <w:t xml:space="preserve"> </w:t>
      </w:r>
      <w:proofErr w:type="spellStart"/>
      <w:r>
        <w:t>su</w:t>
      </w:r>
      <w:proofErr w:type="spellEnd"/>
      <w:r>
        <w:t xml:space="preserve"> </w:t>
      </w:r>
      <w:proofErr w:type="spellStart"/>
      <w:r>
        <w:t>comunicación</w:t>
      </w:r>
      <w:proofErr w:type="spellEnd"/>
      <w:r>
        <w:t xml:space="preserve"> a </w:t>
      </w:r>
      <w:proofErr w:type="spellStart"/>
      <w:r>
        <w:t>medida</w:t>
      </w:r>
      <w:proofErr w:type="spellEnd"/>
      <w:r>
        <w:t xml:space="preserve"> </w:t>
      </w:r>
      <w:proofErr w:type="spellStart"/>
      <w:r>
        <w:t>que</w:t>
      </w:r>
      <w:proofErr w:type="spellEnd"/>
      <w:r>
        <w:t xml:space="preserve"> </w:t>
      </w:r>
      <w:proofErr w:type="spellStart"/>
      <w:r>
        <w:t>vuestra</w:t>
      </w:r>
      <w:proofErr w:type="spellEnd"/>
      <w:r>
        <w:t xml:space="preserve"> </w:t>
      </w:r>
      <w:proofErr w:type="spellStart"/>
      <w:r>
        <w:t>espiritualidad</w:t>
      </w:r>
      <w:proofErr w:type="spellEnd"/>
      <w:r>
        <w:t xml:space="preserve"> sea </w:t>
      </w:r>
      <w:proofErr w:type="spellStart"/>
      <w:r>
        <w:t>más</w:t>
      </w:r>
      <w:proofErr w:type="spellEnd"/>
      <w:r>
        <w:t xml:space="preserve"> grande. </w:t>
      </w:r>
    </w:p>
    <w:p w14:paraId="15FF9B36" w14:textId="77777777" w:rsidR="00F50769" w:rsidRDefault="00F50769" w:rsidP="00F50769">
      <w:r>
        <w:t xml:space="preserve">24. Este camino es para </w:t>
      </w:r>
      <w:proofErr w:type="spellStart"/>
      <w:r>
        <w:t>ir</w:t>
      </w:r>
      <w:proofErr w:type="spellEnd"/>
      <w:r>
        <w:t xml:space="preserve"> </w:t>
      </w:r>
      <w:proofErr w:type="spellStart"/>
      <w:r>
        <w:t>por</w:t>
      </w:r>
      <w:proofErr w:type="spellEnd"/>
      <w:r>
        <w:t xml:space="preserve"> </w:t>
      </w:r>
      <w:proofErr w:type="spellStart"/>
      <w:r>
        <w:t>él</w:t>
      </w:r>
      <w:proofErr w:type="spellEnd"/>
      <w:r>
        <w:t xml:space="preserve"> sin </w:t>
      </w:r>
      <w:proofErr w:type="spellStart"/>
      <w:r>
        <w:t>deteneros</w:t>
      </w:r>
      <w:proofErr w:type="spellEnd"/>
      <w:r>
        <w:t xml:space="preserve">, </w:t>
      </w:r>
      <w:proofErr w:type="spellStart"/>
      <w:r>
        <w:t>aunque</w:t>
      </w:r>
      <w:proofErr w:type="spellEnd"/>
      <w:r>
        <w:t xml:space="preserve"> también </w:t>
      </w:r>
      <w:proofErr w:type="spellStart"/>
      <w:r>
        <w:t>debo</w:t>
      </w:r>
      <w:proofErr w:type="spellEnd"/>
      <w:r>
        <w:t xml:space="preserve"> </w:t>
      </w:r>
      <w:proofErr w:type="spellStart"/>
      <w:r>
        <w:t>deciros</w:t>
      </w:r>
      <w:proofErr w:type="spellEnd"/>
      <w:r>
        <w:t xml:space="preserve"> </w:t>
      </w:r>
      <w:proofErr w:type="spellStart"/>
      <w:r>
        <w:t>que</w:t>
      </w:r>
      <w:proofErr w:type="spellEnd"/>
      <w:r>
        <w:t xml:space="preserve"> hay </w:t>
      </w:r>
      <w:proofErr w:type="spellStart"/>
      <w:r>
        <w:t>que</w:t>
      </w:r>
      <w:proofErr w:type="spellEnd"/>
      <w:r>
        <w:t xml:space="preserve"> </w:t>
      </w:r>
      <w:proofErr w:type="spellStart"/>
      <w:r>
        <w:t>recorrerlo</w:t>
      </w:r>
      <w:proofErr w:type="spellEnd"/>
      <w:r>
        <w:t xml:space="preserve"> paso a paso, y no </w:t>
      </w:r>
      <w:proofErr w:type="spellStart"/>
      <w:r>
        <w:t>en</w:t>
      </w:r>
      <w:proofErr w:type="spellEnd"/>
      <w:r>
        <w:t xml:space="preserve"> </w:t>
      </w:r>
      <w:proofErr w:type="spellStart"/>
      <w:r>
        <w:t>carrera</w:t>
      </w:r>
      <w:proofErr w:type="spellEnd"/>
      <w:r>
        <w:t xml:space="preserve"> </w:t>
      </w:r>
      <w:proofErr w:type="spellStart"/>
      <w:r>
        <w:t>vertiginosa</w:t>
      </w:r>
      <w:proofErr w:type="spellEnd"/>
      <w:r>
        <w:t xml:space="preserve">. </w:t>
      </w:r>
    </w:p>
    <w:p w14:paraId="09F21B25" w14:textId="77777777" w:rsidR="00F50769" w:rsidRDefault="00F50769" w:rsidP="00F50769">
      <w:r>
        <w:t xml:space="preserve">25. No </w:t>
      </w:r>
      <w:proofErr w:type="spellStart"/>
      <w:r>
        <w:t>os</w:t>
      </w:r>
      <w:proofErr w:type="spellEnd"/>
      <w:r>
        <w:t xml:space="preserve"> </w:t>
      </w:r>
      <w:proofErr w:type="spellStart"/>
      <w:r>
        <w:t>hundáis</w:t>
      </w:r>
      <w:proofErr w:type="spellEnd"/>
      <w:r>
        <w:t xml:space="preserve"> </w:t>
      </w:r>
      <w:proofErr w:type="spellStart"/>
      <w:r>
        <w:t>en</w:t>
      </w:r>
      <w:proofErr w:type="spellEnd"/>
      <w:r>
        <w:t xml:space="preserve"> la </w:t>
      </w:r>
      <w:proofErr w:type="spellStart"/>
      <w:r>
        <w:t>rutina</w:t>
      </w:r>
      <w:proofErr w:type="spellEnd"/>
      <w:r>
        <w:t xml:space="preserve">, </w:t>
      </w:r>
      <w:proofErr w:type="spellStart"/>
      <w:r>
        <w:t>comprended</w:t>
      </w:r>
      <w:proofErr w:type="spellEnd"/>
      <w:r>
        <w:t xml:space="preserve"> </w:t>
      </w:r>
      <w:proofErr w:type="spellStart"/>
      <w:r>
        <w:t>cuando</w:t>
      </w:r>
      <w:proofErr w:type="spellEnd"/>
      <w:r>
        <w:t xml:space="preserve"> ha </w:t>
      </w:r>
      <w:proofErr w:type="spellStart"/>
      <w:r>
        <w:t>llegado</w:t>
      </w:r>
      <w:proofErr w:type="spellEnd"/>
      <w:r>
        <w:t xml:space="preserve"> </w:t>
      </w:r>
      <w:proofErr w:type="spellStart"/>
      <w:r>
        <w:t>el</w:t>
      </w:r>
      <w:proofErr w:type="spellEnd"/>
      <w:r>
        <w:t xml:space="preserve"> </w:t>
      </w:r>
      <w:proofErr w:type="spellStart"/>
      <w:r>
        <w:t>tiempo</w:t>
      </w:r>
      <w:proofErr w:type="spellEnd"/>
      <w:r>
        <w:t xml:space="preserve"> de </w:t>
      </w:r>
      <w:proofErr w:type="spellStart"/>
      <w:r>
        <w:t>dar</w:t>
      </w:r>
      <w:proofErr w:type="spellEnd"/>
      <w:r>
        <w:t xml:space="preserve"> un paso </w:t>
      </w:r>
      <w:proofErr w:type="spellStart"/>
      <w:r>
        <w:t>más</w:t>
      </w:r>
      <w:proofErr w:type="spellEnd"/>
      <w:r>
        <w:t xml:space="preserve"> </w:t>
      </w:r>
      <w:proofErr w:type="spellStart"/>
      <w:r>
        <w:t>en</w:t>
      </w:r>
      <w:proofErr w:type="spellEnd"/>
      <w:r>
        <w:t xml:space="preserve"> </w:t>
      </w:r>
      <w:proofErr w:type="spellStart"/>
      <w:r>
        <w:t>el</w:t>
      </w:r>
      <w:proofErr w:type="spellEnd"/>
      <w:r>
        <w:t xml:space="preserve"> </w:t>
      </w:r>
      <w:proofErr w:type="spellStart"/>
      <w:r>
        <w:t>sendero</w:t>
      </w:r>
      <w:proofErr w:type="spellEnd"/>
      <w:r>
        <w:t xml:space="preserve">. No </w:t>
      </w:r>
      <w:proofErr w:type="spellStart"/>
      <w:r>
        <w:t>os</w:t>
      </w:r>
      <w:proofErr w:type="spellEnd"/>
      <w:r>
        <w:t xml:space="preserve"> </w:t>
      </w:r>
      <w:proofErr w:type="spellStart"/>
      <w:r>
        <w:t>adelantéis</w:t>
      </w:r>
      <w:proofErr w:type="spellEnd"/>
      <w:r>
        <w:t xml:space="preserve"> a </w:t>
      </w:r>
      <w:proofErr w:type="spellStart"/>
      <w:r>
        <w:t>darlo</w:t>
      </w:r>
      <w:proofErr w:type="spellEnd"/>
      <w:r>
        <w:t xml:space="preserve">, mas </w:t>
      </w:r>
      <w:proofErr w:type="spellStart"/>
      <w:r>
        <w:t>tampoco</w:t>
      </w:r>
      <w:proofErr w:type="spellEnd"/>
      <w:r>
        <w:t xml:space="preserve"> </w:t>
      </w:r>
      <w:proofErr w:type="spellStart"/>
      <w:r>
        <w:t>os</w:t>
      </w:r>
      <w:proofErr w:type="spellEnd"/>
      <w:r>
        <w:t xml:space="preserve"> </w:t>
      </w:r>
      <w:proofErr w:type="spellStart"/>
      <w:r>
        <w:t>retardéis</w:t>
      </w:r>
      <w:proofErr w:type="spellEnd"/>
      <w:r>
        <w:t xml:space="preserve"> </w:t>
      </w:r>
      <w:proofErr w:type="spellStart"/>
      <w:r>
        <w:t>en</w:t>
      </w:r>
      <w:proofErr w:type="spellEnd"/>
      <w:r>
        <w:t xml:space="preserve"> </w:t>
      </w:r>
      <w:proofErr w:type="spellStart"/>
      <w:r>
        <w:t>hacerlo</w:t>
      </w:r>
      <w:proofErr w:type="spellEnd"/>
      <w:r>
        <w:t xml:space="preserve">. </w:t>
      </w:r>
    </w:p>
    <w:p w14:paraId="28081A95" w14:textId="77777777" w:rsidR="00F50769" w:rsidRDefault="00F50769" w:rsidP="00F50769">
      <w:r>
        <w:t xml:space="preserve">26. La forma de no </w:t>
      </w:r>
      <w:proofErr w:type="spellStart"/>
      <w:r>
        <w:t>estacionaros</w:t>
      </w:r>
      <w:proofErr w:type="spellEnd"/>
      <w:r>
        <w:t xml:space="preserve"> es la de </w:t>
      </w:r>
      <w:proofErr w:type="spellStart"/>
      <w:r>
        <w:t>apegaros</w:t>
      </w:r>
      <w:proofErr w:type="spellEnd"/>
      <w:r>
        <w:t xml:space="preserve"> a mi palabra, </w:t>
      </w:r>
      <w:proofErr w:type="spellStart"/>
      <w:r>
        <w:t>apartándoos</w:t>
      </w:r>
      <w:proofErr w:type="spellEnd"/>
      <w:r>
        <w:t xml:space="preserve"> de </w:t>
      </w:r>
      <w:proofErr w:type="spellStart"/>
      <w:r>
        <w:t>todo</w:t>
      </w:r>
      <w:proofErr w:type="spellEnd"/>
      <w:r>
        <w:t xml:space="preserve"> </w:t>
      </w:r>
      <w:proofErr w:type="spellStart"/>
      <w:r>
        <w:t>acto</w:t>
      </w:r>
      <w:proofErr w:type="spellEnd"/>
      <w:r>
        <w:t xml:space="preserve"> exterior con </w:t>
      </w:r>
      <w:proofErr w:type="spellStart"/>
      <w:r>
        <w:t>el</w:t>
      </w:r>
      <w:proofErr w:type="spellEnd"/>
      <w:r>
        <w:t xml:space="preserve"> </w:t>
      </w:r>
      <w:proofErr w:type="spellStart"/>
      <w:r>
        <w:t>que</w:t>
      </w:r>
      <w:proofErr w:type="spellEnd"/>
      <w:r>
        <w:t xml:space="preserve"> </w:t>
      </w:r>
      <w:proofErr w:type="spellStart"/>
      <w:r>
        <w:t>quisierais</w:t>
      </w:r>
      <w:proofErr w:type="spellEnd"/>
      <w:r>
        <w:t xml:space="preserve"> </w:t>
      </w:r>
      <w:proofErr w:type="spellStart"/>
      <w:r>
        <w:t>sustituir</w:t>
      </w:r>
      <w:proofErr w:type="spellEnd"/>
      <w:r>
        <w:t xml:space="preserve"> al </w:t>
      </w:r>
      <w:proofErr w:type="spellStart"/>
      <w:r>
        <w:t>verdadero</w:t>
      </w:r>
      <w:proofErr w:type="spellEnd"/>
      <w:r>
        <w:t xml:space="preserve"> </w:t>
      </w:r>
      <w:proofErr w:type="spellStart"/>
      <w:r>
        <w:t>cumplimiento</w:t>
      </w:r>
      <w:proofErr w:type="spellEnd"/>
      <w:r>
        <w:t xml:space="preserve"> de mi </w:t>
      </w:r>
      <w:proofErr w:type="spellStart"/>
      <w:r>
        <w:t>enseñanza</w:t>
      </w:r>
      <w:proofErr w:type="spellEnd"/>
      <w:r>
        <w:t xml:space="preserve">. </w:t>
      </w:r>
    </w:p>
    <w:p w14:paraId="59F08C30" w14:textId="77777777" w:rsidR="00F50769" w:rsidRDefault="00F50769" w:rsidP="00F50769">
      <w:r>
        <w:t xml:space="preserve">27. También me </w:t>
      </w:r>
      <w:proofErr w:type="spellStart"/>
      <w:r>
        <w:t>tenéis</w:t>
      </w:r>
      <w:proofErr w:type="spellEnd"/>
      <w:r>
        <w:t xml:space="preserve"> </w:t>
      </w:r>
      <w:proofErr w:type="spellStart"/>
      <w:r>
        <w:t>como</w:t>
      </w:r>
      <w:proofErr w:type="spellEnd"/>
      <w:r>
        <w:t xml:space="preserve"> Maestro: </w:t>
      </w:r>
      <w:proofErr w:type="spellStart"/>
      <w:r>
        <w:t>como</w:t>
      </w:r>
      <w:proofErr w:type="spellEnd"/>
      <w:r>
        <w:t xml:space="preserve"> Padre, </w:t>
      </w:r>
      <w:proofErr w:type="spellStart"/>
      <w:r>
        <w:t>como</w:t>
      </w:r>
      <w:proofErr w:type="spellEnd"/>
      <w:r>
        <w:t xml:space="preserve"> Doctor. Abrid </w:t>
      </w:r>
      <w:proofErr w:type="spellStart"/>
      <w:r>
        <w:t>vuestro</w:t>
      </w:r>
      <w:proofErr w:type="spellEnd"/>
      <w:r>
        <w:t xml:space="preserve"> </w:t>
      </w:r>
      <w:proofErr w:type="spellStart"/>
      <w:r>
        <w:t>corazón</w:t>
      </w:r>
      <w:proofErr w:type="spellEnd"/>
      <w:r>
        <w:t xml:space="preserve">, oh multitudes, </w:t>
      </w:r>
      <w:proofErr w:type="spellStart"/>
      <w:r>
        <w:t>que</w:t>
      </w:r>
      <w:proofErr w:type="spellEnd"/>
      <w:r>
        <w:t xml:space="preserve"> </w:t>
      </w:r>
      <w:proofErr w:type="spellStart"/>
      <w:r>
        <w:t>venís</w:t>
      </w:r>
      <w:proofErr w:type="spellEnd"/>
      <w:r>
        <w:t xml:space="preserve"> con </w:t>
      </w:r>
      <w:proofErr w:type="spellStart"/>
      <w:r>
        <w:t>vuestro</w:t>
      </w:r>
      <w:proofErr w:type="spellEnd"/>
      <w:r>
        <w:t xml:space="preserve"> </w:t>
      </w:r>
      <w:proofErr w:type="spellStart"/>
      <w:r>
        <w:t>fardo</w:t>
      </w:r>
      <w:proofErr w:type="spellEnd"/>
      <w:r>
        <w:t xml:space="preserve"> de </w:t>
      </w:r>
      <w:proofErr w:type="spellStart"/>
      <w:r>
        <w:t>dolores</w:t>
      </w:r>
      <w:proofErr w:type="spellEnd"/>
      <w:r>
        <w:t xml:space="preserve">. </w:t>
      </w:r>
      <w:proofErr w:type="spellStart"/>
      <w:r>
        <w:t>Cerrad</w:t>
      </w:r>
      <w:proofErr w:type="spellEnd"/>
      <w:r>
        <w:t xml:space="preserve"> </w:t>
      </w:r>
      <w:proofErr w:type="spellStart"/>
      <w:r>
        <w:t>vuestros</w:t>
      </w:r>
      <w:proofErr w:type="spellEnd"/>
      <w:r>
        <w:t xml:space="preserve"> ojos </w:t>
      </w:r>
      <w:proofErr w:type="spellStart"/>
      <w:r>
        <w:t>por</w:t>
      </w:r>
      <w:proofErr w:type="spellEnd"/>
      <w:r>
        <w:t xml:space="preserve"> un </w:t>
      </w:r>
      <w:proofErr w:type="spellStart"/>
      <w:r>
        <w:t>momento</w:t>
      </w:r>
      <w:proofErr w:type="spellEnd"/>
      <w:r>
        <w:t xml:space="preserve"> a lo </w:t>
      </w:r>
      <w:proofErr w:type="spellStart"/>
      <w:r>
        <w:t>mundano</w:t>
      </w:r>
      <w:proofErr w:type="spellEnd"/>
      <w:r>
        <w:t xml:space="preserve"> y </w:t>
      </w:r>
      <w:proofErr w:type="spellStart"/>
      <w:r>
        <w:t>sentiréis</w:t>
      </w:r>
      <w:proofErr w:type="spellEnd"/>
      <w:r>
        <w:t xml:space="preserve"> la </w:t>
      </w:r>
      <w:proofErr w:type="spellStart"/>
      <w:r>
        <w:t>presencia</w:t>
      </w:r>
      <w:proofErr w:type="spellEnd"/>
      <w:r>
        <w:t xml:space="preserve"> de lo </w:t>
      </w:r>
      <w:proofErr w:type="spellStart"/>
      <w:r>
        <w:t>espiritual</w:t>
      </w:r>
      <w:proofErr w:type="spellEnd"/>
      <w:r>
        <w:t xml:space="preserve">. El </w:t>
      </w:r>
      <w:proofErr w:type="spellStart"/>
      <w:r>
        <w:t>caminante</w:t>
      </w:r>
      <w:proofErr w:type="spellEnd"/>
      <w:r>
        <w:t xml:space="preserve"> </w:t>
      </w:r>
      <w:proofErr w:type="spellStart"/>
      <w:r>
        <w:t>fatigado</w:t>
      </w:r>
      <w:proofErr w:type="spellEnd"/>
      <w:r>
        <w:t xml:space="preserve">, </w:t>
      </w:r>
      <w:proofErr w:type="spellStart"/>
      <w:r>
        <w:t>percibirá</w:t>
      </w:r>
      <w:proofErr w:type="spellEnd"/>
      <w:r>
        <w:t xml:space="preserve"> la sombra de un árbol invisible </w:t>
      </w:r>
      <w:proofErr w:type="spellStart"/>
      <w:r>
        <w:t>que</w:t>
      </w:r>
      <w:proofErr w:type="spellEnd"/>
      <w:r>
        <w:t xml:space="preserve"> le </w:t>
      </w:r>
      <w:proofErr w:type="spellStart"/>
      <w:r>
        <w:t>cubre</w:t>
      </w:r>
      <w:proofErr w:type="spellEnd"/>
      <w:r>
        <w:t xml:space="preserve"> y le </w:t>
      </w:r>
      <w:proofErr w:type="spellStart"/>
      <w:r>
        <w:t>conforta</w:t>
      </w:r>
      <w:proofErr w:type="spellEnd"/>
      <w:r>
        <w:t xml:space="preserve">. El </w:t>
      </w:r>
      <w:proofErr w:type="spellStart"/>
      <w:r>
        <w:t>corazón</w:t>
      </w:r>
      <w:proofErr w:type="spellEnd"/>
      <w:r>
        <w:t xml:space="preserve"> </w:t>
      </w:r>
      <w:proofErr w:type="spellStart"/>
      <w:r>
        <w:t>necesitado</w:t>
      </w:r>
      <w:proofErr w:type="spellEnd"/>
      <w:r>
        <w:t xml:space="preserve"> de </w:t>
      </w:r>
      <w:proofErr w:type="spellStart"/>
      <w:r>
        <w:t>cariño</w:t>
      </w:r>
      <w:proofErr w:type="spellEnd"/>
      <w:r>
        <w:t xml:space="preserve">, </w:t>
      </w:r>
      <w:proofErr w:type="spellStart"/>
      <w:r>
        <w:t>sentirá</w:t>
      </w:r>
      <w:proofErr w:type="spellEnd"/>
      <w:r>
        <w:t xml:space="preserve"> </w:t>
      </w:r>
      <w:proofErr w:type="spellStart"/>
      <w:r>
        <w:t>que</w:t>
      </w:r>
      <w:proofErr w:type="spellEnd"/>
      <w:r>
        <w:t xml:space="preserve"> ha </w:t>
      </w:r>
      <w:proofErr w:type="spellStart"/>
      <w:r>
        <w:t>penetrado</w:t>
      </w:r>
      <w:proofErr w:type="spellEnd"/>
      <w:r>
        <w:t xml:space="preserve"> </w:t>
      </w:r>
      <w:proofErr w:type="spellStart"/>
      <w:r>
        <w:t>en</w:t>
      </w:r>
      <w:proofErr w:type="spellEnd"/>
      <w:r>
        <w:t xml:space="preserve"> </w:t>
      </w:r>
      <w:proofErr w:type="spellStart"/>
      <w:r>
        <w:t>el</w:t>
      </w:r>
      <w:proofErr w:type="spellEnd"/>
      <w:r>
        <w:t xml:space="preserve"> </w:t>
      </w:r>
      <w:proofErr w:type="spellStart"/>
      <w:r>
        <w:t>hogar</w:t>
      </w:r>
      <w:proofErr w:type="spellEnd"/>
      <w:r>
        <w:t xml:space="preserve"> </w:t>
      </w:r>
      <w:proofErr w:type="spellStart"/>
      <w:r>
        <w:t>divino</w:t>
      </w:r>
      <w:proofErr w:type="spellEnd"/>
      <w:r>
        <w:t xml:space="preserve"> </w:t>
      </w:r>
      <w:proofErr w:type="spellStart"/>
      <w:r>
        <w:t>donde</w:t>
      </w:r>
      <w:proofErr w:type="spellEnd"/>
      <w:r>
        <w:t xml:space="preserve"> se </w:t>
      </w:r>
      <w:proofErr w:type="spellStart"/>
      <w:r>
        <w:t>escucha</w:t>
      </w:r>
      <w:proofErr w:type="spellEnd"/>
      <w:r>
        <w:t xml:space="preserve">, </w:t>
      </w:r>
      <w:proofErr w:type="spellStart"/>
      <w:r>
        <w:t>como</w:t>
      </w:r>
      <w:proofErr w:type="spellEnd"/>
      <w:r>
        <w:t xml:space="preserve"> </w:t>
      </w:r>
      <w:proofErr w:type="spellStart"/>
      <w:r>
        <w:t>si</w:t>
      </w:r>
      <w:proofErr w:type="spellEnd"/>
      <w:r>
        <w:t xml:space="preserve"> </w:t>
      </w:r>
      <w:proofErr w:type="spellStart"/>
      <w:r>
        <w:t>fuese</w:t>
      </w:r>
      <w:proofErr w:type="spellEnd"/>
      <w:r>
        <w:t xml:space="preserve"> un </w:t>
      </w:r>
      <w:proofErr w:type="spellStart"/>
      <w:r>
        <w:t>concierto</w:t>
      </w:r>
      <w:proofErr w:type="spellEnd"/>
      <w:r>
        <w:t xml:space="preserve">, la </w:t>
      </w:r>
      <w:proofErr w:type="spellStart"/>
      <w:r>
        <w:t>voz</w:t>
      </w:r>
      <w:proofErr w:type="spellEnd"/>
      <w:r>
        <w:t xml:space="preserve"> del Padre. El </w:t>
      </w:r>
      <w:proofErr w:type="spellStart"/>
      <w:r>
        <w:lastRenderedPageBreak/>
        <w:t>enfermo</w:t>
      </w:r>
      <w:proofErr w:type="spellEnd"/>
      <w:r>
        <w:t xml:space="preserve"> </w:t>
      </w:r>
      <w:proofErr w:type="spellStart"/>
      <w:r>
        <w:t>tendrá</w:t>
      </w:r>
      <w:proofErr w:type="spellEnd"/>
      <w:r>
        <w:t xml:space="preserve"> la </w:t>
      </w:r>
      <w:proofErr w:type="spellStart"/>
      <w:r>
        <w:t>sensación</w:t>
      </w:r>
      <w:proofErr w:type="spellEnd"/>
      <w:r>
        <w:t xml:space="preserve"> de </w:t>
      </w:r>
      <w:proofErr w:type="spellStart"/>
      <w:r>
        <w:t>que</w:t>
      </w:r>
      <w:proofErr w:type="spellEnd"/>
      <w:r>
        <w:t xml:space="preserve"> </w:t>
      </w:r>
      <w:proofErr w:type="spellStart"/>
      <w:r>
        <w:t>una</w:t>
      </w:r>
      <w:proofErr w:type="spellEnd"/>
      <w:r>
        <w:t xml:space="preserve"> mano dulce y </w:t>
      </w:r>
      <w:proofErr w:type="spellStart"/>
      <w:r>
        <w:t>misericordiosa</w:t>
      </w:r>
      <w:proofErr w:type="spellEnd"/>
      <w:r>
        <w:t xml:space="preserve"> ha </w:t>
      </w:r>
      <w:proofErr w:type="spellStart"/>
      <w:r>
        <w:t>pasado</w:t>
      </w:r>
      <w:proofErr w:type="spellEnd"/>
      <w:r>
        <w:t xml:space="preserve"> </w:t>
      </w:r>
      <w:proofErr w:type="spellStart"/>
      <w:r>
        <w:t>sobre</w:t>
      </w:r>
      <w:proofErr w:type="spellEnd"/>
      <w:r>
        <w:t xml:space="preserve"> </w:t>
      </w:r>
      <w:proofErr w:type="spellStart"/>
      <w:r>
        <w:t>su</w:t>
      </w:r>
      <w:proofErr w:type="spellEnd"/>
      <w:r>
        <w:t xml:space="preserve"> </w:t>
      </w:r>
      <w:proofErr w:type="spellStart"/>
      <w:r>
        <w:t>herida</w:t>
      </w:r>
      <w:proofErr w:type="spellEnd"/>
      <w:r>
        <w:t xml:space="preserve"> </w:t>
      </w:r>
      <w:proofErr w:type="spellStart"/>
      <w:r>
        <w:t>llenándola</w:t>
      </w:r>
      <w:proofErr w:type="spellEnd"/>
      <w:r>
        <w:t xml:space="preserve"> de </w:t>
      </w:r>
      <w:proofErr w:type="spellStart"/>
      <w:r>
        <w:t>bálsamo</w:t>
      </w:r>
      <w:proofErr w:type="spellEnd"/>
      <w:r>
        <w:t xml:space="preserve"> y </w:t>
      </w:r>
      <w:proofErr w:type="spellStart"/>
      <w:r>
        <w:t>calmado</w:t>
      </w:r>
      <w:proofErr w:type="spellEnd"/>
      <w:r>
        <w:t xml:space="preserve"> </w:t>
      </w:r>
      <w:proofErr w:type="spellStart"/>
      <w:r>
        <w:t>su</w:t>
      </w:r>
      <w:proofErr w:type="spellEnd"/>
      <w:r>
        <w:t xml:space="preserve"> dolor. </w:t>
      </w:r>
    </w:p>
    <w:p w14:paraId="7C3EE0E7" w14:textId="77777777" w:rsidR="00F50769" w:rsidRDefault="00F50769" w:rsidP="00F50769">
      <w:r>
        <w:t xml:space="preserve">28. </w:t>
      </w:r>
      <w:proofErr w:type="spellStart"/>
      <w:r>
        <w:t>Aprended</w:t>
      </w:r>
      <w:proofErr w:type="spellEnd"/>
      <w:r>
        <w:t xml:space="preserve"> a </w:t>
      </w:r>
      <w:proofErr w:type="spellStart"/>
      <w:r>
        <w:t>acercaros</w:t>
      </w:r>
      <w:proofErr w:type="spellEnd"/>
      <w:r>
        <w:t xml:space="preserve"> a </w:t>
      </w:r>
      <w:proofErr w:type="spellStart"/>
      <w:r>
        <w:t>Mí</w:t>
      </w:r>
      <w:proofErr w:type="spellEnd"/>
      <w:r>
        <w:t xml:space="preserve">, </w:t>
      </w:r>
      <w:proofErr w:type="spellStart"/>
      <w:r>
        <w:t>aprended</w:t>
      </w:r>
      <w:proofErr w:type="spellEnd"/>
      <w:r>
        <w:t xml:space="preserve"> a </w:t>
      </w:r>
      <w:proofErr w:type="spellStart"/>
      <w:r>
        <w:t>pedirme</w:t>
      </w:r>
      <w:proofErr w:type="spellEnd"/>
      <w:r>
        <w:t xml:space="preserve">, a </w:t>
      </w:r>
      <w:proofErr w:type="spellStart"/>
      <w:r>
        <w:t>recibir</w:t>
      </w:r>
      <w:proofErr w:type="spellEnd"/>
      <w:r>
        <w:t xml:space="preserve"> y </w:t>
      </w:r>
      <w:proofErr w:type="gramStart"/>
      <w:r>
        <w:t>a</w:t>
      </w:r>
      <w:proofErr w:type="gramEnd"/>
      <w:r>
        <w:t xml:space="preserve"> </w:t>
      </w:r>
      <w:proofErr w:type="spellStart"/>
      <w:r>
        <w:t>esperar</w:t>
      </w:r>
      <w:proofErr w:type="spellEnd"/>
      <w:r>
        <w:t xml:space="preserve">; </w:t>
      </w:r>
      <w:proofErr w:type="spellStart"/>
      <w:r>
        <w:t>veréis</w:t>
      </w:r>
      <w:proofErr w:type="spellEnd"/>
      <w:r>
        <w:t xml:space="preserve"> </w:t>
      </w:r>
      <w:proofErr w:type="spellStart"/>
      <w:r>
        <w:t>entonces</w:t>
      </w:r>
      <w:proofErr w:type="spellEnd"/>
      <w:r>
        <w:t xml:space="preserve"> </w:t>
      </w:r>
      <w:proofErr w:type="spellStart"/>
      <w:r>
        <w:t>como</w:t>
      </w:r>
      <w:proofErr w:type="spellEnd"/>
      <w:r>
        <w:t xml:space="preserve"> se </w:t>
      </w:r>
      <w:proofErr w:type="spellStart"/>
      <w:r>
        <w:t>hacen</w:t>
      </w:r>
      <w:proofErr w:type="spellEnd"/>
      <w:r>
        <w:t xml:space="preserve"> </w:t>
      </w:r>
      <w:proofErr w:type="spellStart"/>
      <w:r>
        <w:t>patentes</w:t>
      </w:r>
      <w:proofErr w:type="spellEnd"/>
      <w:r>
        <w:t xml:space="preserve"> </w:t>
      </w:r>
      <w:proofErr w:type="spellStart"/>
      <w:r>
        <w:t>los</w:t>
      </w:r>
      <w:proofErr w:type="spellEnd"/>
      <w:r>
        <w:t xml:space="preserve"> </w:t>
      </w:r>
      <w:proofErr w:type="spellStart"/>
      <w:r>
        <w:t>prodigios</w:t>
      </w:r>
      <w:proofErr w:type="spellEnd"/>
      <w:r>
        <w:t xml:space="preserve"> </w:t>
      </w:r>
      <w:proofErr w:type="spellStart"/>
      <w:r>
        <w:t>en</w:t>
      </w:r>
      <w:proofErr w:type="spellEnd"/>
      <w:r>
        <w:t xml:space="preserve"> </w:t>
      </w:r>
      <w:proofErr w:type="spellStart"/>
      <w:r>
        <w:t>vuestra</w:t>
      </w:r>
      <w:proofErr w:type="spellEnd"/>
      <w:r>
        <w:t xml:space="preserve"> </w:t>
      </w:r>
      <w:proofErr w:type="spellStart"/>
      <w:r>
        <w:t>vida</w:t>
      </w:r>
      <w:proofErr w:type="spellEnd"/>
      <w:r>
        <w:t xml:space="preserve">. </w:t>
      </w:r>
    </w:p>
    <w:p w14:paraId="13470B76" w14:textId="77777777" w:rsidR="00F50769" w:rsidRDefault="00F50769" w:rsidP="00F50769">
      <w:r>
        <w:t xml:space="preserve">29. Este es un </w:t>
      </w:r>
      <w:proofErr w:type="spellStart"/>
      <w:r>
        <w:t>tiempo</w:t>
      </w:r>
      <w:proofErr w:type="spellEnd"/>
      <w:r>
        <w:t xml:space="preserve"> </w:t>
      </w:r>
      <w:proofErr w:type="spellStart"/>
      <w:r>
        <w:t>en</w:t>
      </w:r>
      <w:proofErr w:type="spellEnd"/>
      <w:r>
        <w:t xml:space="preserve"> </w:t>
      </w:r>
      <w:proofErr w:type="spellStart"/>
      <w:r>
        <w:t>que</w:t>
      </w:r>
      <w:proofErr w:type="spellEnd"/>
      <w:r>
        <w:t xml:space="preserve"> </w:t>
      </w:r>
      <w:proofErr w:type="spellStart"/>
      <w:r>
        <w:t>el</w:t>
      </w:r>
      <w:proofErr w:type="spellEnd"/>
      <w:r>
        <w:t xml:space="preserve"> hombre </w:t>
      </w:r>
      <w:proofErr w:type="spellStart"/>
      <w:r>
        <w:t>pondrá</w:t>
      </w:r>
      <w:proofErr w:type="spellEnd"/>
      <w:r>
        <w:t xml:space="preserve"> </w:t>
      </w:r>
      <w:proofErr w:type="spellStart"/>
      <w:r>
        <w:t>su</w:t>
      </w:r>
      <w:proofErr w:type="spellEnd"/>
      <w:r>
        <w:t xml:space="preserve"> </w:t>
      </w:r>
      <w:proofErr w:type="spellStart"/>
      <w:r>
        <w:t>parte</w:t>
      </w:r>
      <w:proofErr w:type="spellEnd"/>
      <w:r>
        <w:t xml:space="preserve"> de </w:t>
      </w:r>
      <w:proofErr w:type="spellStart"/>
      <w:r>
        <w:t>espiritualidad</w:t>
      </w:r>
      <w:proofErr w:type="spellEnd"/>
      <w:r>
        <w:t xml:space="preserve"> y </w:t>
      </w:r>
      <w:proofErr w:type="spellStart"/>
      <w:r>
        <w:t>fe</w:t>
      </w:r>
      <w:proofErr w:type="spellEnd"/>
      <w:r>
        <w:t xml:space="preserve"> para </w:t>
      </w:r>
      <w:proofErr w:type="spellStart"/>
      <w:r>
        <w:t>que</w:t>
      </w:r>
      <w:proofErr w:type="spellEnd"/>
      <w:r>
        <w:t xml:space="preserve"> se </w:t>
      </w:r>
      <w:proofErr w:type="spellStart"/>
      <w:r>
        <w:t>realicen</w:t>
      </w:r>
      <w:proofErr w:type="spellEnd"/>
      <w:r>
        <w:t xml:space="preserve"> </w:t>
      </w:r>
      <w:proofErr w:type="spellStart"/>
      <w:r>
        <w:t>los</w:t>
      </w:r>
      <w:proofErr w:type="spellEnd"/>
      <w:r>
        <w:t xml:space="preserve"> </w:t>
      </w:r>
      <w:proofErr w:type="spellStart"/>
      <w:r>
        <w:t>nuevos</w:t>
      </w:r>
      <w:proofErr w:type="spellEnd"/>
      <w:r>
        <w:t xml:space="preserve"> </w:t>
      </w:r>
      <w:proofErr w:type="spellStart"/>
      <w:r>
        <w:t>milagros</w:t>
      </w:r>
      <w:proofErr w:type="spellEnd"/>
      <w:r>
        <w:t xml:space="preserve">. El </w:t>
      </w:r>
      <w:proofErr w:type="spellStart"/>
      <w:r>
        <w:t>mundo</w:t>
      </w:r>
      <w:proofErr w:type="spellEnd"/>
      <w:r>
        <w:t xml:space="preserve"> </w:t>
      </w:r>
      <w:proofErr w:type="spellStart"/>
      <w:r>
        <w:t>quisiera</w:t>
      </w:r>
      <w:proofErr w:type="spellEnd"/>
      <w:r>
        <w:t xml:space="preserve"> </w:t>
      </w:r>
      <w:proofErr w:type="spellStart"/>
      <w:r>
        <w:t>volver</w:t>
      </w:r>
      <w:proofErr w:type="spellEnd"/>
      <w:r>
        <w:t xml:space="preserve"> a </w:t>
      </w:r>
      <w:proofErr w:type="spellStart"/>
      <w:r>
        <w:t>ver</w:t>
      </w:r>
      <w:proofErr w:type="spellEnd"/>
      <w:r>
        <w:t xml:space="preserve"> las </w:t>
      </w:r>
      <w:proofErr w:type="spellStart"/>
      <w:r>
        <w:t>obras</w:t>
      </w:r>
      <w:proofErr w:type="spellEnd"/>
      <w:r>
        <w:t xml:space="preserve"> </w:t>
      </w:r>
      <w:proofErr w:type="spellStart"/>
      <w:r>
        <w:t>que</w:t>
      </w:r>
      <w:proofErr w:type="spellEnd"/>
      <w:r>
        <w:t xml:space="preserve"> </w:t>
      </w:r>
      <w:proofErr w:type="spellStart"/>
      <w:r>
        <w:t>hizo</w:t>
      </w:r>
      <w:proofErr w:type="spellEnd"/>
      <w:r>
        <w:t xml:space="preserve"> Jesús </w:t>
      </w:r>
      <w:proofErr w:type="spellStart"/>
      <w:r>
        <w:t>delante</w:t>
      </w:r>
      <w:proofErr w:type="spellEnd"/>
      <w:r>
        <w:t xml:space="preserve"> de </w:t>
      </w:r>
      <w:proofErr w:type="spellStart"/>
      <w:r>
        <w:t>los</w:t>
      </w:r>
      <w:proofErr w:type="spellEnd"/>
      <w:r>
        <w:t xml:space="preserve"> hombres, a lo </w:t>
      </w:r>
      <w:proofErr w:type="spellStart"/>
      <w:r>
        <w:t>cual</w:t>
      </w:r>
      <w:proofErr w:type="spellEnd"/>
      <w:r>
        <w:t xml:space="preserve"> </w:t>
      </w:r>
      <w:proofErr w:type="spellStart"/>
      <w:r>
        <w:t>Yo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no </w:t>
      </w:r>
      <w:proofErr w:type="spellStart"/>
      <w:r>
        <w:t>debéis</w:t>
      </w:r>
      <w:proofErr w:type="spellEnd"/>
      <w:r>
        <w:t xml:space="preserve"> de </w:t>
      </w:r>
      <w:proofErr w:type="spellStart"/>
      <w:r>
        <w:t>empeñaros</w:t>
      </w:r>
      <w:proofErr w:type="spellEnd"/>
      <w:r>
        <w:t xml:space="preserve"> </w:t>
      </w:r>
      <w:proofErr w:type="spellStart"/>
      <w:r>
        <w:t>en</w:t>
      </w:r>
      <w:proofErr w:type="spellEnd"/>
      <w:r>
        <w:t xml:space="preserve"> </w:t>
      </w:r>
      <w:proofErr w:type="spellStart"/>
      <w:r>
        <w:t>seguir</w:t>
      </w:r>
      <w:proofErr w:type="spellEnd"/>
      <w:r>
        <w:t xml:space="preserve"> </w:t>
      </w:r>
      <w:proofErr w:type="spellStart"/>
      <w:r>
        <w:t>viviendo</w:t>
      </w:r>
      <w:proofErr w:type="spellEnd"/>
      <w:r>
        <w:t xml:space="preserve"> </w:t>
      </w:r>
      <w:proofErr w:type="spellStart"/>
      <w:r>
        <w:t>una</w:t>
      </w:r>
      <w:proofErr w:type="spellEnd"/>
      <w:r>
        <w:t xml:space="preserve"> era </w:t>
      </w:r>
      <w:proofErr w:type="spellStart"/>
      <w:r>
        <w:t>que</w:t>
      </w:r>
      <w:proofErr w:type="spellEnd"/>
      <w:r>
        <w:t xml:space="preserve"> </w:t>
      </w:r>
      <w:proofErr w:type="spellStart"/>
      <w:r>
        <w:t>ya</w:t>
      </w:r>
      <w:proofErr w:type="spellEnd"/>
      <w:r>
        <w:t xml:space="preserve"> </w:t>
      </w:r>
      <w:proofErr w:type="spellStart"/>
      <w:r>
        <w:t>pasó</w:t>
      </w:r>
      <w:proofErr w:type="spellEnd"/>
      <w:r>
        <w:t xml:space="preserve">. </w:t>
      </w:r>
      <w:proofErr w:type="spellStart"/>
      <w:r>
        <w:t>Habéis</w:t>
      </w:r>
      <w:proofErr w:type="spellEnd"/>
      <w:r>
        <w:t xml:space="preserve"> </w:t>
      </w:r>
      <w:proofErr w:type="spellStart"/>
      <w:r>
        <w:t>penetrado</w:t>
      </w:r>
      <w:proofErr w:type="spellEnd"/>
      <w:r>
        <w:t xml:space="preserve"> </w:t>
      </w:r>
      <w:proofErr w:type="spellStart"/>
      <w:r>
        <w:t>en</w:t>
      </w:r>
      <w:proofErr w:type="spellEnd"/>
      <w:r>
        <w:t xml:space="preserve"> un nuevo </w:t>
      </w:r>
      <w:proofErr w:type="spellStart"/>
      <w:r>
        <w:t>tiempo</w:t>
      </w:r>
      <w:proofErr w:type="spellEnd"/>
      <w:r>
        <w:t xml:space="preserve">, y </w:t>
      </w:r>
      <w:proofErr w:type="spellStart"/>
      <w:r>
        <w:t>en</w:t>
      </w:r>
      <w:proofErr w:type="spellEnd"/>
      <w:r>
        <w:t xml:space="preserve"> </w:t>
      </w:r>
      <w:proofErr w:type="spellStart"/>
      <w:r>
        <w:t>él</w:t>
      </w:r>
      <w:proofErr w:type="spellEnd"/>
      <w:r>
        <w:t xml:space="preserve"> </w:t>
      </w:r>
      <w:proofErr w:type="spellStart"/>
      <w:r>
        <w:t>os</w:t>
      </w:r>
      <w:proofErr w:type="spellEnd"/>
      <w:r>
        <w:t xml:space="preserve"> </w:t>
      </w:r>
      <w:proofErr w:type="spellStart"/>
      <w:r>
        <w:t>daré</w:t>
      </w:r>
      <w:proofErr w:type="spellEnd"/>
      <w:r>
        <w:t xml:space="preserve"> </w:t>
      </w:r>
      <w:proofErr w:type="spellStart"/>
      <w:r>
        <w:t>lecciones</w:t>
      </w:r>
      <w:proofErr w:type="spellEnd"/>
      <w:r>
        <w:t xml:space="preserve"> </w:t>
      </w:r>
      <w:proofErr w:type="spellStart"/>
      <w:r>
        <w:t>que</w:t>
      </w:r>
      <w:proofErr w:type="spellEnd"/>
      <w:r>
        <w:t xml:space="preserve"> </w:t>
      </w:r>
      <w:proofErr w:type="spellStart"/>
      <w:r>
        <w:t>aún</w:t>
      </w:r>
      <w:proofErr w:type="spellEnd"/>
      <w:r>
        <w:t xml:space="preserve"> no </w:t>
      </w:r>
      <w:proofErr w:type="spellStart"/>
      <w:r>
        <w:t>os</w:t>
      </w:r>
      <w:proofErr w:type="spellEnd"/>
      <w:r>
        <w:t xml:space="preserve"> </w:t>
      </w:r>
      <w:proofErr w:type="spellStart"/>
      <w:r>
        <w:t>han</w:t>
      </w:r>
      <w:proofErr w:type="spellEnd"/>
      <w:r>
        <w:t xml:space="preserve"> </w:t>
      </w:r>
      <w:proofErr w:type="spellStart"/>
      <w:r>
        <w:t>sido</w:t>
      </w:r>
      <w:proofErr w:type="spellEnd"/>
      <w:r>
        <w:t xml:space="preserve"> </w:t>
      </w:r>
      <w:proofErr w:type="spellStart"/>
      <w:r>
        <w:t>reveladas</w:t>
      </w:r>
      <w:proofErr w:type="spellEnd"/>
      <w:r>
        <w:t xml:space="preserve"> y </w:t>
      </w:r>
      <w:proofErr w:type="spellStart"/>
      <w:r>
        <w:t>repetiré</w:t>
      </w:r>
      <w:proofErr w:type="spellEnd"/>
      <w:r>
        <w:t xml:space="preserve"> mis </w:t>
      </w:r>
      <w:proofErr w:type="spellStart"/>
      <w:r>
        <w:t>obras</w:t>
      </w:r>
      <w:proofErr w:type="spellEnd"/>
      <w:r>
        <w:t xml:space="preserve">, mas </w:t>
      </w:r>
      <w:proofErr w:type="spellStart"/>
      <w:r>
        <w:t>ahora</w:t>
      </w:r>
      <w:proofErr w:type="spellEnd"/>
      <w:r>
        <w:t xml:space="preserve"> </w:t>
      </w:r>
      <w:proofErr w:type="spellStart"/>
      <w:r>
        <w:t>en</w:t>
      </w:r>
      <w:proofErr w:type="spellEnd"/>
      <w:r>
        <w:t xml:space="preserve"> forma </w:t>
      </w:r>
      <w:proofErr w:type="spellStart"/>
      <w:r>
        <w:t>más</w:t>
      </w:r>
      <w:proofErr w:type="spellEnd"/>
      <w:r>
        <w:t xml:space="preserve"> </w:t>
      </w:r>
      <w:proofErr w:type="spellStart"/>
      <w:r>
        <w:t>espiritual</w:t>
      </w:r>
      <w:proofErr w:type="spellEnd"/>
      <w:r>
        <w:t xml:space="preserve">. </w:t>
      </w:r>
    </w:p>
    <w:p w14:paraId="278F65FE" w14:textId="77777777" w:rsidR="00F50769" w:rsidRDefault="00F50769" w:rsidP="00F50769">
      <w:r>
        <w:t xml:space="preserve">30. </w:t>
      </w:r>
      <w:proofErr w:type="spellStart"/>
      <w:r>
        <w:t>Debéis</w:t>
      </w:r>
      <w:proofErr w:type="spellEnd"/>
      <w:r>
        <w:t xml:space="preserve"> de </w:t>
      </w:r>
      <w:proofErr w:type="spellStart"/>
      <w:r>
        <w:t>estar</w:t>
      </w:r>
      <w:proofErr w:type="spellEnd"/>
      <w:r>
        <w:t xml:space="preserve"> </w:t>
      </w:r>
      <w:proofErr w:type="spellStart"/>
      <w:r>
        <w:t>velando</w:t>
      </w:r>
      <w:proofErr w:type="spellEnd"/>
      <w:r>
        <w:t xml:space="preserve">, </w:t>
      </w:r>
      <w:proofErr w:type="spellStart"/>
      <w:r>
        <w:t>discípulos</w:t>
      </w:r>
      <w:proofErr w:type="spellEnd"/>
      <w:r>
        <w:t xml:space="preserve">, </w:t>
      </w:r>
      <w:proofErr w:type="spellStart"/>
      <w:r>
        <w:t>porque</w:t>
      </w:r>
      <w:proofErr w:type="spellEnd"/>
      <w:r>
        <w:t xml:space="preserve"> no </w:t>
      </w:r>
      <w:proofErr w:type="spellStart"/>
      <w:r>
        <w:t>sólo</w:t>
      </w:r>
      <w:proofErr w:type="spellEnd"/>
      <w:r>
        <w:t xml:space="preserve"> </w:t>
      </w:r>
      <w:proofErr w:type="spellStart"/>
      <w:r>
        <w:t>os</w:t>
      </w:r>
      <w:proofErr w:type="spellEnd"/>
      <w:r>
        <w:t xml:space="preserve"> </w:t>
      </w:r>
      <w:proofErr w:type="spellStart"/>
      <w:r>
        <w:t>hablaré</w:t>
      </w:r>
      <w:proofErr w:type="spellEnd"/>
      <w:r>
        <w:t xml:space="preserve"> </w:t>
      </w:r>
      <w:proofErr w:type="spellStart"/>
      <w:r>
        <w:t>por</w:t>
      </w:r>
      <w:proofErr w:type="spellEnd"/>
      <w:r>
        <w:t xml:space="preserve"> </w:t>
      </w:r>
      <w:proofErr w:type="spellStart"/>
      <w:r>
        <w:t>este</w:t>
      </w:r>
      <w:proofErr w:type="spellEnd"/>
      <w:r>
        <w:t xml:space="preserve"> </w:t>
      </w:r>
      <w:proofErr w:type="spellStart"/>
      <w:r>
        <w:t>conducto</w:t>
      </w:r>
      <w:proofErr w:type="spellEnd"/>
      <w:r>
        <w:t xml:space="preserve">, también </w:t>
      </w:r>
      <w:proofErr w:type="spellStart"/>
      <w:r>
        <w:t>buscaré</w:t>
      </w:r>
      <w:proofErr w:type="spellEnd"/>
      <w:r>
        <w:t xml:space="preserve"> </w:t>
      </w:r>
      <w:proofErr w:type="spellStart"/>
      <w:r>
        <w:t>comunicarme</w:t>
      </w:r>
      <w:proofErr w:type="spellEnd"/>
      <w:r>
        <w:t xml:space="preserve"> con </w:t>
      </w:r>
      <w:proofErr w:type="spellStart"/>
      <w:r>
        <w:t>vuestro</w:t>
      </w:r>
      <w:proofErr w:type="spellEnd"/>
      <w:r>
        <w:t xml:space="preserve"> </w:t>
      </w:r>
      <w:proofErr w:type="spellStart"/>
      <w:r>
        <w:t>espíritu</w:t>
      </w:r>
      <w:proofErr w:type="spellEnd"/>
      <w:r>
        <w:t xml:space="preserve"> </w:t>
      </w:r>
      <w:proofErr w:type="spellStart"/>
      <w:r>
        <w:t>en</w:t>
      </w:r>
      <w:proofErr w:type="spellEnd"/>
      <w:r>
        <w:t xml:space="preserve"> </w:t>
      </w:r>
      <w:proofErr w:type="spellStart"/>
      <w:r>
        <w:t>los</w:t>
      </w:r>
      <w:proofErr w:type="spellEnd"/>
      <w:r>
        <w:t xml:space="preserve"> </w:t>
      </w:r>
      <w:proofErr w:type="spellStart"/>
      <w:r>
        <w:t>instantes</w:t>
      </w:r>
      <w:proofErr w:type="spellEnd"/>
      <w:r>
        <w:t xml:space="preserve"> </w:t>
      </w:r>
      <w:proofErr w:type="spellStart"/>
      <w:r>
        <w:t>en</w:t>
      </w:r>
      <w:proofErr w:type="spellEnd"/>
      <w:r>
        <w:t xml:space="preserve"> </w:t>
      </w:r>
      <w:proofErr w:type="spellStart"/>
      <w:r>
        <w:t>que</w:t>
      </w:r>
      <w:proofErr w:type="spellEnd"/>
      <w:r>
        <w:t xml:space="preserve"> </w:t>
      </w:r>
      <w:proofErr w:type="spellStart"/>
      <w:r>
        <w:t>vuestro</w:t>
      </w:r>
      <w:proofErr w:type="spellEnd"/>
      <w:r>
        <w:t xml:space="preserve"> </w:t>
      </w:r>
      <w:proofErr w:type="spellStart"/>
      <w:r>
        <w:t>cuerpo</w:t>
      </w:r>
      <w:proofErr w:type="spellEnd"/>
      <w:r>
        <w:t xml:space="preserve"> </w:t>
      </w:r>
      <w:proofErr w:type="spellStart"/>
      <w:r>
        <w:t>duerme</w:t>
      </w:r>
      <w:proofErr w:type="spellEnd"/>
      <w:r>
        <w:t xml:space="preserve">; </w:t>
      </w:r>
      <w:proofErr w:type="spellStart"/>
      <w:r>
        <w:t>os</w:t>
      </w:r>
      <w:proofErr w:type="spellEnd"/>
      <w:r>
        <w:t xml:space="preserve"> </w:t>
      </w:r>
      <w:proofErr w:type="spellStart"/>
      <w:r>
        <w:t>enseñaré</w:t>
      </w:r>
      <w:proofErr w:type="spellEnd"/>
      <w:r>
        <w:t xml:space="preserve"> a </w:t>
      </w:r>
      <w:proofErr w:type="spellStart"/>
      <w:r>
        <w:t>penetrar</w:t>
      </w:r>
      <w:proofErr w:type="spellEnd"/>
      <w:r>
        <w:t xml:space="preserve"> con </w:t>
      </w:r>
      <w:proofErr w:type="spellStart"/>
      <w:r>
        <w:t>preparación</w:t>
      </w:r>
      <w:proofErr w:type="spellEnd"/>
      <w:r>
        <w:t xml:space="preserve"> </w:t>
      </w:r>
      <w:proofErr w:type="spellStart"/>
      <w:r>
        <w:t>en</w:t>
      </w:r>
      <w:proofErr w:type="spellEnd"/>
      <w:r>
        <w:t xml:space="preserve"> ese </w:t>
      </w:r>
      <w:proofErr w:type="spellStart"/>
      <w:r>
        <w:t>reposo</w:t>
      </w:r>
      <w:proofErr w:type="spellEnd"/>
      <w:r>
        <w:t xml:space="preserve"> y a </w:t>
      </w:r>
      <w:proofErr w:type="spellStart"/>
      <w:r>
        <w:t>que</w:t>
      </w:r>
      <w:proofErr w:type="spellEnd"/>
      <w:r>
        <w:t xml:space="preserve"> </w:t>
      </w:r>
      <w:proofErr w:type="spellStart"/>
      <w:r>
        <w:t>vuestro</w:t>
      </w:r>
      <w:proofErr w:type="spellEnd"/>
      <w:r>
        <w:t xml:space="preserve"> </w:t>
      </w:r>
      <w:proofErr w:type="spellStart"/>
      <w:r>
        <w:t>espíritu</w:t>
      </w:r>
      <w:proofErr w:type="spellEnd"/>
      <w:r>
        <w:t xml:space="preserve"> se </w:t>
      </w:r>
      <w:proofErr w:type="spellStart"/>
      <w:r>
        <w:t>desprenda</w:t>
      </w:r>
      <w:proofErr w:type="spellEnd"/>
      <w:r>
        <w:t xml:space="preserve"> para </w:t>
      </w:r>
      <w:proofErr w:type="spellStart"/>
      <w:r>
        <w:t>que</w:t>
      </w:r>
      <w:proofErr w:type="spellEnd"/>
      <w:r>
        <w:t xml:space="preserve"> se </w:t>
      </w:r>
      <w:proofErr w:type="spellStart"/>
      <w:r>
        <w:t>eleve</w:t>
      </w:r>
      <w:proofErr w:type="spellEnd"/>
      <w:r>
        <w:t xml:space="preserve"> a las regiones de la luz, de </w:t>
      </w:r>
      <w:proofErr w:type="spellStart"/>
      <w:r>
        <w:t>donde</w:t>
      </w:r>
      <w:proofErr w:type="spellEnd"/>
      <w:r>
        <w:t xml:space="preserve"> </w:t>
      </w:r>
      <w:proofErr w:type="spellStart"/>
      <w:r>
        <w:t>tomará</w:t>
      </w:r>
      <w:proofErr w:type="spellEnd"/>
      <w:r>
        <w:t xml:space="preserve"> la </w:t>
      </w:r>
      <w:proofErr w:type="spellStart"/>
      <w:r>
        <w:t>profecía</w:t>
      </w:r>
      <w:proofErr w:type="spellEnd"/>
      <w:r>
        <w:t xml:space="preserve"> para </w:t>
      </w:r>
      <w:proofErr w:type="spellStart"/>
      <w:r>
        <w:t>iluminar</w:t>
      </w:r>
      <w:proofErr w:type="spellEnd"/>
      <w:r>
        <w:t xml:space="preserve"> </w:t>
      </w:r>
      <w:proofErr w:type="spellStart"/>
      <w:r>
        <w:t>su</w:t>
      </w:r>
      <w:proofErr w:type="spellEnd"/>
      <w:r>
        <w:t xml:space="preserve"> camino. </w:t>
      </w:r>
      <w:proofErr w:type="spellStart"/>
      <w:r>
        <w:t>Transmitiéndole</w:t>
      </w:r>
      <w:proofErr w:type="spellEnd"/>
      <w:r>
        <w:t xml:space="preserve"> </w:t>
      </w:r>
      <w:proofErr w:type="spellStart"/>
      <w:r>
        <w:t>su</w:t>
      </w:r>
      <w:proofErr w:type="spellEnd"/>
      <w:r>
        <w:t xml:space="preserve"> </w:t>
      </w:r>
      <w:proofErr w:type="spellStart"/>
      <w:r>
        <w:t>mensaje</w:t>
      </w:r>
      <w:proofErr w:type="spellEnd"/>
      <w:r>
        <w:t xml:space="preserve"> al </w:t>
      </w:r>
      <w:proofErr w:type="spellStart"/>
      <w:r>
        <w:t>entendimiento</w:t>
      </w:r>
      <w:proofErr w:type="spellEnd"/>
      <w:r>
        <w:t xml:space="preserve">. </w:t>
      </w:r>
    </w:p>
    <w:p w14:paraId="4348769F" w14:textId="77777777" w:rsidR="00F50769" w:rsidRDefault="00F50769" w:rsidP="00F50769">
      <w:r>
        <w:t xml:space="preserve">31. El </w:t>
      </w:r>
      <w:proofErr w:type="spellStart"/>
      <w:r>
        <w:t>discípulo</w:t>
      </w:r>
      <w:proofErr w:type="spellEnd"/>
      <w:r>
        <w:t xml:space="preserve"> </w:t>
      </w:r>
      <w:proofErr w:type="spellStart"/>
      <w:r>
        <w:t>que</w:t>
      </w:r>
      <w:proofErr w:type="spellEnd"/>
      <w:r>
        <w:t xml:space="preserve"> sabe </w:t>
      </w:r>
      <w:proofErr w:type="spellStart"/>
      <w:r>
        <w:t>recibir</w:t>
      </w:r>
      <w:proofErr w:type="spellEnd"/>
      <w:r>
        <w:t xml:space="preserve"> a </w:t>
      </w:r>
      <w:proofErr w:type="spellStart"/>
      <w:r>
        <w:t>su</w:t>
      </w:r>
      <w:proofErr w:type="spellEnd"/>
      <w:r>
        <w:t xml:space="preserve"> Maestro </w:t>
      </w:r>
      <w:proofErr w:type="spellStart"/>
      <w:r>
        <w:t>en</w:t>
      </w:r>
      <w:proofErr w:type="spellEnd"/>
      <w:r>
        <w:t xml:space="preserve"> </w:t>
      </w:r>
      <w:proofErr w:type="spellStart"/>
      <w:r>
        <w:t>el</w:t>
      </w:r>
      <w:proofErr w:type="spellEnd"/>
      <w:r>
        <w:t xml:space="preserve"> </w:t>
      </w:r>
      <w:proofErr w:type="spellStart"/>
      <w:r>
        <w:t>instante</w:t>
      </w:r>
      <w:proofErr w:type="spellEnd"/>
      <w:r>
        <w:t xml:space="preserve"> </w:t>
      </w:r>
      <w:proofErr w:type="spellStart"/>
      <w:r>
        <w:t>en</w:t>
      </w:r>
      <w:proofErr w:type="spellEnd"/>
      <w:r>
        <w:t xml:space="preserve"> </w:t>
      </w:r>
      <w:proofErr w:type="spellStart"/>
      <w:r>
        <w:t>que</w:t>
      </w:r>
      <w:proofErr w:type="spellEnd"/>
      <w:r>
        <w:t xml:space="preserve"> </w:t>
      </w:r>
      <w:proofErr w:type="spellStart"/>
      <w:r>
        <w:t>éste</w:t>
      </w:r>
      <w:proofErr w:type="spellEnd"/>
      <w:r>
        <w:t xml:space="preserve"> le </w:t>
      </w:r>
      <w:proofErr w:type="spellStart"/>
      <w:r>
        <w:t>busca</w:t>
      </w:r>
      <w:proofErr w:type="spellEnd"/>
      <w:r>
        <w:t xml:space="preserve">, no </w:t>
      </w:r>
      <w:proofErr w:type="spellStart"/>
      <w:r>
        <w:t>tiene</w:t>
      </w:r>
      <w:proofErr w:type="spellEnd"/>
      <w:r>
        <w:t xml:space="preserve"> </w:t>
      </w:r>
      <w:proofErr w:type="spellStart"/>
      <w:r>
        <w:t>tropiezo</w:t>
      </w:r>
      <w:proofErr w:type="spellEnd"/>
      <w:r>
        <w:t xml:space="preserve"> </w:t>
      </w:r>
      <w:proofErr w:type="spellStart"/>
      <w:r>
        <w:t>en</w:t>
      </w:r>
      <w:proofErr w:type="spellEnd"/>
      <w:r>
        <w:t xml:space="preserve"> </w:t>
      </w:r>
      <w:proofErr w:type="spellStart"/>
      <w:r>
        <w:t>el</w:t>
      </w:r>
      <w:proofErr w:type="spellEnd"/>
      <w:r>
        <w:t xml:space="preserve"> </w:t>
      </w:r>
      <w:proofErr w:type="spellStart"/>
      <w:r>
        <w:t>sendero</w:t>
      </w:r>
      <w:proofErr w:type="spellEnd"/>
      <w:r>
        <w:t xml:space="preserve">, </w:t>
      </w:r>
      <w:proofErr w:type="spellStart"/>
      <w:r>
        <w:t>ni</w:t>
      </w:r>
      <w:proofErr w:type="spellEnd"/>
      <w:r>
        <w:t xml:space="preserve"> se </w:t>
      </w:r>
      <w:proofErr w:type="spellStart"/>
      <w:r>
        <w:t>considera</w:t>
      </w:r>
      <w:proofErr w:type="spellEnd"/>
      <w:r>
        <w:t xml:space="preserve"> </w:t>
      </w:r>
      <w:proofErr w:type="spellStart"/>
      <w:r>
        <w:t>débil</w:t>
      </w:r>
      <w:proofErr w:type="spellEnd"/>
      <w:r>
        <w:t xml:space="preserve"> o solo </w:t>
      </w:r>
      <w:proofErr w:type="spellStart"/>
      <w:r>
        <w:t>en</w:t>
      </w:r>
      <w:proofErr w:type="spellEnd"/>
      <w:r>
        <w:t xml:space="preserve"> la lucha. </w:t>
      </w:r>
    </w:p>
    <w:p w14:paraId="4DFB9830" w14:textId="77777777" w:rsidR="00F50769" w:rsidRDefault="00F50769" w:rsidP="00F50769">
      <w:r>
        <w:t xml:space="preserve">32. </w:t>
      </w:r>
      <w:proofErr w:type="spellStart"/>
      <w:r>
        <w:t>Llegad</w:t>
      </w:r>
      <w:proofErr w:type="spellEnd"/>
      <w:r>
        <w:t xml:space="preserve"> a </w:t>
      </w:r>
      <w:proofErr w:type="spellStart"/>
      <w:r>
        <w:t>comprender</w:t>
      </w:r>
      <w:proofErr w:type="spellEnd"/>
      <w:r>
        <w:t xml:space="preserve"> </w:t>
      </w:r>
      <w:proofErr w:type="spellStart"/>
      <w:r>
        <w:t>cuál</w:t>
      </w:r>
      <w:proofErr w:type="spellEnd"/>
      <w:r>
        <w:t xml:space="preserve"> es la </w:t>
      </w:r>
      <w:proofErr w:type="spellStart"/>
      <w:r>
        <w:t>espiritualidad</w:t>
      </w:r>
      <w:proofErr w:type="spellEnd"/>
      <w:r>
        <w:t xml:space="preserve"> </w:t>
      </w:r>
      <w:proofErr w:type="spellStart"/>
      <w:r>
        <w:t>que</w:t>
      </w:r>
      <w:proofErr w:type="spellEnd"/>
      <w:r>
        <w:t xml:space="preserve"> </w:t>
      </w:r>
      <w:proofErr w:type="spellStart"/>
      <w:r>
        <w:t>quiero</w:t>
      </w:r>
      <w:proofErr w:type="spellEnd"/>
      <w:r>
        <w:t xml:space="preserve"> de </w:t>
      </w:r>
      <w:proofErr w:type="spellStart"/>
      <w:r>
        <w:t>vosotros</w:t>
      </w:r>
      <w:proofErr w:type="spellEnd"/>
      <w:r>
        <w:t xml:space="preserve">, para </w:t>
      </w:r>
      <w:proofErr w:type="spellStart"/>
      <w:r>
        <w:t>que</w:t>
      </w:r>
      <w:proofErr w:type="spellEnd"/>
      <w:r>
        <w:t xml:space="preserve"> no </w:t>
      </w:r>
      <w:proofErr w:type="spellStart"/>
      <w:r>
        <w:t>vayáis</w:t>
      </w:r>
      <w:proofErr w:type="spellEnd"/>
      <w:r>
        <w:t xml:space="preserve"> a </w:t>
      </w:r>
      <w:proofErr w:type="spellStart"/>
      <w:r>
        <w:t>confundiros</w:t>
      </w:r>
      <w:proofErr w:type="spellEnd"/>
      <w:r>
        <w:t xml:space="preserve"> </w:t>
      </w:r>
      <w:proofErr w:type="spellStart"/>
      <w:r>
        <w:t>en</w:t>
      </w:r>
      <w:proofErr w:type="spellEnd"/>
      <w:r>
        <w:t xml:space="preserve"> un </w:t>
      </w:r>
      <w:proofErr w:type="spellStart"/>
      <w:r>
        <w:t>misticismo</w:t>
      </w:r>
      <w:proofErr w:type="spellEnd"/>
      <w:r>
        <w:t xml:space="preserve"> </w:t>
      </w:r>
      <w:proofErr w:type="spellStart"/>
      <w:r>
        <w:t>fanático</w:t>
      </w:r>
      <w:proofErr w:type="spellEnd"/>
      <w:r>
        <w:t xml:space="preserve">, </w:t>
      </w:r>
      <w:proofErr w:type="spellStart"/>
      <w:r>
        <w:t>que</w:t>
      </w:r>
      <w:proofErr w:type="spellEnd"/>
      <w:r>
        <w:t xml:space="preserve"> </w:t>
      </w:r>
      <w:proofErr w:type="spellStart"/>
      <w:r>
        <w:t>en</w:t>
      </w:r>
      <w:proofErr w:type="spellEnd"/>
      <w:r>
        <w:t xml:space="preserve"> </w:t>
      </w:r>
      <w:proofErr w:type="spellStart"/>
      <w:r>
        <w:t>vez</w:t>
      </w:r>
      <w:proofErr w:type="spellEnd"/>
      <w:r>
        <w:t xml:space="preserve"> de </w:t>
      </w:r>
      <w:proofErr w:type="spellStart"/>
      <w:r>
        <w:t>facilitar</w:t>
      </w:r>
      <w:proofErr w:type="spellEnd"/>
      <w:r>
        <w:t xml:space="preserve"> a </w:t>
      </w:r>
      <w:proofErr w:type="spellStart"/>
      <w:r>
        <w:t>vuestro</w:t>
      </w:r>
      <w:proofErr w:type="spellEnd"/>
      <w:r>
        <w:t xml:space="preserve"> </w:t>
      </w:r>
      <w:proofErr w:type="spellStart"/>
      <w:r>
        <w:t>espíritu</w:t>
      </w:r>
      <w:proofErr w:type="spellEnd"/>
      <w:r>
        <w:t xml:space="preserve"> </w:t>
      </w:r>
      <w:proofErr w:type="spellStart"/>
      <w:r>
        <w:t>el</w:t>
      </w:r>
      <w:proofErr w:type="spellEnd"/>
      <w:r>
        <w:t xml:space="preserve"> </w:t>
      </w:r>
      <w:proofErr w:type="spellStart"/>
      <w:r>
        <w:t>que</w:t>
      </w:r>
      <w:proofErr w:type="spellEnd"/>
      <w:r>
        <w:t xml:space="preserve"> </w:t>
      </w:r>
      <w:proofErr w:type="spellStart"/>
      <w:r>
        <w:t>comprenda</w:t>
      </w:r>
      <w:proofErr w:type="spellEnd"/>
      <w:r>
        <w:t xml:space="preserve"> las </w:t>
      </w:r>
      <w:proofErr w:type="spellStart"/>
      <w:r>
        <w:t>lecciones</w:t>
      </w:r>
      <w:proofErr w:type="spellEnd"/>
      <w:r>
        <w:t xml:space="preserve"> </w:t>
      </w:r>
      <w:proofErr w:type="spellStart"/>
      <w:r>
        <w:t>divinas</w:t>
      </w:r>
      <w:proofErr w:type="spellEnd"/>
      <w:r>
        <w:t xml:space="preserve">, </w:t>
      </w:r>
      <w:proofErr w:type="spellStart"/>
      <w:r>
        <w:t>ponga</w:t>
      </w:r>
      <w:proofErr w:type="spellEnd"/>
      <w:r>
        <w:t xml:space="preserve"> ante </w:t>
      </w:r>
      <w:proofErr w:type="spellStart"/>
      <w:r>
        <w:t>ellos</w:t>
      </w:r>
      <w:proofErr w:type="spellEnd"/>
      <w:r>
        <w:t xml:space="preserve"> </w:t>
      </w:r>
      <w:proofErr w:type="spellStart"/>
      <w:r>
        <w:t>nuevas</w:t>
      </w:r>
      <w:proofErr w:type="spellEnd"/>
      <w:r>
        <w:t xml:space="preserve"> </w:t>
      </w:r>
      <w:proofErr w:type="spellStart"/>
      <w:r>
        <w:t>tinieblas</w:t>
      </w:r>
      <w:proofErr w:type="spellEnd"/>
      <w:r>
        <w:t xml:space="preserve">. </w:t>
      </w:r>
    </w:p>
    <w:p w14:paraId="480A4EE4" w14:textId="77777777" w:rsidR="00F50769" w:rsidRDefault="00F50769" w:rsidP="00F50769">
      <w:r>
        <w:t xml:space="preserve">33. </w:t>
      </w:r>
      <w:proofErr w:type="spellStart"/>
      <w:r>
        <w:t>Preparaos</w:t>
      </w:r>
      <w:proofErr w:type="spellEnd"/>
      <w:r>
        <w:t xml:space="preserve">, </w:t>
      </w:r>
      <w:proofErr w:type="spellStart"/>
      <w:r>
        <w:t>discípulos</w:t>
      </w:r>
      <w:proofErr w:type="spellEnd"/>
      <w:r>
        <w:t xml:space="preserve">, </w:t>
      </w:r>
      <w:proofErr w:type="spellStart"/>
      <w:r>
        <w:t>dejad</w:t>
      </w:r>
      <w:proofErr w:type="spellEnd"/>
      <w:r>
        <w:t xml:space="preserve"> a </w:t>
      </w:r>
      <w:proofErr w:type="spellStart"/>
      <w:r>
        <w:t>vuestro</w:t>
      </w:r>
      <w:proofErr w:type="spellEnd"/>
      <w:r>
        <w:t xml:space="preserve"> </w:t>
      </w:r>
      <w:proofErr w:type="spellStart"/>
      <w:r>
        <w:t>espíritu</w:t>
      </w:r>
      <w:proofErr w:type="spellEnd"/>
      <w:r>
        <w:t xml:space="preserve"> </w:t>
      </w:r>
      <w:proofErr w:type="spellStart"/>
      <w:r>
        <w:t>que</w:t>
      </w:r>
      <w:proofErr w:type="spellEnd"/>
      <w:r>
        <w:t xml:space="preserve"> </w:t>
      </w:r>
      <w:proofErr w:type="spellStart"/>
      <w:r>
        <w:t>comience</w:t>
      </w:r>
      <w:proofErr w:type="spellEnd"/>
      <w:r>
        <w:t xml:space="preserve"> a </w:t>
      </w:r>
      <w:proofErr w:type="spellStart"/>
      <w:r>
        <w:t>contemplar</w:t>
      </w:r>
      <w:proofErr w:type="spellEnd"/>
      <w:r>
        <w:t xml:space="preserve"> la </w:t>
      </w:r>
      <w:proofErr w:type="spellStart"/>
      <w:r>
        <w:t>vida</w:t>
      </w:r>
      <w:proofErr w:type="spellEnd"/>
      <w:r>
        <w:t xml:space="preserve"> </w:t>
      </w:r>
      <w:proofErr w:type="spellStart"/>
      <w:r>
        <w:t>que</w:t>
      </w:r>
      <w:proofErr w:type="spellEnd"/>
      <w:r>
        <w:t xml:space="preserve"> le </w:t>
      </w:r>
      <w:proofErr w:type="spellStart"/>
      <w:r>
        <w:t>espera</w:t>
      </w:r>
      <w:proofErr w:type="spellEnd"/>
      <w:r>
        <w:t xml:space="preserve">, </w:t>
      </w:r>
      <w:proofErr w:type="spellStart"/>
      <w:r>
        <w:t>aquel</w:t>
      </w:r>
      <w:proofErr w:type="spellEnd"/>
      <w:r>
        <w:t xml:space="preserve"> </w:t>
      </w:r>
      <w:proofErr w:type="spellStart"/>
      <w:r>
        <w:t>mundo</w:t>
      </w:r>
      <w:proofErr w:type="spellEnd"/>
      <w:r>
        <w:t xml:space="preserve"> </w:t>
      </w:r>
      <w:proofErr w:type="spellStart"/>
      <w:r>
        <w:t>que</w:t>
      </w:r>
      <w:proofErr w:type="spellEnd"/>
      <w:r>
        <w:t xml:space="preserve"> </w:t>
      </w:r>
      <w:proofErr w:type="spellStart"/>
      <w:r>
        <w:t>guarda</w:t>
      </w:r>
      <w:proofErr w:type="spellEnd"/>
      <w:r>
        <w:t xml:space="preserve"> </w:t>
      </w:r>
      <w:proofErr w:type="spellStart"/>
      <w:r>
        <w:t>en</w:t>
      </w:r>
      <w:proofErr w:type="spellEnd"/>
      <w:r>
        <w:t xml:space="preserve"> </w:t>
      </w:r>
      <w:proofErr w:type="spellStart"/>
      <w:r>
        <w:t>su</w:t>
      </w:r>
      <w:proofErr w:type="spellEnd"/>
      <w:r>
        <w:t xml:space="preserve"> </w:t>
      </w:r>
      <w:proofErr w:type="spellStart"/>
      <w:r>
        <w:t>arcano</w:t>
      </w:r>
      <w:proofErr w:type="spellEnd"/>
      <w:r>
        <w:t xml:space="preserve"> </w:t>
      </w:r>
      <w:proofErr w:type="spellStart"/>
      <w:r>
        <w:t>infinitas</w:t>
      </w:r>
      <w:proofErr w:type="spellEnd"/>
      <w:r>
        <w:t xml:space="preserve"> </w:t>
      </w:r>
      <w:proofErr w:type="spellStart"/>
      <w:r>
        <w:t>grandezas</w:t>
      </w:r>
      <w:proofErr w:type="spellEnd"/>
      <w:r>
        <w:t xml:space="preserve"> para </w:t>
      </w:r>
      <w:proofErr w:type="spellStart"/>
      <w:r>
        <w:t>los</w:t>
      </w:r>
      <w:proofErr w:type="spellEnd"/>
      <w:r>
        <w:t xml:space="preserve"> </w:t>
      </w:r>
      <w:proofErr w:type="spellStart"/>
      <w:r>
        <w:t>hijos</w:t>
      </w:r>
      <w:proofErr w:type="spellEnd"/>
      <w:r>
        <w:t xml:space="preserve"> de mi </w:t>
      </w:r>
      <w:proofErr w:type="spellStart"/>
      <w:r>
        <w:t>Divinidad</w:t>
      </w:r>
      <w:proofErr w:type="spellEnd"/>
      <w:r>
        <w:t xml:space="preserve">.  </w:t>
      </w:r>
    </w:p>
    <w:p w14:paraId="4E81586B" w14:textId="77777777" w:rsidR="00F50769" w:rsidRDefault="00F50769" w:rsidP="00F50769">
      <w:r>
        <w:t xml:space="preserve">34. No </w:t>
      </w:r>
      <w:proofErr w:type="spellStart"/>
      <w:r>
        <w:t>retardéis</w:t>
      </w:r>
      <w:proofErr w:type="spellEnd"/>
      <w:r>
        <w:t xml:space="preserve"> la hora </w:t>
      </w:r>
      <w:proofErr w:type="spellStart"/>
      <w:r>
        <w:t>en</w:t>
      </w:r>
      <w:proofErr w:type="spellEnd"/>
      <w:r>
        <w:t xml:space="preserve"> </w:t>
      </w:r>
      <w:proofErr w:type="spellStart"/>
      <w:r>
        <w:t>que</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llegue</w:t>
      </w:r>
      <w:proofErr w:type="spellEnd"/>
      <w:r>
        <w:t xml:space="preserve"> a </w:t>
      </w:r>
      <w:proofErr w:type="spellStart"/>
      <w:r>
        <w:t>tener</w:t>
      </w:r>
      <w:proofErr w:type="spellEnd"/>
      <w:r>
        <w:t xml:space="preserve"> ese </w:t>
      </w:r>
      <w:proofErr w:type="spellStart"/>
      <w:r>
        <w:t>gozo</w:t>
      </w:r>
      <w:proofErr w:type="spellEnd"/>
      <w:r>
        <w:t xml:space="preserve">. </w:t>
      </w:r>
    </w:p>
    <w:p w14:paraId="5329E7AC" w14:textId="77777777" w:rsidR="00F50769" w:rsidRDefault="00F50769" w:rsidP="00F50769">
      <w:r>
        <w:t xml:space="preserve">35. Mi pueblo </w:t>
      </w:r>
      <w:proofErr w:type="spellStart"/>
      <w:r>
        <w:t>crece</w:t>
      </w:r>
      <w:proofErr w:type="spellEnd"/>
      <w:r>
        <w:t xml:space="preserve">, se </w:t>
      </w:r>
      <w:proofErr w:type="spellStart"/>
      <w:r>
        <w:t>multiplica</w:t>
      </w:r>
      <w:proofErr w:type="spellEnd"/>
      <w:r>
        <w:t xml:space="preserve">, no </w:t>
      </w:r>
      <w:proofErr w:type="spellStart"/>
      <w:r>
        <w:t>sólo</w:t>
      </w:r>
      <w:proofErr w:type="spellEnd"/>
      <w:r>
        <w:t xml:space="preserve"> </w:t>
      </w:r>
      <w:proofErr w:type="spellStart"/>
      <w:r>
        <w:t>en</w:t>
      </w:r>
      <w:proofErr w:type="spellEnd"/>
      <w:r>
        <w:t xml:space="preserve"> la Tierra </w:t>
      </w:r>
      <w:proofErr w:type="spellStart"/>
      <w:r>
        <w:t>sino</w:t>
      </w:r>
      <w:proofErr w:type="spellEnd"/>
      <w:r>
        <w:t xml:space="preserve"> también </w:t>
      </w:r>
      <w:proofErr w:type="spellStart"/>
      <w:r>
        <w:t>en</w:t>
      </w:r>
      <w:proofErr w:type="spellEnd"/>
      <w:r>
        <w:t xml:space="preserve"> </w:t>
      </w:r>
      <w:proofErr w:type="spellStart"/>
      <w:r>
        <w:t>el</w:t>
      </w:r>
      <w:proofErr w:type="spellEnd"/>
      <w:r>
        <w:t xml:space="preserve"> </w:t>
      </w:r>
      <w:proofErr w:type="spellStart"/>
      <w:r>
        <w:t>valle</w:t>
      </w:r>
      <w:proofErr w:type="spellEnd"/>
      <w:r>
        <w:t xml:space="preserve"> </w:t>
      </w:r>
      <w:proofErr w:type="spellStart"/>
      <w:r>
        <w:t>espiritual</w:t>
      </w:r>
      <w:proofErr w:type="spellEnd"/>
      <w:r>
        <w:t xml:space="preserve">. Entre </w:t>
      </w:r>
      <w:proofErr w:type="spellStart"/>
      <w:r>
        <w:t>aquellas</w:t>
      </w:r>
      <w:proofErr w:type="spellEnd"/>
      <w:r>
        <w:t xml:space="preserve"> multitudes </w:t>
      </w:r>
      <w:proofErr w:type="spellStart"/>
      <w:r>
        <w:t>espirituales</w:t>
      </w:r>
      <w:proofErr w:type="spellEnd"/>
      <w:r>
        <w:t xml:space="preserve"> se </w:t>
      </w:r>
      <w:proofErr w:type="spellStart"/>
      <w:r>
        <w:t>encuentran</w:t>
      </w:r>
      <w:proofErr w:type="spellEnd"/>
      <w:r>
        <w:t xml:space="preserve"> </w:t>
      </w:r>
      <w:proofErr w:type="spellStart"/>
      <w:r>
        <w:t>los</w:t>
      </w:r>
      <w:proofErr w:type="spellEnd"/>
      <w:r>
        <w:t xml:space="preserve"> </w:t>
      </w:r>
      <w:proofErr w:type="spellStart"/>
      <w:r>
        <w:t>que</w:t>
      </w:r>
      <w:proofErr w:type="spellEnd"/>
      <w:r>
        <w:t xml:space="preserve"> </w:t>
      </w:r>
      <w:proofErr w:type="spellStart"/>
      <w:r>
        <w:t>tuvieron</w:t>
      </w:r>
      <w:proofErr w:type="spellEnd"/>
      <w:r>
        <w:t xml:space="preserve"> </w:t>
      </w:r>
      <w:proofErr w:type="spellStart"/>
      <w:r>
        <w:t>lazos</w:t>
      </w:r>
      <w:proofErr w:type="spellEnd"/>
      <w:r>
        <w:t xml:space="preserve"> de </w:t>
      </w:r>
      <w:proofErr w:type="spellStart"/>
      <w:r>
        <w:t>sangre</w:t>
      </w:r>
      <w:proofErr w:type="spellEnd"/>
      <w:r>
        <w:t xml:space="preserve"> con </w:t>
      </w:r>
      <w:proofErr w:type="spellStart"/>
      <w:r>
        <w:t>vosotros</w:t>
      </w:r>
      <w:proofErr w:type="spellEnd"/>
      <w:r>
        <w:t xml:space="preserve">, </w:t>
      </w:r>
      <w:proofErr w:type="spellStart"/>
      <w:r>
        <w:t>ya</w:t>
      </w:r>
      <w:proofErr w:type="spellEnd"/>
      <w:r>
        <w:t xml:space="preserve"> sea </w:t>
      </w:r>
      <w:proofErr w:type="spellStart"/>
      <w:r>
        <w:t>que</w:t>
      </w:r>
      <w:proofErr w:type="spellEnd"/>
      <w:r>
        <w:t xml:space="preserve"> </w:t>
      </w:r>
      <w:proofErr w:type="spellStart"/>
      <w:r>
        <w:t>hayan</w:t>
      </w:r>
      <w:proofErr w:type="spellEnd"/>
      <w:r>
        <w:t xml:space="preserve"> </w:t>
      </w:r>
      <w:proofErr w:type="spellStart"/>
      <w:r>
        <w:t>sido</w:t>
      </w:r>
      <w:proofErr w:type="spellEnd"/>
      <w:r>
        <w:t xml:space="preserve"> </w:t>
      </w:r>
      <w:proofErr w:type="spellStart"/>
      <w:r>
        <w:t>vuestros</w:t>
      </w:r>
      <w:proofErr w:type="spellEnd"/>
      <w:r>
        <w:t xml:space="preserve"> padres, </w:t>
      </w:r>
      <w:proofErr w:type="spellStart"/>
      <w:r>
        <w:t>hermanos</w:t>
      </w:r>
      <w:proofErr w:type="spellEnd"/>
      <w:r>
        <w:t xml:space="preserve"> o </w:t>
      </w:r>
      <w:proofErr w:type="spellStart"/>
      <w:r>
        <w:t>hijos</w:t>
      </w:r>
      <w:proofErr w:type="spellEnd"/>
      <w:r>
        <w:t xml:space="preserve">. </w:t>
      </w:r>
    </w:p>
    <w:p w14:paraId="09A9936B" w14:textId="77777777" w:rsidR="00F50769" w:rsidRDefault="00F50769" w:rsidP="00F50769">
      <w:r>
        <w:t xml:space="preserve">36. No </w:t>
      </w:r>
      <w:proofErr w:type="spellStart"/>
      <w:r>
        <w:t>os</w:t>
      </w:r>
      <w:proofErr w:type="spellEnd"/>
      <w:r>
        <w:t xml:space="preserve"> </w:t>
      </w:r>
      <w:proofErr w:type="spellStart"/>
      <w:r>
        <w:t>sorprenda</w:t>
      </w:r>
      <w:proofErr w:type="spellEnd"/>
      <w:r>
        <w:t xml:space="preserve"> </w:t>
      </w:r>
      <w:proofErr w:type="spellStart"/>
      <w:r>
        <w:t>que</w:t>
      </w:r>
      <w:proofErr w:type="spellEnd"/>
      <w:r>
        <w:t xml:space="preserve"> </w:t>
      </w:r>
      <w:proofErr w:type="spellStart"/>
      <w:r>
        <w:t>os</w:t>
      </w:r>
      <w:proofErr w:type="spellEnd"/>
      <w:r>
        <w:t xml:space="preserve"> </w:t>
      </w:r>
      <w:proofErr w:type="spellStart"/>
      <w:r>
        <w:t>diga</w:t>
      </w:r>
      <w:proofErr w:type="spellEnd"/>
      <w:r>
        <w:t xml:space="preserve"> </w:t>
      </w:r>
      <w:proofErr w:type="spellStart"/>
      <w:r>
        <w:t>que</w:t>
      </w:r>
      <w:proofErr w:type="spellEnd"/>
      <w:r>
        <w:t xml:space="preserve"> mi pueblo es tan </w:t>
      </w:r>
      <w:proofErr w:type="spellStart"/>
      <w:r>
        <w:t>numeroso</w:t>
      </w:r>
      <w:proofErr w:type="spellEnd"/>
      <w:r>
        <w:t xml:space="preserve">, </w:t>
      </w:r>
      <w:proofErr w:type="spellStart"/>
      <w:r>
        <w:t>que</w:t>
      </w:r>
      <w:proofErr w:type="spellEnd"/>
      <w:r>
        <w:t xml:space="preserve"> la Tierra no </w:t>
      </w:r>
      <w:proofErr w:type="spellStart"/>
      <w:r>
        <w:t>podría</w:t>
      </w:r>
      <w:proofErr w:type="spellEnd"/>
      <w:r>
        <w:t xml:space="preserve"> </w:t>
      </w:r>
      <w:proofErr w:type="spellStart"/>
      <w:r>
        <w:t>darle</w:t>
      </w:r>
      <w:proofErr w:type="spellEnd"/>
      <w:r>
        <w:t xml:space="preserve"> </w:t>
      </w:r>
      <w:proofErr w:type="spellStart"/>
      <w:r>
        <w:t>albergue</w:t>
      </w:r>
      <w:proofErr w:type="spellEnd"/>
      <w:r>
        <w:t xml:space="preserve"> y </w:t>
      </w:r>
      <w:proofErr w:type="spellStart"/>
      <w:r>
        <w:t>que</w:t>
      </w:r>
      <w:proofErr w:type="spellEnd"/>
      <w:r>
        <w:t xml:space="preserve"> </w:t>
      </w:r>
      <w:proofErr w:type="spellStart"/>
      <w:r>
        <w:t>deberá</w:t>
      </w:r>
      <w:proofErr w:type="spellEnd"/>
      <w:r>
        <w:t xml:space="preserve"> ser </w:t>
      </w:r>
      <w:proofErr w:type="spellStart"/>
      <w:r>
        <w:t>mucho</w:t>
      </w:r>
      <w:proofErr w:type="spellEnd"/>
      <w:r>
        <w:t xml:space="preserve"> </w:t>
      </w:r>
      <w:proofErr w:type="spellStart"/>
      <w:r>
        <w:t>más</w:t>
      </w:r>
      <w:proofErr w:type="spellEnd"/>
      <w:r>
        <w:t xml:space="preserve"> grande </w:t>
      </w:r>
      <w:proofErr w:type="spellStart"/>
      <w:r>
        <w:t>aun</w:t>
      </w:r>
      <w:proofErr w:type="spellEnd"/>
      <w:r>
        <w:t xml:space="preserve">. Cuando </w:t>
      </w:r>
      <w:proofErr w:type="spellStart"/>
      <w:r>
        <w:t>ya</w:t>
      </w:r>
      <w:proofErr w:type="spellEnd"/>
      <w:r>
        <w:t xml:space="preserve"> lo </w:t>
      </w:r>
      <w:proofErr w:type="spellStart"/>
      <w:r>
        <w:t>haya</w:t>
      </w:r>
      <w:proofErr w:type="spellEnd"/>
      <w:r>
        <w:t xml:space="preserve"> </w:t>
      </w:r>
      <w:proofErr w:type="spellStart"/>
      <w:r>
        <w:t>reunido</w:t>
      </w:r>
      <w:proofErr w:type="spellEnd"/>
      <w:r>
        <w:t xml:space="preserve"> y no </w:t>
      </w:r>
      <w:proofErr w:type="spellStart"/>
      <w:r>
        <w:t>falte</w:t>
      </w:r>
      <w:proofErr w:type="spellEnd"/>
      <w:r>
        <w:t xml:space="preserve"> uno solo de mis </w:t>
      </w:r>
      <w:proofErr w:type="spellStart"/>
      <w:r>
        <w:t>hijos</w:t>
      </w:r>
      <w:proofErr w:type="spellEnd"/>
      <w:r>
        <w:t xml:space="preserve">, le </w:t>
      </w:r>
      <w:proofErr w:type="spellStart"/>
      <w:r>
        <w:t>será</w:t>
      </w:r>
      <w:proofErr w:type="spellEnd"/>
      <w:r>
        <w:t xml:space="preserve"> dada </w:t>
      </w:r>
      <w:proofErr w:type="spellStart"/>
      <w:r>
        <w:t>por</w:t>
      </w:r>
      <w:proofErr w:type="spellEnd"/>
      <w:r>
        <w:t xml:space="preserve"> morada </w:t>
      </w:r>
      <w:proofErr w:type="spellStart"/>
      <w:r>
        <w:t>el</w:t>
      </w:r>
      <w:proofErr w:type="spellEnd"/>
      <w:r>
        <w:t xml:space="preserve"> </w:t>
      </w:r>
      <w:proofErr w:type="spellStart"/>
      <w:r>
        <w:t>infinito</w:t>
      </w:r>
      <w:proofErr w:type="spellEnd"/>
      <w:r>
        <w:t xml:space="preserve">, ese </w:t>
      </w:r>
      <w:proofErr w:type="spellStart"/>
      <w:r>
        <w:t>valle</w:t>
      </w:r>
      <w:proofErr w:type="spellEnd"/>
      <w:r>
        <w:t xml:space="preserve"> de luz y de </w:t>
      </w:r>
      <w:proofErr w:type="spellStart"/>
      <w:r>
        <w:t>gracia</w:t>
      </w:r>
      <w:proofErr w:type="spellEnd"/>
      <w:r>
        <w:t xml:space="preserve"> </w:t>
      </w:r>
      <w:proofErr w:type="spellStart"/>
      <w:r>
        <w:t>que</w:t>
      </w:r>
      <w:proofErr w:type="spellEnd"/>
      <w:r>
        <w:t xml:space="preserve"> </w:t>
      </w:r>
      <w:proofErr w:type="spellStart"/>
      <w:r>
        <w:t>nunca</w:t>
      </w:r>
      <w:proofErr w:type="spellEnd"/>
      <w:r>
        <w:t xml:space="preserve"> termina. </w:t>
      </w:r>
    </w:p>
    <w:p w14:paraId="498932DB" w14:textId="77777777" w:rsidR="00F50769" w:rsidRDefault="00F50769" w:rsidP="00F50769">
      <w:r>
        <w:lastRenderedPageBreak/>
        <w:t xml:space="preserve">37. </w:t>
      </w:r>
      <w:proofErr w:type="spellStart"/>
      <w:r>
        <w:t>Aquí</w:t>
      </w:r>
      <w:proofErr w:type="spellEnd"/>
      <w:r>
        <w:t xml:space="preserve"> </w:t>
      </w:r>
      <w:proofErr w:type="spellStart"/>
      <w:r>
        <w:t>en</w:t>
      </w:r>
      <w:proofErr w:type="spellEnd"/>
      <w:r>
        <w:t xml:space="preserve"> la Tierra </w:t>
      </w:r>
      <w:proofErr w:type="spellStart"/>
      <w:r>
        <w:t>sólo</w:t>
      </w:r>
      <w:proofErr w:type="spellEnd"/>
      <w:r>
        <w:t xml:space="preserve"> </w:t>
      </w:r>
      <w:proofErr w:type="spellStart"/>
      <w:r>
        <w:t>vengo</w:t>
      </w:r>
      <w:proofErr w:type="spellEnd"/>
      <w:r>
        <w:t xml:space="preserve"> a </w:t>
      </w:r>
      <w:proofErr w:type="spellStart"/>
      <w:r>
        <w:t>prepararos</w:t>
      </w:r>
      <w:proofErr w:type="spellEnd"/>
      <w:r>
        <w:t xml:space="preserve">, </w:t>
      </w:r>
      <w:proofErr w:type="gramStart"/>
      <w:r>
        <w:t>a</w:t>
      </w:r>
      <w:proofErr w:type="gramEnd"/>
      <w:r>
        <w:t xml:space="preserve"> </w:t>
      </w:r>
      <w:proofErr w:type="spellStart"/>
      <w:r>
        <w:t>instruiros</w:t>
      </w:r>
      <w:proofErr w:type="spellEnd"/>
      <w:r>
        <w:t xml:space="preserve"> con mi </w:t>
      </w:r>
      <w:proofErr w:type="spellStart"/>
      <w:r>
        <w:t>Doctrina</w:t>
      </w:r>
      <w:proofErr w:type="spellEnd"/>
      <w:r>
        <w:t xml:space="preserve">, para </w:t>
      </w:r>
      <w:proofErr w:type="spellStart"/>
      <w:r>
        <w:t>que</w:t>
      </w:r>
      <w:proofErr w:type="spellEnd"/>
      <w:r>
        <w:t xml:space="preserve"> </w:t>
      </w:r>
      <w:proofErr w:type="spellStart"/>
      <w:r>
        <w:t>sepáis</w:t>
      </w:r>
      <w:proofErr w:type="spellEnd"/>
      <w:r>
        <w:t xml:space="preserve"> </w:t>
      </w:r>
      <w:proofErr w:type="spellStart"/>
      <w:r>
        <w:t>como</w:t>
      </w:r>
      <w:proofErr w:type="spellEnd"/>
      <w:r>
        <w:t xml:space="preserve"> </w:t>
      </w:r>
      <w:proofErr w:type="spellStart"/>
      <w:r>
        <w:t>acercaros</w:t>
      </w:r>
      <w:proofErr w:type="spellEnd"/>
      <w:r>
        <w:t xml:space="preserve"> </w:t>
      </w:r>
      <w:proofErr w:type="gramStart"/>
      <w:r>
        <w:t>a</w:t>
      </w:r>
      <w:proofErr w:type="gramEnd"/>
      <w:r>
        <w:t xml:space="preserve"> </w:t>
      </w:r>
      <w:proofErr w:type="spellStart"/>
      <w:r>
        <w:t>aquella</w:t>
      </w:r>
      <w:proofErr w:type="spellEnd"/>
      <w:r>
        <w:t xml:space="preserve"> </w:t>
      </w:r>
      <w:proofErr w:type="spellStart"/>
      <w:r>
        <w:t>vida</w:t>
      </w:r>
      <w:proofErr w:type="spellEnd"/>
      <w:r>
        <w:t xml:space="preserve">. Esta </w:t>
      </w:r>
      <w:proofErr w:type="spellStart"/>
      <w:r>
        <w:t>humanidad</w:t>
      </w:r>
      <w:proofErr w:type="spellEnd"/>
      <w:r>
        <w:t xml:space="preserve"> es </w:t>
      </w:r>
      <w:proofErr w:type="spellStart"/>
      <w:r>
        <w:t>sólo</w:t>
      </w:r>
      <w:proofErr w:type="spellEnd"/>
      <w:r>
        <w:t xml:space="preserve"> </w:t>
      </w:r>
      <w:proofErr w:type="spellStart"/>
      <w:r>
        <w:t>una</w:t>
      </w:r>
      <w:proofErr w:type="spellEnd"/>
      <w:r>
        <w:t xml:space="preserve"> </w:t>
      </w:r>
      <w:proofErr w:type="spellStart"/>
      <w:r>
        <w:t>porción</w:t>
      </w:r>
      <w:proofErr w:type="spellEnd"/>
      <w:r>
        <w:t xml:space="preserve"> del pueblo de Dios, es </w:t>
      </w:r>
      <w:proofErr w:type="spellStart"/>
      <w:r>
        <w:t>menester</w:t>
      </w:r>
      <w:proofErr w:type="spellEnd"/>
      <w:r>
        <w:t xml:space="preserve"> </w:t>
      </w:r>
      <w:proofErr w:type="spellStart"/>
      <w:r>
        <w:t>que</w:t>
      </w:r>
      <w:proofErr w:type="spellEnd"/>
      <w:r>
        <w:t xml:space="preserve"> </w:t>
      </w:r>
      <w:proofErr w:type="spellStart"/>
      <w:r>
        <w:t>todos</w:t>
      </w:r>
      <w:proofErr w:type="spellEnd"/>
      <w:r>
        <w:t xml:space="preserve"> </w:t>
      </w:r>
      <w:proofErr w:type="spellStart"/>
      <w:r>
        <w:t>sepan</w:t>
      </w:r>
      <w:proofErr w:type="spellEnd"/>
      <w:r>
        <w:t xml:space="preserve"> </w:t>
      </w:r>
      <w:proofErr w:type="spellStart"/>
      <w:r>
        <w:t>estas</w:t>
      </w:r>
      <w:proofErr w:type="spellEnd"/>
      <w:r>
        <w:t xml:space="preserve"> </w:t>
      </w:r>
      <w:proofErr w:type="spellStart"/>
      <w:r>
        <w:t>explicaciones</w:t>
      </w:r>
      <w:proofErr w:type="spellEnd"/>
      <w:r>
        <w:t xml:space="preserve"> para </w:t>
      </w:r>
      <w:proofErr w:type="spellStart"/>
      <w:r>
        <w:t>que</w:t>
      </w:r>
      <w:proofErr w:type="spellEnd"/>
      <w:r>
        <w:t xml:space="preserve"> </w:t>
      </w:r>
      <w:proofErr w:type="spellStart"/>
      <w:r>
        <w:t>encaminen</w:t>
      </w:r>
      <w:proofErr w:type="spellEnd"/>
      <w:r>
        <w:t xml:space="preserve"> </w:t>
      </w:r>
      <w:proofErr w:type="spellStart"/>
      <w:r>
        <w:t>su</w:t>
      </w:r>
      <w:proofErr w:type="spellEnd"/>
      <w:r>
        <w:t xml:space="preserve"> </w:t>
      </w:r>
      <w:proofErr w:type="spellStart"/>
      <w:r>
        <w:t>vida</w:t>
      </w:r>
      <w:proofErr w:type="spellEnd"/>
      <w:r>
        <w:t xml:space="preserve"> </w:t>
      </w:r>
      <w:proofErr w:type="spellStart"/>
      <w:r>
        <w:t>hacia</w:t>
      </w:r>
      <w:proofErr w:type="spellEnd"/>
      <w:r>
        <w:t xml:space="preserve"> </w:t>
      </w:r>
      <w:proofErr w:type="spellStart"/>
      <w:r>
        <w:t>el</w:t>
      </w:r>
      <w:proofErr w:type="spellEnd"/>
      <w:r>
        <w:t xml:space="preserve"> ideal de </w:t>
      </w:r>
      <w:proofErr w:type="spellStart"/>
      <w:r>
        <w:t>perfección</w:t>
      </w:r>
      <w:proofErr w:type="spellEnd"/>
      <w:r>
        <w:t xml:space="preserve">. Este </w:t>
      </w:r>
      <w:proofErr w:type="spellStart"/>
      <w:r>
        <w:t>mensaje</w:t>
      </w:r>
      <w:proofErr w:type="spellEnd"/>
      <w:r>
        <w:t xml:space="preserve"> </w:t>
      </w:r>
      <w:proofErr w:type="spellStart"/>
      <w:r>
        <w:t>divino</w:t>
      </w:r>
      <w:proofErr w:type="spellEnd"/>
      <w:r>
        <w:t xml:space="preserve"> </w:t>
      </w:r>
      <w:proofErr w:type="spellStart"/>
      <w:r>
        <w:t>que</w:t>
      </w:r>
      <w:proofErr w:type="spellEnd"/>
      <w:r>
        <w:t xml:space="preserve"> es mi palabra </w:t>
      </w:r>
      <w:proofErr w:type="spellStart"/>
      <w:r>
        <w:t>vertida</w:t>
      </w:r>
      <w:proofErr w:type="spellEnd"/>
      <w:r>
        <w:t xml:space="preserve"> </w:t>
      </w:r>
      <w:proofErr w:type="spellStart"/>
      <w:r>
        <w:t>por</w:t>
      </w:r>
      <w:proofErr w:type="spellEnd"/>
      <w:r>
        <w:t xml:space="preserve"> </w:t>
      </w:r>
      <w:proofErr w:type="spellStart"/>
      <w:r>
        <w:t>los</w:t>
      </w:r>
      <w:proofErr w:type="spellEnd"/>
      <w:r>
        <w:t xml:space="preserve"> </w:t>
      </w:r>
      <w:proofErr w:type="spellStart"/>
      <w:r>
        <w:t>labios</w:t>
      </w:r>
      <w:proofErr w:type="spellEnd"/>
      <w:r>
        <w:t xml:space="preserve"> del </w:t>
      </w:r>
      <w:proofErr w:type="spellStart"/>
      <w:r>
        <w:t>portavoz</w:t>
      </w:r>
      <w:proofErr w:type="spellEnd"/>
      <w:r>
        <w:t xml:space="preserve"> </w:t>
      </w:r>
      <w:proofErr w:type="spellStart"/>
      <w:r>
        <w:t>humano</w:t>
      </w:r>
      <w:proofErr w:type="spellEnd"/>
      <w:r>
        <w:t xml:space="preserve">, </w:t>
      </w:r>
      <w:proofErr w:type="spellStart"/>
      <w:r>
        <w:t>quiero</w:t>
      </w:r>
      <w:proofErr w:type="spellEnd"/>
      <w:r>
        <w:t xml:space="preserve"> </w:t>
      </w:r>
      <w:proofErr w:type="spellStart"/>
      <w:r>
        <w:t>que</w:t>
      </w:r>
      <w:proofErr w:type="spellEnd"/>
      <w:r>
        <w:t xml:space="preserve"> </w:t>
      </w:r>
      <w:proofErr w:type="spellStart"/>
      <w:r>
        <w:t>llegue</w:t>
      </w:r>
      <w:proofErr w:type="spellEnd"/>
      <w:r>
        <w:t xml:space="preserve"> a </w:t>
      </w:r>
      <w:proofErr w:type="spellStart"/>
      <w:r>
        <w:t>toda</w:t>
      </w:r>
      <w:proofErr w:type="spellEnd"/>
      <w:r>
        <w:t xml:space="preserve"> la </w:t>
      </w:r>
      <w:proofErr w:type="spellStart"/>
      <w:r>
        <w:t>humanidad</w:t>
      </w:r>
      <w:proofErr w:type="spellEnd"/>
      <w:r>
        <w:t xml:space="preserve">. Mi palabra es la campana </w:t>
      </w:r>
      <w:proofErr w:type="spellStart"/>
      <w:r>
        <w:t>que</w:t>
      </w:r>
      <w:proofErr w:type="spellEnd"/>
      <w:r>
        <w:t xml:space="preserve"> </w:t>
      </w:r>
      <w:proofErr w:type="spellStart"/>
      <w:r>
        <w:t>está</w:t>
      </w:r>
      <w:proofErr w:type="spellEnd"/>
      <w:r>
        <w:t xml:space="preserve"> </w:t>
      </w:r>
      <w:proofErr w:type="spellStart"/>
      <w:r>
        <w:t>llamando</w:t>
      </w:r>
      <w:proofErr w:type="spellEnd"/>
      <w:r>
        <w:t xml:space="preserve"> al </w:t>
      </w:r>
      <w:proofErr w:type="spellStart"/>
      <w:r>
        <w:t>mundo</w:t>
      </w:r>
      <w:proofErr w:type="spellEnd"/>
      <w:r>
        <w:t xml:space="preserve">, </w:t>
      </w:r>
      <w:proofErr w:type="spellStart"/>
      <w:r>
        <w:t>su</w:t>
      </w:r>
      <w:proofErr w:type="spellEnd"/>
      <w:r>
        <w:t xml:space="preserve"> </w:t>
      </w:r>
      <w:proofErr w:type="spellStart"/>
      <w:r>
        <w:t>esencia</w:t>
      </w:r>
      <w:proofErr w:type="spellEnd"/>
      <w:r>
        <w:t xml:space="preserve"> </w:t>
      </w:r>
      <w:proofErr w:type="spellStart"/>
      <w:r>
        <w:t>conmoverá</w:t>
      </w:r>
      <w:proofErr w:type="spellEnd"/>
      <w:r>
        <w:t xml:space="preserve"> a </w:t>
      </w:r>
      <w:proofErr w:type="spellStart"/>
      <w:r>
        <w:t>los</w:t>
      </w:r>
      <w:proofErr w:type="spellEnd"/>
      <w:r>
        <w:t xml:space="preserve"> pueblos </w:t>
      </w:r>
      <w:proofErr w:type="spellStart"/>
      <w:r>
        <w:t>haciéndoles</w:t>
      </w:r>
      <w:proofErr w:type="spellEnd"/>
      <w:r>
        <w:t xml:space="preserve"> </w:t>
      </w:r>
      <w:proofErr w:type="spellStart"/>
      <w:r>
        <w:t>despertar</w:t>
      </w:r>
      <w:proofErr w:type="spellEnd"/>
      <w:r>
        <w:t xml:space="preserve"> para </w:t>
      </w:r>
      <w:proofErr w:type="spellStart"/>
      <w:r>
        <w:t>meditar</w:t>
      </w:r>
      <w:proofErr w:type="spellEnd"/>
      <w:r>
        <w:t xml:space="preserve"> </w:t>
      </w:r>
      <w:proofErr w:type="spellStart"/>
      <w:r>
        <w:t>sobre</w:t>
      </w:r>
      <w:proofErr w:type="spellEnd"/>
      <w:r>
        <w:t xml:space="preserve"> la </w:t>
      </w:r>
      <w:proofErr w:type="spellStart"/>
      <w:r>
        <w:t>espiritualidad</w:t>
      </w:r>
      <w:proofErr w:type="spellEnd"/>
      <w:r>
        <w:t xml:space="preserve">, </w:t>
      </w:r>
      <w:proofErr w:type="spellStart"/>
      <w:r>
        <w:t>sobre</w:t>
      </w:r>
      <w:proofErr w:type="spellEnd"/>
      <w:r>
        <w:t xml:space="preserve"> </w:t>
      </w:r>
      <w:proofErr w:type="spellStart"/>
      <w:r>
        <w:t>el</w:t>
      </w:r>
      <w:proofErr w:type="spellEnd"/>
      <w:r>
        <w:t xml:space="preserve"> </w:t>
      </w:r>
      <w:proofErr w:type="spellStart"/>
      <w:r>
        <w:t>destino</w:t>
      </w:r>
      <w:proofErr w:type="spellEnd"/>
      <w:r>
        <w:t xml:space="preserve"> del </w:t>
      </w:r>
      <w:proofErr w:type="spellStart"/>
      <w:r>
        <w:t>espíritu</w:t>
      </w:r>
      <w:proofErr w:type="spellEnd"/>
      <w:r>
        <w:t xml:space="preserve"> </w:t>
      </w:r>
      <w:proofErr w:type="spellStart"/>
      <w:r>
        <w:t>después</w:t>
      </w:r>
      <w:proofErr w:type="spellEnd"/>
      <w:r>
        <w:t xml:space="preserve"> de </w:t>
      </w:r>
      <w:proofErr w:type="spellStart"/>
      <w:r>
        <w:t>esta</w:t>
      </w:r>
      <w:proofErr w:type="spellEnd"/>
      <w:r>
        <w:t xml:space="preserve"> </w:t>
      </w:r>
      <w:proofErr w:type="spellStart"/>
      <w:r>
        <w:t>vida</w:t>
      </w:r>
      <w:proofErr w:type="spellEnd"/>
      <w:r>
        <w:t xml:space="preserve">. </w:t>
      </w:r>
    </w:p>
    <w:p w14:paraId="2F70E43C" w14:textId="77777777" w:rsidR="00F50769" w:rsidRDefault="00F50769" w:rsidP="00F50769">
      <w:r>
        <w:t xml:space="preserve">38. </w:t>
      </w:r>
      <w:proofErr w:type="spellStart"/>
      <w:r>
        <w:t>Mientras</w:t>
      </w:r>
      <w:proofErr w:type="spellEnd"/>
      <w:r>
        <w:t xml:space="preserve"> las </w:t>
      </w:r>
      <w:proofErr w:type="spellStart"/>
      <w:r>
        <w:t>religiones</w:t>
      </w:r>
      <w:proofErr w:type="spellEnd"/>
      <w:r>
        <w:t xml:space="preserve"> </w:t>
      </w:r>
      <w:proofErr w:type="spellStart"/>
      <w:r>
        <w:t>permanezcan</w:t>
      </w:r>
      <w:proofErr w:type="spellEnd"/>
      <w:r>
        <w:t xml:space="preserve"> </w:t>
      </w:r>
      <w:proofErr w:type="spellStart"/>
      <w:r>
        <w:t>sumergidas</w:t>
      </w:r>
      <w:proofErr w:type="spellEnd"/>
      <w:r>
        <w:t xml:space="preserve"> </w:t>
      </w:r>
      <w:proofErr w:type="spellStart"/>
      <w:r>
        <w:t>en</w:t>
      </w:r>
      <w:proofErr w:type="spellEnd"/>
      <w:r>
        <w:t xml:space="preserve"> </w:t>
      </w:r>
      <w:proofErr w:type="spellStart"/>
      <w:r>
        <w:t>su</w:t>
      </w:r>
      <w:proofErr w:type="spellEnd"/>
      <w:r>
        <w:t xml:space="preserve"> </w:t>
      </w:r>
      <w:proofErr w:type="spellStart"/>
      <w:r>
        <w:t>sueño</w:t>
      </w:r>
      <w:proofErr w:type="spellEnd"/>
      <w:r>
        <w:t xml:space="preserve"> y no </w:t>
      </w:r>
      <w:proofErr w:type="spellStart"/>
      <w:r>
        <w:t>rompan</w:t>
      </w:r>
      <w:proofErr w:type="spellEnd"/>
      <w:r>
        <w:t xml:space="preserve"> </w:t>
      </w:r>
      <w:proofErr w:type="spellStart"/>
      <w:r>
        <w:t>su</w:t>
      </w:r>
      <w:proofErr w:type="spellEnd"/>
      <w:r>
        <w:t xml:space="preserve"> </w:t>
      </w:r>
      <w:proofErr w:type="spellStart"/>
      <w:r>
        <w:t>rutina</w:t>
      </w:r>
      <w:proofErr w:type="spellEnd"/>
      <w:r>
        <w:t xml:space="preserve">, no </w:t>
      </w:r>
      <w:proofErr w:type="spellStart"/>
      <w:r>
        <w:t>habrá</w:t>
      </w:r>
      <w:proofErr w:type="spellEnd"/>
      <w:r>
        <w:t xml:space="preserve"> </w:t>
      </w:r>
      <w:proofErr w:type="spellStart"/>
      <w:r>
        <w:t>despertar</w:t>
      </w:r>
      <w:proofErr w:type="spellEnd"/>
      <w:r>
        <w:t xml:space="preserve"> </w:t>
      </w:r>
      <w:proofErr w:type="spellStart"/>
      <w:r>
        <w:t>en</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ni</w:t>
      </w:r>
      <w:proofErr w:type="spellEnd"/>
      <w:r>
        <w:t xml:space="preserve"> </w:t>
      </w:r>
      <w:proofErr w:type="spellStart"/>
      <w:r>
        <w:t>conocimiento</w:t>
      </w:r>
      <w:proofErr w:type="spellEnd"/>
      <w:r>
        <w:t xml:space="preserve"> de </w:t>
      </w:r>
      <w:proofErr w:type="spellStart"/>
      <w:r>
        <w:t>los</w:t>
      </w:r>
      <w:proofErr w:type="spellEnd"/>
      <w:r>
        <w:t xml:space="preserve"> </w:t>
      </w:r>
      <w:proofErr w:type="spellStart"/>
      <w:r>
        <w:t>ideales</w:t>
      </w:r>
      <w:proofErr w:type="spellEnd"/>
      <w:r>
        <w:t xml:space="preserve"> </w:t>
      </w:r>
      <w:proofErr w:type="spellStart"/>
      <w:r>
        <w:t>espirituales</w:t>
      </w:r>
      <w:proofErr w:type="spellEnd"/>
      <w:r>
        <w:t xml:space="preserve">; y </w:t>
      </w:r>
      <w:proofErr w:type="spellStart"/>
      <w:r>
        <w:t>por</w:t>
      </w:r>
      <w:proofErr w:type="spellEnd"/>
      <w:r>
        <w:t xml:space="preserve"> lo tanto, no </w:t>
      </w:r>
      <w:proofErr w:type="spellStart"/>
      <w:r>
        <w:t>podrá</w:t>
      </w:r>
      <w:proofErr w:type="spellEnd"/>
      <w:r>
        <w:t xml:space="preserve"> </w:t>
      </w:r>
      <w:proofErr w:type="spellStart"/>
      <w:r>
        <w:t>haber</w:t>
      </w:r>
      <w:proofErr w:type="spellEnd"/>
      <w:r>
        <w:t xml:space="preserve"> </w:t>
      </w:r>
      <w:proofErr w:type="spellStart"/>
      <w:r>
        <w:t>paz</w:t>
      </w:r>
      <w:proofErr w:type="spellEnd"/>
      <w:r>
        <w:t xml:space="preserve"> entre </w:t>
      </w:r>
      <w:proofErr w:type="spellStart"/>
      <w:r>
        <w:t>los</w:t>
      </w:r>
      <w:proofErr w:type="spellEnd"/>
      <w:r>
        <w:t xml:space="preserve"> hombres, </w:t>
      </w:r>
      <w:proofErr w:type="spellStart"/>
      <w:r>
        <w:t>ni</w:t>
      </w:r>
      <w:proofErr w:type="spellEnd"/>
      <w:r>
        <w:t xml:space="preserve"> </w:t>
      </w:r>
      <w:proofErr w:type="spellStart"/>
      <w:r>
        <w:t>aparecerá</w:t>
      </w:r>
      <w:proofErr w:type="spellEnd"/>
      <w:r>
        <w:t xml:space="preserve"> la </w:t>
      </w:r>
      <w:proofErr w:type="spellStart"/>
      <w:r>
        <w:t>caridad</w:t>
      </w:r>
      <w:proofErr w:type="spellEnd"/>
      <w:r>
        <w:t xml:space="preserve">; no </w:t>
      </w:r>
      <w:proofErr w:type="spellStart"/>
      <w:r>
        <w:t>podrá</w:t>
      </w:r>
      <w:proofErr w:type="spellEnd"/>
      <w:r>
        <w:t xml:space="preserve"> </w:t>
      </w:r>
      <w:proofErr w:type="spellStart"/>
      <w:r>
        <w:t>brillar</w:t>
      </w:r>
      <w:proofErr w:type="spellEnd"/>
      <w:r>
        <w:t xml:space="preserve"> la luz </w:t>
      </w:r>
      <w:proofErr w:type="spellStart"/>
      <w:r>
        <w:t>que</w:t>
      </w:r>
      <w:proofErr w:type="spellEnd"/>
      <w:r>
        <w:t xml:space="preserve"> </w:t>
      </w:r>
      <w:proofErr w:type="spellStart"/>
      <w:r>
        <w:t>resuelve</w:t>
      </w:r>
      <w:proofErr w:type="spellEnd"/>
      <w:r>
        <w:t xml:space="preserve"> </w:t>
      </w:r>
      <w:proofErr w:type="spellStart"/>
      <w:r>
        <w:t>los</w:t>
      </w:r>
      <w:proofErr w:type="spellEnd"/>
      <w:r>
        <w:t xml:space="preserve"> graves </w:t>
      </w:r>
      <w:proofErr w:type="spellStart"/>
      <w:r>
        <w:t>conflictos</w:t>
      </w:r>
      <w:proofErr w:type="spellEnd"/>
      <w:r>
        <w:t xml:space="preserve"> </w:t>
      </w:r>
      <w:proofErr w:type="spellStart"/>
      <w:r>
        <w:t>humanos</w:t>
      </w:r>
      <w:proofErr w:type="spellEnd"/>
      <w:r>
        <w:t xml:space="preserve">. </w:t>
      </w:r>
    </w:p>
    <w:p w14:paraId="18F0A21F" w14:textId="77777777" w:rsidR="00F50769" w:rsidRDefault="00F50769" w:rsidP="00F50769">
      <w:r>
        <w:t xml:space="preserve">39. A </w:t>
      </w:r>
      <w:proofErr w:type="spellStart"/>
      <w:r>
        <w:t>vosotros</w:t>
      </w:r>
      <w:proofErr w:type="spellEnd"/>
      <w:r>
        <w:t xml:space="preserve"> </w:t>
      </w:r>
      <w:proofErr w:type="spellStart"/>
      <w:r>
        <w:t>que</w:t>
      </w:r>
      <w:proofErr w:type="spellEnd"/>
      <w:r>
        <w:t xml:space="preserve"> me </w:t>
      </w:r>
      <w:proofErr w:type="spellStart"/>
      <w:r>
        <w:t>escucháis</w:t>
      </w:r>
      <w:proofErr w:type="spellEnd"/>
      <w:r>
        <w:t xml:space="preserve">, </w:t>
      </w:r>
      <w:proofErr w:type="spellStart"/>
      <w:r>
        <w:t>os</w:t>
      </w:r>
      <w:proofErr w:type="spellEnd"/>
      <w:r>
        <w:t xml:space="preserve"> he </w:t>
      </w:r>
      <w:proofErr w:type="spellStart"/>
      <w:r>
        <w:t>llamado</w:t>
      </w:r>
      <w:proofErr w:type="spellEnd"/>
      <w:r>
        <w:t xml:space="preserve"> mi pueblo, </w:t>
      </w:r>
      <w:proofErr w:type="spellStart"/>
      <w:r>
        <w:t>porque</w:t>
      </w:r>
      <w:proofErr w:type="spellEnd"/>
      <w:r>
        <w:t xml:space="preserve"> </w:t>
      </w:r>
      <w:proofErr w:type="spellStart"/>
      <w:r>
        <w:t>os</w:t>
      </w:r>
      <w:proofErr w:type="spellEnd"/>
      <w:r>
        <w:t xml:space="preserve"> he </w:t>
      </w:r>
      <w:proofErr w:type="spellStart"/>
      <w:r>
        <w:t>confiado</w:t>
      </w:r>
      <w:proofErr w:type="spellEnd"/>
      <w:r>
        <w:t xml:space="preserve"> mi </w:t>
      </w:r>
      <w:proofErr w:type="spellStart"/>
      <w:r>
        <w:t>Doctrina</w:t>
      </w:r>
      <w:proofErr w:type="spellEnd"/>
      <w:r>
        <w:t xml:space="preserve">, a fin de </w:t>
      </w:r>
      <w:proofErr w:type="spellStart"/>
      <w:r>
        <w:t>que</w:t>
      </w:r>
      <w:proofErr w:type="spellEnd"/>
      <w:r>
        <w:t xml:space="preserve"> </w:t>
      </w:r>
      <w:proofErr w:type="spellStart"/>
      <w:r>
        <w:t>invitéis</w:t>
      </w:r>
      <w:proofErr w:type="spellEnd"/>
      <w:r>
        <w:t xml:space="preserve"> a </w:t>
      </w:r>
      <w:proofErr w:type="spellStart"/>
      <w:r>
        <w:t>los</w:t>
      </w:r>
      <w:proofErr w:type="spellEnd"/>
      <w:r>
        <w:t xml:space="preserve"> hombres, no </w:t>
      </w:r>
      <w:proofErr w:type="spellStart"/>
      <w:r>
        <w:t>precisamente</w:t>
      </w:r>
      <w:proofErr w:type="spellEnd"/>
      <w:r>
        <w:t xml:space="preserve"> a </w:t>
      </w:r>
      <w:proofErr w:type="spellStart"/>
      <w:r>
        <w:t>unirse</w:t>
      </w:r>
      <w:proofErr w:type="spellEnd"/>
      <w:r>
        <w:t xml:space="preserve"> a </w:t>
      </w:r>
      <w:proofErr w:type="spellStart"/>
      <w:r>
        <w:t>vosotros</w:t>
      </w:r>
      <w:proofErr w:type="spellEnd"/>
      <w:r>
        <w:t xml:space="preserve">, </w:t>
      </w:r>
      <w:proofErr w:type="spellStart"/>
      <w:r>
        <w:t>porque</w:t>
      </w:r>
      <w:proofErr w:type="spellEnd"/>
      <w:r>
        <w:t xml:space="preserve"> </w:t>
      </w:r>
      <w:proofErr w:type="spellStart"/>
      <w:r>
        <w:t>aún</w:t>
      </w:r>
      <w:proofErr w:type="spellEnd"/>
      <w:r>
        <w:t xml:space="preserve"> </w:t>
      </w:r>
      <w:proofErr w:type="spellStart"/>
      <w:r>
        <w:t>adolecéis</w:t>
      </w:r>
      <w:proofErr w:type="spellEnd"/>
      <w:r>
        <w:t xml:space="preserve"> de </w:t>
      </w:r>
      <w:proofErr w:type="spellStart"/>
      <w:r>
        <w:t>imperfecciones</w:t>
      </w:r>
      <w:proofErr w:type="spellEnd"/>
      <w:r>
        <w:t xml:space="preserve">, </w:t>
      </w:r>
      <w:proofErr w:type="spellStart"/>
      <w:r>
        <w:t>sino</w:t>
      </w:r>
      <w:proofErr w:type="spellEnd"/>
      <w:r>
        <w:t xml:space="preserve"> a </w:t>
      </w:r>
      <w:proofErr w:type="spellStart"/>
      <w:r>
        <w:t>penetrar</w:t>
      </w:r>
      <w:proofErr w:type="spellEnd"/>
      <w:r>
        <w:t xml:space="preserve"> de </w:t>
      </w:r>
      <w:proofErr w:type="spellStart"/>
      <w:r>
        <w:t>verdad</w:t>
      </w:r>
      <w:proofErr w:type="spellEnd"/>
      <w:r>
        <w:t xml:space="preserve"> </w:t>
      </w:r>
      <w:proofErr w:type="spellStart"/>
      <w:r>
        <w:t>en</w:t>
      </w:r>
      <w:proofErr w:type="spellEnd"/>
      <w:r>
        <w:t xml:space="preserve"> </w:t>
      </w:r>
      <w:proofErr w:type="spellStart"/>
      <w:r>
        <w:t>el</w:t>
      </w:r>
      <w:proofErr w:type="spellEnd"/>
      <w:r>
        <w:t xml:space="preserve"> camino de mi Ley, la </w:t>
      </w:r>
      <w:proofErr w:type="spellStart"/>
      <w:r>
        <w:t>cual</w:t>
      </w:r>
      <w:proofErr w:type="spellEnd"/>
      <w:r>
        <w:t xml:space="preserve"> </w:t>
      </w:r>
      <w:proofErr w:type="spellStart"/>
      <w:r>
        <w:t>sí</w:t>
      </w:r>
      <w:proofErr w:type="spellEnd"/>
      <w:r>
        <w:t xml:space="preserve"> es perfecta. </w:t>
      </w:r>
    </w:p>
    <w:p w14:paraId="62884E4F" w14:textId="77777777" w:rsidR="00F50769" w:rsidRDefault="00F50769" w:rsidP="00F50769">
      <w:r>
        <w:t xml:space="preserve">40. Hay </w:t>
      </w:r>
      <w:proofErr w:type="spellStart"/>
      <w:r>
        <w:t>muchos</w:t>
      </w:r>
      <w:proofErr w:type="spellEnd"/>
      <w:r>
        <w:t xml:space="preserve"> hombres </w:t>
      </w:r>
      <w:proofErr w:type="spellStart"/>
      <w:r>
        <w:t>distantes</w:t>
      </w:r>
      <w:proofErr w:type="spellEnd"/>
      <w:r>
        <w:t xml:space="preserve"> de </w:t>
      </w:r>
      <w:proofErr w:type="spellStart"/>
      <w:r>
        <w:t>vosotros</w:t>
      </w:r>
      <w:proofErr w:type="spellEnd"/>
      <w:r>
        <w:t xml:space="preserve">, </w:t>
      </w:r>
      <w:proofErr w:type="spellStart"/>
      <w:r>
        <w:t>diseminados</w:t>
      </w:r>
      <w:proofErr w:type="spellEnd"/>
      <w:r>
        <w:t xml:space="preserve"> </w:t>
      </w:r>
      <w:proofErr w:type="spellStart"/>
      <w:r>
        <w:t>en</w:t>
      </w:r>
      <w:proofErr w:type="spellEnd"/>
      <w:r>
        <w:t xml:space="preserve"> </w:t>
      </w:r>
      <w:proofErr w:type="spellStart"/>
      <w:r>
        <w:t>los</w:t>
      </w:r>
      <w:proofErr w:type="spellEnd"/>
      <w:r>
        <w:t xml:space="preserve"> pueblos de la Tierra, </w:t>
      </w:r>
      <w:proofErr w:type="spellStart"/>
      <w:r>
        <w:t>ocultos</w:t>
      </w:r>
      <w:proofErr w:type="spellEnd"/>
      <w:r>
        <w:t xml:space="preserve"> entre las </w:t>
      </w:r>
      <w:proofErr w:type="spellStart"/>
      <w:r>
        <w:t>grandes</w:t>
      </w:r>
      <w:proofErr w:type="spellEnd"/>
      <w:r>
        <w:t xml:space="preserve"> multitudes, </w:t>
      </w:r>
      <w:proofErr w:type="spellStart"/>
      <w:r>
        <w:t>que</w:t>
      </w:r>
      <w:proofErr w:type="spellEnd"/>
      <w:r>
        <w:t xml:space="preserve"> son </w:t>
      </w:r>
      <w:proofErr w:type="spellStart"/>
      <w:r>
        <w:t>hijos</w:t>
      </w:r>
      <w:proofErr w:type="spellEnd"/>
      <w:r>
        <w:t xml:space="preserve"> de mi pueblo </w:t>
      </w:r>
      <w:proofErr w:type="spellStart"/>
      <w:r>
        <w:t>porque</w:t>
      </w:r>
      <w:proofErr w:type="spellEnd"/>
      <w:r>
        <w:t xml:space="preserve"> </w:t>
      </w:r>
      <w:proofErr w:type="spellStart"/>
      <w:r>
        <w:t>viven</w:t>
      </w:r>
      <w:proofErr w:type="spellEnd"/>
      <w:r>
        <w:t xml:space="preserve"> </w:t>
      </w:r>
      <w:proofErr w:type="spellStart"/>
      <w:r>
        <w:t>en</w:t>
      </w:r>
      <w:proofErr w:type="spellEnd"/>
      <w:r>
        <w:t xml:space="preserve"> mi Ley y </w:t>
      </w:r>
      <w:proofErr w:type="spellStart"/>
      <w:r>
        <w:t>su</w:t>
      </w:r>
      <w:proofErr w:type="spellEnd"/>
      <w:r>
        <w:t xml:space="preserve"> ideal es </w:t>
      </w:r>
      <w:proofErr w:type="spellStart"/>
      <w:r>
        <w:t>alcanzar</w:t>
      </w:r>
      <w:proofErr w:type="spellEnd"/>
      <w:r>
        <w:t xml:space="preserve"> la </w:t>
      </w:r>
      <w:proofErr w:type="spellStart"/>
      <w:r>
        <w:t>espiritualidad</w:t>
      </w:r>
      <w:proofErr w:type="spellEnd"/>
      <w:r>
        <w:t xml:space="preserve"> </w:t>
      </w:r>
      <w:proofErr w:type="spellStart"/>
      <w:r>
        <w:t>por</w:t>
      </w:r>
      <w:proofErr w:type="spellEnd"/>
      <w:r>
        <w:t xml:space="preserve"> </w:t>
      </w:r>
      <w:proofErr w:type="spellStart"/>
      <w:r>
        <w:t>el</w:t>
      </w:r>
      <w:proofErr w:type="spellEnd"/>
      <w:r>
        <w:t xml:space="preserve"> amor </w:t>
      </w:r>
      <w:proofErr w:type="spellStart"/>
      <w:r>
        <w:t>hacia</w:t>
      </w:r>
      <w:proofErr w:type="spellEnd"/>
      <w:r>
        <w:t xml:space="preserve"> sus </w:t>
      </w:r>
      <w:proofErr w:type="spellStart"/>
      <w:r>
        <w:t>semejantes</w:t>
      </w:r>
      <w:proofErr w:type="spellEnd"/>
      <w:r>
        <w:t xml:space="preserve">, </w:t>
      </w:r>
      <w:proofErr w:type="spellStart"/>
      <w:r>
        <w:t>inspirados</w:t>
      </w:r>
      <w:proofErr w:type="spellEnd"/>
      <w:r>
        <w:t xml:space="preserve"> </w:t>
      </w:r>
      <w:proofErr w:type="spellStart"/>
      <w:r>
        <w:t>en</w:t>
      </w:r>
      <w:proofErr w:type="spellEnd"/>
      <w:r>
        <w:t xml:space="preserve"> </w:t>
      </w:r>
      <w:proofErr w:type="spellStart"/>
      <w:r>
        <w:t>el</w:t>
      </w:r>
      <w:proofErr w:type="spellEnd"/>
      <w:r>
        <w:t xml:space="preserve"> Padre. En </w:t>
      </w:r>
      <w:proofErr w:type="spellStart"/>
      <w:r>
        <w:t>cambio</w:t>
      </w:r>
      <w:proofErr w:type="spellEnd"/>
      <w:r>
        <w:t xml:space="preserve">, entre </w:t>
      </w:r>
      <w:proofErr w:type="spellStart"/>
      <w:r>
        <w:t>estas</w:t>
      </w:r>
      <w:proofErr w:type="spellEnd"/>
      <w:r>
        <w:t xml:space="preserve"> multitudes </w:t>
      </w:r>
      <w:proofErr w:type="spellStart"/>
      <w:r>
        <w:t>que</w:t>
      </w:r>
      <w:proofErr w:type="spellEnd"/>
      <w:r>
        <w:t xml:space="preserve"> día </w:t>
      </w:r>
      <w:proofErr w:type="spellStart"/>
      <w:r>
        <w:t>tras</w:t>
      </w:r>
      <w:proofErr w:type="spellEnd"/>
      <w:r>
        <w:t xml:space="preserve"> día </w:t>
      </w:r>
      <w:proofErr w:type="spellStart"/>
      <w:r>
        <w:t>vienen</w:t>
      </w:r>
      <w:proofErr w:type="spellEnd"/>
      <w:r>
        <w:t xml:space="preserve"> </w:t>
      </w:r>
      <w:proofErr w:type="gramStart"/>
      <w:r>
        <w:t>a</w:t>
      </w:r>
      <w:proofErr w:type="gramEnd"/>
      <w:r>
        <w:t xml:space="preserve"> </w:t>
      </w:r>
      <w:proofErr w:type="spellStart"/>
      <w:r>
        <w:t>escuchar</w:t>
      </w:r>
      <w:proofErr w:type="spellEnd"/>
      <w:r>
        <w:t xml:space="preserve"> mi palabra, </w:t>
      </w:r>
      <w:proofErr w:type="spellStart"/>
      <w:r>
        <w:t>están</w:t>
      </w:r>
      <w:proofErr w:type="spellEnd"/>
      <w:r>
        <w:t xml:space="preserve"> </w:t>
      </w:r>
      <w:proofErr w:type="spellStart"/>
      <w:r>
        <w:t>los</w:t>
      </w:r>
      <w:proofErr w:type="spellEnd"/>
      <w:r>
        <w:t xml:space="preserve"> </w:t>
      </w:r>
      <w:proofErr w:type="spellStart"/>
      <w:r>
        <w:t>que</w:t>
      </w:r>
      <w:proofErr w:type="spellEnd"/>
      <w:r>
        <w:t xml:space="preserve"> a </w:t>
      </w:r>
      <w:proofErr w:type="spellStart"/>
      <w:r>
        <w:t>pesar</w:t>
      </w:r>
      <w:proofErr w:type="spellEnd"/>
      <w:r>
        <w:t xml:space="preserve"> de </w:t>
      </w:r>
      <w:proofErr w:type="spellStart"/>
      <w:r>
        <w:t>haberme</w:t>
      </w:r>
      <w:proofErr w:type="spellEnd"/>
      <w:r>
        <w:t xml:space="preserve"> </w:t>
      </w:r>
      <w:proofErr w:type="spellStart"/>
      <w:r>
        <w:t>oído</w:t>
      </w:r>
      <w:proofErr w:type="spellEnd"/>
      <w:r>
        <w:t xml:space="preserve"> </w:t>
      </w:r>
      <w:proofErr w:type="spellStart"/>
      <w:r>
        <w:t>años</w:t>
      </w:r>
      <w:proofErr w:type="spellEnd"/>
      <w:r>
        <w:t xml:space="preserve"> y </w:t>
      </w:r>
      <w:proofErr w:type="spellStart"/>
      <w:r>
        <w:t>años</w:t>
      </w:r>
      <w:proofErr w:type="spellEnd"/>
      <w:r>
        <w:t xml:space="preserve">, no </w:t>
      </w:r>
      <w:proofErr w:type="spellStart"/>
      <w:r>
        <w:t>puedo</w:t>
      </w:r>
      <w:proofErr w:type="spellEnd"/>
      <w:r>
        <w:t xml:space="preserve"> </w:t>
      </w:r>
      <w:proofErr w:type="spellStart"/>
      <w:r>
        <w:t>aún</w:t>
      </w:r>
      <w:proofErr w:type="spellEnd"/>
      <w:r>
        <w:t xml:space="preserve"> </w:t>
      </w:r>
      <w:proofErr w:type="spellStart"/>
      <w:r>
        <w:t>considerarlos</w:t>
      </w:r>
      <w:proofErr w:type="spellEnd"/>
      <w:r>
        <w:t xml:space="preserve"> </w:t>
      </w:r>
      <w:proofErr w:type="spellStart"/>
      <w:r>
        <w:t>como</w:t>
      </w:r>
      <w:proofErr w:type="spellEnd"/>
      <w:r>
        <w:t xml:space="preserve"> mi pueblo, </w:t>
      </w:r>
      <w:proofErr w:type="spellStart"/>
      <w:r>
        <w:t>porque</w:t>
      </w:r>
      <w:proofErr w:type="spellEnd"/>
      <w:r>
        <w:t xml:space="preserve"> </w:t>
      </w:r>
      <w:proofErr w:type="spellStart"/>
      <w:r>
        <w:t>en</w:t>
      </w:r>
      <w:proofErr w:type="spellEnd"/>
      <w:r>
        <w:t xml:space="preserve"> </w:t>
      </w:r>
      <w:proofErr w:type="spellStart"/>
      <w:r>
        <w:t>vez</w:t>
      </w:r>
      <w:proofErr w:type="spellEnd"/>
      <w:r>
        <w:t xml:space="preserve"> de amor </w:t>
      </w:r>
      <w:proofErr w:type="spellStart"/>
      <w:r>
        <w:t>practican</w:t>
      </w:r>
      <w:proofErr w:type="spellEnd"/>
      <w:r>
        <w:t xml:space="preserve"> la mala </w:t>
      </w:r>
      <w:proofErr w:type="spellStart"/>
      <w:r>
        <w:t>voluntad</w:t>
      </w:r>
      <w:proofErr w:type="spellEnd"/>
      <w:r>
        <w:t xml:space="preserve">; </w:t>
      </w:r>
      <w:proofErr w:type="spellStart"/>
      <w:r>
        <w:t>en</w:t>
      </w:r>
      <w:proofErr w:type="spellEnd"/>
      <w:r>
        <w:t xml:space="preserve"> </w:t>
      </w:r>
      <w:proofErr w:type="spellStart"/>
      <w:r>
        <w:t>lugar</w:t>
      </w:r>
      <w:proofErr w:type="spellEnd"/>
      <w:r>
        <w:t xml:space="preserve"> de </w:t>
      </w:r>
      <w:proofErr w:type="spellStart"/>
      <w:r>
        <w:t>caridad</w:t>
      </w:r>
      <w:proofErr w:type="spellEnd"/>
      <w:r>
        <w:t xml:space="preserve"> </w:t>
      </w:r>
      <w:proofErr w:type="spellStart"/>
      <w:r>
        <w:t>demuestran</w:t>
      </w:r>
      <w:proofErr w:type="spellEnd"/>
      <w:r>
        <w:t xml:space="preserve"> </w:t>
      </w:r>
      <w:proofErr w:type="spellStart"/>
      <w:r>
        <w:t>egoísmo</w:t>
      </w:r>
      <w:proofErr w:type="spellEnd"/>
      <w:r>
        <w:t xml:space="preserve">; </w:t>
      </w:r>
      <w:proofErr w:type="spellStart"/>
      <w:r>
        <w:t>en</w:t>
      </w:r>
      <w:proofErr w:type="spellEnd"/>
      <w:r>
        <w:t xml:space="preserve"> </w:t>
      </w:r>
      <w:proofErr w:type="spellStart"/>
      <w:r>
        <w:t>lugar</w:t>
      </w:r>
      <w:proofErr w:type="spellEnd"/>
      <w:r>
        <w:t xml:space="preserve"> de </w:t>
      </w:r>
      <w:proofErr w:type="spellStart"/>
      <w:r>
        <w:t>llevar</w:t>
      </w:r>
      <w:proofErr w:type="spellEnd"/>
      <w:r>
        <w:t xml:space="preserve"> </w:t>
      </w:r>
      <w:proofErr w:type="gramStart"/>
      <w:r>
        <w:t>un ideal</w:t>
      </w:r>
      <w:proofErr w:type="gramEnd"/>
      <w:r>
        <w:t xml:space="preserve"> de </w:t>
      </w:r>
      <w:proofErr w:type="spellStart"/>
      <w:r>
        <w:t>perfeccionamiento</w:t>
      </w:r>
      <w:proofErr w:type="spellEnd"/>
      <w:r>
        <w:t xml:space="preserve"> </w:t>
      </w:r>
      <w:proofErr w:type="spellStart"/>
      <w:r>
        <w:t>espiritual</w:t>
      </w:r>
      <w:proofErr w:type="spellEnd"/>
      <w:r>
        <w:t xml:space="preserve">, </w:t>
      </w:r>
      <w:proofErr w:type="spellStart"/>
      <w:r>
        <w:t>predomina</w:t>
      </w:r>
      <w:proofErr w:type="spellEnd"/>
      <w:r>
        <w:t xml:space="preserve"> </w:t>
      </w:r>
      <w:proofErr w:type="spellStart"/>
      <w:r>
        <w:t>en</w:t>
      </w:r>
      <w:proofErr w:type="spellEnd"/>
      <w:r>
        <w:t xml:space="preserve"> </w:t>
      </w:r>
      <w:proofErr w:type="spellStart"/>
      <w:r>
        <w:t>ellos</w:t>
      </w:r>
      <w:proofErr w:type="spellEnd"/>
      <w:r>
        <w:t xml:space="preserve"> </w:t>
      </w:r>
      <w:proofErr w:type="spellStart"/>
      <w:r>
        <w:t>el</w:t>
      </w:r>
      <w:proofErr w:type="spellEnd"/>
      <w:r>
        <w:t xml:space="preserve"> </w:t>
      </w:r>
      <w:proofErr w:type="spellStart"/>
      <w:r>
        <w:t>egoísmo</w:t>
      </w:r>
      <w:proofErr w:type="spellEnd"/>
      <w:r>
        <w:t xml:space="preserve"> y van </w:t>
      </w:r>
      <w:proofErr w:type="spellStart"/>
      <w:r>
        <w:t>siguiendo</w:t>
      </w:r>
      <w:proofErr w:type="spellEnd"/>
      <w:r>
        <w:t xml:space="preserve"> </w:t>
      </w:r>
      <w:proofErr w:type="spellStart"/>
      <w:r>
        <w:t>todo</w:t>
      </w:r>
      <w:proofErr w:type="spellEnd"/>
      <w:r>
        <w:t xml:space="preserve"> lo </w:t>
      </w:r>
      <w:proofErr w:type="spellStart"/>
      <w:r>
        <w:t>que</w:t>
      </w:r>
      <w:proofErr w:type="spellEnd"/>
      <w:r>
        <w:t xml:space="preserve"> </w:t>
      </w:r>
      <w:proofErr w:type="spellStart"/>
      <w:r>
        <w:t>halaga</w:t>
      </w:r>
      <w:proofErr w:type="spellEnd"/>
      <w:r>
        <w:t xml:space="preserve"> </w:t>
      </w:r>
      <w:proofErr w:type="spellStart"/>
      <w:r>
        <w:t>su</w:t>
      </w:r>
      <w:proofErr w:type="spellEnd"/>
      <w:r>
        <w:t xml:space="preserve"> </w:t>
      </w:r>
      <w:proofErr w:type="spellStart"/>
      <w:r>
        <w:t>vanidad</w:t>
      </w:r>
      <w:proofErr w:type="spellEnd"/>
      <w:r>
        <w:t xml:space="preserve">. </w:t>
      </w:r>
    </w:p>
    <w:p w14:paraId="22311EBE" w14:textId="77777777" w:rsidR="00F50769" w:rsidRDefault="00F50769" w:rsidP="00F50769">
      <w:r>
        <w:t xml:space="preserve">41. </w:t>
      </w:r>
      <w:proofErr w:type="spellStart"/>
      <w:r>
        <w:t>Yo</w:t>
      </w:r>
      <w:proofErr w:type="spellEnd"/>
      <w:r>
        <w:t xml:space="preserve"> </w:t>
      </w:r>
      <w:proofErr w:type="spellStart"/>
      <w:r>
        <w:t>dije</w:t>
      </w:r>
      <w:proofErr w:type="spellEnd"/>
      <w:r>
        <w:t xml:space="preserve"> a mis </w:t>
      </w:r>
      <w:proofErr w:type="spellStart"/>
      <w:r>
        <w:t>discípulos</w:t>
      </w:r>
      <w:proofErr w:type="spellEnd"/>
      <w:r>
        <w:t xml:space="preserve"> </w:t>
      </w:r>
      <w:proofErr w:type="spellStart"/>
      <w:r>
        <w:t>en</w:t>
      </w:r>
      <w:proofErr w:type="spellEnd"/>
      <w:r>
        <w:t xml:space="preserve"> </w:t>
      </w:r>
      <w:proofErr w:type="spellStart"/>
      <w:r>
        <w:t>aquel</w:t>
      </w:r>
      <w:proofErr w:type="spellEnd"/>
      <w:r>
        <w:t xml:space="preserve"> </w:t>
      </w:r>
      <w:proofErr w:type="spellStart"/>
      <w:r>
        <w:t>tiempo</w:t>
      </w:r>
      <w:proofErr w:type="spellEnd"/>
      <w:r>
        <w:t xml:space="preserve">: Vengo a </w:t>
      </w:r>
      <w:proofErr w:type="spellStart"/>
      <w:r>
        <w:t>haceros</w:t>
      </w:r>
      <w:proofErr w:type="spellEnd"/>
      <w:r>
        <w:t xml:space="preserve"> </w:t>
      </w:r>
      <w:proofErr w:type="spellStart"/>
      <w:r>
        <w:t>herederos</w:t>
      </w:r>
      <w:proofErr w:type="spellEnd"/>
      <w:r>
        <w:t xml:space="preserve"> de mi Reino, mas no </w:t>
      </w:r>
      <w:proofErr w:type="spellStart"/>
      <w:r>
        <w:t>creáis</w:t>
      </w:r>
      <w:proofErr w:type="spellEnd"/>
      <w:r>
        <w:t xml:space="preserve"> </w:t>
      </w:r>
      <w:proofErr w:type="spellStart"/>
      <w:r>
        <w:t>que</w:t>
      </w:r>
      <w:proofErr w:type="spellEnd"/>
      <w:r>
        <w:t xml:space="preserve"> </w:t>
      </w:r>
      <w:proofErr w:type="spellStart"/>
      <w:r>
        <w:t>por</w:t>
      </w:r>
      <w:proofErr w:type="spellEnd"/>
      <w:r>
        <w:t xml:space="preserve"> </w:t>
      </w:r>
      <w:proofErr w:type="spellStart"/>
      <w:r>
        <w:t>haber</w:t>
      </w:r>
      <w:proofErr w:type="spellEnd"/>
      <w:r>
        <w:t xml:space="preserve"> </w:t>
      </w:r>
      <w:proofErr w:type="spellStart"/>
      <w:r>
        <w:t>estado</w:t>
      </w:r>
      <w:proofErr w:type="spellEnd"/>
      <w:r>
        <w:t xml:space="preserve"> con </w:t>
      </w:r>
      <w:proofErr w:type="spellStart"/>
      <w:r>
        <w:t>su</w:t>
      </w:r>
      <w:proofErr w:type="spellEnd"/>
      <w:r>
        <w:t xml:space="preserve"> Maestro, se </w:t>
      </w:r>
      <w:proofErr w:type="spellStart"/>
      <w:r>
        <w:t>hicieron</w:t>
      </w:r>
      <w:proofErr w:type="spellEnd"/>
      <w:r>
        <w:t xml:space="preserve"> </w:t>
      </w:r>
      <w:proofErr w:type="spellStart"/>
      <w:r>
        <w:t>dignos</w:t>
      </w:r>
      <w:proofErr w:type="spellEnd"/>
      <w:r>
        <w:t xml:space="preserve"> de </w:t>
      </w:r>
      <w:proofErr w:type="spellStart"/>
      <w:r>
        <w:t>aquella</w:t>
      </w:r>
      <w:proofErr w:type="spellEnd"/>
      <w:r>
        <w:t xml:space="preserve"> </w:t>
      </w:r>
      <w:proofErr w:type="spellStart"/>
      <w:r>
        <w:t>gracia</w:t>
      </w:r>
      <w:proofErr w:type="spellEnd"/>
      <w:r>
        <w:t xml:space="preserve">; </w:t>
      </w:r>
      <w:proofErr w:type="spellStart"/>
      <w:r>
        <w:t>recordad</w:t>
      </w:r>
      <w:proofErr w:type="spellEnd"/>
      <w:r>
        <w:t xml:space="preserve"> </w:t>
      </w:r>
      <w:proofErr w:type="spellStart"/>
      <w:r>
        <w:t>que</w:t>
      </w:r>
      <w:proofErr w:type="spellEnd"/>
      <w:r>
        <w:t xml:space="preserve"> </w:t>
      </w:r>
      <w:proofErr w:type="spellStart"/>
      <w:r>
        <w:t>hubo</w:t>
      </w:r>
      <w:proofErr w:type="spellEnd"/>
      <w:r>
        <w:t xml:space="preserve"> uno </w:t>
      </w:r>
      <w:proofErr w:type="spellStart"/>
      <w:r>
        <w:t>que</w:t>
      </w:r>
      <w:proofErr w:type="spellEnd"/>
      <w:r>
        <w:t xml:space="preserve"> </w:t>
      </w:r>
      <w:proofErr w:type="spellStart"/>
      <w:r>
        <w:t>habiéndose</w:t>
      </w:r>
      <w:proofErr w:type="spellEnd"/>
      <w:r>
        <w:t xml:space="preserve"> </w:t>
      </w:r>
      <w:proofErr w:type="spellStart"/>
      <w:r>
        <w:t>sentado</w:t>
      </w:r>
      <w:proofErr w:type="spellEnd"/>
      <w:r>
        <w:t xml:space="preserve"> </w:t>
      </w:r>
      <w:proofErr w:type="spellStart"/>
      <w:r>
        <w:t>muchas</w:t>
      </w:r>
      <w:proofErr w:type="spellEnd"/>
      <w:r>
        <w:t xml:space="preserve"> </w:t>
      </w:r>
      <w:proofErr w:type="spellStart"/>
      <w:r>
        <w:t>veces</w:t>
      </w:r>
      <w:proofErr w:type="spellEnd"/>
      <w:r>
        <w:t xml:space="preserve"> a comer con </w:t>
      </w:r>
      <w:proofErr w:type="spellStart"/>
      <w:r>
        <w:t>su</w:t>
      </w:r>
      <w:proofErr w:type="spellEnd"/>
      <w:r>
        <w:t xml:space="preserve"> </w:t>
      </w:r>
      <w:proofErr w:type="spellStart"/>
      <w:r>
        <w:t>Señor</w:t>
      </w:r>
      <w:proofErr w:type="spellEnd"/>
      <w:r>
        <w:t xml:space="preserve"> y </w:t>
      </w:r>
      <w:proofErr w:type="spellStart"/>
      <w:r>
        <w:t>habiendo</w:t>
      </w:r>
      <w:proofErr w:type="spellEnd"/>
      <w:r>
        <w:t xml:space="preserve"> </w:t>
      </w:r>
    </w:p>
    <w:p w14:paraId="51752408" w14:textId="77777777" w:rsidR="00F50769" w:rsidRDefault="00F50769" w:rsidP="00F50769">
      <w:proofErr w:type="spellStart"/>
      <w:r>
        <w:t>convivido</w:t>
      </w:r>
      <w:proofErr w:type="spellEnd"/>
      <w:r>
        <w:t xml:space="preserve"> con El y </w:t>
      </w:r>
      <w:proofErr w:type="spellStart"/>
      <w:r>
        <w:t>escuchado</w:t>
      </w:r>
      <w:proofErr w:type="spellEnd"/>
      <w:r>
        <w:t xml:space="preserve"> </w:t>
      </w:r>
      <w:proofErr w:type="spellStart"/>
      <w:r>
        <w:t>muchas</w:t>
      </w:r>
      <w:proofErr w:type="spellEnd"/>
      <w:r>
        <w:t xml:space="preserve"> </w:t>
      </w:r>
      <w:proofErr w:type="spellStart"/>
      <w:r>
        <w:t>veces</w:t>
      </w:r>
      <w:proofErr w:type="spellEnd"/>
      <w:r>
        <w:t xml:space="preserve"> </w:t>
      </w:r>
      <w:proofErr w:type="spellStart"/>
      <w:r>
        <w:t>su</w:t>
      </w:r>
      <w:proofErr w:type="spellEnd"/>
      <w:r>
        <w:t xml:space="preserve"> palabra, no </w:t>
      </w:r>
      <w:proofErr w:type="spellStart"/>
      <w:r>
        <w:t>fue</w:t>
      </w:r>
      <w:proofErr w:type="spellEnd"/>
      <w:r>
        <w:t xml:space="preserve"> </w:t>
      </w:r>
      <w:proofErr w:type="spellStart"/>
      <w:r>
        <w:t>digno</w:t>
      </w:r>
      <w:proofErr w:type="spellEnd"/>
      <w:r>
        <w:t xml:space="preserve"> de </w:t>
      </w:r>
      <w:proofErr w:type="spellStart"/>
      <w:r>
        <w:t>recibir</w:t>
      </w:r>
      <w:proofErr w:type="spellEnd"/>
      <w:r>
        <w:t xml:space="preserve"> </w:t>
      </w:r>
      <w:proofErr w:type="spellStart"/>
      <w:r>
        <w:t>aquel</w:t>
      </w:r>
      <w:proofErr w:type="spellEnd"/>
      <w:r>
        <w:t xml:space="preserve"> </w:t>
      </w:r>
      <w:proofErr w:type="spellStart"/>
      <w:r>
        <w:t>Testamento</w:t>
      </w:r>
      <w:proofErr w:type="spellEnd"/>
      <w:r>
        <w:t xml:space="preserve"> Celestial </w:t>
      </w:r>
      <w:proofErr w:type="spellStart"/>
      <w:r>
        <w:t>que</w:t>
      </w:r>
      <w:proofErr w:type="spellEnd"/>
      <w:r>
        <w:t xml:space="preserve"> </w:t>
      </w:r>
      <w:proofErr w:type="spellStart"/>
      <w:r>
        <w:t>el</w:t>
      </w:r>
      <w:proofErr w:type="spellEnd"/>
      <w:r>
        <w:t xml:space="preserve"> Maestro </w:t>
      </w:r>
      <w:proofErr w:type="spellStart"/>
      <w:r>
        <w:t>confío</w:t>
      </w:r>
      <w:proofErr w:type="spellEnd"/>
      <w:r>
        <w:t xml:space="preserve"> a sus </w:t>
      </w:r>
      <w:proofErr w:type="spellStart"/>
      <w:r>
        <w:t>discípulos</w:t>
      </w:r>
      <w:proofErr w:type="spellEnd"/>
      <w:r>
        <w:t xml:space="preserve"> la </w:t>
      </w:r>
      <w:proofErr w:type="spellStart"/>
      <w:r>
        <w:t>última</w:t>
      </w:r>
      <w:proofErr w:type="spellEnd"/>
      <w:r>
        <w:t xml:space="preserve"> </w:t>
      </w:r>
      <w:proofErr w:type="spellStart"/>
      <w:r>
        <w:t>vez</w:t>
      </w:r>
      <w:proofErr w:type="spellEnd"/>
      <w:r>
        <w:t xml:space="preserve"> </w:t>
      </w:r>
      <w:proofErr w:type="spellStart"/>
      <w:r>
        <w:t>que</w:t>
      </w:r>
      <w:proofErr w:type="spellEnd"/>
      <w:r>
        <w:t xml:space="preserve"> </w:t>
      </w:r>
      <w:proofErr w:type="spellStart"/>
      <w:r>
        <w:t>estuvo</w:t>
      </w:r>
      <w:proofErr w:type="spellEnd"/>
      <w:r>
        <w:t xml:space="preserve"> con </w:t>
      </w:r>
      <w:proofErr w:type="spellStart"/>
      <w:r>
        <w:t>ellos</w:t>
      </w:r>
      <w:proofErr w:type="spellEnd"/>
      <w:r>
        <w:t xml:space="preserve"> </w:t>
      </w:r>
      <w:proofErr w:type="spellStart"/>
      <w:r>
        <w:t>en</w:t>
      </w:r>
      <w:proofErr w:type="spellEnd"/>
      <w:r>
        <w:t xml:space="preserve"> la mesa. </w:t>
      </w:r>
    </w:p>
    <w:p w14:paraId="15F42BEA" w14:textId="77777777" w:rsidR="00F50769" w:rsidRDefault="00F50769" w:rsidP="00F50769">
      <w:r>
        <w:lastRenderedPageBreak/>
        <w:t xml:space="preserve">42. El Reino del Padre es la </w:t>
      </w:r>
      <w:proofErr w:type="spellStart"/>
      <w:r>
        <w:t>heredad</w:t>
      </w:r>
      <w:proofErr w:type="spellEnd"/>
      <w:r>
        <w:t xml:space="preserve"> de </w:t>
      </w:r>
      <w:proofErr w:type="spellStart"/>
      <w:r>
        <w:t>todos</w:t>
      </w:r>
      <w:proofErr w:type="spellEnd"/>
      <w:r>
        <w:t xml:space="preserve"> </w:t>
      </w:r>
      <w:proofErr w:type="spellStart"/>
      <w:r>
        <w:t>los</w:t>
      </w:r>
      <w:proofErr w:type="spellEnd"/>
      <w:r>
        <w:t xml:space="preserve"> </w:t>
      </w:r>
      <w:proofErr w:type="spellStart"/>
      <w:r>
        <w:t>hijos</w:t>
      </w:r>
      <w:proofErr w:type="spellEnd"/>
      <w:r>
        <w:t xml:space="preserve">, es indispensable </w:t>
      </w:r>
      <w:proofErr w:type="spellStart"/>
      <w:r>
        <w:t>alcanzar</w:t>
      </w:r>
      <w:proofErr w:type="spellEnd"/>
      <w:r>
        <w:t xml:space="preserve"> </w:t>
      </w:r>
      <w:proofErr w:type="spellStart"/>
      <w:r>
        <w:t>esa</w:t>
      </w:r>
      <w:proofErr w:type="spellEnd"/>
      <w:r>
        <w:t xml:space="preserve"> </w:t>
      </w:r>
      <w:proofErr w:type="spellStart"/>
      <w:r>
        <w:t>gracia</w:t>
      </w:r>
      <w:proofErr w:type="spellEnd"/>
      <w:r>
        <w:t xml:space="preserve"> </w:t>
      </w:r>
      <w:proofErr w:type="spellStart"/>
      <w:r>
        <w:t>mediante</w:t>
      </w:r>
      <w:proofErr w:type="spellEnd"/>
      <w:r>
        <w:t xml:space="preserve"> </w:t>
      </w:r>
      <w:proofErr w:type="spellStart"/>
      <w:r>
        <w:t>méritos</w:t>
      </w:r>
      <w:proofErr w:type="spellEnd"/>
      <w:r>
        <w:t xml:space="preserve"> del </w:t>
      </w:r>
      <w:proofErr w:type="spellStart"/>
      <w:r>
        <w:t>espíritu</w:t>
      </w:r>
      <w:proofErr w:type="spellEnd"/>
      <w:r>
        <w:t xml:space="preserve">. </w:t>
      </w:r>
      <w:proofErr w:type="spellStart"/>
      <w:r>
        <w:t>Quiero</w:t>
      </w:r>
      <w:proofErr w:type="spellEnd"/>
      <w:r>
        <w:t xml:space="preserve"> </w:t>
      </w:r>
      <w:proofErr w:type="spellStart"/>
      <w:r>
        <w:t>que</w:t>
      </w:r>
      <w:proofErr w:type="spellEnd"/>
      <w:r>
        <w:t xml:space="preserve"> no </w:t>
      </w:r>
      <w:proofErr w:type="spellStart"/>
      <w:r>
        <w:t>miréis</w:t>
      </w:r>
      <w:proofErr w:type="spellEnd"/>
      <w:r>
        <w:t xml:space="preserve"> </w:t>
      </w:r>
      <w:proofErr w:type="spellStart"/>
      <w:r>
        <w:t>como</w:t>
      </w:r>
      <w:proofErr w:type="spellEnd"/>
      <w:r>
        <w:t xml:space="preserve"> un </w:t>
      </w:r>
      <w:proofErr w:type="spellStart"/>
      <w:r>
        <w:t>imposible</w:t>
      </w:r>
      <w:proofErr w:type="spellEnd"/>
      <w:r>
        <w:t xml:space="preserve">, </w:t>
      </w:r>
      <w:proofErr w:type="spellStart"/>
      <w:r>
        <w:t>alcanzar</w:t>
      </w:r>
      <w:proofErr w:type="spellEnd"/>
      <w:r>
        <w:t xml:space="preserve"> la </w:t>
      </w:r>
      <w:proofErr w:type="spellStart"/>
      <w:r>
        <w:t>gracia</w:t>
      </w:r>
      <w:proofErr w:type="spellEnd"/>
      <w:r>
        <w:t xml:space="preserve"> </w:t>
      </w:r>
      <w:proofErr w:type="spellStart"/>
      <w:r>
        <w:t>que</w:t>
      </w:r>
      <w:proofErr w:type="spellEnd"/>
      <w:r>
        <w:t xml:space="preserve"> </w:t>
      </w:r>
      <w:proofErr w:type="spellStart"/>
      <w:r>
        <w:t>os</w:t>
      </w:r>
      <w:proofErr w:type="spellEnd"/>
      <w:r>
        <w:t xml:space="preserve"> </w:t>
      </w:r>
      <w:proofErr w:type="spellStart"/>
      <w:r>
        <w:t>acerca</w:t>
      </w:r>
      <w:proofErr w:type="spellEnd"/>
      <w:r>
        <w:t xml:space="preserve"> a </w:t>
      </w:r>
      <w:proofErr w:type="spellStart"/>
      <w:r>
        <w:t>Mí</w:t>
      </w:r>
      <w:proofErr w:type="spellEnd"/>
      <w:r>
        <w:t xml:space="preserve">. </w:t>
      </w:r>
    </w:p>
    <w:p w14:paraId="53455DCA" w14:textId="77777777" w:rsidR="00F50769" w:rsidRDefault="00F50769" w:rsidP="00F50769">
      <w:r>
        <w:t xml:space="preserve">43. No </w:t>
      </w:r>
      <w:proofErr w:type="spellStart"/>
      <w:r>
        <w:t>os</w:t>
      </w:r>
      <w:proofErr w:type="spellEnd"/>
      <w:r>
        <w:t xml:space="preserve"> </w:t>
      </w:r>
      <w:proofErr w:type="spellStart"/>
      <w:r>
        <w:t>entristezcáis</w:t>
      </w:r>
      <w:proofErr w:type="spellEnd"/>
      <w:r>
        <w:t xml:space="preserve"> al </w:t>
      </w:r>
      <w:proofErr w:type="spellStart"/>
      <w:r>
        <w:t>escuchar</w:t>
      </w:r>
      <w:proofErr w:type="spellEnd"/>
      <w:r>
        <w:t xml:space="preserve"> </w:t>
      </w:r>
      <w:proofErr w:type="spellStart"/>
      <w:r>
        <w:t>en</w:t>
      </w:r>
      <w:proofErr w:type="spellEnd"/>
      <w:r>
        <w:t xml:space="preserve"> mi palabra </w:t>
      </w:r>
      <w:proofErr w:type="spellStart"/>
      <w:r>
        <w:t>que</w:t>
      </w:r>
      <w:proofErr w:type="spellEnd"/>
      <w:r>
        <w:t xml:space="preserve"> </w:t>
      </w:r>
      <w:proofErr w:type="spellStart"/>
      <w:r>
        <w:t>llegaréis</w:t>
      </w:r>
      <w:proofErr w:type="spellEnd"/>
      <w:r>
        <w:t xml:space="preserve"> a la Tierra </w:t>
      </w:r>
      <w:proofErr w:type="spellStart"/>
      <w:r>
        <w:t>Prometida</w:t>
      </w:r>
      <w:proofErr w:type="spellEnd"/>
      <w:r>
        <w:t xml:space="preserve"> con </w:t>
      </w:r>
      <w:proofErr w:type="spellStart"/>
      <w:r>
        <w:t>grandes</w:t>
      </w:r>
      <w:proofErr w:type="spellEnd"/>
      <w:r>
        <w:t xml:space="preserve"> </w:t>
      </w:r>
      <w:proofErr w:type="spellStart"/>
      <w:r>
        <w:t>esfuerzos</w:t>
      </w:r>
      <w:proofErr w:type="spellEnd"/>
      <w:r>
        <w:t xml:space="preserve"> y </w:t>
      </w:r>
      <w:proofErr w:type="spellStart"/>
      <w:r>
        <w:t>trabajos</w:t>
      </w:r>
      <w:proofErr w:type="spellEnd"/>
      <w:r>
        <w:t xml:space="preserve">. </w:t>
      </w:r>
      <w:proofErr w:type="spellStart"/>
      <w:r>
        <w:t>Alegraos</w:t>
      </w:r>
      <w:proofErr w:type="spellEnd"/>
      <w:r>
        <w:t xml:space="preserve"> </w:t>
      </w:r>
      <w:proofErr w:type="spellStart"/>
      <w:r>
        <w:t>porque</w:t>
      </w:r>
      <w:proofErr w:type="spellEnd"/>
      <w:r>
        <w:t xml:space="preserve"> </w:t>
      </w:r>
      <w:proofErr w:type="spellStart"/>
      <w:r>
        <w:t>el</w:t>
      </w:r>
      <w:proofErr w:type="spellEnd"/>
      <w:r>
        <w:t xml:space="preserve"> </w:t>
      </w:r>
      <w:proofErr w:type="spellStart"/>
      <w:r>
        <w:t>que</w:t>
      </w:r>
      <w:proofErr w:type="spellEnd"/>
      <w:r>
        <w:t xml:space="preserve"> dirige </w:t>
      </w:r>
      <w:proofErr w:type="spellStart"/>
      <w:r>
        <w:t>su</w:t>
      </w:r>
      <w:proofErr w:type="spellEnd"/>
      <w:r>
        <w:t xml:space="preserve"> </w:t>
      </w:r>
      <w:proofErr w:type="spellStart"/>
      <w:r>
        <w:t>vida</w:t>
      </w:r>
      <w:proofErr w:type="spellEnd"/>
      <w:r>
        <w:t xml:space="preserve"> </w:t>
      </w:r>
      <w:proofErr w:type="spellStart"/>
      <w:r>
        <w:t>hacia</w:t>
      </w:r>
      <w:proofErr w:type="spellEnd"/>
      <w:r>
        <w:t xml:space="preserve"> </w:t>
      </w:r>
      <w:proofErr w:type="spellStart"/>
      <w:r>
        <w:t>esa</w:t>
      </w:r>
      <w:proofErr w:type="spellEnd"/>
      <w:r>
        <w:t xml:space="preserve"> idea, no </w:t>
      </w:r>
      <w:proofErr w:type="spellStart"/>
      <w:r>
        <w:t>sufre</w:t>
      </w:r>
      <w:proofErr w:type="spellEnd"/>
      <w:r>
        <w:t xml:space="preserve"> de </w:t>
      </w:r>
      <w:proofErr w:type="spellStart"/>
      <w:r>
        <w:t>desengaños</w:t>
      </w:r>
      <w:proofErr w:type="spellEnd"/>
      <w:r>
        <w:t xml:space="preserve"> </w:t>
      </w:r>
      <w:proofErr w:type="spellStart"/>
      <w:r>
        <w:t>ni</w:t>
      </w:r>
      <w:proofErr w:type="spellEnd"/>
      <w:r>
        <w:t xml:space="preserve"> se </w:t>
      </w:r>
      <w:proofErr w:type="spellStart"/>
      <w:r>
        <w:t>ve</w:t>
      </w:r>
      <w:proofErr w:type="spellEnd"/>
      <w:r>
        <w:t xml:space="preserve"> </w:t>
      </w:r>
      <w:proofErr w:type="spellStart"/>
      <w:r>
        <w:t>defraudado</w:t>
      </w:r>
      <w:proofErr w:type="spellEnd"/>
      <w:r>
        <w:t xml:space="preserve">. No </w:t>
      </w:r>
      <w:proofErr w:type="spellStart"/>
      <w:r>
        <w:t>pasará</w:t>
      </w:r>
      <w:proofErr w:type="spellEnd"/>
      <w:r>
        <w:t xml:space="preserve"> con </w:t>
      </w:r>
      <w:proofErr w:type="spellStart"/>
      <w:r>
        <w:t>él</w:t>
      </w:r>
      <w:proofErr w:type="spellEnd"/>
      <w:r>
        <w:t xml:space="preserve"> </w:t>
      </w:r>
      <w:proofErr w:type="spellStart"/>
      <w:r>
        <w:t>como</w:t>
      </w:r>
      <w:proofErr w:type="spellEnd"/>
      <w:r>
        <w:t xml:space="preserve"> </w:t>
      </w:r>
      <w:proofErr w:type="spellStart"/>
      <w:r>
        <w:t>sucede</w:t>
      </w:r>
      <w:proofErr w:type="spellEnd"/>
      <w:r>
        <w:t xml:space="preserve"> a </w:t>
      </w:r>
      <w:proofErr w:type="spellStart"/>
      <w:r>
        <w:t>muchos</w:t>
      </w:r>
      <w:proofErr w:type="spellEnd"/>
      <w:r>
        <w:t xml:space="preserve"> </w:t>
      </w:r>
      <w:proofErr w:type="spellStart"/>
      <w:r>
        <w:t>que</w:t>
      </w:r>
      <w:proofErr w:type="spellEnd"/>
      <w:r>
        <w:t xml:space="preserve"> van </w:t>
      </w:r>
      <w:proofErr w:type="spellStart"/>
      <w:r>
        <w:t>en</w:t>
      </w:r>
      <w:proofErr w:type="spellEnd"/>
      <w:r>
        <w:t xml:space="preserve"> pos de la gloria del </w:t>
      </w:r>
      <w:proofErr w:type="spellStart"/>
      <w:r>
        <w:t>mundo</w:t>
      </w:r>
      <w:proofErr w:type="spellEnd"/>
      <w:r>
        <w:t xml:space="preserve">, y </w:t>
      </w:r>
      <w:proofErr w:type="spellStart"/>
      <w:r>
        <w:t>que</w:t>
      </w:r>
      <w:proofErr w:type="spellEnd"/>
      <w:r>
        <w:t xml:space="preserve"> </w:t>
      </w:r>
      <w:proofErr w:type="spellStart"/>
      <w:r>
        <w:t>después</w:t>
      </w:r>
      <w:proofErr w:type="spellEnd"/>
      <w:r>
        <w:t xml:space="preserve"> de </w:t>
      </w:r>
      <w:proofErr w:type="spellStart"/>
      <w:r>
        <w:t>mucho</w:t>
      </w:r>
      <w:proofErr w:type="spellEnd"/>
      <w:r>
        <w:t xml:space="preserve"> </w:t>
      </w:r>
      <w:proofErr w:type="spellStart"/>
      <w:r>
        <w:t>luchar</w:t>
      </w:r>
      <w:proofErr w:type="spellEnd"/>
      <w:r>
        <w:t xml:space="preserve">, </w:t>
      </w:r>
      <w:proofErr w:type="gramStart"/>
      <w:r>
        <w:t>no</w:t>
      </w:r>
      <w:proofErr w:type="gramEnd"/>
      <w:r>
        <w:t xml:space="preserve"> la </w:t>
      </w:r>
      <w:proofErr w:type="spellStart"/>
      <w:r>
        <w:t>consiguen</w:t>
      </w:r>
      <w:proofErr w:type="spellEnd"/>
      <w:r>
        <w:t xml:space="preserve">, o </w:t>
      </w:r>
      <w:proofErr w:type="spellStart"/>
      <w:r>
        <w:t>quienes</w:t>
      </w:r>
      <w:proofErr w:type="spellEnd"/>
      <w:r>
        <w:t xml:space="preserve"> la </w:t>
      </w:r>
      <w:proofErr w:type="spellStart"/>
      <w:r>
        <w:t>alcanzan</w:t>
      </w:r>
      <w:proofErr w:type="spellEnd"/>
      <w:r>
        <w:t xml:space="preserve"> pronto </w:t>
      </w:r>
      <w:proofErr w:type="spellStart"/>
      <w:r>
        <w:t>tienen</w:t>
      </w:r>
      <w:proofErr w:type="spellEnd"/>
      <w:r>
        <w:t xml:space="preserve"> </w:t>
      </w:r>
      <w:proofErr w:type="spellStart"/>
      <w:r>
        <w:t>el</w:t>
      </w:r>
      <w:proofErr w:type="spellEnd"/>
      <w:r>
        <w:t xml:space="preserve"> dolor de </w:t>
      </w:r>
      <w:proofErr w:type="spellStart"/>
      <w:r>
        <w:t>verla</w:t>
      </w:r>
      <w:proofErr w:type="spellEnd"/>
      <w:r>
        <w:t xml:space="preserve"> </w:t>
      </w:r>
      <w:proofErr w:type="spellStart"/>
      <w:r>
        <w:t>esfumarse</w:t>
      </w:r>
      <w:proofErr w:type="spellEnd"/>
      <w:r>
        <w:t xml:space="preserve"> hasta </w:t>
      </w:r>
      <w:proofErr w:type="spellStart"/>
      <w:r>
        <w:t>quedar</w:t>
      </w:r>
      <w:proofErr w:type="spellEnd"/>
      <w:r>
        <w:t xml:space="preserve"> </w:t>
      </w:r>
      <w:proofErr w:type="spellStart"/>
      <w:r>
        <w:t>en</w:t>
      </w:r>
      <w:proofErr w:type="spellEnd"/>
      <w:r>
        <w:t xml:space="preserve"> la nada. </w:t>
      </w:r>
    </w:p>
    <w:p w14:paraId="272BE78D" w14:textId="77777777" w:rsidR="00F50769" w:rsidRDefault="00F50769" w:rsidP="00F50769">
      <w:r>
        <w:t xml:space="preserve">44. </w:t>
      </w:r>
      <w:proofErr w:type="spellStart"/>
      <w:r>
        <w:t>Discípulos</w:t>
      </w:r>
      <w:proofErr w:type="spellEnd"/>
      <w:r>
        <w:t xml:space="preserve">: mi </w:t>
      </w:r>
      <w:proofErr w:type="spellStart"/>
      <w:r>
        <w:t>Doctrina</w:t>
      </w:r>
      <w:proofErr w:type="spellEnd"/>
      <w:r>
        <w:t xml:space="preserve"> </w:t>
      </w:r>
      <w:proofErr w:type="spellStart"/>
      <w:r>
        <w:t>os</w:t>
      </w:r>
      <w:proofErr w:type="spellEnd"/>
      <w:r>
        <w:t xml:space="preserve"> </w:t>
      </w:r>
      <w:proofErr w:type="spellStart"/>
      <w:r>
        <w:t>enseña</w:t>
      </w:r>
      <w:proofErr w:type="spellEnd"/>
      <w:r>
        <w:t xml:space="preserve"> </w:t>
      </w:r>
      <w:proofErr w:type="spellStart"/>
      <w:r>
        <w:t>que</w:t>
      </w:r>
      <w:proofErr w:type="spellEnd"/>
      <w:r>
        <w:t xml:space="preserve"> sin </w:t>
      </w:r>
      <w:proofErr w:type="spellStart"/>
      <w:r>
        <w:t>apartaros</w:t>
      </w:r>
      <w:proofErr w:type="spellEnd"/>
      <w:r>
        <w:t xml:space="preserve"> un paso de </w:t>
      </w:r>
      <w:proofErr w:type="spellStart"/>
      <w:r>
        <w:t>vuestros</w:t>
      </w:r>
      <w:proofErr w:type="spellEnd"/>
      <w:r>
        <w:t xml:space="preserve"> </w:t>
      </w:r>
      <w:proofErr w:type="spellStart"/>
      <w:r>
        <w:t>deberes</w:t>
      </w:r>
      <w:proofErr w:type="spellEnd"/>
      <w:r>
        <w:t xml:space="preserve"> </w:t>
      </w:r>
      <w:proofErr w:type="spellStart"/>
      <w:r>
        <w:t>humanos</w:t>
      </w:r>
      <w:proofErr w:type="spellEnd"/>
      <w:r>
        <w:t xml:space="preserve"> y de </w:t>
      </w:r>
      <w:proofErr w:type="spellStart"/>
      <w:r>
        <w:t>los</w:t>
      </w:r>
      <w:proofErr w:type="spellEnd"/>
      <w:r>
        <w:t xml:space="preserve"> nobles </w:t>
      </w:r>
      <w:proofErr w:type="spellStart"/>
      <w:r>
        <w:t>ideales</w:t>
      </w:r>
      <w:proofErr w:type="spellEnd"/>
      <w:r>
        <w:t xml:space="preserve"> de </w:t>
      </w:r>
      <w:proofErr w:type="spellStart"/>
      <w:r>
        <w:t>esta</w:t>
      </w:r>
      <w:proofErr w:type="spellEnd"/>
      <w:r>
        <w:t xml:space="preserve"> </w:t>
      </w:r>
      <w:proofErr w:type="spellStart"/>
      <w:r>
        <w:t>vida</w:t>
      </w:r>
      <w:proofErr w:type="spellEnd"/>
      <w:r>
        <w:t xml:space="preserve">, </w:t>
      </w:r>
      <w:proofErr w:type="spellStart"/>
      <w:r>
        <w:t>llevéis</w:t>
      </w:r>
      <w:proofErr w:type="spellEnd"/>
      <w:r>
        <w:t xml:space="preserve"> </w:t>
      </w:r>
      <w:proofErr w:type="spellStart"/>
      <w:r>
        <w:t>siempre</w:t>
      </w:r>
      <w:proofErr w:type="spellEnd"/>
      <w:r>
        <w:t xml:space="preserve"> </w:t>
      </w:r>
      <w:proofErr w:type="spellStart"/>
      <w:r>
        <w:t>delante</w:t>
      </w:r>
      <w:proofErr w:type="spellEnd"/>
      <w:r>
        <w:t xml:space="preserve"> de </w:t>
      </w:r>
      <w:proofErr w:type="spellStart"/>
      <w:r>
        <w:t>vosotros</w:t>
      </w:r>
      <w:proofErr w:type="spellEnd"/>
      <w:r>
        <w:t xml:space="preserve"> </w:t>
      </w:r>
      <w:proofErr w:type="spellStart"/>
      <w:r>
        <w:t>el</w:t>
      </w:r>
      <w:proofErr w:type="spellEnd"/>
      <w:r>
        <w:t xml:space="preserve"> </w:t>
      </w:r>
      <w:proofErr w:type="spellStart"/>
      <w:r>
        <w:t>anhelo</w:t>
      </w:r>
      <w:proofErr w:type="spellEnd"/>
      <w:r>
        <w:t xml:space="preserve"> de </w:t>
      </w:r>
      <w:proofErr w:type="spellStart"/>
      <w:r>
        <w:t>caminar</w:t>
      </w:r>
      <w:proofErr w:type="spellEnd"/>
      <w:r>
        <w:t xml:space="preserve"> </w:t>
      </w:r>
      <w:proofErr w:type="spellStart"/>
      <w:r>
        <w:t>hacia</w:t>
      </w:r>
      <w:proofErr w:type="spellEnd"/>
      <w:r>
        <w:t xml:space="preserve"> Dios </w:t>
      </w:r>
      <w:proofErr w:type="spellStart"/>
      <w:r>
        <w:t>haciéndoos</w:t>
      </w:r>
      <w:proofErr w:type="spellEnd"/>
      <w:r>
        <w:t xml:space="preserve"> </w:t>
      </w:r>
      <w:proofErr w:type="spellStart"/>
      <w:r>
        <w:t>dignos</w:t>
      </w:r>
      <w:proofErr w:type="spellEnd"/>
      <w:r>
        <w:t xml:space="preserve"> de </w:t>
      </w:r>
      <w:proofErr w:type="spellStart"/>
      <w:r>
        <w:t>alcanzar</w:t>
      </w:r>
      <w:proofErr w:type="spellEnd"/>
      <w:r>
        <w:t xml:space="preserve"> </w:t>
      </w:r>
      <w:proofErr w:type="spellStart"/>
      <w:r>
        <w:t>el</w:t>
      </w:r>
      <w:proofErr w:type="spellEnd"/>
      <w:r>
        <w:t xml:space="preserve"> </w:t>
      </w:r>
      <w:proofErr w:type="spellStart"/>
      <w:r>
        <w:t>galardón</w:t>
      </w:r>
      <w:proofErr w:type="spellEnd"/>
      <w:r>
        <w:t xml:space="preserve"> </w:t>
      </w:r>
      <w:proofErr w:type="spellStart"/>
      <w:r>
        <w:t>que</w:t>
      </w:r>
      <w:proofErr w:type="spellEnd"/>
      <w:r>
        <w:t xml:space="preserve"> </w:t>
      </w:r>
      <w:proofErr w:type="spellStart"/>
      <w:r>
        <w:t>os</w:t>
      </w:r>
      <w:proofErr w:type="spellEnd"/>
      <w:r>
        <w:t xml:space="preserve"> </w:t>
      </w:r>
      <w:proofErr w:type="spellStart"/>
      <w:r>
        <w:t>tiene</w:t>
      </w:r>
      <w:proofErr w:type="spellEnd"/>
      <w:r>
        <w:t xml:space="preserve"> </w:t>
      </w:r>
      <w:proofErr w:type="spellStart"/>
      <w:r>
        <w:t>prometido</w:t>
      </w:r>
      <w:proofErr w:type="spellEnd"/>
      <w:r>
        <w:t xml:space="preserve">. </w:t>
      </w:r>
    </w:p>
    <w:p w14:paraId="5A5EC58B" w14:textId="77777777" w:rsidR="00F50769" w:rsidRDefault="00F50769" w:rsidP="00F50769">
      <w:r>
        <w:t xml:space="preserve">45. </w:t>
      </w:r>
      <w:proofErr w:type="spellStart"/>
      <w:r>
        <w:t>Está</w:t>
      </w:r>
      <w:proofErr w:type="spellEnd"/>
      <w:r>
        <w:t xml:space="preserve"> tan </w:t>
      </w:r>
      <w:proofErr w:type="spellStart"/>
      <w:r>
        <w:t>unido</w:t>
      </w:r>
      <w:proofErr w:type="spellEnd"/>
      <w:r>
        <w:t xml:space="preserve"> </w:t>
      </w:r>
      <w:proofErr w:type="spellStart"/>
      <w:r>
        <w:t>el</w:t>
      </w:r>
      <w:proofErr w:type="spellEnd"/>
      <w:r>
        <w:t xml:space="preserve"> </w:t>
      </w:r>
      <w:proofErr w:type="spellStart"/>
      <w:r>
        <w:t>cuerpo</w:t>
      </w:r>
      <w:proofErr w:type="spellEnd"/>
      <w:r>
        <w:t xml:space="preserve"> al </w:t>
      </w:r>
      <w:proofErr w:type="spellStart"/>
      <w:r>
        <w:t>espíritu</w:t>
      </w:r>
      <w:proofErr w:type="spellEnd"/>
      <w:r>
        <w:t xml:space="preserve">, </w:t>
      </w:r>
      <w:proofErr w:type="spellStart"/>
      <w:r>
        <w:t>que</w:t>
      </w:r>
      <w:proofErr w:type="spellEnd"/>
      <w:r>
        <w:t xml:space="preserve"> </w:t>
      </w:r>
      <w:proofErr w:type="spellStart"/>
      <w:r>
        <w:t>éste</w:t>
      </w:r>
      <w:proofErr w:type="spellEnd"/>
      <w:r>
        <w:t xml:space="preserve">, </w:t>
      </w:r>
      <w:proofErr w:type="spellStart"/>
      <w:r>
        <w:t>cuando</w:t>
      </w:r>
      <w:proofErr w:type="spellEnd"/>
      <w:r>
        <w:t xml:space="preserve"> sabe </w:t>
      </w:r>
      <w:proofErr w:type="spellStart"/>
      <w:r>
        <w:t>que</w:t>
      </w:r>
      <w:proofErr w:type="spellEnd"/>
      <w:r>
        <w:t xml:space="preserve"> </w:t>
      </w:r>
      <w:proofErr w:type="spellStart"/>
      <w:r>
        <w:t>su</w:t>
      </w:r>
      <w:proofErr w:type="spellEnd"/>
      <w:r>
        <w:t xml:space="preserve"> </w:t>
      </w:r>
      <w:proofErr w:type="spellStart"/>
      <w:r>
        <w:t>envoltura</w:t>
      </w:r>
      <w:proofErr w:type="spellEnd"/>
      <w:r>
        <w:t xml:space="preserve"> </w:t>
      </w:r>
      <w:proofErr w:type="spellStart"/>
      <w:r>
        <w:t>sufre</w:t>
      </w:r>
      <w:proofErr w:type="spellEnd"/>
      <w:r>
        <w:t xml:space="preserve">, </w:t>
      </w:r>
      <w:proofErr w:type="spellStart"/>
      <w:r>
        <w:t>siente</w:t>
      </w:r>
      <w:proofErr w:type="spellEnd"/>
      <w:r>
        <w:t xml:space="preserve"> </w:t>
      </w:r>
      <w:proofErr w:type="spellStart"/>
      <w:r>
        <w:t>como</w:t>
      </w:r>
      <w:proofErr w:type="spellEnd"/>
      <w:r>
        <w:t xml:space="preserve"> </w:t>
      </w:r>
      <w:proofErr w:type="spellStart"/>
      <w:r>
        <w:t>si</w:t>
      </w:r>
      <w:proofErr w:type="spellEnd"/>
      <w:r>
        <w:t xml:space="preserve"> </w:t>
      </w:r>
      <w:proofErr w:type="spellStart"/>
      <w:r>
        <w:t>el</w:t>
      </w:r>
      <w:proofErr w:type="spellEnd"/>
      <w:r>
        <w:t xml:space="preserve"> mal </w:t>
      </w:r>
      <w:proofErr w:type="spellStart"/>
      <w:r>
        <w:t>estuviese</w:t>
      </w:r>
      <w:proofErr w:type="spellEnd"/>
      <w:r>
        <w:t xml:space="preserve"> </w:t>
      </w:r>
      <w:proofErr w:type="spellStart"/>
      <w:r>
        <w:t>en</w:t>
      </w:r>
      <w:proofErr w:type="spellEnd"/>
      <w:r>
        <w:t xml:space="preserve"> </w:t>
      </w:r>
      <w:proofErr w:type="spellStart"/>
      <w:r>
        <w:t>él</w:t>
      </w:r>
      <w:proofErr w:type="spellEnd"/>
      <w:r>
        <w:t xml:space="preserve">. </w:t>
      </w:r>
      <w:proofErr w:type="spellStart"/>
      <w:r>
        <w:t>Tomad</w:t>
      </w:r>
      <w:proofErr w:type="spellEnd"/>
      <w:r>
        <w:t xml:space="preserve"> mi </w:t>
      </w:r>
      <w:proofErr w:type="spellStart"/>
      <w:r>
        <w:t>bálsamo</w:t>
      </w:r>
      <w:proofErr w:type="spellEnd"/>
      <w:r>
        <w:t xml:space="preserve"> </w:t>
      </w:r>
      <w:proofErr w:type="spellStart"/>
      <w:r>
        <w:t>espíritus</w:t>
      </w:r>
      <w:proofErr w:type="spellEnd"/>
      <w:r>
        <w:t xml:space="preserve">, y </w:t>
      </w:r>
      <w:proofErr w:type="spellStart"/>
      <w:r>
        <w:t>ungid</w:t>
      </w:r>
      <w:proofErr w:type="spellEnd"/>
      <w:r>
        <w:t xml:space="preserve"> </w:t>
      </w:r>
      <w:proofErr w:type="spellStart"/>
      <w:r>
        <w:t>vuestro</w:t>
      </w:r>
      <w:proofErr w:type="spellEnd"/>
      <w:r>
        <w:t xml:space="preserve"> </w:t>
      </w:r>
      <w:proofErr w:type="spellStart"/>
      <w:r>
        <w:t>cuerpo</w:t>
      </w:r>
      <w:proofErr w:type="spellEnd"/>
      <w:r>
        <w:t xml:space="preserve">, </w:t>
      </w:r>
      <w:proofErr w:type="spellStart"/>
      <w:r>
        <w:t>sobreponedlo</w:t>
      </w:r>
      <w:proofErr w:type="spellEnd"/>
      <w:r>
        <w:t xml:space="preserve"> al dolor, </w:t>
      </w:r>
      <w:proofErr w:type="spellStart"/>
      <w:r>
        <w:t>impartidle</w:t>
      </w:r>
      <w:proofErr w:type="spellEnd"/>
      <w:r>
        <w:t xml:space="preserve"> </w:t>
      </w:r>
      <w:proofErr w:type="spellStart"/>
      <w:r>
        <w:t>fe</w:t>
      </w:r>
      <w:proofErr w:type="spellEnd"/>
      <w:r>
        <w:t xml:space="preserve"> y </w:t>
      </w:r>
      <w:proofErr w:type="spellStart"/>
      <w:r>
        <w:t>esperanza</w:t>
      </w:r>
      <w:proofErr w:type="spellEnd"/>
      <w:r>
        <w:t xml:space="preserve">. </w:t>
      </w:r>
    </w:p>
    <w:p w14:paraId="00CD3D9E" w14:textId="77777777" w:rsidR="00F50769" w:rsidRDefault="00F50769" w:rsidP="00F50769">
      <w:r>
        <w:t xml:space="preserve">46. </w:t>
      </w:r>
      <w:proofErr w:type="spellStart"/>
      <w:r>
        <w:t>Venís</w:t>
      </w:r>
      <w:proofErr w:type="spellEnd"/>
      <w:r>
        <w:t xml:space="preserve"> con tristeza a </w:t>
      </w:r>
      <w:proofErr w:type="spellStart"/>
      <w:r>
        <w:t>llorar</w:t>
      </w:r>
      <w:proofErr w:type="spellEnd"/>
      <w:r>
        <w:t xml:space="preserve"> </w:t>
      </w:r>
      <w:proofErr w:type="spellStart"/>
      <w:r>
        <w:t>vuestras</w:t>
      </w:r>
      <w:proofErr w:type="spellEnd"/>
      <w:r>
        <w:t xml:space="preserve"> </w:t>
      </w:r>
      <w:proofErr w:type="spellStart"/>
      <w:r>
        <w:t>penas</w:t>
      </w:r>
      <w:proofErr w:type="spellEnd"/>
      <w:r>
        <w:t xml:space="preserve"> junto a </w:t>
      </w:r>
      <w:proofErr w:type="spellStart"/>
      <w:r>
        <w:t>Mí</w:t>
      </w:r>
      <w:proofErr w:type="spellEnd"/>
      <w:r>
        <w:t xml:space="preserve">, y </w:t>
      </w:r>
      <w:proofErr w:type="spellStart"/>
      <w:r>
        <w:t>el</w:t>
      </w:r>
      <w:proofErr w:type="spellEnd"/>
      <w:r>
        <w:t xml:space="preserve"> Maestro </w:t>
      </w:r>
      <w:proofErr w:type="spellStart"/>
      <w:r>
        <w:t>os</w:t>
      </w:r>
      <w:proofErr w:type="spellEnd"/>
      <w:r>
        <w:t xml:space="preserve"> dice: </w:t>
      </w:r>
      <w:proofErr w:type="spellStart"/>
      <w:r>
        <w:t>que</w:t>
      </w:r>
      <w:proofErr w:type="spellEnd"/>
      <w:r>
        <w:t xml:space="preserve"> </w:t>
      </w:r>
      <w:proofErr w:type="spellStart"/>
      <w:r>
        <w:t>aun</w:t>
      </w:r>
      <w:proofErr w:type="spellEnd"/>
      <w:r>
        <w:t xml:space="preserve"> </w:t>
      </w:r>
      <w:proofErr w:type="spellStart"/>
      <w:r>
        <w:t>cuando</w:t>
      </w:r>
      <w:proofErr w:type="spellEnd"/>
      <w:r>
        <w:t xml:space="preserve"> </w:t>
      </w:r>
      <w:proofErr w:type="spellStart"/>
      <w:r>
        <w:t>tiene</w:t>
      </w:r>
      <w:proofErr w:type="spellEnd"/>
      <w:r>
        <w:t xml:space="preserve"> </w:t>
      </w:r>
      <w:proofErr w:type="spellStart"/>
      <w:r>
        <w:t>por</w:t>
      </w:r>
      <w:proofErr w:type="spellEnd"/>
      <w:r>
        <w:t xml:space="preserve"> </w:t>
      </w:r>
      <w:proofErr w:type="spellStart"/>
      <w:r>
        <w:t>delante</w:t>
      </w:r>
      <w:proofErr w:type="spellEnd"/>
      <w:r>
        <w:t xml:space="preserve"> </w:t>
      </w:r>
      <w:proofErr w:type="spellStart"/>
      <w:r>
        <w:t>mucho</w:t>
      </w:r>
      <w:proofErr w:type="spellEnd"/>
      <w:r>
        <w:t xml:space="preserve"> dolor </w:t>
      </w:r>
      <w:proofErr w:type="spellStart"/>
      <w:r>
        <w:t>que</w:t>
      </w:r>
      <w:proofErr w:type="spellEnd"/>
      <w:r>
        <w:t xml:space="preserve"> </w:t>
      </w:r>
      <w:proofErr w:type="spellStart"/>
      <w:r>
        <w:t>curar</w:t>
      </w:r>
      <w:proofErr w:type="spellEnd"/>
      <w:r>
        <w:t xml:space="preserve"> entre sus </w:t>
      </w:r>
      <w:proofErr w:type="spellStart"/>
      <w:r>
        <w:t>hijos</w:t>
      </w:r>
      <w:proofErr w:type="spellEnd"/>
      <w:r>
        <w:t xml:space="preserve">, </w:t>
      </w:r>
      <w:proofErr w:type="spellStart"/>
      <w:r>
        <w:t>extiende</w:t>
      </w:r>
      <w:proofErr w:type="spellEnd"/>
      <w:r>
        <w:t xml:space="preserve"> </w:t>
      </w:r>
      <w:proofErr w:type="spellStart"/>
      <w:r>
        <w:t>su</w:t>
      </w:r>
      <w:proofErr w:type="spellEnd"/>
      <w:r>
        <w:t xml:space="preserve"> </w:t>
      </w:r>
      <w:proofErr w:type="spellStart"/>
      <w:r>
        <w:t>caridad</w:t>
      </w:r>
      <w:proofErr w:type="spellEnd"/>
      <w:r>
        <w:t xml:space="preserve"> y </w:t>
      </w:r>
      <w:proofErr w:type="spellStart"/>
      <w:r>
        <w:t>os</w:t>
      </w:r>
      <w:proofErr w:type="spellEnd"/>
      <w:r>
        <w:t xml:space="preserve"> </w:t>
      </w:r>
      <w:proofErr w:type="spellStart"/>
      <w:r>
        <w:t>toca</w:t>
      </w:r>
      <w:proofErr w:type="spellEnd"/>
      <w:r>
        <w:t xml:space="preserve">, para </w:t>
      </w:r>
      <w:proofErr w:type="spellStart"/>
      <w:r>
        <w:t>que</w:t>
      </w:r>
      <w:proofErr w:type="spellEnd"/>
      <w:r>
        <w:t xml:space="preserve"> </w:t>
      </w:r>
      <w:proofErr w:type="spellStart"/>
      <w:r>
        <w:t>sintáis</w:t>
      </w:r>
      <w:proofErr w:type="spellEnd"/>
      <w:r>
        <w:t xml:space="preserve"> </w:t>
      </w:r>
      <w:proofErr w:type="spellStart"/>
      <w:r>
        <w:t>el</w:t>
      </w:r>
      <w:proofErr w:type="spellEnd"/>
      <w:r>
        <w:t xml:space="preserve"> </w:t>
      </w:r>
      <w:proofErr w:type="spellStart"/>
      <w:r>
        <w:t>milagro</w:t>
      </w:r>
      <w:proofErr w:type="spellEnd"/>
      <w:r>
        <w:t xml:space="preserve"> de </w:t>
      </w:r>
      <w:proofErr w:type="spellStart"/>
      <w:r>
        <w:t>su</w:t>
      </w:r>
      <w:proofErr w:type="spellEnd"/>
      <w:r>
        <w:t xml:space="preserve"> </w:t>
      </w:r>
      <w:proofErr w:type="spellStart"/>
      <w:r>
        <w:t>caricia</w:t>
      </w:r>
      <w:proofErr w:type="spellEnd"/>
      <w:r>
        <w:t xml:space="preserve"> y </w:t>
      </w:r>
      <w:proofErr w:type="spellStart"/>
      <w:r>
        <w:t>os</w:t>
      </w:r>
      <w:proofErr w:type="spellEnd"/>
      <w:r>
        <w:t xml:space="preserve"> </w:t>
      </w:r>
      <w:proofErr w:type="spellStart"/>
      <w:r>
        <w:t>levantéis</w:t>
      </w:r>
      <w:proofErr w:type="spellEnd"/>
      <w:r>
        <w:t xml:space="preserve"> </w:t>
      </w:r>
      <w:proofErr w:type="spellStart"/>
      <w:r>
        <w:t>sanos</w:t>
      </w:r>
      <w:proofErr w:type="spellEnd"/>
      <w:r>
        <w:t xml:space="preserve"> </w:t>
      </w:r>
      <w:proofErr w:type="spellStart"/>
      <w:r>
        <w:t>dando</w:t>
      </w:r>
      <w:proofErr w:type="spellEnd"/>
      <w:r>
        <w:t xml:space="preserve"> testimonio, para </w:t>
      </w:r>
      <w:proofErr w:type="spellStart"/>
      <w:r>
        <w:t>que</w:t>
      </w:r>
      <w:proofErr w:type="spellEnd"/>
      <w:r>
        <w:t xml:space="preserve"> </w:t>
      </w:r>
      <w:proofErr w:type="spellStart"/>
      <w:r>
        <w:t>otros</w:t>
      </w:r>
      <w:proofErr w:type="spellEnd"/>
      <w:r>
        <w:t xml:space="preserve"> </w:t>
      </w:r>
      <w:proofErr w:type="spellStart"/>
      <w:r>
        <w:t>vengan</w:t>
      </w:r>
      <w:proofErr w:type="spellEnd"/>
      <w:r>
        <w:t xml:space="preserve"> a </w:t>
      </w:r>
      <w:proofErr w:type="spellStart"/>
      <w:r>
        <w:t>Él</w:t>
      </w:r>
      <w:proofErr w:type="spellEnd"/>
      <w:r>
        <w:t xml:space="preserve">. </w:t>
      </w:r>
    </w:p>
    <w:p w14:paraId="5CC17AE3" w14:textId="77777777" w:rsidR="00F50769" w:rsidRDefault="00F50769" w:rsidP="00F50769">
      <w:r>
        <w:t xml:space="preserve">47. </w:t>
      </w:r>
      <w:proofErr w:type="gramStart"/>
      <w:r>
        <w:t>Los</w:t>
      </w:r>
      <w:proofErr w:type="gramEnd"/>
      <w:r>
        <w:t xml:space="preserve"> </w:t>
      </w:r>
      <w:proofErr w:type="spellStart"/>
      <w:r>
        <w:t>que</w:t>
      </w:r>
      <w:proofErr w:type="spellEnd"/>
      <w:r>
        <w:t xml:space="preserve"> </w:t>
      </w:r>
      <w:proofErr w:type="spellStart"/>
      <w:r>
        <w:t>saben</w:t>
      </w:r>
      <w:proofErr w:type="spellEnd"/>
      <w:r>
        <w:t xml:space="preserve"> </w:t>
      </w:r>
      <w:proofErr w:type="spellStart"/>
      <w:r>
        <w:t>vencer</w:t>
      </w:r>
      <w:proofErr w:type="spellEnd"/>
      <w:r>
        <w:t xml:space="preserve"> las </w:t>
      </w:r>
      <w:proofErr w:type="spellStart"/>
      <w:r>
        <w:t>tribulaciones</w:t>
      </w:r>
      <w:proofErr w:type="spellEnd"/>
      <w:r>
        <w:t xml:space="preserve"> de la </w:t>
      </w:r>
      <w:proofErr w:type="spellStart"/>
      <w:r>
        <w:t>vida</w:t>
      </w:r>
      <w:proofErr w:type="spellEnd"/>
      <w:r>
        <w:t xml:space="preserve">, </w:t>
      </w:r>
      <w:proofErr w:type="spellStart"/>
      <w:r>
        <w:t>nunca</w:t>
      </w:r>
      <w:proofErr w:type="spellEnd"/>
      <w:r>
        <w:t xml:space="preserve"> </w:t>
      </w:r>
      <w:proofErr w:type="spellStart"/>
      <w:r>
        <w:t>dejan</w:t>
      </w:r>
      <w:proofErr w:type="spellEnd"/>
      <w:r>
        <w:t xml:space="preserve"> </w:t>
      </w:r>
      <w:proofErr w:type="spellStart"/>
      <w:r>
        <w:t>que</w:t>
      </w:r>
      <w:proofErr w:type="spellEnd"/>
      <w:r>
        <w:t xml:space="preserve"> </w:t>
      </w:r>
      <w:proofErr w:type="spellStart"/>
      <w:r>
        <w:t>ellas</w:t>
      </w:r>
      <w:proofErr w:type="spellEnd"/>
      <w:r>
        <w:t xml:space="preserve"> </w:t>
      </w:r>
      <w:proofErr w:type="spellStart"/>
      <w:r>
        <w:t>turben</w:t>
      </w:r>
      <w:proofErr w:type="spellEnd"/>
      <w:r>
        <w:t xml:space="preserve"> a </w:t>
      </w:r>
      <w:proofErr w:type="spellStart"/>
      <w:r>
        <w:t>su</w:t>
      </w:r>
      <w:proofErr w:type="spellEnd"/>
      <w:r>
        <w:t xml:space="preserve"> </w:t>
      </w:r>
      <w:proofErr w:type="spellStart"/>
      <w:r>
        <w:t>espíritu</w:t>
      </w:r>
      <w:proofErr w:type="spellEnd"/>
      <w:r>
        <w:t xml:space="preserve">; halos </w:t>
      </w:r>
      <w:proofErr w:type="spellStart"/>
      <w:r>
        <w:t>aquí</w:t>
      </w:r>
      <w:proofErr w:type="spellEnd"/>
      <w:r>
        <w:t xml:space="preserve"> recibiendo mi </w:t>
      </w:r>
      <w:proofErr w:type="spellStart"/>
      <w:r>
        <w:t>presencia</w:t>
      </w:r>
      <w:proofErr w:type="spellEnd"/>
      <w:r>
        <w:t xml:space="preserve"> con gran </w:t>
      </w:r>
      <w:proofErr w:type="spellStart"/>
      <w:r>
        <w:t>gozo</w:t>
      </w:r>
      <w:proofErr w:type="spellEnd"/>
      <w:r>
        <w:t xml:space="preserve"> </w:t>
      </w:r>
      <w:proofErr w:type="spellStart"/>
      <w:r>
        <w:t>en</w:t>
      </w:r>
      <w:proofErr w:type="spellEnd"/>
      <w:r>
        <w:t xml:space="preserve"> </w:t>
      </w:r>
      <w:proofErr w:type="spellStart"/>
      <w:r>
        <w:t>su</w:t>
      </w:r>
      <w:proofErr w:type="spellEnd"/>
      <w:r>
        <w:t xml:space="preserve"> </w:t>
      </w:r>
      <w:proofErr w:type="spellStart"/>
      <w:r>
        <w:t>corazón</w:t>
      </w:r>
      <w:proofErr w:type="spellEnd"/>
      <w:r>
        <w:t xml:space="preserve"> de </w:t>
      </w:r>
      <w:proofErr w:type="spellStart"/>
      <w:r>
        <w:t>discípulos</w:t>
      </w:r>
      <w:proofErr w:type="spellEnd"/>
      <w:r>
        <w:t xml:space="preserve">; </w:t>
      </w:r>
      <w:proofErr w:type="spellStart"/>
      <w:r>
        <w:t>mientras</w:t>
      </w:r>
      <w:proofErr w:type="spellEnd"/>
      <w:r>
        <w:t xml:space="preserve"> </w:t>
      </w:r>
      <w:proofErr w:type="spellStart"/>
      <w:r>
        <w:t>que</w:t>
      </w:r>
      <w:proofErr w:type="spellEnd"/>
      <w:r>
        <w:t xml:space="preserve"> </w:t>
      </w:r>
      <w:proofErr w:type="spellStart"/>
      <w:r>
        <w:t>el</w:t>
      </w:r>
      <w:proofErr w:type="spellEnd"/>
      <w:r>
        <w:t xml:space="preserve"> </w:t>
      </w:r>
      <w:proofErr w:type="spellStart"/>
      <w:r>
        <w:t>que</w:t>
      </w:r>
      <w:proofErr w:type="spellEnd"/>
      <w:r>
        <w:t xml:space="preserve"> se ha </w:t>
      </w:r>
      <w:proofErr w:type="spellStart"/>
      <w:r>
        <w:t>dejado</w:t>
      </w:r>
      <w:proofErr w:type="spellEnd"/>
      <w:r>
        <w:t xml:space="preserve"> </w:t>
      </w:r>
      <w:proofErr w:type="spellStart"/>
      <w:r>
        <w:t>vencer</w:t>
      </w:r>
      <w:proofErr w:type="spellEnd"/>
      <w:r>
        <w:t xml:space="preserve"> </w:t>
      </w:r>
      <w:proofErr w:type="spellStart"/>
      <w:r>
        <w:t>por</w:t>
      </w:r>
      <w:proofErr w:type="spellEnd"/>
      <w:r>
        <w:t xml:space="preserve"> las </w:t>
      </w:r>
      <w:proofErr w:type="spellStart"/>
      <w:r>
        <w:t>pruebas</w:t>
      </w:r>
      <w:proofErr w:type="spellEnd"/>
      <w:r>
        <w:t xml:space="preserve">, </w:t>
      </w:r>
      <w:proofErr w:type="spellStart"/>
      <w:r>
        <w:t>viene</w:t>
      </w:r>
      <w:proofErr w:type="spellEnd"/>
      <w:r>
        <w:t xml:space="preserve"> triste, </w:t>
      </w:r>
      <w:proofErr w:type="spellStart"/>
      <w:r>
        <w:t>derrotado</w:t>
      </w:r>
      <w:proofErr w:type="spellEnd"/>
      <w:r>
        <w:t xml:space="preserve">; </w:t>
      </w:r>
      <w:proofErr w:type="spellStart"/>
      <w:r>
        <w:t>en</w:t>
      </w:r>
      <w:proofErr w:type="spellEnd"/>
      <w:r>
        <w:t xml:space="preserve"> </w:t>
      </w:r>
      <w:proofErr w:type="spellStart"/>
      <w:r>
        <w:t>vez</w:t>
      </w:r>
      <w:proofErr w:type="spellEnd"/>
      <w:r>
        <w:t xml:space="preserve"> de </w:t>
      </w:r>
      <w:proofErr w:type="spellStart"/>
      <w:r>
        <w:t>elevar</w:t>
      </w:r>
      <w:proofErr w:type="spellEnd"/>
      <w:r>
        <w:t xml:space="preserve"> </w:t>
      </w:r>
      <w:proofErr w:type="spellStart"/>
      <w:r>
        <w:t>hacia</w:t>
      </w:r>
      <w:proofErr w:type="spellEnd"/>
      <w:r>
        <w:t xml:space="preserve"> </w:t>
      </w:r>
      <w:proofErr w:type="spellStart"/>
      <w:r>
        <w:t>Mí</w:t>
      </w:r>
      <w:proofErr w:type="spellEnd"/>
      <w:r>
        <w:t xml:space="preserve"> un </w:t>
      </w:r>
      <w:proofErr w:type="spellStart"/>
      <w:r>
        <w:t>himno</w:t>
      </w:r>
      <w:proofErr w:type="spellEnd"/>
      <w:r>
        <w:t xml:space="preserve"> </w:t>
      </w:r>
      <w:proofErr w:type="spellStart"/>
      <w:r>
        <w:t>espiritual</w:t>
      </w:r>
      <w:proofErr w:type="spellEnd"/>
      <w:r>
        <w:t xml:space="preserve">, me </w:t>
      </w:r>
      <w:proofErr w:type="spellStart"/>
      <w:r>
        <w:t>muestra</w:t>
      </w:r>
      <w:proofErr w:type="spellEnd"/>
      <w:r>
        <w:t xml:space="preserve"> tan </w:t>
      </w:r>
      <w:proofErr w:type="spellStart"/>
      <w:r>
        <w:t>sólo</w:t>
      </w:r>
      <w:proofErr w:type="spellEnd"/>
      <w:r>
        <w:t xml:space="preserve"> </w:t>
      </w:r>
      <w:proofErr w:type="spellStart"/>
      <w:r>
        <w:t>su</w:t>
      </w:r>
      <w:proofErr w:type="spellEnd"/>
      <w:r>
        <w:t xml:space="preserve"> dolor y sus </w:t>
      </w:r>
      <w:proofErr w:type="spellStart"/>
      <w:r>
        <w:t>lágrimas</w:t>
      </w:r>
      <w:proofErr w:type="spellEnd"/>
      <w:r>
        <w:t xml:space="preserve">. </w:t>
      </w:r>
      <w:proofErr w:type="spellStart"/>
      <w:r>
        <w:t>Yo</w:t>
      </w:r>
      <w:proofErr w:type="spellEnd"/>
      <w:r>
        <w:t xml:space="preserve"> </w:t>
      </w:r>
      <w:proofErr w:type="spellStart"/>
      <w:r>
        <w:t>recibo</w:t>
      </w:r>
      <w:proofErr w:type="spellEnd"/>
      <w:r>
        <w:t xml:space="preserve"> </w:t>
      </w:r>
      <w:proofErr w:type="spellStart"/>
      <w:r>
        <w:t>esa</w:t>
      </w:r>
      <w:proofErr w:type="spellEnd"/>
      <w:r>
        <w:t xml:space="preserve"> ofrenda dolorosa, </w:t>
      </w:r>
      <w:proofErr w:type="spellStart"/>
      <w:r>
        <w:t>pero</w:t>
      </w:r>
      <w:proofErr w:type="spellEnd"/>
      <w:r>
        <w:t xml:space="preserve"> </w:t>
      </w:r>
      <w:proofErr w:type="spellStart"/>
      <w:r>
        <w:t>quiero</w:t>
      </w:r>
      <w:proofErr w:type="spellEnd"/>
      <w:r>
        <w:t xml:space="preserve"> </w:t>
      </w:r>
      <w:proofErr w:type="spellStart"/>
      <w:r>
        <w:t>que</w:t>
      </w:r>
      <w:proofErr w:type="spellEnd"/>
      <w:r>
        <w:t xml:space="preserve"> la </w:t>
      </w:r>
      <w:proofErr w:type="spellStart"/>
      <w:r>
        <w:t>tornéis</w:t>
      </w:r>
      <w:proofErr w:type="spellEnd"/>
      <w:r>
        <w:t xml:space="preserve"> </w:t>
      </w:r>
      <w:proofErr w:type="spellStart"/>
      <w:r>
        <w:t>en</w:t>
      </w:r>
      <w:proofErr w:type="spellEnd"/>
      <w:r>
        <w:t xml:space="preserve"> ofrenda de </w:t>
      </w:r>
      <w:proofErr w:type="spellStart"/>
      <w:r>
        <w:t>fe</w:t>
      </w:r>
      <w:proofErr w:type="spellEnd"/>
      <w:r>
        <w:t xml:space="preserve">, de </w:t>
      </w:r>
      <w:proofErr w:type="spellStart"/>
      <w:r>
        <w:t>confianza</w:t>
      </w:r>
      <w:proofErr w:type="spellEnd"/>
      <w:r>
        <w:t xml:space="preserve"> y de </w:t>
      </w:r>
      <w:proofErr w:type="spellStart"/>
      <w:r>
        <w:t>paz</w:t>
      </w:r>
      <w:proofErr w:type="spellEnd"/>
      <w:r>
        <w:t xml:space="preserve">. </w:t>
      </w:r>
    </w:p>
    <w:p w14:paraId="059441EB" w14:textId="77777777" w:rsidR="00F50769" w:rsidRDefault="00F50769" w:rsidP="00F50769">
      <w:r>
        <w:t xml:space="preserve">48. ¿Me </w:t>
      </w:r>
      <w:proofErr w:type="spellStart"/>
      <w:r>
        <w:t>preguntáis</w:t>
      </w:r>
      <w:proofErr w:type="spellEnd"/>
      <w:r>
        <w:t xml:space="preserve"> </w:t>
      </w:r>
      <w:proofErr w:type="spellStart"/>
      <w:r>
        <w:t>si</w:t>
      </w:r>
      <w:proofErr w:type="spellEnd"/>
      <w:r>
        <w:t xml:space="preserve"> nada </w:t>
      </w:r>
      <w:proofErr w:type="spellStart"/>
      <w:r>
        <w:t>puedo</w:t>
      </w:r>
      <w:proofErr w:type="spellEnd"/>
      <w:r>
        <w:t xml:space="preserve"> </w:t>
      </w:r>
      <w:proofErr w:type="spellStart"/>
      <w:r>
        <w:t>hacer</w:t>
      </w:r>
      <w:proofErr w:type="spellEnd"/>
      <w:r>
        <w:t xml:space="preserve"> </w:t>
      </w:r>
      <w:proofErr w:type="spellStart"/>
      <w:r>
        <w:t>por</w:t>
      </w:r>
      <w:proofErr w:type="spellEnd"/>
      <w:r>
        <w:t xml:space="preserve"> </w:t>
      </w:r>
      <w:proofErr w:type="spellStart"/>
      <w:r>
        <w:t>vosotros</w:t>
      </w:r>
      <w:proofErr w:type="spellEnd"/>
      <w:r>
        <w:t xml:space="preserve">? ¡Ah, mis </w:t>
      </w:r>
      <w:proofErr w:type="spellStart"/>
      <w:r>
        <w:t>pequeños</w:t>
      </w:r>
      <w:proofErr w:type="spellEnd"/>
      <w:r>
        <w:t xml:space="preserve">, antes de </w:t>
      </w:r>
      <w:proofErr w:type="spellStart"/>
      <w:r>
        <w:t>que</w:t>
      </w:r>
      <w:proofErr w:type="spellEnd"/>
      <w:r>
        <w:t xml:space="preserve"> </w:t>
      </w:r>
      <w:proofErr w:type="spellStart"/>
      <w:r>
        <w:t>vosotros</w:t>
      </w:r>
      <w:proofErr w:type="spellEnd"/>
      <w:r>
        <w:t xml:space="preserve"> me </w:t>
      </w:r>
      <w:proofErr w:type="spellStart"/>
      <w:r>
        <w:t>pidáis</w:t>
      </w:r>
      <w:proofErr w:type="spellEnd"/>
      <w:r>
        <w:t xml:space="preserve">, </w:t>
      </w:r>
      <w:proofErr w:type="spellStart"/>
      <w:r>
        <w:t>yo</w:t>
      </w:r>
      <w:proofErr w:type="spellEnd"/>
      <w:r>
        <w:t xml:space="preserve"> he </w:t>
      </w:r>
      <w:proofErr w:type="spellStart"/>
      <w:r>
        <w:t>depositado</w:t>
      </w:r>
      <w:proofErr w:type="spellEnd"/>
      <w:r>
        <w:t xml:space="preserve"> </w:t>
      </w:r>
      <w:proofErr w:type="spellStart"/>
      <w:r>
        <w:t>en</w:t>
      </w:r>
      <w:proofErr w:type="spellEnd"/>
      <w:r>
        <w:t xml:space="preserve"> </w:t>
      </w:r>
      <w:proofErr w:type="spellStart"/>
      <w:r>
        <w:t>vuestras</w:t>
      </w:r>
      <w:proofErr w:type="spellEnd"/>
      <w:r>
        <w:t xml:space="preserve"> manos lo </w:t>
      </w:r>
      <w:proofErr w:type="spellStart"/>
      <w:r>
        <w:t>que</w:t>
      </w:r>
      <w:proofErr w:type="spellEnd"/>
      <w:r>
        <w:t xml:space="preserve"> </w:t>
      </w:r>
      <w:proofErr w:type="spellStart"/>
      <w:r>
        <w:t>necesitáis</w:t>
      </w:r>
      <w:proofErr w:type="spellEnd"/>
      <w:r>
        <w:t xml:space="preserve">! </w:t>
      </w:r>
      <w:proofErr w:type="spellStart"/>
      <w:r>
        <w:t>pero</w:t>
      </w:r>
      <w:proofErr w:type="spellEnd"/>
      <w:r>
        <w:t xml:space="preserve"> </w:t>
      </w:r>
      <w:proofErr w:type="spellStart"/>
      <w:r>
        <w:t>ocupados</w:t>
      </w:r>
      <w:proofErr w:type="spellEnd"/>
      <w:r>
        <w:t xml:space="preserve"> </w:t>
      </w:r>
      <w:proofErr w:type="spellStart"/>
      <w:r>
        <w:t>en</w:t>
      </w:r>
      <w:proofErr w:type="spellEnd"/>
      <w:r>
        <w:t xml:space="preserve"> la lucha y </w:t>
      </w:r>
      <w:proofErr w:type="spellStart"/>
      <w:r>
        <w:t>caminando</w:t>
      </w:r>
      <w:proofErr w:type="spellEnd"/>
      <w:r>
        <w:t xml:space="preserve"> sin la luz de la </w:t>
      </w:r>
      <w:proofErr w:type="spellStart"/>
      <w:r>
        <w:t>fe</w:t>
      </w:r>
      <w:proofErr w:type="spellEnd"/>
      <w:r>
        <w:t xml:space="preserve">, no </w:t>
      </w:r>
      <w:proofErr w:type="spellStart"/>
      <w:r>
        <w:t>sabéis</w:t>
      </w:r>
      <w:proofErr w:type="spellEnd"/>
      <w:r>
        <w:t xml:space="preserve"> </w:t>
      </w:r>
      <w:proofErr w:type="spellStart"/>
      <w:r>
        <w:t>sentir</w:t>
      </w:r>
      <w:proofErr w:type="spellEnd"/>
      <w:r>
        <w:t xml:space="preserve"> mi </w:t>
      </w:r>
      <w:proofErr w:type="spellStart"/>
      <w:r>
        <w:t>presencia</w:t>
      </w:r>
      <w:proofErr w:type="spellEnd"/>
      <w:r>
        <w:t xml:space="preserve">, </w:t>
      </w:r>
      <w:proofErr w:type="spellStart"/>
      <w:r>
        <w:t>ni</w:t>
      </w:r>
      <w:proofErr w:type="spellEnd"/>
      <w:r>
        <w:t xml:space="preserve"> </w:t>
      </w:r>
      <w:proofErr w:type="spellStart"/>
      <w:r>
        <w:t>ver</w:t>
      </w:r>
      <w:proofErr w:type="spellEnd"/>
      <w:r>
        <w:t xml:space="preserve"> lo </w:t>
      </w:r>
      <w:proofErr w:type="spellStart"/>
      <w:r>
        <w:t>que</w:t>
      </w:r>
      <w:proofErr w:type="spellEnd"/>
      <w:r>
        <w:t xml:space="preserve"> </w:t>
      </w:r>
      <w:proofErr w:type="spellStart"/>
      <w:r>
        <w:t>dejo</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ni</w:t>
      </w:r>
      <w:proofErr w:type="spellEnd"/>
      <w:r>
        <w:t xml:space="preserve"> </w:t>
      </w:r>
      <w:proofErr w:type="spellStart"/>
      <w:r>
        <w:t>contemplar</w:t>
      </w:r>
      <w:proofErr w:type="spellEnd"/>
      <w:r>
        <w:t xml:space="preserve"> la luz del nuevo día </w:t>
      </w:r>
      <w:proofErr w:type="spellStart"/>
      <w:r>
        <w:t>que</w:t>
      </w:r>
      <w:proofErr w:type="spellEnd"/>
      <w:r>
        <w:t xml:space="preserve"> </w:t>
      </w:r>
      <w:proofErr w:type="spellStart"/>
      <w:r>
        <w:t>sólo</w:t>
      </w:r>
      <w:proofErr w:type="spellEnd"/>
      <w:r>
        <w:t xml:space="preserve"> </w:t>
      </w:r>
      <w:proofErr w:type="spellStart"/>
      <w:r>
        <w:t>espera</w:t>
      </w:r>
      <w:proofErr w:type="spellEnd"/>
      <w:r>
        <w:t xml:space="preserve"> </w:t>
      </w:r>
      <w:proofErr w:type="spellStart"/>
      <w:r>
        <w:t>vuestro</w:t>
      </w:r>
      <w:proofErr w:type="spellEnd"/>
      <w:r>
        <w:t xml:space="preserve"> </w:t>
      </w:r>
      <w:proofErr w:type="spellStart"/>
      <w:r>
        <w:t>despertar</w:t>
      </w:r>
      <w:proofErr w:type="spellEnd"/>
      <w:r>
        <w:t xml:space="preserve"> para </w:t>
      </w:r>
      <w:proofErr w:type="spellStart"/>
      <w:r>
        <w:t>que</w:t>
      </w:r>
      <w:proofErr w:type="spellEnd"/>
      <w:r>
        <w:t xml:space="preserve"> la </w:t>
      </w:r>
      <w:proofErr w:type="spellStart"/>
      <w:r>
        <w:t>veáis</w:t>
      </w:r>
      <w:proofErr w:type="spellEnd"/>
      <w:r>
        <w:t xml:space="preserve"> </w:t>
      </w:r>
      <w:proofErr w:type="spellStart"/>
      <w:r>
        <w:t>brillar</w:t>
      </w:r>
      <w:proofErr w:type="spellEnd"/>
      <w:r>
        <w:t xml:space="preserve"> </w:t>
      </w:r>
      <w:proofErr w:type="spellStart"/>
      <w:r>
        <w:t>en</w:t>
      </w:r>
      <w:proofErr w:type="spellEnd"/>
      <w:r>
        <w:t xml:space="preserve"> </w:t>
      </w:r>
      <w:proofErr w:type="spellStart"/>
      <w:r>
        <w:t>plenitud</w:t>
      </w:r>
      <w:proofErr w:type="spellEnd"/>
      <w:r>
        <w:t xml:space="preserve">. </w:t>
      </w:r>
    </w:p>
    <w:p w14:paraId="23B17F15" w14:textId="77777777" w:rsidR="00F50769" w:rsidRDefault="00F50769" w:rsidP="00F50769">
      <w:r>
        <w:lastRenderedPageBreak/>
        <w:t xml:space="preserve">49. </w:t>
      </w:r>
      <w:proofErr w:type="spellStart"/>
      <w:r>
        <w:t>Preguntad</w:t>
      </w:r>
      <w:proofErr w:type="spellEnd"/>
      <w:r>
        <w:t xml:space="preserve"> a </w:t>
      </w:r>
      <w:proofErr w:type="spellStart"/>
      <w:r>
        <w:t>los</w:t>
      </w:r>
      <w:proofErr w:type="spellEnd"/>
      <w:r>
        <w:t xml:space="preserve"> </w:t>
      </w:r>
      <w:proofErr w:type="spellStart"/>
      <w:r>
        <w:t>que</w:t>
      </w:r>
      <w:proofErr w:type="spellEnd"/>
      <w:r>
        <w:t xml:space="preserve"> </w:t>
      </w:r>
      <w:proofErr w:type="spellStart"/>
      <w:r>
        <w:t>han</w:t>
      </w:r>
      <w:proofErr w:type="spellEnd"/>
      <w:r>
        <w:t xml:space="preserve"> visto </w:t>
      </w:r>
      <w:proofErr w:type="spellStart"/>
      <w:r>
        <w:t>realizado</w:t>
      </w:r>
      <w:proofErr w:type="spellEnd"/>
      <w:r>
        <w:t xml:space="preserve"> </w:t>
      </w:r>
      <w:proofErr w:type="spellStart"/>
      <w:r>
        <w:t>el</w:t>
      </w:r>
      <w:proofErr w:type="spellEnd"/>
      <w:r>
        <w:t xml:space="preserve"> </w:t>
      </w:r>
      <w:proofErr w:type="spellStart"/>
      <w:r>
        <w:t>milagro</w:t>
      </w:r>
      <w:proofErr w:type="spellEnd"/>
      <w:r>
        <w:t xml:space="preserve"> </w:t>
      </w:r>
      <w:proofErr w:type="spellStart"/>
      <w:r>
        <w:t>en</w:t>
      </w:r>
      <w:proofErr w:type="spellEnd"/>
      <w:r>
        <w:t xml:space="preserve"> </w:t>
      </w:r>
      <w:proofErr w:type="spellStart"/>
      <w:r>
        <w:t>su</w:t>
      </w:r>
      <w:proofErr w:type="spellEnd"/>
      <w:r>
        <w:t xml:space="preserve"> </w:t>
      </w:r>
      <w:proofErr w:type="spellStart"/>
      <w:r>
        <w:t>vida</w:t>
      </w:r>
      <w:proofErr w:type="spellEnd"/>
      <w:r>
        <w:t xml:space="preserve">, </w:t>
      </w:r>
      <w:proofErr w:type="spellStart"/>
      <w:r>
        <w:t>interrogad</w:t>
      </w:r>
      <w:proofErr w:type="spellEnd"/>
      <w:r>
        <w:t xml:space="preserve"> a </w:t>
      </w:r>
      <w:proofErr w:type="spellStart"/>
      <w:r>
        <w:t>los</w:t>
      </w:r>
      <w:proofErr w:type="spellEnd"/>
      <w:r>
        <w:t xml:space="preserve"> </w:t>
      </w:r>
      <w:proofErr w:type="spellStart"/>
      <w:r>
        <w:t>que</w:t>
      </w:r>
      <w:proofErr w:type="spellEnd"/>
      <w:r>
        <w:t xml:space="preserve"> </w:t>
      </w:r>
      <w:proofErr w:type="spellStart"/>
      <w:r>
        <w:t>vienen</w:t>
      </w:r>
      <w:proofErr w:type="spellEnd"/>
      <w:r>
        <w:t xml:space="preserve"> con la </w:t>
      </w:r>
      <w:proofErr w:type="spellStart"/>
      <w:r>
        <w:t>alegría</w:t>
      </w:r>
      <w:proofErr w:type="spellEnd"/>
      <w:r>
        <w:t xml:space="preserve"> </w:t>
      </w:r>
      <w:proofErr w:type="spellStart"/>
      <w:r>
        <w:t>reflejada</w:t>
      </w:r>
      <w:proofErr w:type="spellEnd"/>
      <w:r>
        <w:t xml:space="preserve"> </w:t>
      </w:r>
      <w:proofErr w:type="spellStart"/>
      <w:r>
        <w:t>en</w:t>
      </w:r>
      <w:proofErr w:type="spellEnd"/>
      <w:r>
        <w:t xml:space="preserve"> la </w:t>
      </w:r>
      <w:proofErr w:type="spellStart"/>
      <w:r>
        <w:t>faz</w:t>
      </w:r>
      <w:proofErr w:type="spellEnd"/>
      <w:r>
        <w:t xml:space="preserve">, </w:t>
      </w:r>
      <w:proofErr w:type="spellStart"/>
      <w:r>
        <w:t>ellos</w:t>
      </w:r>
      <w:proofErr w:type="spellEnd"/>
      <w:r>
        <w:t xml:space="preserve"> con </w:t>
      </w:r>
      <w:proofErr w:type="spellStart"/>
      <w:r>
        <w:t>su</w:t>
      </w:r>
      <w:proofErr w:type="spellEnd"/>
      <w:r>
        <w:t xml:space="preserve"> testimonio </w:t>
      </w:r>
      <w:proofErr w:type="spellStart"/>
      <w:r>
        <w:t>os</w:t>
      </w:r>
      <w:proofErr w:type="spellEnd"/>
      <w:r>
        <w:t xml:space="preserve"> </w:t>
      </w:r>
      <w:proofErr w:type="spellStart"/>
      <w:r>
        <w:t>abrirán</w:t>
      </w:r>
      <w:proofErr w:type="spellEnd"/>
      <w:r>
        <w:t xml:space="preserve"> un </w:t>
      </w:r>
      <w:proofErr w:type="spellStart"/>
      <w:r>
        <w:t>libro</w:t>
      </w:r>
      <w:proofErr w:type="spellEnd"/>
      <w:r>
        <w:t xml:space="preserve">, </w:t>
      </w:r>
      <w:proofErr w:type="spellStart"/>
      <w:r>
        <w:t>donde</w:t>
      </w:r>
      <w:proofErr w:type="spellEnd"/>
      <w:r>
        <w:t xml:space="preserve"> </w:t>
      </w:r>
      <w:proofErr w:type="spellStart"/>
      <w:r>
        <w:t>leeréis</w:t>
      </w:r>
      <w:proofErr w:type="spellEnd"/>
      <w:r>
        <w:t xml:space="preserve"> </w:t>
      </w:r>
      <w:proofErr w:type="spellStart"/>
      <w:r>
        <w:t>una</w:t>
      </w:r>
      <w:proofErr w:type="spellEnd"/>
      <w:r>
        <w:t xml:space="preserve"> </w:t>
      </w:r>
      <w:proofErr w:type="spellStart"/>
      <w:r>
        <w:t>historia</w:t>
      </w:r>
      <w:proofErr w:type="spellEnd"/>
      <w:r>
        <w:t xml:space="preserve"> </w:t>
      </w:r>
      <w:proofErr w:type="spellStart"/>
      <w:r>
        <w:t>que</w:t>
      </w:r>
      <w:proofErr w:type="spellEnd"/>
      <w:r>
        <w:t xml:space="preserve"> </w:t>
      </w:r>
      <w:proofErr w:type="spellStart"/>
      <w:r>
        <w:t>será</w:t>
      </w:r>
      <w:proofErr w:type="spellEnd"/>
      <w:r>
        <w:t xml:space="preserve"> </w:t>
      </w:r>
      <w:proofErr w:type="spellStart"/>
      <w:r>
        <w:t>ejemplo</w:t>
      </w:r>
      <w:proofErr w:type="spellEnd"/>
      <w:r>
        <w:t xml:space="preserve"> y un </w:t>
      </w:r>
      <w:proofErr w:type="spellStart"/>
      <w:r>
        <w:t>estímulo</w:t>
      </w:r>
      <w:proofErr w:type="spellEnd"/>
      <w:r>
        <w:t xml:space="preserve"> para </w:t>
      </w:r>
      <w:proofErr w:type="spellStart"/>
      <w:r>
        <w:t>vuestra</w:t>
      </w:r>
      <w:proofErr w:type="spellEnd"/>
      <w:r>
        <w:t xml:space="preserve"> </w:t>
      </w:r>
      <w:proofErr w:type="spellStart"/>
      <w:r>
        <w:t>fe</w:t>
      </w:r>
      <w:proofErr w:type="spellEnd"/>
      <w:r>
        <w:t xml:space="preserve">. </w:t>
      </w:r>
    </w:p>
    <w:p w14:paraId="6B6510A2" w14:textId="77777777" w:rsidR="00F50769" w:rsidRDefault="00F50769" w:rsidP="00F50769">
      <w:r>
        <w:t>50. ¿</w:t>
      </w:r>
      <w:proofErr w:type="spellStart"/>
      <w:r>
        <w:t>Cómo</w:t>
      </w:r>
      <w:proofErr w:type="spellEnd"/>
      <w:r>
        <w:t xml:space="preserve"> </w:t>
      </w:r>
      <w:proofErr w:type="spellStart"/>
      <w:r>
        <w:t>podéis</w:t>
      </w:r>
      <w:proofErr w:type="spellEnd"/>
      <w:r>
        <w:t xml:space="preserve"> </w:t>
      </w:r>
      <w:proofErr w:type="spellStart"/>
      <w:r>
        <w:t>pensar</w:t>
      </w:r>
      <w:proofErr w:type="spellEnd"/>
      <w:r>
        <w:t xml:space="preserve"> </w:t>
      </w:r>
      <w:proofErr w:type="spellStart"/>
      <w:r>
        <w:t>que</w:t>
      </w:r>
      <w:proofErr w:type="spellEnd"/>
      <w:r>
        <w:t xml:space="preserve"> </w:t>
      </w:r>
      <w:proofErr w:type="spellStart"/>
      <w:r>
        <w:t>ame</w:t>
      </w:r>
      <w:proofErr w:type="spellEnd"/>
      <w:r>
        <w:t xml:space="preserve"> </w:t>
      </w:r>
      <w:proofErr w:type="spellStart"/>
      <w:r>
        <w:t>menos</w:t>
      </w:r>
      <w:proofErr w:type="spellEnd"/>
      <w:r>
        <w:t xml:space="preserve"> al </w:t>
      </w:r>
      <w:proofErr w:type="spellStart"/>
      <w:r>
        <w:t>que</w:t>
      </w:r>
      <w:proofErr w:type="spellEnd"/>
      <w:r>
        <w:t xml:space="preserve"> </w:t>
      </w:r>
      <w:proofErr w:type="spellStart"/>
      <w:r>
        <w:t>más</w:t>
      </w:r>
      <w:proofErr w:type="spellEnd"/>
      <w:r>
        <w:t xml:space="preserve"> </w:t>
      </w:r>
      <w:proofErr w:type="spellStart"/>
      <w:r>
        <w:t>sufre</w:t>
      </w:r>
      <w:proofErr w:type="spellEnd"/>
      <w:r>
        <w:t>? ¿</w:t>
      </w:r>
      <w:proofErr w:type="spellStart"/>
      <w:r>
        <w:t>Cómo</w:t>
      </w:r>
      <w:proofErr w:type="spellEnd"/>
      <w:r>
        <w:t xml:space="preserve"> </w:t>
      </w:r>
      <w:proofErr w:type="spellStart"/>
      <w:r>
        <w:t>podéis</w:t>
      </w:r>
      <w:proofErr w:type="spellEnd"/>
      <w:r>
        <w:t xml:space="preserve"> </w:t>
      </w:r>
      <w:proofErr w:type="spellStart"/>
      <w:r>
        <w:t>tomar</w:t>
      </w:r>
      <w:proofErr w:type="spellEnd"/>
      <w:r>
        <w:t xml:space="preserve"> </w:t>
      </w:r>
      <w:proofErr w:type="spellStart"/>
      <w:r>
        <w:t>vuestro</w:t>
      </w:r>
      <w:proofErr w:type="spellEnd"/>
      <w:r>
        <w:t xml:space="preserve"> dolor </w:t>
      </w:r>
      <w:proofErr w:type="spellStart"/>
      <w:r>
        <w:t>como</w:t>
      </w:r>
      <w:proofErr w:type="spellEnd"/>
      <w:r>
        <w:t xml:space="preserve"> </w:t>
      </w:r>
      <w:proofErr w:type="spellStart"/>
      <w:r>
        <w:t>una</w:t>
      </w:r>
      <w:proofErr w:type="spellEnd"/>
      <w:r>
        <w:t xml:space="preserve"> </w:t>
      </w:r>
      <w:proofErr w:type="spellStart"/>
      <w:r>
        <w:t>señal</w:t>
      </w:r>
      <w:proofErr w:type="spellEnd"/>
      <w:r>
        <w:t xml:space="preserve"> de </w:t>
      </w:r>
      <w:proofErr w:type="spellStart"/>
      <w:r>
        <w:t>que</w:t>
      </w:r>
      <w:proofErr w:type="spellEnd"/>
      <w:r>
        <w:t xml:space="preserve"> no </w:t>
      </w:r>
      <w:proofErr w:type="spellStart"/>
      <w:r>
        <w:t>os</w:t>
      </w:r>
      <w:proofErr w:type="spellEnd"/>
      <w:r>
        <w:t xml:space="preserve"> </w:t>
      </w:r>
      <w:proofErr w:type="spellStart"/>
      <w:r>
        <w:t>amo</w:t>
      </w:r>
      <w:proofErr w:type="spellEnd"/>
      <w:r>
        <w:t xml:space="preserve">? Si </w:t>
      </w:r>
      <w:proofErr w:type="spellStart"/>
      <w:r>
        <w:t>supieseis</w:t>
      </w:r>
      <w:proofErr w:type="spellEnd"/>
      <w:r>
        <w:t xml:space="preserve"> </w:t>
      </w:r>
      <w:proofErr w:type="spellStart"/>
      <w:r>
        <w:t>que</w:t>
      </w:r>
      <w:proofErr w:type="spellEnd"/>
      <w:r>
        <w:t xml:space="preserve"> </w:t>
      </w:r>
      <w:proofErr w:type="spellStart"/>
      <w:r>
        <w:t>precisamente</w:t>
      </w:r>
      <w:proofErr w:type="spellEnd"/>
      <w:r>
        <w:t xml:space="preserve"> </w:t>
      </w:r>
      <w:proofErr w:type="spellStart"/>
      <w:r>
        <w:t>por</w:t>
      </w:r>
      <w:proofErr w:type="spellEnd"/>
      <w:r>
        <w:t xml:space="preserve"> amor a </w:t>
      </w:r>
      <w:proofErr w:type="spellStart"/>
      <w:r>
        <w:t>vosotros</w:t>
      </w:r>
      <w:proofErr w:type="spellEnd"/>
      <w:r>
        <w:t xml:space="preserve"> he </w:t>
      </w:r>
      <w:proofErr w:type="spellStart"/>
      <w:r>
        <w:t>venido</w:t>
      </w:r>
      <w:proofErr w:type="spellEnd"/>
      <w:r>
        <w:t xml:space="preserve">; ¿No </w:t>
      </w:r>
      <w:proofErr w:type="spellStart"/>
      <w:r>
        <w:t>os</w:t>
      </w:r>
      <w:proofErr w:type="spellEnd"/>
      <w:r>
        <w:t xml:space="preserve"> he </w:t>
      </w:r>
      <w:proofErr w:type="spellStart"/>
      <w:r>
        <w:t>dicho</w:t>
      </w:r>
      <w:proofErr w:type="spellEnd"/>
      <w:r>
        <w:t xml:space="preserve"> </w:t>
      </w:r>
      <w:proofErr w:type="spellStart"/>
      <w:r>
        <w:t>que</w:t>
      </w:r>
      <w:proofErr w:type="spellEnd"/>
      <w:r>
        <w:t xml:space="preserve"> </w:t>
      </w:r>
      <w:proofErr w:type="spellStart"/>
      <w:r>
        <w:t>el</w:t>
      </w:r>
      <w:proofErr w:type="spellEnd"/>
      <w:r>
        <w:t xml:space="preserve"> </w:t>
      </w:r>
      <w:proofErr w:type="spellStart"/>
      <w:r>
        <w:t>justo</w:t>
      </w:r>
      <w:proofErr w:type="spellEnd"/>
      <w:r>
        <w:t xml:space="preserve"> </w:t>
      </w:r>
      <w:proofErr w:type="spellStart"/>
      <w:r>
        <w:t>está</w:t>
      </w:r>
      <w:proofErr w:type="spellEnd"/>
      <w:r>
        <w:t xml:space="preserve"> a salvo y </w:t>
      </w:r>
      <w:proofErr w:type="spellStart"/>
      <w:r>
        <w:t>que</w:t>
      </w:r>
      <w:proofErr w:type="spellEnd"/>
      <w:r>
        <w:t xml:space="preserve"> </w:t>
      </w:r>
      <w:proofErr w:type="spellStart"/>
      <w:r>
        <w:t>el</w:t>
      </w:r>
      <w:proofErr w:type="spellEnd"/>
      <w:r>
        <w:t xml:space="preserve"> </w:t>
      </w:r>
      <w:proofErr w:type="spellStart"/>
      <w:r>
        <w:t>sano</w:t>
      </w:r>
      <w:proofErr w:type="spellEnd"/>
      <w:r>
        <w:t xml:space="preserve"> no </w:t>
      </w:r>
      <w:proofErr w:type="spellStart"/>
      <w:r>
        <w:t>necesita</w:t>
      </w:r>
      <w:proofErr w:type="spellEnd"/>
      <w:r>
        <w:t xml:space="preserve"> del </w:t>
      </w:r>
      <w:proofErr w:type="spellStart"/>
      <w:r>
        <w:t>médico</w:t>
      </w:r>
      <w:proofErr w:type="spellEnd"/>
      <w:r>
        <w:t xml:space="preserve">? Si </w:t>
      </w:r>
      <w:proofErr w:type="spellStart"/>
      <w:r>
        <w:t>vosotros</w:t>
      </w:r>
      <w:proofErr w:type="spellEnd"/>
      <w:r>
        <w:t xml:space="preserve"> </w:t>
      </w:r>
      <w:proofErr w:type="spellStart"/>
      <w:r>
        <w:t>os</w:t>
      </w:r>
      <w:proofErr w:type="spellEnd"/>
      <w:r>
        <w:t xml:space="preserve"> </w:t>
      </w:r>
      <w:proofErr w:type="spellStart"/>
      <w:r>
        <w:t>sentís</w:t>
      </w:r>
      <w:proofErr w:type="spellEnd"/>
      <w:r>
        <w:t xml:space="preserve"> </w:t>
      </w:r>
      <w:proofErr w:type="spellStart"/>
      <w:r>
        <w:t>enfermos</w:t>
      </w:r>
      <w:proofErr w:type="spellEnd"/>
      <w:r>
        <w:t xml:space="preserve"> y </w:t>
      </w:r>
      <w:proofErr w:type="spellStart"/>
      <w:r>
        <w:t>en</w:t>
      </w:r>
      <w:proofErr w:type="spellEnd"/>
      <w:r>
        <w:t xml:space="preserve"> </w:t>
      </w:r>
      <w:proofErr w:type="spellStart"/>
      <w:r>
        <w:t>vuestro</w:t>
      </w:r>
      <w:proofErr w:type="spellEnd"/>
      <w:r>
        <w:t xml:space="preserve"> examen a la luz de </w:t>
      </w:r>
      <w:proofErr w:type="spellStart"/>
      <w:r>
        <w:t>vuestra</w:t>
      </w:r>
      <w:proofErr w:type="spellEnd"/>
      <w:r>
        <w:t xml:space="preserve"> </w:t>
      </w:r>
      <w:proofErr w:type="spellStart"/>
      <w:r>
        <w:t>conciencia</w:t>
      </w:r>
      <w:proofErr w:type="spellEnd"/>
      <w:r>
        <w:t xml:space="preserve"> </w:t>
      </w:r>
      <w:proofErr w:type="spellStart"/>
      <w:r>
        <w:t>os</w:t>
      </w:r>
      <w:proofErr w:type="spellEnd"/>
      <w:r>
        <w:t xml:space="preserve"> </w:t>
      </w:r>
      <w:proofErr w:type="spellStart"/>
      <w:r>
        <w:t>juzgáis</w:t>
      </w:r>
      <w:proofErr w:type="spellEnd"/>
      <w:r>
        <w:t xml:space="preserve"> </w:t>
      </w:r>
      <w:proofErr w:type="spellStart"/>
      <w:r>
        <w:t>pecadores</w:t>
      </w:r>
      <w:proofErr w:type="spellEnd"/>
      <w:r>
        <w:t xml:space="preserve">, </w:t>
      </w:r>
      <w:proofErr w:type="spellStart"/>
      <w:r>
        <w:t>tened</w:t>
      </w:r>
      <w:proofErr w:type="spellEnd"/>
      <w:r>
        <w:t xml:space="preserve"> la </w:t>
      </w:r>
      <w:proofErr w:type="spellStart"/>
      <w:r>
        <w:t>certeza</w:t>
      </w:r>
      <w:proofErr w:type="spellEnd"/>
      <w:r>
        <w:t xml:space="preserve"> de </w:t>
      </w:r>
      <w:proofErr w:type="spellStart"/>
      <w:r>
        <w:t>que</w:t>
      </w:r>
      <w:proofErr w:type="spellEnd"/>
      <w:r>
        <w:t xml:space="preserve"> es a </w:t>
      </w:r>
      <w:proofErr w:type="spellStart"/>
      <w:r>
        <w:t>vosotros</w:t>
      </w:r>
      <w:proofErr w:type="spellEnd"/>
      <w:r>
        <w:t xml:space="preserve"> a </w:t>
      </w:r>
      <w:proofErr w:type="spellStart"/>
      <w:r>
        <w:t>quienes</w:t>
      </w:r>
      <w:proofErr w:type="spellEnd"/>
      <w:r>
        <w:t xml:space="preserve"> he </w:t>
      </w:r>
      <w:proofErr w:type="spellStart"/>
      <w:r>
        <w:t>venido</w:t>
      </w:r>
      <w:proofErr w:type="spellEnd"/>
      <w:r>
        <w:t xml:space="preserve"> a </w:t>
      </w:r>
      <w:proofErr w:type="spellStart"/>
      <w:r>
        <w:t>buscar</w:t>
      </w:r>
      <w:proofErr w:type="spellEnd"/>
      <w:r>
        <w:t xml:space="preserve">. </w:t>
      </w:r>
    </w:p>
    <w:p w14:paraId="1F3C060C" w14:textId="77777777" w:rsidR="00F50769" w:rsidRDefault="00F50769" w:rsidP="00F50769">
      <w:r>
        <w:t xml:space="preserve">51. Si </w:t>
      </w:r>
      <w:proofErr w:type="spellStart"/>
      <w:r>
        <w:t>creéis</w:t>
      </w:r>
      <w:proofErr w:type="spellEnd"/>
      <w:r>
        <w:t xml:space="preserve"> </w:t>
      </w:r>
      <w:proofErr w:type="spellStart"/>
      <w:r>
        <w:t>que</w:t>
      </w:r>
      <w:proofErr w:type="spellEnd"/>
      <w:r>
        <w:t xml:space="preserve"> Dios ha </w:t>
      </w:r>
      <w:proofErr w:type="spellStart"/>
      <w:r>
        <w:t>llorado</w:t>
      </w:r>
      <w:proofErr w:type="spellEnd"/>
      <w:r>
        <w:t xml:space="preserve"> </w:t>
      </w:r>
      <w:proofErr w:type="spellStart"/>
      <w:r>
        <w:t>alguna</w:t>
      </w:r>
      <w:proofErr w:type="spellEnd"/>
      <w:r>
        <w:t xml:space="preserve"> </w:t>
      </w:r>
      <w:proofErr w:type="spellStart"/>
      <w:r>
        <w:t>vez</w:t>
      </w:r>
      <w:proofErr w:type="spellEnd"/>
      <w:r>
        <w:t xml:space="preserve">, de </w:t>
      </w:r>
      <w:proofErr w:type="spellStart"/>
      <w:r>
        <w:t>cierto</w:t>
      </w:r>
      <w:proofErr w:type="spellEnd"/>
      <w:r>
        <w:t xml:space="preserve"> </w:t>
      </w:r>
      <w:proofErr w:type="spellStart"/>
      <w:r>
        <w:t>que</w:t>
      </w:r>
      <w:proofErr w:type="spellEnd"/>
      <w:r>
        <w:t xml:space="preserve"> no </w:t>
      </w:r>
      <w:proofErr w:type="spellStart"/>
      <w:r>
        <w:t>habrá</w:t>
      </w:r>
      <w:proofErr w:type="spellEnd"/>
      <w:r>
        <w:t xml:space="preserve"> </w:t>
      </w:r>
      <w:proofErr w:type="spellStart"/>
      <w:r>
        <w:t>sido</w:t>
      </w:r>
      <w:proofErr w:type="spellEnd"/>
      <w:r>
        <w:t xml:space="preserve"> </w:t>
      </w:r>
      <w:proofErr w:type="spellStart"/>
      <w:r>
        <w:t>por</w:t>
      </w:r>
      <w:proofErr w:type="spellEnd"/>
      <w:r>
        <w:t xml:space="preserve"> </w:t>
      </w:r>
      <w:proofErr w:type="spellStart"/>
      <w:r>
        <w:t>los</w:t>
      </w:r>
      <w:proofErr w:type="spellEnd"/>
      <w:r>
        <w:t xml:space="preserve"> </w:t>
      </w:r>
      <w:proofErr w:type="spellStart"/>
      <w:r>
        <w:t>que</w:t>
      </w:r>
      <w:proofErr w:type="spellEnd"/>
      <w:r>
        <w:t xml:space="preserve"> </w:t>
      </w:r>
      <w:proofErr w:type="spellStart"/>
      <w:r>
        <w:t>están</w:t>
      </w:r>
      <w:proofErr w:type="spellEnd"/>
      <w:r>
        <w:t xml:space="preserve"> </w:t>
      </w:r>
      <w:proofErr w:type="spellStart"/>
      <w:r>
        <w:t>disfrutando</w:t>
      </w:r>
      <w:proofErr w:type="spellEnd"/>
      <w:r>
        <w:t xml:space="preserve"> de </w:t>
      </w:r>
      <w:proofErr w:type="spellStart"/>
      <w:r>
        <w:t>su</w:t>
      </w:r>
      <w:proofErr w:type="spellEnd"/>
      <w:r>
        <w:t xml:space="preserve"> gloria, </w:t>
      </w:r>
      <w:proofErr w:type="spellStart"/>
      <w:r>
        <w:t>sino</w:t>
      </w:r>
      <w:proofErr w:type="spellEnd"/>
      <w:r>
        <w:t xml:space="preserve"> </w:t>
      </w:r>
      <w:proofErr w:type="spellStart"/>
      <w:r>
        <w:t>por</w:t>
      </w:r>
      <w:proofErr w:type="spellEnd"/>
      <w:r>
        <w:t xml:space="preserve"> </w:t>
      </w:r>
      <w:proofErr w:type="spellStart"/>
      <w:r>
        <w:t>los</w:t>
      </w:r>
      <w:proofErr w:type="spellEnd"/>
      <w:r>
        <w:t xml:space="preserve"> </w:t>
      </w:r>
      <w:proofErr w:type="spellStart"/>
      <w:r>
        <w:t>que</w:t>
      </w:r>
      <w:proofErr w:type="spellEnd"/>
      <w:r>
        <w:t xml:space="preserve"> van </w:t>
      </w:r>
      <w:proofErr w:type="spellStart"/>
      <w:r>
        <w:t>perdidos</w:t>
      </w:r>
      <w:proofErr w:type="spellEnd"/>
      <w:r>
        <w:t xml:space="preserve"> o </w:t>
      </w:r>
      <w:proofErr w:type="spellStart"/>
      <w:r>
        <w:t>llorando</w:t>
      </w:r>
      <w:proofErr w:type="spellEnd"/>
      <w:r>
        <w:t xml:space="preserve">. </w:t>
      </w:r>
    </w:p>
    <w:p w14:paraId="5CC0C31D" w14:textId="77777777" w:rsidR="00F50769" w:rsidRDefault="00F50769" w:rsidP="00F50769">
      <w:r>
        <w:t xml:space="preserve">52. He </w:t>
      </w:r>
      <w:proofErr w:type="spellStart"/>
      <w:r>
        <w:t>aquí</w:t>
      </w:r>
      <w:proofErr w:type="spellEnd"/>
      <w:r>
        <w:t xml:space="preserve"> </w:t>
      </w:r>
      <w:proofErr w:type="spellStart"/>
      <w:r>
        <w:t>el</w:t>
      </w:r>
      <w:proofErr w:type="spellEnd"/>
      <w:r>
        <w:t xml:space="preserve"> camino perfecto, </w:t>
      </w:r>
      <w:proofErr w:type="spellStart"/>
      <w:r>
        <w:t>porque</w:t>
      </w:r>
      <w:proofErr w:type="spellEnd"/>
      <w:r>
        <w:t xml:space="preserve"> </w:t>
      </w:r>
      <w:proofErr w:type="spellStart"/>
      <w:r>
        <w:t>en</w:t>
      </w:r>
      <w:proofErr w:type="spellEnd"/>
      <w:r>
        <w:t xml:space="preserve"> mi palabra </w:t>
      </w:r>
      <w:proofErr w:type="spellStart"/>
      <w:r>
        <w:t>está</w:t>
      </w:r>
      <w:proofErr w:type="spellEnd"/>
      <w:r>
        <w:t xml:space="preserve"> la luz </w:t>
      </w:r>
      <w:proofErr w:type="spellStart"/>
      <w:r>
        <w:t>que</w:t>
      </w:r>
      <w:proofErr w:type="spellEnd"/>
      <w:r>
        <w:t xml:space="preserve"> </w:t>
      </w:r>
      <w:proofErr w:type="gramStart"/>
      <w:r>
        <w:t>conduce</w:t>
      </w:r>
      <w:proofErr w:type="gramEnd"/>
      <w:r>
        <w:t xml:space="preserve"> a la </w:t>
      </w:r>
      <w:proofErr w:type="spellStart"/>
      <w:r>
        <w:t>perfección</w:t>
      </w:r>
      <w:proofErr w:type="spellEnd"/>
      <w:r>
        <w:t xml:space="preserve">. </w:t>
      </w:r>
    </w:p>
    <w:p w14:paraId="6A0A17AF" w14:textId="77777777" w:rsidR="00F50769" w:rsidRDefault="00F50769" w:rsidP="00F50769">
      <w:r>
        <w:t xml:space="preserve">53. Mi Espíritu </w:t>
      </w:r>
      <w:proofErr w:type="spellStart"/>
      <w:r>
        <w:t>penetra</w:t>
      </w:r>
      <w:proofErr w:type="spellEnd"/>
      <w:r>
        <w:t xml:space="preserve"> </w:t>
      </w:r>
      <w:proofErr w:type="spellStart"/>
      <w:r>
        <w:t>en</w:t>
      </w:r>
      <w:proofErr w:type="spellEnd"/>
      <w:r>
        <w:t xml:space="preserve"> </w:t>
      </w:r>
      <w:proofErr w:type="spellStart"/>
      <w:r>
        <w:t>su</w:t>
      </w:r>
      <w:proofErr w:type="spellEnd"/>
      <w:r>
        <w:t xml:space="preserve"> </w:t>
      </w:r>
      <w:proofErr w:type="spellStart"/>
      <w:r>
        <w:t>verdadero</w:t>
      </w:r>
      <w:proofErr w:type="spellEnd"/>
      <w:r>
        <w:t xml:space="preserve"> </w:t>
      </w:r>
      <w:proofErr w:type="spellStart"/>
      <w:r>
        <w:t>templo</w:t>
      </w:r>
      <w:proofErr w:type="spellEnd"/>
      <w:r>
        <w:t xml:space="preserve"> </w:t>
      </w:r>
      <w:proofErr w:type="spellStart"/>
      <w:r>
        <w:t>que</w:t>
      </w:r>
      <w:proofErr w:type="spellEnd"/>
      <w:r>
        <w:t xml:space="preserve"> es </w:t>
      </w:r>
      <w:proofErr w:type="spellStart"/>
      <w:r>
        <w:t>vuestro</w:t>
      </w:r>
      <w:proofErr w:type="spellEnd"/>
      <w:r>
        <w:t xml:space="preserve"> </w:t>
      </w:r>
      <w:proofErr w:type="spellStart"/>
      <w:r>
        <w:t>corazón</w:t>
      </w:r>
      <w:proofErr w:type="spellEnd"/>
      <w:r>
        <w:t xml:space="preserve">. </w:t>
      </w:r>
      <w:proofErr w:type="spellStart"/>
      <w:r>
        <w:t>Desde</w:t>
      </w:r>
      <w:proofErr w:type="spellEnd"/>
      <w:r>
        <w:t xml:space="preserve"> </w:t>
      </w:r>
      <w:proofErr w:type="spellStart"/>
      <w:r>
        <w:t>ahí</w:t>
      </w:r>
      <w:proofErr w:type="spellEnd"/>
      <w:r>
        <w:t xml:space="preserve"> me </w:t>
      </w:r>
      <w:proofErr w:type="spellStart"/>
      <w:r>
        <w:t>habéis</w:t>
      </w:r>
      <w:proofErr w:type="spellEnd"/>
      <w:r>
        <w:t xml:space="preserve"> </w:t>
      </w:r>
      <w:proofErr w:type="spellStart"/>
      <w:r>
        <w:t>llamado</w:t>
      </w:r>
      <w:proofErr w:type="spellEnd"/>
      <w:r>
        <w:t xml:space="preserve"> y me </w:t>
      </w:r>
      <w:proofErr w:type="spellStart"/>
      <w:r>
        <w:t>habéis</w:t>
      </w:r>
      <w:proofErr w:type="spellEnd"/>
      <w:r>
        <w:t xml:space="preserve"> </w:t>
      </w:r>
      <w:proofErr w:type="spellStart"/>
      <w:r>
        <w:t>pedido</w:t>
      </w:r>
      <w:proofErr w:type="spellEnd"/>
      <w:r>
        <w:t xml:space="preserve"> </w:t>
      </w:r>
      <w:proofErr w:type="spellStart"/>
      <w:r>
        <w:t>que</w:t>
      </w:r>
      <w:proofErr w:type="spellEnd"/>
      <w:r>
        <w:t xml:space="preserve"> </w:t>
      </w:r>
      <w:proofErr w:type="spellStart"/>
      <w:r>
        <w:t>viniese</w:t>
      </w:r>
      <w:proofErr w:type="spellEnd"/>
      <w:r>
        <w:t xml:space="preserve"> a </w:t>
      </w:r>
      <w:proofErr w:type="spellStart"/>
      <w:r>
        <w:t>daros</w:t>
      </w:r>
      <w:proofErr w:type="spellEnd"/>
      <w:r>
        <w:t xml:space="preserve"> mi palabra y </w:t>
      </w:r>
      <w:proofErr w:type="spellStart"/>
      <w:r>
        <w:t>aquí</w:t>
      </w:r>
      <w:proofErr w:type="spellEnd"/>
      <w:r>
        <w:t xml:space="preserve"> me </w:t>
      </w:r>
      <w:proofErr w:type="spellStart"/>
      <w:r>
        <w:t>tenéis</w:t>
      </w:r>
      <w:proofErr w:type="spellEnd"/>
      <w:r>
        <w:t xml:space="preserve">. </w:t>
      </w:r>
    </w:p>
    <w:p w14:paraId="203B80D9" w14:textId="77777777" w:rsidR="00F50769" w:rsidRDefault="00F50769" w:rsidP="00F50769">
      <w:r>
        <w:t xml:space="preserve">54. </w:t>
      </w:r>
      <w:proofErr w:type="spellStart"/>
      <w:r>
        <w:t>Creéis</w:t>
      </w:r>
      <w:proofErr w:type="spellEnd"/>
      <w:r>
        <w:t xml:space="preserve"> </w:t>
      </w:r>
      <w:proofErr w:type="spellStart"/>
      <w:r>
        <w:t>en</w:t>
      </w:r>
      <w:proofErr w:type="spellEnd"/>
      <w:r>
        <w:t xml:space="preserve"> </w:t>
      </w:r>
      <w:proofErr w:type="spellStart"/>
      <w:r>
        <w:t>Mí</w:t>
      </w:r>
      <w:proofErr w:type="spellEnd"/>
      <w:r>
        <w:t xml:space="preserve"> y </w:t>
      </w:r>
      <w:proofErr w:type="spellStart"/>
      <w:r>
        <w:t>pronunciáis</w:t>
      </w:r>
      <w:proofErr w:type="spellEnd"/>
      <w:r>
        <w:t xml:space="preserve"> mi </w:t>
      </w:r>
      <w:proofErr w:type="spellStart"/>
      <w:r>
        <w:t>nombre</w:t>
      </w:r>
      <w:proofErr w:type="spellEnd"/>
      <w:r>
        <w:t xml:space="preserve"> con </w:t>
      </w:r>
      <w:proofErr w:type="spellStart"/>
      <w:r>
        <w:t>fe</w:t>
      </w:r>
      <w:proofErr w:type="spellEnd"/>
      <w:r>
        <w:t xml:space="preserve">. </w:t>
      </w:r>
      <w:proofErr w:type="spellStart"/>
      <w:r>
        <w:t>Quien</w:t>
      </w:r>
      <w:proofErr w:type="spellEnd"/>
      <w:r>
        <w:t xml:space="preserve"> </w:t>
      </w:r>
      <w:proofErr w:type="spellStart"/>
      <w:r>
        <w:t>guarda</w:t>
      </w:r>
      <w:proofErr w:type="spellEnd"/>
      <w:r>
        <w:t xml:space="preserve"> mis </w:t>
      </w:r>
      <w:proofErr w:type="spellStart"/>
      <w:r>
        <w:t>enseñanzas</w:t>
      </w:r>
      <w:proofErr w:type="spellEnd"/>
      <w:r>
        <w:t xml:space="preserve"> y las pone </w:t>
      </w:r>
      <w:proofErr w:type="spellStart"/>
      <w:r>
        <w:t>en</w:t>
      </w:r>
      <w:proofErr w:type="spellEnd"/>
      <w:r>
        <w:t xml:space="preserve"> </w:t>
      </w:r>
      <w:proofErr w:type="spellStart"/>
      <w:r>
        <w:t>práctica</w:t>
      </w:r>
      <w:proofErr w:type="spellEnd"/>
      <w:r>
        <w:t xml:space="preserve">, ese </w:t>
      </w:r>
      <w:proofErr w:type="spellStart"/>
      <w:r>
        <w:t>será</w:t>
      </w:r>
      <w:proofErr w:type="spellEnd"/>
      <w:r>
        <w:t xml:space="preserve"> salvo. </w:t>
      </w:r>
    </w:p>
    <w:p w14:paraId="25CACA5E" w14:textId="77777777" w:rsidR="00F50769" w:rsidRDefault="00F50769" w:rsidP="00F50769">
      <w:r>
        <w:t xml:space="preserve">55. </w:t>
      </w:r>
      <w:proofErr w:type="spellStart"/>
      <w:r>
        <w:t>Vuestro</w:t>
      </w:r>
      <w:proofErr w:type="spellEnd"/>
      <w:r>
        <w:t xml:space="preserve"> </w:t>
      </w:r>
      <w:proofErr w:type="spellStart"/>
      <w:r>
        <w:t>espíritu</w:t>
      </w:r>
      <w:proofErr w:type="spellEnd"/>
      <w:r>
        <w:t xml:space="preserve"> no </w:t>
      </w:r>
      <w:proofErr w:type="spellStart"/>
      <w:r>
        <w:t>podrá</w:t>
      </w:r>
      <w:proofErr w:type="spellEnd"/>
      <w:r>
        <w:t xml:space="preserve"> </w:t>
      </w:r>
      <w:proofErr w:type="spellStart"/>
      <w:r>
        <w:t>morir</w:t>
      </w:r>
      <w:proofErr w:type="spellEnd"/>
      <w:r>
        <w:t xml:space="preserve"> </w:t>
      </w:r>
      <w:proofErr w:type="spellStart"/>
      <w:r>
        <w:t>en</w:t>
      </w:r>
      <w:proofErr w:type="spellEnd"/>
      <w:r>
        <w:t xml:space="preserve"> las </w:t>
      </w:r>
      <w:proofErr w:type="spellStart"/>
      <w:r>
        <w:t>tinieblas</w:t>
      </w:r>
      <w:proofErr w:type="spellEnd"/>
      <w:r>
        <w:t xml:space="preserve"> de la </w:t>
      </w:r>
      <w:proofErr w:type="spellStart"/>
      <w:r>
        <w:t>turbación</w:t>
      </w:r>
      <w:proofErr w:type="spellEnd"/>
      <w:r>
        <w:t xml:space="preserve">, </w:t>
      </w:r>
      <w:proofErr w:type="spellStart"/>
      <w:r>
        <w:t>porque</w:t>
      </w:r>
      <w:proofErr w:type="spellEnd"/>
      <w:r>
        <w:t xml:space="preserve"> mi </w:t>
      </w:r>
      <w:proofErr w:type="spellStart"/>
      <w:r>
        <w:t>sangre</w:t>
      </w:r>
      <w:proofErr w:type="spellEnd"/>
      <w:r>
        <w:t xml:space="preserve"> </w:t>
      </w:r>
      <w:proofErr w:type="spellStart"/>
      <w:r>
        <w:t>derramada</w:t>
      </w:r>
      <w:proofErr w:type="spellEnd"/>
      <w:r>
        <w:t xml:space="preserve"> </w:t>
      </w:r>
      <w:proofErr w:type="spellStart"/>
      <w:r>
        <w:t>desde</w:t>
      </w:r>
      <w:proofErr w:type="spellEnd"/>
      <w:r>
        <w:t xml:space="preserve"> la </w:t>
      </w:r>
      <w:proofErr w:type="spellStart"/>
      <w:r>
        <w:t>cruz</w:t>
      </w:r>
      <w:proofErr w:type="spellEnd"/>
      <w:r>
        <w:t xml:space="preserve"> </w:t>
      </w:r>
      <w:proofErr w:type="spellStart"/>
      <w:r>
        <w:t>en</w:t>
      </w:r>
      <w:proofErr w:type="spellEnd"/>
      <w:r>
        <w:t xml:space="preserve"> </w:t>
      </w:r>
      <w:proofErr w:type="spellStart"/>
      <w:r>
        <w:t>el</w:t>
      </w:r>
      <w:proofErr w:type="spellEnd"/>
      <w:r>
        <w:t xml:space="preserve"> Calvario, </w:t>
      </w:r>
      <w:proofErr w:type="spellStart"/>
      <w:r>
        <w:t>alentó</w:t>
      </w:r>
      <w:proofErr w:type="spellEnd"/>
      <w:r>
        <w:t xml:space="preserve"> a </w:t>
      </w:r>
      <w:proofErr w:type="spellStart"/>
      <w:r>
        <w:t>vuestro</w:t>
      </w:r>
      <w:proofErr w:type="spellEnd"/>
      <w:r>
        <w:t xml:space="preserve"> </w:t>
      </w:r>
      <w:proofErr w:type="spellStart"/>
      <w:r>
        <w:t>espíritu</w:t>
      </w:r>
      <w:proofErr w:type="spellEnd"/>
      <w:r>
        <w:t xml:space="preserve"> </w:t>
      </w:r>
      <w:proofErr w:type="gramStart"/>
      <w:r>
        <w:t>a</w:t>
      </w:r>
      <w:proofErr w:type="gramEnd"/>
      <w:r>
        <w:t xml:space="preserve"> </w:t>
      </w:r>
      <w:proofErr w:type="spellStart"/>
      <w:r>
        <w:t>emprender</w:t>
      </w:r>
      <w:proofErr w:type="spellEnd"/>
      <w:r>
        <w:t xml:space="preserve"> la </w:t>
      </w:r>
      <w:proofErr w:type="spellStart"/>
      <w:r>
        <w:t>marcha</w:t>
      </w:r>
      <w:proofErr w:type="spellEnd"/>
      <w:r>
        <w:t xml:space="preserve"> </w:t>
      </w:r>
      <w:proofErr w:type="spellStart"/>
      <w:r>
        <w:t>por</w:t>
      </w:r>
      <w:proofErr w:type="spellEnd"/>
      <w:r>
        <w:t xml:space="preserve"> </w:t>
      </w:r>
      <w:proofErr w:type="spellStart"/>
      <w:r>
        <w:t>el</w:t>
      </w:r>
      <w:proofErr w:type="spellEnd"/>
      <w:r>
        <w:t xml:space="preserve"> camino de </w:t>
      </w:r>
      <w:proofErr w:type="spellStart"/>
      <w:r>
        <w:t>su</w:t>
      </w:r>
      <w:proofErr w:type="spellEnd"/>
      <w:r>
        <w:t xml:space="preserve"> </w:t>
      </w:r>
      <w:proofErr w:type="spellStart"/>
      <w:r>
        <w:t>evolución</w:t>
      </w:r>
      <w:proofErr w:type="spellEnd"/>
      <w:r>
        <w:t xml:space="preserve">, </w:t>
      </w:r>
      <w:proofErr w:type="spellStart"/>
      <w:r>
        <w:t>siguiendo</w:t>
      </w:r>
      <w:proofErr w:type="spellEnd"/>
      <w:r>
        <w:t xml:space="preserve"> las </w:t>
      </w:r>
      <w:proofErr w:type="spellStart"/>
      <w:r>
        <w:t>huellas</w:t>
      </w:r>
      <w:proofErr w:type="spellEnd"/>
      <w:r>
        <w:t xml:space="preserve"> de </w:t>
      </w:r>
      <w:proofErr w:type="spellStart"/>
      <w:r>
        <w:t>su</w:t>
      </w:r>
      <w:proofErr w:type="spellEnd"/>
      <w:r>
        <w:t xml:space="preserve"> Maestro. </w:t>
      </w:r>
      <w:proofErr w:type="spellStart"/>
      <w:r>
        <w:t>Yo</w:t>
      </w:r>
      <w:proofErr w:type="spellEnd"/>
      <w:r>
        <w:t xml:space="preserve"> </w:t>
      </w:r>
      <w:proofErr w:type="spellStart"/>
      <w:r>
        <w:t>os</w:t>
      </w:r>
      <w:proofErr w:type="spellEnd"/>
      <w:r>
        <w:t xml:space="preserve"> </w:t>
      </w:r>
      <w:proofErr w:type="spellStart"/>
      <w:r>
        <w:t>compré</w:t>
      </w:r>
      <w:proofErr w:type="spellEnd"/>
      <w:r>
        <w:t xml:space="preserve"> a </w:t>
      </w:r>
      <w:proofErr w:type="spellStart"/>
      <w:r>
        <w:t>precio</w:t>
      </w:r>
      <w:proofErr w:type="spellEnd"/>
      <w:r>
        <w:t xml:space="preserve"> de mi </w:t>
      </w:r>
      <w:proofErr w:type="spellStart"/>
      <w:r>
        <w:t>sangre</w:t>
      </w:r>
      <w:proofErr w:type="spellEnd"/>
      <w:r>
        <w:t xml:space="preserve">, a </w:t>
      </w:r>
      <w:proofErr w:type="spellStart"/>
      <w:r>
        <w:t>precio</w:t>
      </w:r>
      <w:proofErr w:type="spellEnd"/>
      <w:r>
        <w:t xml:space="preserve"> de amor. </w:t>
      </w:r>
      <w:proofErr w:type="spellStart"/>
      <w:r>
        <w:t>Estáis</w:t>
      </w:r>
      <w:proofErr w:type="spellEnd"/>
      <w:r>
        <w:t xml:space="preserve"> </w:t>
      </w:r>
      <w:proofErr w:type="spellStart"/>
      <w:r>
        <w:t>desde</w:t>
      </w:r>
      <w:proofErr w:type="spellEnd"/>
      <w:r>
        <w:t xml:space="preserve"> </w:t>
      </w:r>
      <w:proofErr w:type="spellStart"/>
      <w:r>
        <w:t>entonces</w:t>
      </w:r>
      <w:proofErr w:type="spellEnd"/>
      <w:r>
        <w:t xml:space="preserve"> </w:t>
      </w:r>
      <w:proofErr w:type="spellStart"/>
      <w:r>
        <w:t>preparados</w:t>
      </w:r>
      <w:proofErr w:type="spellEnd"/>
      <w:r>
        <w:t xml:space="preserve"> para </w:t>
      </w:r>
      <w:proofErr w:type="spellStart"/>
      <w:r>
        <w:t>resucitar</w:t>
      </w:r>
      <w:proofErr w:type="spellEnd"/>
      <w:r>
        <w:t xml:space="preserve"> de entre </w:t>
      </w:r>
      <w:proofErr w:type="spellStart"/>
      <w:r>
        <w:t>los</w:t>
      </w:r>
      <w:proofErr w:type="spellEnd"/>
      <w:r>
        <w:t xml:space="preserve"> </w:t>
      </w:r>
      <w:proofErr w:type="spellStart"/>
      <w:r>
        <w:t>muertos</w:t>
      </w:r>
      <w:proofErr w:type="spellEnd"/>
      <w:r>
        <w:t xml:space="preserve">. </w:t>
      </w:r>
    </w:p>
    <w:p w14:paraId="6FC24133" w14:textId="77777777" w:rsidR="00F50769" w:rsidRDefault="00F50769" w:rsidP="00F50769">
      <w:r>
        <w:t xml:space="preserve">56. Al </w:t>
      </w:r>
      <w:proofErr w:type="spellStart"/>
      <w:r>
        <w:t>escucharme</w:t>
      </w:r>
      <w:proofErr w:type="spellEnd"/>
      <w:r>
        <w:t xml:space="preserve"> </w:t>
      </w:r>
      <w:proofErr w:type="spellStart"/>
      <w:r>
        <w:t>así</w:t>
      </w:r>
      <w:proofErr w:type="spellEnd"/>
      <w:r>
        <w:t xml:space="preserve">, </w:t>
      </w:r>
      <w:proofErr w:type="spellStart"/>
      <w:r>
        <w:t>íntimamente</w:t>
      </w:r>
      <w:proofErr w:type="spellEnd"/>
      <w:r>
        <w:t xml:space="preserve"> </w:t>
      </w:r>
      <w:proofErr w:type="spellStart"/>
      <w:r>
        <w:t>os</w:t>
      </w:r>
      <w:proofErr w:type="spellEnd"/>
      <w:r>
        <w:t xml:space="preserve"> </w:t>
      </w:r>
      <w:proofErr w:type="spellStart"/>
      <w:r>
        <w:t>confesáis</w:t>
      </w:r>
      <w:proofErr w:type="spellEnd"/>
      <w:r>
        <w:t xml:space="preserve"> </w:t>
      </w:r>
      <w:proofErr w:type="spellStart"/>
      <w:r>
        <w:t>pecadores</w:t>
      </w:r>
      <w:proofErr w:type="spellEnd"/>
      <w:r>
        <w:t xml:space="preserve"> </w:t>
      </w:r>
      <w:proofErr w:type="spellStart"/>
      <w:r>
        <w:t>delante</w:t>
      </w:r>
      <w:proofErr w:type="spellEnd"/>
      <w:r>
        <w:t xml:space="preserve"> de </w:t>
      </w:r>
      <w:proofErr w:type="spellStart"/>
      <w:r>
        <w:t>Mí</w:t>
      </w:r>
      <w:proofErr w:type="spellEnd"/>
      <w:r>
        <w:t xml:space="preserve">, y </w:t>
      </w:r>
      <w:proofErr w:type="spellStart"/>
      <w:r>
        <w:t>cuando</w:t>
      </w:r>
      <w:proofErr w:type="spellEnd"/>
      <w:r>
        <w:t xml:space="preserve"> </w:t>
      </w:r>
      <w:proofErr w:type="spellStart"/>
      <w:r>
        <w:t>sentís</w:t>
      </w:r>
      <w:proofErr w:type="spellEnd"/>
      <w:r>
        <w:t xml:space="preserve"> </w:t>
      </w:r>
      <w:proofErr w:type="spellStart"/>
      <w:r>
        <w:t>que</w:t>
      </w:r>
      <w:proofErr w:type="spellEnd"/>
      <w:r>
        <w:t xml:space="preserve"> se </w:t>
      </w:r>
      <w:proofErr w:type="spellStart"/>
      <w:r>
        <w:t>sosiega</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porque</w:t>
      </w:r>
      <w:proofErr w:type="spellEnd"/>
      <w:r>
        <w:t xml:space="preserve"> </w:t>
      </w:r>
      <w:proofErr w:type="spellStart"/>
      <w:r>
        <w:t>habéis</w:t>
      </w:r>
      <w:proofErr w:type="spellEnd"/>
      <w:r>
        <w:t xml:space="preserve"> </w:t>
      </w:r>
      <w:proofErr w:type="spellStart"/>
      <w:r>
        <w:t>oído</w:t>
      </w:r>
      <w:proofErr w:type="spellEnd"/>
      <w:r>
        <w:t xml:space="preserve"> </w:t>
      </w:r>
      <w:proofErr w:type="spellStart"/>
      <w:r>
        <w:t>el</w:t>
      </w:r>
      <w:proofErr w:type="spellEnd"/>
      <w:r>
        <w:t xml:space="preserve"> </w:t>
      </w:r>
      <w:proofErr w:type="spellStart"/>
      <w:r>
        <w:t>reclamo</w:t>
      </w:r>
      <w:proofErr w:type="spellEnd"/>
      <w:r>
        <w:t xml:space="preserve"> de la </w:t>
      </w:r>
      <w:proofErr w:type="spellStart"/>
      <w:r>
        <w:t>conciencia</w:t>
      </w:r>
      <w:proofErr w:type="spellEnd"/>
      <w:r>
        <w:t xml:space="preserve">, </w:t>
      </w:r>
      <w:proofErr w:type="spellStart"/>
      <w:r>
        <w:t>penetráis</w:t>
      </w:r>
      <w:proofErr w:type="spellEnd"/>
      <w:r>
        <w:t xml:space="preserve"> </w:t>
      </w:r>
      <w:proofErr w:type="spellStart"/>
      <w:r>
        <w:t>en</w:t>
      </w:r>
      <w:proofErr w:type="spellEnd"/>
      <w:r>
        <w:t xml:space="preserve"> </w:t>
      </w:r>
      <w:proofErr w:type="spellStart"/>
      <w:r>
        <w:t>una</w:t>
      </w:r>
      <w:proofErr w:type="spellEnd"/>
      <w:r>
        <w:t xml:space="preserve"> </w:t>
      </w:r>
      <w:proofErr w:type="spellStart"/>
      <w:r>
        <w:t>comunión</w:t>
      </w:r>
      <w:proofErr w:type="spellEnd"/>
      <w:r>
        <w:t xml:space="preserve"> de amor con mi </w:t>
      </w:r>
      <w:proofErr w:type="spellStart"/>
      <w:r>
        <w:t>Divinidad</w:t>
      </w:r>
      <w:proofErr w:type="spellEnd"/>
      <w:r>
        <w:t xml:space="preserve">. </w:t>
      </w:r>
    </w:p>
    <w:p w14:paraId="0A4C458E" w14:textId="77777777" w:rsidR="00F50769" w:rsidRDefault="00F50769" w:rsidP="00F50769">
      <w:r>
        <w:t xml:space="preserve">57. Este amor </w:t>
      </w:r>
      <w:proofErr w:type="spellStart"/>
      <w:r>
        <w:t>que</w:t>
      </w:r>
      <w:proofErr w:type="spellEnd"/>
      <w:r>
        <w:t xml:space="preserve"> se </w:t>
      </w:r>
      <w:proofErr w:type="spellStart"/>
      <w:r>
        <w:t>acerca</w:t>
      </w:r>
      <w:proofErr w:type="spellEnd"/>
      <w:r>
        <w:t xml:space="preserve"> a </w:t>
      </w:r>
      <w:proofErr w:type="spellStart"/>
      <w:r>
        <w:t>vosotros</w:t>
      </w:r>
      <w:proofErr w:type="spellEnd"/>
      <w:r>
        <w:t xml:space="preserve">, es la </w:t>
      </w:r>
      <w:proofErr w:type="spellStart"/>
      <w:r>
        <w:t>puerta</w:t>
      </w:r>
      <w:proofErr w:type="spellEnd"/>
      <w:r>
        <w:t xml:space="preserve"> del Reino de </w:t>
      </w:r>
      <w:proofErr w:type="spellStart"/>
      <w:r>
        <w:t>los</w:t>
      </w:r>
      <w:proofErr w:type="spellEnd"/>
      <w:r>
        <w:t xml:space="preserve"> </w:t>
      </w:r>
      <w:proofErr w:type="spellStart"/>
      <w:r>
        <w:t>Cielos</w:t>
      </w:r>
      <w:proofErr w:type="spellEnd"/>
      <w:r>
        <w:t xml:space="preserve"> </w:t>
      </w:r>
      <w:proofErr w:type="spellStart"/>
      <w:r>
        <w:t>que</w:t>
      </w:r>
      <w:proofErr w:type="spellEnd"/>
      <w:r>
        <w:t xml:space="preserve"> se </w:t>
      </w:r>
      <w:proofErr w:type="spellStart"/>
      <w:r>
        <w:t>abre</w:t>
      </w:r>
      <w:proofErr w:type="spellEnd"/>
      <w:r>
        <w:t xml:space="preserve"> ante </w:t>
      </w:r>
      <w:proofErr w:type="spellStart"/>
      <w:r>
        <w:t>vuestro</w:t>
      </w:r>
      <w:proofErr w:type="spellEnd"/>
      <w:r>
        <w:t xml:space="preserve"> </w:t>
      </w:r>
      <w:proofErr w:type="spellStart"/>
      <w:r>
        <w:t>espíritu</w:t>
      </w:r>
      <w:proofErr w:type="spellEnd"/>
      <w:r>
        <w:t xml:space="preserve"> </w:t>
      </w:r>
      <w:proofErr w:type="spellStart"/>
      <w:r>
        <w:t>como</w:t>
      </w:r>
      <w:proofErr w:type="spellEnd"/>
      <w:r>
        <w:t xml:space="preserve"> </w:t>
      </w:r>
      <w:proofErr w:type="spellStart"/>
      <w:r>
        <w:t>una</w:t>
      </w:r>
      <w:proofErr w:type="spellEnd"/>
      <w:r>
        <w:t xml:space="preserve"> </w:t>
      </w:r>
      <w:proofErr w:type="spellStart"/>
      <w:r>
        <w:t>eterna</w:t>
      </w:r>
      <w:proofErr w:type="spellEnd"/>
      <w:r>
        <w:t xml:space="preserve"> </w:t>
      </w:r>
      <w:proofErr w:type="spellStart"/>
      <w:r>
        <w:t>invitación</w:t>
      </w:r>
      <w:proofErr w:type="spellEnd"/>
      <w:r>
        <w:t xml:space="preserve">. </w:t>
      </w:r>
    </w:p>
    <w:p w14:paraId="2B150E03" w14:textId="77777777" w:rsidR="00F50769" w:rsidRDefault="00F50769" w:rsidP="00F50769">
      <w:r>
        <w:t>58. ¿</w:t>
      </w:r>
      <w:proofErr w:type="spellStart"/>
      <w:r>
        <w:t>Quién</w:t>
      </w:r>
      <w:proofErr w:type="spellEnd"/>
      <w:r>
        <w:t xml:space="preserve"> de mis </w:t>
      </w:r>
      <w:proofErr w:type="spellStart"/>
      <w:r>
        <w:t>hijos</w:t>
      </w:r>
      <w:proofErr w:type="spellEnd"/>
      <w:r>
        <w:t xml:space="preserve"> se ha </w:t>
      </w:r>
      <w:proofErr w:type="spellStart"/>
      <w:r>
        <w:t>debilitado</w:t>
      </w:r>
      <w:proofErr w:type="spellEnd"/>
      <w:r>
        <w:t xml:space="preserve"> </w:t>
      </w:r>
      <w:proofErr w:type="spellStart"/>
      <w:r>
        <w:t>en</w:t>
      </w:r>
      <w:proofErr w:type="spellEnd"/>
      <w:r>
        <w:t xml:space="preserve"> </w:t>
      </w:r>
      <w:proofErr w:type="spellStart"/>
      <w:r>
        <w:t>su</w:t>
      </w:r>
      <w:proofErr w:type="spellEnd"/>
      <w:r>
        <w:t xml:space="preserve"> </w:t>
      </w:r>
      <w:proofErr w:type="spellStart"/>
      <w:r>
        <w:t>fe</w:t>
      </w:r>
      <w:proofErr w:type="spellEnd"/>
      <w:r>
        <w:t xml:space="preserve"> y </w:t>
      </w:r>
      <w:proofErr w:type="spellStart"/>
      <w:r>
        <w:t>va</w:t>
      </w:r>
      <w:proofErr w:type="spellEnd"/>
      <w:r>
        <w:t xml:space="preserve"> </w:t>
      </w:r>
      <w:proofErr w:type="spellStart"/>
      <w:r>
        <w:t>perdido</w:t>
      </w:r>
      <w:proofErr w:type="spellEnd"/>
      <w:r>
        <w:t xml:space="preserve"> </w:t>
      </w:r>
      <w:proofErr w:type="spellStart"/>
      <w:r>
        <w:t>en</w:t>
      </w:r>
      <w:proofErr w:type="spellEnd"/>
      <w:r>
        <w:t xml:space="preserve"> </w:t>
      </w:r>
      <w:proofErr w:type="spellStart"/>
      <w:r>
        <w:t>el</w:t>
      </w:r>
      <w:proofErr w:type="spellEnd"/>
      <w:r>
        <w:t xml:space="preserve"> camino, </w:t>
      </w:r>
      <w:proofErr w:type="spellStart"/>
      <w:r>
        <w:t>que</w:t>
      </w:r>
      <w:proofErr w:type="spellEnd"/>
      <w:r>
        <w:t xml:space="preserve"> no me </w:t>
      </w:r>
      <w:proofErr w:type="spellStart"/>
      <w:r>
        <w:t>acerque</w:t>
      </w:r>
      <w:proofErr w:type="spellEnd"/>
      <w:r>
        <w:t xml:space="preserve"> </w:t>
      </w:r>
      <w:proofErr w:type="spellStart"/>
      <w:r>
        <w:t>Yo</w:t>
      </w:r>
      <w:proofErr w:type="spellEnd"/>
      <w:r>
        <w:t xml:space="preserve"> a </w:t>
      </w:r>
      <w:proofErr w:type="spellStart"/>
      <w:r>
        <w:t>él</w:t>
      </w:r>
      <w:proofErr w:type="spellEnd"/>
      <w:r>
        <w:t xml:space="preserve"> para </w:t>
      </w:r>
      <w:proofErr w:type="spellStart"/>
      <w:r>
        <w:t>darle</w:t>
      </w:r>
      <w:proofErr w:type="spellEnd"/>
      <w:r>
        <w:t xml:space="preserve"> la </w:t>
      </w:r>
      <w:proofErr w:type="spellStart"/>
      <w:r>
        <w:t>vida</w:t>
      </w:r>
      <w:proofErr w:type="spellEnd"/>
      <w:r>
        <w:t>? ¿</w:t>
      </w:r>
      <w:proofErr w:type="spellStart"/>
      <w:r>
        <w:t>Quién</w:t>
      </w:r>
      <w:proofErr w:type="spellEnd"/>
      <w:r>
        <w:t xml:space="preserve"> de </w:t>
      </w:r>
      <w:proofErr w:type="spellStart"/>
      <w:r>
        <w:t>los</w:t>
      </w:r>
      <w:proofErr w:type="spellEnd"/>
      <w:r>
        <w:t xml:space="preserve"> </w:t>
      </w:r>
      <w:proofErr w:type="spellStart"/>
      <w:r>
        <w:t>que</w:t>
      </w:r>
      <w:proofErr w:type="spellEnd"/>
      <w:r>
        <w:t xml:space="preserve"> van </w:t>
      </w:r>
      <w:proofErr w:type="spellStart"/>
      <w:r>
        <w:t>sufriendo</w:t>
      </w:r>
      <w:proofErr w:type="spellEnd"/>
      <w:r>
        <w:t xml:space="preserve"> </w:t>
      </w:r>
      <w:proofErr w:type="spellStart"/>
      <w:r>
        <w:t>en</w:t>
      </w:r>
      <w:proofErr w:type="spellEnd"/>
      <w:r>
        <w:t xml:space="preserve"> </w:t>
      </w:r>
      <w:proofErr w:type="spellStart"/>
      <w:r>
        <w:t>silencio</w:t>
      </w:r>
      <w:proofErr w:type="spellEnd"/>
      <w:r>
        <w:t xml:space="preserve">, no ha </w:t>
      </w:r>
      <w:proofErr w:type="spellStart"/>
      <w:r>
        <w:t>sido</w:t>
      </w:r>
      <w:proofErr w:type="spellEnd"/>
      <w:r>
        <w:t xml:space="preserve"> </w:t>
      </w:r>
      <w:proofErr w:type="spellStart"/>
      <w:r>
        <w:t>escuchado</w:t>
      </w:r>
      <w:proofErr w:type="spellEnd"/>
      <w:r>
        <w:t xml:space="preserve"> </w:t>
      </w:r>
      <w:proofErr w:type="spellStart"/>
      <w:r>
        <w:t>por</w:t>
      </w:r>
      <w:proofErr w:type="spellEnd"/>
      <w:r>
        <w:t xml:space="preserve"> </w:t>
      </w:r>
      <w:proofErr w:type="spellStart"/>
      <w:r>
        <w:t>Mí</w:t>
      </w:r>
      <w:proofErr w:type="spellEnd"/>
      <w:r>
        <w:t>? ¿</w:t>
      </w:r>
      <w:proofErr w:type="spellStart"/>
      <w:r>
        <w:t>Quién</w:t>
      </w:r>
      <w:proofErr w:type="spellEnd"/>
      <w:r>
        <w:t xml:space="preserve"> </w:t>
      </w:r>
      <w:proofErr w:type="spellStart"/>
      <w:r>
        <w:t>que</w:t>
      </w:r>
      <w:proofErr w:type="spellEnd"/>
      <w:r>
        <w:t xml:space="preserve"> </w:t>
      </w:r>
      <w:proofErr w:type="spellStart"/>
      <w:r>
        <w:t>haya</w:t>
      </w:r>
      <w:proofErr w:type="spellEnd"/>
      <w:r>
        <w:t xml:space="preserve"> </w:t>
      </w:r>
      <w:proofErr w:type="spellStart"/>
      <w:r>
        <w:t>quedado</w:t>
      </w:r>
      <w:proofErr w:type="spellEnd"/>
      <w:r>
        <w:t xml:space="preserve"> </w:t>
      </w:r>
      <w:proofErr w:type="spellStart"/>
      <w:r>
        <w:t>huérfano</w:t>
      </w:r>
      <w:proofErr w:type="spellEnd"/>
      <w:r>
        <w:t xml:space="preserve"> </w:t>
      </w:r>
      <w:proofErr w:type="spellStart"/>
      <w:r>
        <w:t>en</w:t>
      </w:r>
      <w:proofErr w:type="spellEnd"/>
      <w:r>
        <w:t xml:space="preserve"> la Tierra no ha </w:t>
      </w:r>
      <w:proofErr w:type="spellStart"/>
      <w:r>
        <w:t>sentido</w:t>
      </w:r>
      <w:proofErr w:type="spellEnd"/>
      <w:r>
        <w:t xml:space="preserve"> </w:t>
      </w:r>
      <w:proofErr w:type="spellStart"/>
      <w:r>
        <w:t>en</w:t>
      </w:r>
      <w:proofErr w:type="spellEnd"/>
      <w:r>
        <w:t xml:space="preserve"> </w:t>
      </w:r>
      <w:proofErr w:type="spellStart"/>
      <w:r>
        <w:t>su</w:t>
      </w:r>
      <w:proofErr w:type="spellEnd"/>
      <w:r>
        <w:t xml:space="preserve"> </w:t>
      </w:r>
      <w:proofErr w:type="spellStart"/>
      <w:r>
        <w:t>vida</w:t>
      </w:r>
      <w:proofErr w:type="spellEnd"/>
      <w:r>
        <w:t xml:space="preserve"> la </w:t>
      </w:r>
      <w:proofErr w:type="spellStart"/>
      <w:r>
        <w:t>presencia</w:t>
      </w:r>
      <w:proofErr w:type="spellEnd"/>
      <w:r>
        <w:t xml:space="preserve"> y </w:t>
      </w:r>
      <w:proofErr w:type="spellStart"/>
      <w:r>
        <w:t>el</w:t>
      </w:r>
      <w:proofErr w:type="spellEnd"/>
      <w:r>
        <w:t xml:space="preserve"> </w:t>
      </w:r>
      <w:proofErr w:type="spellStart"/>
      <w:r>
        <w:t>consuelo</w:t>
      </w:r>
      <w:proofErr w:type="spellEnd"/>
      <w:r>
        <w:t xml:space="preserve"> de María </w:t>
      </w:r>
      <w:proofErr w:type="spellStart"/>
      <w:r>
        <w:t>que</w:t>
      </w:r>
      <w:proofErr w:type="spellEnd"/>
      <w:r>
        <w:t xml:space="preserve"> </w:t>
      </w:r>
      <w:proofErr w:type="spellStart"/>
      <w:r>
        <w:t>los</w:t>
      </w:r>
      <w:proofErr w:type="spellEnd"/>
      <w:r>
        <w:t xml:space="preserve"> </w:t>
      </w:r>
      <w:proofErr w:type="spellStart"/>
      <w:r>
        <w:t>conforta</w:t>
      </w:r>
      <w:proofErr w:type="spellEnd"/>
      <w:r>
        <w:t>? ¿</w:t>
      </w:r>
      <w:proofErr w:type="spellStart"/>
      <w:r>
        <w:t>Quién</w:t>
      </w:r>
      <w:proofErr w:type="spellEnd"/>
      <w:r>
        <w:t xml:space="preserve"> </w:t>
      </w:r>
      <w:proofErr w:type="spellStart"/>
      <w:r>
        <w:t>hallándose</w:t>
      </w:r>
      <w:proofErr w:type="spellEnd"/>
      <w:r>
        <w:t xml:space="preserve"> </w:t>
      </w:r>
      <w:proofErr w:type="spellStart"/>
      <w:r>
        <w:t>moribundo</w:t>
      </w:r>
      <w:proofErr w:type="spellEnd"/>
      <w:r>
        <w:t xml:space="preserve"> no ha </w:t>
      </w:r>
      <w:proofErr w:type="spellStart"/>
      <w:r>
        <w:t>oído</w:t>
      </w:r>
      <w:proofErr w:type="spellEnd"/>
      <w:r>
        <w:t xml:space="preserve"> </w:t>
      </w:r>
      <w:proofErr w:type="spellStart"/>
      <w:r>
        <w:t>en</w:t>
      </w:r>
      <w:proofErr w:type="spellEnd"/>
      <w:r>
        <w:t xml:space="preserve"> </w:t>
      </w:r>
      <w:proofErr w:type="spellStart"/>
      <w:r>
        <w:t>su</w:t>
      </w:r>
      <w:proofErr w:type="spellEnd"/>
      <w:r>
        <w:t xml:space="preserve"> </w:t>
      </w:r>
      <w:proofErr w:type="spellStart"/>
      <w:r>
        <w:t>conciencia</w:t>
      </w:r>
      <w:proofErr w:type="spellEnd"/>
      <w:r>
        <w:t xml:space="preserve"> la </w:t>
      </w:r>
      <w:proofErr w:type="spellStart"/>
      <w:r>
        <w:t>misma</w:t>
      </w:r>
      <w:proofErr w:type="spellEnd"/>
      <w:r>
        <w:t xml:space="preserve"> </w:t>
      </w:r>
      <w:proofErr w:type="spellStart"/>
      <w:r>
        <w:t>voz</w:t>
      </w:r>
      <w:proofErr w:type="spellEnd"/>
      <w:r>
        <w:t xml:space="preserve"> </w:t>
      </w:r>
      <w:proofErr w:type="spellStart"/>
      <w:r>
        <w:t>que</w:t>
      </w:r>
      <w:proofErr w:type="spellEnd"/>
      <w:r>
        <w:t xml:space="preserve"> le </w:t>
      </w:r>
      <w:proofErr w:type="spellStart"/>
      <w:r>
        <w:t>dijo</w:t>
      </w:r>
      <w:proofErr w:type="spellEnd"/>
      <w:r>
        <w:t xml:space="preserve"> a Lázaro: </w:t>
      </w:r>
      <w:proofErr w:type="spellStart"/>
      <w:r>
        <w:t>levántate</w:t>
      </w:r>
      <w:proofErr w:type="spellEnd"/>
      <w:r>
        <w:t xml:space="preserve"> y </w:t>
      </w:r>
      <w:proofErr w:type="spellStart"/>
      <w:r>
        <w:t>anda</w:t>
      </w:r>
      <w:proofErr w:type="spellEnd"/>
      <w:r>
        <w:t xml:space="preserve">? </w:t>
      </w:r>
      <w:proofErr w:type="spellStart"/>
      <w:r>
        <w:t>Yo</w:t>
      </w:r>
      <w:proofErr w:type="spellEnd"/>
      <w:r>
        <w:t xml:space="preserve"> soy Cristo, </w:t>
      </w:r>
      <w:proofErr w:type="spellStart"/>
      <w:r>
        <w:t>el</w:t>
      </w:r>
      <w:proofErr w:type="spellEnd"/>
      <w:r>
        <w:t xml:space="preserve"> </w:t>
      </w:r>
      <w:proofErr w:type="spellStart"/>
      <w:r>
        <w:t>consuelo</w:t>
      </w:r>
      <w:proofErr w:type="spellEnd"/>
      <w:r>
        <w:t xml:space="preserve"> y la luz del </w:t>
      </w:r>
      <w:proofErr w:type="spellStart"/>
      <w:r>
        <w:lastRenderedPageBreak/>
        <w:t>mundo</w:t>
      </w:r>
      <w:proofErr w:type="spellEnd"/>
      <w:r>
        <w:t xml:space="preserve">. </w:t>
      </w:r>
      <w:proofErr w:type="spellStart"/>
      <w:r>
        <w:t>Os</w:t>
      </w:r>
      <w:proofErr w:type="spellEnd"/>
      <w:r>
        <w:t xml:space="preserve"> </w:t>
      </w:r>
      <w:proofErr w:type="spellStart"/>
      <w:r>
        <w:t>sigo</w:t>
      </w:r>
      <w:proofErr w:type="spellEnd"/>
      <w:r>
        <w:t xml:space="preserve"> </w:t>
      </w:r>
      <w:proofErr w:type="spellStart"/>
      <w:r>
        <w:t>en</w:t>
      </w:r>
      <w:proofErr w:type="spellEnd"/>
      <w:r>
        <w:t xml:space="preserve"> </w:t>
      </w:r>
      <w:proofErr w:type="spellStart"/>
      <w:r>
        <w:t>vuestra</w:t>
      </w:r>
      <w:proofErr w:type="spellEnd"/>
      <w:r>
        <w:t xml:space="preserve"> </w:t>
      </w:r>
      <w:proofErr w:type="spellStart"/>
      <w:r>
        <w:t>fe</w:t>
      </w:r>
      <w:proofErr w:type="spellEnd"/>
      <w:r>
        <w:t xml:space="preserve"> o </w:t>
      </w:r>
      <w:proofErr w:type="spellStart"/>
      <w:r>
        <w:t>en</w:t>
      </w:r>
      <w:proofErr w:type="spellEnd"/>
      <w:r>
        <w:t xml:space="preserve"> </w:t>
      </w:r>
      <w:proofErr w:type="spellStart"/>
      <w:r>
        <w:t>vuestra</w:t>
      </w:r>
      <w:proofErr w:type="spellEnd"/>
      <w:r>
        <w:t xml:space="preserve"> </w:t>
      </w:r>
      <w:proofErr w:type="spellStart"/>
      <w:r>
        <w:t>duda</w:t>
      </w:r>
      <w:proofErr w:type="spellEnd"/>
      <w:r>
        <w:t xml:space="preserve">, </w:t>
      </w:r>
      <w:proofErr w:type="spellStart"/>
      <w:r>
        <w:t>porque</w:t>
      </w:r>
      <w:proofErr w:type="spellEnd"/>
      <w:r>
        <w:t xml:space="preserve"> </w:t>
      </w:r>
      <w:proofErr w:type="spellStart"/>
      <w:r>
        <w:t>sé</w:t>
      </w:r>
      <w:proofErr w:type="spellEnd"/>
      <w:r>
        <w:t xml:space="preserve"> </w:t>
      </w:r>
      <w:proofErr w:type="spellStart"/>
      <w:r>
        <w:t>que</w:t>
      </w:r>
      <w:proofErr w:type="spellEnd"/>
      <w:r>
        <w:t xml:space="preserve"> </w:t>
      </w:r>
      <w:proofErr w:type="spellStart"/>
      <w:r>
        <w:t>aun</w:t>
      </w:r>
      <w:proofErr w:type="spellEnd"/>
      <w:r>
        <w:t xml:space="preserve"> </w:t>
      </w:r>
      <w:proofErr w:type="spellStart"/>
      <w:r>
        <w:t>el</w:t>
      </w:r>
      <w:proofErr w:type="spellEnd"/>
      <w:r>
        <w:t xml:space="preserve"> </w:t>
      </w:r>
      <w:proofErr w:type="spellStart"/>
      <w:r>
        <w:t>que</w:t>
      </w:r>
      <w:proofErr w:type="spellEnd"/>
      <w:r>
        <w:t xml:space="preserve"> </w:t>
      </w:r>
      <w:proofErr w:type="spellStart"/>
      <w:r>
        <w:t>más</w:t>
      </w:r>
      <w:proofErr w:type="spellEnd"/>
      <w:r>
        <w:t xml:space="preserve"> me </w:t>
      </w:r>
      <w:proofErr w:type="spellStart"/>
      <w:r>
        <w:t>niegue</w:t>
      </w:r>
      <w:proofErr w:type="spellEnd"/>
      <w:r>
        <w:t xml:space="preserve">, al fin </w:t>
      </w:r>
      <w:proofErr w:type="spellStart"/>
      <w:r>
        <w:t>será</w:t>
      </w:r>
      <w:proofErr w:type="spellEnd"/>
      <w:r>
        <w:t xml:space="preserve"> </w:t>
      </w:r>
      <w:proofErr w:type="spellStart"/>
      <w:r>
        <w:t>conmigo</w:t>
      </w:r>
      <w:proofErr w:type="spellEnd"/>
      <w:r>
        <w:t xml:space="preserve">, </w:t>
      </w:r>
      <w:proofErr w:type="spellStart"/>
      <w:r>
        <w:t>abrumado</w:t>
      </w:r>
      <w:proofErr w:type="spellEnd"/>
      <w:r>
        <w:t xml:space="preserve"> </w:t>
      </w:r>
      <w:proofErr w:type="spellStart"/>
      <w:r>
        <w:t>por</w:t>
      </w:r>
      <w:proofErr w:type="spellEnd"/>
      <w:r>
        <w:t xml:space="preserve"> </w:t>
      </w:r>
      <w:proofErr w:type="spellStart"/>
      <w:r>
        <w:t>el</w:t>
      </w:r>
      <w:proofErr w:type="spellEnd"/>
      <w:r>
        <w:t xml:space="preserve"> peso de sus </w:t>
      </w:r>
      <w:proofErr w:type="spellStart"/>
      <w:r>
        <w:t>obras</w:t>
      </w:r>
      <w:proofErr w:type="spellEnd"/>
      <w:r>
        <w:t xml:space="preserve">. </w:t>
      </w:r>
    </w:p>
    <w:p w14:paraId="61C7501F" w14:textId="77777777" w:rsidR="00F50769" w:rsidRDefault="00F50769" w:rsidP="00F50769">
      <w:r>
        <w:t xml:space="preserve">59. </w:t>
      </w:r>
      <w:proofErr w:type="spellStart"/>
      <w:r>
        <w:t>Venid</w:t>
      </w:r>
      <w:proofErr w:type="spellEnd"/>
      <w:r>
        <w:t xml:space="preserve"> a </w:t>
      </w:r>
      <w:proofErr w:type="spellStart"/>
      <w:r>
        <w:t>Mí</w:t>
      </w:r>
      <w:proofErr w:type="spellEnd"/>
      <w:r>
        <w:t xml:space="preserve"> </w:t>
      </w:r>
      <w:proofErr w:type="spellStart"/>
      <w:r>
        <w:t>todos</w:t>
      </w:r>
      <w:proofErr w:type="spellEnd"/>
      <w:r>
        <w:t xml:space="preserve"> </w:t>
      </w:r>
      <w:proofErr w:type="spellStart"/>
      <w:r>
        <w:t>los</w:t>
      </w:r>
      <w:proofErr w:type="spellEnd"/>
      <w:r>
        <w:t xml:space="preserve"> </w:t>
      </w:r>
      <w:proofErr w:type="spellStart"/>
      <w:r>
        <w:t>que</w:t>
      </w:r>
      <w:proofErr w:type="spellEnd"/>
      <w:r>
        <w:t xml:space="preserve"> </w:t>
      </w:r>
      <w:proofErr w:type="spellStart"/>
      <w:r>
        <w:t>estáis</w:t>
      </w:r>
      <w:proofErr w:type="spellEnd"/>
      <w:r>
        <w:t xml:space="preserve"> </w:t>
      </w:r>
      <w:proofErr w:type="spellStart"/>
      <w:r>
        <w:t>cargados</w:t>
      </w:r>
      <w:proofErr w:type="spellEnd"/>
      <w:r>
        <w:t xml:space="preserve"> de </w:t>
      </w:r>
      <w:proofErr w:type="spellStart"/>
      <w:r>
        <w:t>penas</w:t>
      </w:r>
      <w:proofErr w:type="spellEnd"/>
      <w:r>
        <w:t xml:space="preserve"> y con mi palabra, </w:t>
      </w:r>
      <w:proofErr w:type="spellStart"/>
      <w:r>
        <w:t>os</w:t>
      </w:r>
      <w:proofErr w:type="spellEnd"/>
      <w:r>
        <w:t xml:space="preserve"> </w:t>
      </w:r>
      <w:proofErr w:type="spellStart"/>
      <w:r>
        <w:t>daré</w:t>
      </w:r>
      <w:proofErr w:type="spellEnd"/>
      <w:r>
        <w:t xml:space="preserve"> </w:t>
      </w:r>
      <w:proofErr w:type="spellStart"/>
      <w:r>
        <w:t>limpidez</w:t>
      </w:r>
      <w:proofErr w:type="spellEnd"/>
      <w:r>
        <w:t xml:space="preserve">. Al </w:t>
      </w:r>
      <w:proofErr w:type="spellStart"/>
      <w:r>
        <w:t>dejar</w:t>
      </w:r>
      <w:proofErr w:type="spellEnd"/>
      <w:r>
        <w:t xml:space="preserve"> de </w:t>
      </w:r>
      <w:proofErr w:type="spellStart"/>
      <w:r>
        <w:t>escucharme</w:t>
      </w:r>
      <w:proofErr w:type="spellEnd"/>
      <w:r>
        <w:t xml:space="preserve"> </w:t>
      </w:r>
      <w:proofErr w:type="spellStart"/>
      <w:r>
        <w:t>seguiréis</w:t>
      </w:r>
      <w:proofErr w:type="spellEnd"/>
      <w:r>
        <w:t xml:space="preserve"> </w:t>
      </w:r>
      <w:proofErr w:type="spellStart"/>
      <w:r>
        <w:t>sintiendo</w:t>
      </w:r>
      <w:proofErr w:type="spellEnd"/>
      <w:r>
        <w:t xml:space="preserve"> mi dulce </w:t>
      </w:r>
      <w:proofErr w:type="spellStart"/>
      <w:r>
        <w:t>compañía</w:t>
      </w:r>
      <w:proofErr w:type="spellEnd"/>
      <w:r>
        <w:t xml:space="preserve">.  </w:t>
      </w:r>
    </w:p>
    <w:p w14:paraId="36599698" w14:textId="77777777" w:rsidR="00F50769" w:rsidRDefault="00F50769" w:rsidP="00F50769">
      <w:r>
        <w:t xml:space="preserve">60. </w:t>
      </w:r>
      <w:proofErr w:type="spellStart"/>
      <w:r>
        <w:t>Recibid</w:t>
      </w:r>
      <w:proofErr w:type="spellEnd"/>
      <w:r>
        <w:t xml:space="preserve"> mi luz para </w:t>
      </w:r>
      <w:proofErr w:type="spellStart"/>
      <w:r>
        <w:t>que</w:t>
      </w:r>
      <w:proofErr w:type="spellEnd"/>
      <w:r>
        <w:t xml:space="preserve"> </w:t>
      </w:r>
      <w:proofErr w:type="spellStart"/>
      <w:r>
        <w:t>ella</w:t>
      </w:r>
      <w:proofErr w:type="spellEnd"/>
      <w:r>
        <w:t xml:space="preserve"> </w:t>
      </w:r>
      <w:proofErr w:type="spellStart"/>
      <w:r>
        <w:t>ilumine</w:t>
      </w:r>
      <w:proofErr w:type="spellEnd"/>
      <w:r>
        <w:t xml:space="preserve"> </w:t>
      </w:r>
      <w:proofErr w:type="spellStart"/>
      <w:r>
        <w:t>el</w:t>
      </w:r>
      <w:proofErr w:type="spellEnd"/>
      <w:r>
        <w:t xml:space="preserve"> camino de </w:t>
      </w:r>
      <w:proofErr w:type="spellStart"/>
      <w:r>
        <w:t>vuestra</w:t>
      </w:r>
      <w:proofErr w:type="spellEnd"/>
      <w:r>
        <w:t xml:space="preserve"> </w:t>
      </w:r>
      <w:proofErr w:type="spellStart"/>
      <w:r>
        <w:t>existencia</w:t>
      </w:r>
      <w:proofErr w:type="spellEnd"/>
      <w:r>
        <w:t xml:space="preserve"> y </w:t>
      </w:r>
      <w:proofErr w:type="spellStart"/>
      <w:r>
        <w:t>en</w:t>
      </w:r>
      <w:proofErr w:type="spellEnd"/>
      <w:r>
        <w:t xml:space="preserve"> la hora de la </w:t>
      </w:r>
      <w:proofErr w:type="spellStart"/>
      <w:r>
        <w:t>muerte</w:t>
      </w:r>
      <w:proofErr w:type="spellEnd"/>
      <w:r>
        <w:t xml:space="preserve"> </w:t>
      </w:r>
      <w:proofErr w:type="spellStart"/>
      <w:r>
        <w:t>os</w:t>
      </w:r>
      <w:proofErr w:type="spellEnd"/>
      <w:r>
        <w:t xml:space="preserve"> </w:t>
      </w:r>
      <w:proofErr w:type="spellStart"/>
      <w:r>
        <w:t>libréis</w:t>
      </w:r>
      <w:proofErr w:type="spellEnd"/>
      <w:r>
        <w:t xml:space="preserve"> de la </w:t>
      </w:r>
      <w:proofErr w:type="spellStart"/>
      <w:r>
        <w:t>turbación</w:t>
      </w:r>
      <w:proofErr w:type="spellEnd"/>
      <w:r>
        <w:t xml:space="preserve">; y </w:t>
      </w:r>
      <w:proofErr w:type="spellStart"/>
      <w:r>
        <w:t>en</w:t>
      </w:r>
      <w:proofErr w:type="spellEnd"/>
      <w:r>
        <w:t xml:space="preserve"> un </w:t>
      </w:r>
      <w:proofErr w:type="spellStart"/>
      <w:r>
        <w:t>instante</w:t>
      </w:r>
      <w:proofErr w:type="spellEnd"/>
      <w:r>
        <w:t xml:space="preserve">, al pasar </w:t>
      </w:r>
      <w:proofErr w:type="spellStart"/>
      <w:r>
        <w:t>los</w:t>
      </w:r>
      <w:proofErr w:type="spellEnd"/>
      <w:r>
        <w:t xml:space="preserve"> </w:t>
      </w:r>
      <w:proofErr w:type="spellStart"/>
      <w:r>
        <w:t>umbrales</w:t>
      </w:r>
      <w:proofErr w:type="spellEnd"/>
      <w:r>
        <w:t xml:space="preserve"> del Más </w:t>
      </w:r>
      <w:proofErr w:type="spellStart"/>
      <w:r>
        <w:t>Allá</w:t>
      </w:r>
      <w:proofErr w:type="spellEnd"/>
      <w:r>
        <w:t xml:space="preserve">, </w:t>
      </w:r>
      <w:proofErr w:type="spellStart"/>
      <w:r>
        <w:t>sepáis</w:t>
      </w:r>
      <w:proofErr w:type="spellEnd"/>
      <w:r>
        <w:t xml:space="preserve"> </w:t>
      </w:r>
      <w:proofErr w:type="spellStart"/>
      <w:r>
        <w:t>quiénes</w:t>
      </w:r>
      <w:proofErr w:type="spellEnd"/>
      <w:r>
        <w:t xml:space="preserve"> </w:t>
      </w:r>
      <w:proofErr w:type="spellStart"/>
      <w:r>
        <w:t>sois</w:t>
      </w:r>
      <w:proofErr w:type="spellEnd"/>
      <w:r>
        <w:t xml:space="preserve">, </w:t>
      </w:r>
      <w:proofErr w:type="spellStart"/>
      <w:r>
        <w:t>quiénes</w:t>
      </w:r>
      <w:proofErr w:type="spellEnd"/>
      <w:r>
        <w:t xml:space="preserve"> </w:t>
      </w:r>
      <w:proofErr w:type="spellStart"/>
      <w:r>
        <w:t>habéis</w:t>
      </w:r>
      <w:proofErr w:type="spellEnd"/>
      <w:r>
        <w:t xml:space="preserve"> </w:t>
      </w:r>
      <w:proofErr w:type="spellStart"/>
      <w:r>
        <w:t>sido</w:t>
      </w:r>
      <w:proofErr w:type="spellEnd"/>
      <w:r>
        <w:t xml:space="preserve"> y </w:t>
      </w:r>
      <w:proofErr w:type="spellStart"/>
      <w:r>
        <w:t>quiénes</w:t>
      </w:r>
      <w:proofErr w:type="spellEnd"/>
      <w:r>
        <w:t xml:space="preserve"> </w:t>
      </w:r>
      <w:proofErr w:type="spellStart"/>
      <w:r>
        <w:t>seréis</w:t>
      </w:r>
      <w:proofErr w:type="spellEnd"/>
      <w:r>
        <w:t xml:space="preserve">. </w:t>
      </w:r>
    </w:p>
    <w:p w14:paraId="25F31D30" w14:textId="77777777" w:rsidR="00F50769" w:rsidRDefault="00F50769" w:rsidP="00F50769">
      <w:r>
        <w:t xml:space="preserve"> </w:t>
      </w:r>
    </w:p>
    <w:p w14:paraId="7AB3775A" w14:textId="77777777" w:rsidR="00F50769" w:rsidRDefault="00F50769" w:rsidP="00F50769">
      <w:r>
        <w:t xml:space="preserve">OID MI PARABOLA: </w:t>
      </w:r>
    </w:p>
    <w:p w14:paraId="51F6AB62" w14:textId="77777777" w:rsidR="00F50769" w:rsidRDefault="00F50769" w:rsidP="00F50769">
      <w:r>
        <w:t xml:space="preserve"> </w:t>
      </w:r>
    </w:p>
    <w:p w14:paraId="7F19B9D2" w14:textId="77777777" w:rsidR="00F50769" w:rsidRDefault="00F50769" w:rsidP="00F50769">
      <w:r>
        <w:t>61. “</w:t>
      </w:r>
      <w:proofErr w:type="spellStart"/>
      <w:r>
        <w:t>Encontrase</w:t>
      </w:r>
      <w:proofErr w:type="spellEnd"/>
      <w:r>
        <w:t xml:space="preserve"> un </w:t>
      </w:r>
      <w:proofErr w:type="spellStart"/>
      <w:r>
        <w:t>rey</w:t>
      </w:r>
      <w:proofErr w:type="spellEnd"/>
      <w:r>
        <w:t xml:space="preserve"> </w:t>
      </w:r>
      <w:proofErr w:type="spellStart"/>
      <w:r>
        <w:t>rodeado</w:t>
      </w:r>
      <w:proofErr w:type="spellEnd"/>
      <w:r>
        <w:t xml:space="preserve"> de sus </w:t>
      </w:r>
      <w:proofErr w:type="spellStart"/>
      <w:r>
        <w:t>súbditos</w:t>
      </w:r>
      <w:proofErr w:type="spellEnd"/>
      <w:r>
        <w:t xml:space="preserve"> </w:t>
      </w:r>
      <w:proofErr w:type="spellStart"/>
      <w:r>
        <w:t>celebrando</w:t>
      </w:r>
      <w:proofErr w:type="spellEnd"/>
      <w:r>
        <w:t xml:space="preserve"> </w:t>
      </w:r>
      <w:proofErr w:type="spellStart"/>
      <w:r>
        <w:t>una</w:t>
      </w:r>
      <w:proofErr w:type="spellEnd"/>
      <w:r>
        <w:t xml:space="preserve"> </w:t>
      </w:r>
      <w:proofErr w:type="spellStart"/>
      <w:r>
        <w:t>victoria</w:t>
      </w:r>
      <w:proofErr w:type="spellEnd"/>
      <w:r>
        <w:t xml:space="preserve"> </w:t>
      </w:r>
      <w:proofErr w:type="spellStart"/>
      <w:r>
        <w:t>obtenida</w:t>
      </w:r>
      <w:proofErr w:type="spellEnd"/>
      <w:r>
        <w:t xml:space="preserve"> </w:t>
      </w:r>
      <w:proofErr w:type="spellStart"/>
      <w:r>
        <w:t>sobre</w:t>
      </w:r>
      <w:proofErr w:type="spellEnd"/>
      <w:r>
        <w:t xml:space="preserve"> un pueblo </w:t>
      </w:r>
      <w:proofErr w:type="spellStart"/>
      <w:r>
        <w:t>rebelde</w:t>
      </w:r>
      <w:proofErr w:type="spellEnd"/>
      <w:r>
        <w:t xml:space="preserve">, </w:t>
      </w:r>
      <w:proofErr w:type="spellStart"/>
      <w:r>
        <w:t>el</w:t>
      </w:r>
      <w:proofErr w:type="spellEnd"/>
      <w:r>
        <w:t xml:space="preserve"> </w:t>
      </w:r>
      <w:proofErr w:type="spellStart"/>
      <w:r>
        <w:t>cual</w:t>
      </w:r>
      <w:proofErr w:type="spellEnd"/>
      <w:r>
        <w:t xml:space="preserve"> </w:t>
      </w:r>
      <w:proofErr w:type="spellStart"/>
      <w:r>
        <w:t>pasaba</w:t>
      </w:r>
      <w:proofErr w:type="spellEnd"/>
      <w:r>
        <w:t xml:space="preserve"> a ser </w:t>
      </w:r>
      <w:proofErr w:type="spellStart"/>
      <w:r>
        <w:t>su</w:t>
      </w:r>
      <w:proofErr w:type="spellEnd"/>
      <w:r>
        <w:t xml:space="preserve"> </w:t>
      </w:r>
      <w:proofErr w:type="spellStart"/>
      <w:r>
        <w:t>vasallo</w:t>
      </w:r>
      <w:proofErr w:type="spellEnd"/>
      <w:r>
        <w:t xml:space="preserve">. </w:t>
      </w:r>
    </w:p>
    <w:p w14:paraId="18FAAAB9" w14:textId="77777777" w:rsidR="00F50769" w:rsidRDefault="00F50769" w:rsidP="00F50769">
      <w:r>
        <w:t xml:space="preserve">62. El Rey y </w:t>
      </w:r>
      <w:proofErr w:type="spellStart"/>
      <w:r>
        <w:t>los</w:t>
      </w:r>
      <w:proofErr w:type="spellEnd"/>
      <w:r>
        <w:t xml:space="preserve"> </w:t>
      </w:r>
      <w:proofErr w:type="spellStart"/>
      <w:r>
        <w:t>suyos</w:t>
      </w:r>
      <w:proofErr w:type="spellEnd"/>
      <w:r>
        <w:t xml:space="preserve"> </w:t>
      </w:r>
      <w:proofErr w:type="spellStart"/>
      <w:r>
        <w:t>cantaban</w:t>
      </w:r>
      <w:proofErr w:type="spellEnd"/>
      <w:r>
        <w:t xml:space="preserve"> </w:t>
      </w:r>
      <w:proofErr w:type="spellStart"/>
      <w:r>
        <w:t>victoria</w:t>
      </w:r>
      <w:proofErr w:type="spellEnd"/>
      <w:r>
        <w:t xml:space="preserve">. El Rey </w:t>
      </w:r>
      <w:proofErr w:type="spellStart"/>
      <w:r>
        <w:t>habló</w:t>
      </w:r>
      <w:proofErr w:type="spellEnd"/>
      <w:r>
        <w:t xml:space="preserve"> </w:t>
      </w:r>
      <w:proofErr w:type="spellStart"/>
      <w:r>
        <w:t>así</w:t>
      </w:r>
      <w:proofErr w:type="spellEnd"/>
      <w:r>
        <w:t xml:space="preserve"> a </w:t>
      </w:r>
      <w:proofErr w:type="spellStart"/>
      <w:r>
        <w:t>su</w:t>
      </w:r>
      <w:proofErr w:type="spellEnd"/>
      <w:r>
        <w:t xml:space="preserve"> pueblo: La </w:t>
      </w:r>
      <w:proofErr w:type="spellStart"/>
      <w:r>
        <w:t>fuerza</w:t>
      </w:r>
      <w:proofErr w:type="spellEnd"/>
      <w:r>
        <w:t xml:space="preserve"> de mi </w:t>
      </w:r>
      <w:proofErr w:type="spellStart"/>
      <w:r>
        <w:t>brazo</w:t>
      </w:r>
      <w:proofErr w:type="spellEnd"/>
      <w:r>
        <w:t xml:space="preserve"> ha </w:t>
      </w:r>
      <w:proofErr w:type="spellStart"/>
      <w:r>
        <w:t>vencido</w:t>
      </w:r>
      <w:proofErr w:type="spellEnd"/>
      <w:r>
        <w:t xml:space="preserve"> y ha </w:t>
      </w:r>
      <w:proofErr w:type="spellStart"/>
      <w:r>
        <w:t>hecho</w:t>
      </w:r>
      <w:proofErr w:type="spellEnd"/>
      <w:r>
        <w:t xml:space="preserve"> </w:t>
      </w:r>
      <w:proofErr w:type="spellStart"/>
      <w:r>
        <w:t>crecer</w:t>
      </w:r>
      <w:proofErr w:type="spellEnd"/>
      <w:r>
        <w:t xml:space="preserve"> mi </w:t>
      </w:r>
      <w:proofErr w:type="spellStart"/>
      <w:r>
        <w:t>reino</w:t>
      </w:r>
      <w:proofErr w:type="spellEnd"/>
      <w:r>
        <w:t xml:space="preserve">, </w:t>
      </w:r>
      <w:proofErr w:type="spellStart"/>
      <w:r>
        <w:t>más</w:t>
      </w:r>
      <w:proofErr w:type="spellEnd"/>
      <w:r>
        <w:t xml:space="preserve"> a </w:t>
      </w:r>
      <w:proofErr w:type="spellStart"/>
      <w:r>
        <w:t>los</w:t>
      </w:r>
      <w:proofErr w:type="spellEnd"/>
      <w:r>
        <w:t xml:space="preserve"> </w:t>
      </w:r>
      <w:proofErr w:type="spellStart"/>
      <w:r>
        <w:t>vencidos</w:t>
      </w:r>
      <w:proofErr w:type="spellEnd"/>
      <w:r>
        <w:t xml:space="preserve"> </w:t>
      </w:r>
      <w:proofErr w:type="spellStart"/>
      <w:r>
        <w:t>los</w:t>
      </w:r>
      <w:proofErr w:type="spellEnd"/>
      <w:r>
        <w:t xml:space="preserve"> </w:t>
      </w:r>
      <w:proofErr w:type="spellStart"/>
      <w:r>
        <w:t>amaré</w:t>
      </w:r>
      <w:proofErr w:type="spellEnd"/>
      <w:r>
        <w:t xml:space="preserve"> </w:t>
      </w:r>
      <w:proofErr w:type="spellStart"/>
      <w:r>
        <w:t>como</w:t>
      </w:r>
      <w:proofErr w:type="spellEnd"/>
      <w:r>
        <w:t xml:space="preserve"> a </w:t>
      </w:r>
      <w:proofErr w:type="spellStart"/>
      <w:r>
        <w:t>vosotros</w:t>
      </w:r>
      <w:proofErr w:type="spellEnd"/>
      <w:r>
        <w:t xml:space="preserve">, les </w:t>
      </w:r>
      <w:proofErr w:type="spellStart"/>
      <w:r>
        <w:t>daré</w:t>
      </w:r>
      <w:proofErr w:type="spellEnd"/>
      <w:r>
        <w:t xml:space="preserve"> </w:t>
      </w:r>
      <w:proofErr w:type="spellStart"/>
      <w:r>
        <w:t>grandes</w:t>
      </w:r>
      <w:proofErr w:type="spellEnd"/>
      <w:r>
        <w:t xml:space="preserve"> tierras </w:t>
      </w:r>
      <w:proofErr w:type="spellStart"/>
      <w:r>
        <w:t>en</w:t>
      </w:r>
      <w:proofErr w:type="spellEnd"/>
      <w:r>
        <w:t xml:space="preserve"> mis </w:t>
      </w:r>
      <w:proofErr w:type="spellStart"/>
      <w:r>
        <w:t>dominios</w:t>
      </w:r>
      <w:proofErr w:type="spellEnd"/>
      <w:r>
        <w:t xml:space="preserve"> para </w:t>
      </w:r>
      <w:proofErr w:type="spellStart"/>
      <w:r>
        <w:t>que</w:t>
      </w:r>
      <w:proofErr w:type="spellEnd"/>
      <w:r>
        <w:t xml:space="preserve"> </w:t>
      </w:r>
      <w:proofErr w:type="spellStart"/>
      <w:r>
        <w:t>cultiven</w:t>
      </w:r>
      <w:proofErr w:type="spellEnd"/>
      <w:r>
        <w:t xml:space="preserve"> la vid y </w:t>
      </w:r>
      <w:proofErr w:type="spellStart"/>
      <w:r>
        <w:t>así</w:t>
      </w:r>
      <w:proofErr w:type="spellEnd"/>
      <w:r>
        <w:t xml:space="preserve"> </w:t>
      </w:r>
      <w:proofErr w:type="spellStart"/>
      <w:r>
        <w:t>como</w:t>
      </w:r>
      <w:proofErr w:type="spellEnd"/>
      <w:r>
        <w:t xml:space="preserve"> </w:t>
      </w:r>
      <w:proofErr w:type="spellStart"/>
      <w:r>
        <w:t>Yo</w:t>
      </w:r>
      <w:proofErr w:type="spellEnd"/>
      <w:r>
        <w:t xml:space="preserve"> </w:t>
      </w:r>
      <w:proofErr w:type="spellStart"/>
      <w:r>
        <w:t>los</w:t>
      </w:r>
      <w:proofErr w:type="spellEnd"/>
      <w:r>
        <w:t xml:space="preserve"> </w:t>
      </w:r>
      <w:proofErr w:type="spellStart"/>
      <w:r>
        <w:t>amo</w:t>
      </w:r>
      <w:proofErr w:type="spellEnd"/>
      <w:r>
        <w:t xml:space="preserve">, </w:t>
      </w:r>
      <w:proofErr w:type="spellStart"/>
      <w:r>
        <w:t>quiero</w:t>
      </w:r>
      <w:proofErr w:type="spellEnd"/>
      <w:r>
        <w:t xml:space="preserve"> </w:t>
      </w:r>
      <w:proofErr w:type="spellStart"/>
      <w:r>
        <w:t>que</w:t>
      </w:r>
      <w:proofErr w:type="spellEnd"/>
      <w:r>
        <w:t xml:space="preserve"> </w:t>
      </w:r>
      <w:proofErr w:type="spellStart"/>
      <w:r>
        <w:t>vosotros</w:t>
      </w:r>
      <w:proofErr w:type="spellEnd"/>
      <w:r>
        <w:t xml:space="preserve"> les </w:t>
      </w:r>
      <w:proofErr w:type="spellStart"/>
      <w:proofErr w:type="gramStart"/>
      <w:r>
        <w:t>améis</w:t>
      </w:r>
      <w:proofErr w:type="spellEnd"/>
      <w:r>
        <w:t xml:space="preserve"> .</w:t>
      </w:r>
      <w:proofErr w:type="gramEnd"/>
      <w:r>
        <w:t xml:space="preserve"> </w:t>
      </w:r>
    </w:p>
    <w:p w14:paraId="6374313A" w14:textId="77777777" w:rsidR="00F50769" w:rsidRDefault="00F50769" w:rsidP="00F50769">
      <w:r>
        <w:t xml:space="preserve">63. El </w:t>
      </w:r>
      <w:proofErr w:type="spellStart"/>
      <w:r>
        <w:t>tiempo</w:t>
      </w:r>
      <w:proofErr w:type="spellEnd"/>
      <w:r>
        <w:t xml:space="preserve"> </w:t>
      </w:r>
      <w:proofErr w:type="spellStart"/>
      <w:r>
        <w:t>pasó</w:t>
      </w:r>
      <w:proofErr w:type="spellEnd"/>
      <w:r>
        <w:t xml:space="preserve">, y de entre </w:t>
      </w:r>
      <w:proofErr w:type="spellStart"/>
      <w:r>
        <w:t>aquel</w:t>
      </w:r>
      <w:proofErr w:type="spellEnd"/>
      <w:r>
        <w:t xml:space="preserve"> pueblo </w:t>
      </w:r>
      <w:proofErr w:type="spellStart"/>
      <w:r>
        <w:t>conquistado</w:t>
      </w:r>
      <w:proofErr w:type="spellEnd"/>
      <w:r>
        <w:t xml:space="preserve"> </w:t>
      </w:r>
      <w:proofErr w:type="spellStart"/>
      <w:r>
        <w:t>por</w:t>
      </w:r>
      <w:proofErr w:type="spellEnd"/>
      <w:r>
        <w:t xml:space="preserve"> </w:t>
      </w:r>
      <w:proofErr w:type="spellStart"/>
      <w:r>
        <w:t>el</w:t>
      </w:r>
      <w:proofErr w:type="spellEnd"/>
      <w:r>
        <w:t xml:space="preserve"> amor y la </w:t>
      </w:r>
      <w:proofErr w:type="spellStart"/>
      <w:r>
        <w:t>justicia</w:t>
      </w:r>
      <w:proofErr w:type="spellEnd"/>
      <w:r>
        <w:t xml:space="preserve"> de </w:t>
      </w:r>
      <w:proofErr w:type="spellStart"/>
      <w:r>
        <w:t>aquel</w:t>
      </w:r>
      <w:proofErr w:type="spellEnd"/>
      <w:r>
        <w:t xml:space="preserve"> Rey </w:t>
      </w:r>
      <w:proofErr w:type="spellStart"/>
      <w:r>
        <w:t>surgió</w:t>
      </w:r>
      <w:proofErr w:type="spellEnd"/>
      <w:r>
        <w:t xml:space="preserve"> un </w:t>
      </w:r>
      <w:proofErr w:type="spellStart"/>
      <w:r>
        <w:t>varón</w:t>
      </w:r>
      <w:proofErr w:type="spellEnd"/>
      <w:r>
        <w:t xml:space="preserve"> </w:t>
      </w:r>
      <w:proofErr w:type="spellStart"/>
      <w:r>
        <w:t>rebelde</w:t>
      </w:r>
      <w:proofErr w:type="spellEnd"/>
      <w:r>
        <w:t xml:space="preserve"> a </w:t>
      </w:r>
      <w:proofErr w:type="spellStart"/>
      <w:r>
        <w:t>su</w:t>
      </w:r>
      <w:proofErr w:type="spellEnd"/>
      <w:r>
        <w:t xml:space="preserve"> </w:t>
      </w:r>
      <w:proofErr w:type="spellStart"/>
      <w:r>
        <w:t>Señor</w:t>
      </w:r>
      <w:proofErr w:type="spellEnd"/>
      <w:r>
        <w:t xml:space="preserve">, a </w:t>
      </w:r>
      <w:proofErr w:type="spellStart"/>
      <w:r>
        <w:t>quien</w:t>
      </w:r>
      <w:proofErr w:type="spellEnd"/>
      <w:r>
        <w:t xml:space="preserve"> </w:t>
      </w:r>
      <w:proofErr w:type="spellStart"/>
      <w:r>
        <w:t>intentó</w:t>
      </w:r>
      <w:proofErr w:type="spellEnd"/>
      <w:r>
        <w:t xml:space="preserve"> </w:t>
      </w:r>
      <w:proofErr w:type="spellStart"/>
      <w:r>
        <w:t>dar</w:t>
      </w:r>
      <w:proofErr w:type="spellEnd"/>
      <w:r>
        <w:t xml:space="preserve"> </w:t>
      </w:r>
      <w:proofErr w:type="spellStart"/>
      <w:r>
        <w:t>muerte</w:t>
      </w:r>
      <w:proofErr w:type="spellEnd"/>
      <w:r>
        <w:t xml:space="preserve"> </w:t>
      </w:r>
      <w:proofErr w:type="spellStart"/>
      <w:r>
        <w:t>mientras</w:t>
      </w:r>
      <w:proofErr w:type="spellEnd"/>
      <w:r>
        <w:t xml:space="preserve"> </w:t>
      </w:r>
      <w:proofErr w:type="spellStart"/>
      <w:r>
        <w:t>dormía</w:t>
      </w:r>
      <w:proofErr w:type="spellEnd"/>
      <w:r>
        <w:t xml:space="preserve">, </w:t>
      </w:r>
      <w:proofErr w:type="spellStart"/>
      <w:r>
        <w:t>hiriéndole</w:t>
      </w:r>
      <w:proofErr w:type="spellEnd"/>
      <w:r>
        <w:t xml:space="preserve"> </w:t>
      </w:r>
      <w:proofErr w:type="spellStart"/>
      <w:r>
        <w:t>solamente</w:t>
      </w:r>
      <w:proofErr w:type="spellEnd"/>
      <w:r>
        <w:t xml:space="preserve">. </w:t>
      </w:r>
    </w:p>
    <w:p w14:paraId="7B917CD8" w14:textId="77777777" w:rsidR="00F50769" w:rsidRDefault="00F50769" w:rsidP="00F50769">
      <w:r>
        <w:t xml:space="preserve">64. Ante </w:t>
      </w:r>
      <w:proofErr w:type="spellStart"/>
      <w:r>
        <w:t>su</w:t>
      </w:r>
      <w:proofErr w:type="spellEnd"/>
      <w:r>
        <w:t xml:space="preserve"> </w:t>
      </w:r>
      <w:proofErr w:type="spellStart"/>
      <w:r>
        <w:t>delito</w:t>
      </w:r>
      <w:proofErr w:type="spellEnd"/>
      <w:r>
        <w:t xml:space="preserve"> </w:t>
      </w:r>
      <w:proofErr w:type="spellStart"/>
      <w:r>
        <w:t>aquel</w:t>
      </w:r>
      <w:proofErr w:type="spellEnd"/>
      <w:r>
        <w:t xml:space="preserve"> hombre </w:t>
      </w:r>
      <w:proofErr w:type="spellStart"/>
      <w:r>
        <w:t>huyó</w:t>
      </w:r>
      <w:proofErr w:type="spellEnd"/>
      <w:r>
        <w:t xml:space="preserve"> </w:t>
      </w:r>
      <w:proofErr w:type="spellStart"/>
      <w:r>
        <w:t>lleno</w:t>
      </w:r>
      <w:proofErr w:type="spellEnd"/>
      <w:r>
        <w:t xml:space="preserve"> de </w:t>
      </w:r>
      <w:proofErr w:type="spellStart"/>
      <w:r>
        <w:t>temor</w:t>
      </w:r>
      <w:proofErr w:type="spellEnd"/>
      <w:r>
        <w:t xml:space="preserve"> </w:t>
      </w:r>
      <w:proofErr w:type="gramStart"/>
      <w:r>
        <w:t>a</w:t>
      </w:r>
      <w:proofErr w:type="gramEnd"/>
      <w:r>
        <w:t xml:space="preserve"> </w:t>
      </w:r>
      <w:proofErr w:type="spellStart"/>
      <w:r>
        <w:t>ocultarse</w:t>
      </w:r>
      <w:proofErr w:type="spellEnd"/>
      <w:r>
        <w:t xml:space="preserve"> </w:t>
      </w:r>
      <w:proofErr w:type="spellStart"/>
      <w:r>
        <w:t>en</w:t>
      </w:r>
      <w:proofErr w:type="spellEnd"/>
      <w:r>
        <w:t xml:space="preserve"> las </w:t>
      </w:r>
      <w:proofErr w:type="spellStart"/>
      <w:r>
        <w:t>más</w:t>
      </w:r>
      <w:proofErr w:type="spellEnd"/>
      <w:r>
        <w:t xml:space="preserve"> </w:t>
      </w:r>
      <w:proofErr w:type="spellStart"/>
      <w:r>
        <w:t>oscuras</w:t>
      </w:r>
      <w:proofErr w:type="spellEnd"/>
      <w:r>
        <w:t xml:space="preserve"> </w:t>
      </w:r>
      <w:proofErr w:type="spellStart"/>
      <w:r>
        <w:t>selvas</w:t>
      </w:r>
      <w:proofErr w:type="spellEnd"/>
      <w:r>
        <w:t xml:space="preserve">, </w:t>
      </w:r>
      <w:proofErr w:type="spellStart"/>
      <w:r>
        <w:t>mientras</w:t>
      </w:r>
      <w:proofErr w:type="spellEnd"/>
      <w:r>
        <w:t xml:space="preserve"> </w:t>
      </w:r>
      <w:proofErr w:type="spellStart"/>
      <w:r>
        <w:t>el</w:t>
      </w:r>
      <w:proofErr w:type="spellEnd"/>
      <w:r>
        <w:t xml:space="preserve"> Rey </w:t>
      </w:r>
      <w:proofErr w:type="spellStart"/>
      <w:r>
        <w:t>lloraba</w:t>
      </w:r>
      <w:proofErr w:type="spellEnd"/>
      <w:r>
        <w:t xml:space="preserve"> la </w:t>
      </w:r>
      <w:proofErr w:type="spellStart"/>
      <w:r>
        <w:t>ingratitud</w:t>
      </w:r>
      <w:proofErr w:type="spellEnd"/>
      <w:r>
        <w:t xml:space="preserve"> y la </w:t>
      </w:r>
      <w:proofErr w:type="spellStart"/>
      <w:r>
        <w:t>ausencia</w:t>
      </w:r>
      <w:proofErr w:type="spellEnd"/>
      <w:r>
        <w:t xml:space="preserve"> de </w:t>
      </w:r>
      <w:proofErr w:type="spellStart"/>
      <w:r>
        <w:t>su</w:t>
      </w:r>
      <w:proofErr w:type="spellEnd"/>
      <w:r>
        <w:t xml:space="preserve"> </w:t>
      </w:r>
      <w:proofErr w:type="spellStart"/>
      <w:r>
        <w:t>súbdito</w:t>
      </w:r>
      <w:proofErr w:type="spellEnd"/>
      <w:r>
        <w:t xml:space="preserve"> </w:t>
      </w:r>
      <w:proofErr w:type="spellStart"/>
      <w:r>
        <w:t>porque</w:t>
      </w:r>
      <w:proofErr w:type="spellEnd"/>
      <w:r>
        <w:t xml:space="preserve"> </w:t>
      </w:r>
      <w:proofErr w:type="spellStart"/>
      <w:r>
        <w:t>mucho</w:t>
      </w:r>
      <w:proofErr w:type="spellEnd"/>
      <w:r>
        <w:t xml:space="preserve"> le </w:t>
      </w:r>
      <w:proofErr w:type="spellStart"/>
      <w:r>
        <w:t>amaba</w:t>
      </w:r>
      <w:proofErr w:type="spellEnd"/>
      <w:r>
        <w:t xml:space="preserve"> </w:t>
      </w:r>
      <w:proofErr w:type="spellStart"/>
      <w:r>
        <w:t>su</w:t>
      </w:r>
      <w:proofErr w:type="spellEnd"/>
      <w:r>
        <w:t xml:space="preserve"> </w:t>
      </w:r>
      <w:proofErr w:type="spellStart"/>
      <w:r>
        <w:t>corazón</w:t>
      </w:r>
      <w:proofErr w:type="spellEnd"/>
      <w:r>
        <w:t xml:space="preserve">. </w:t>
      </w:r>
    </w:p>
    <w:p w14:paraId="176F7790" w14:textId="77777777" w:rsidR="00F50769" w:rsidRDefault="00F50769" w:rsidP="00F50769">
      <w:r>
        <w:t xml:space="preserve">65. El hombre </w:t>
      </w:r>
      <w:proofErr w:type="spellStart"/>
      <w:r>
        <w:t>aquel</w:t>
      </w:r>
      <w:proofErr w:type="spellEnd"/>
      <w:r>
        <w:t xml:space="preserve">, </w:t>
      </w:r>
      <w:proofErr w:type="spellStart"/>
      <w:r>
        <w:t>en</w:t>
      </w:r>
      <w:proofErr w:type="spellEnd"/>
      <w:r>
        <w:t xml:space="preserve"> </w:t>
      </w:r>
      <w:proofErr w:type="spellStart"/>
      <w:r>
        <w:t>su</w:t>
      </w:r>
      <w:proofErr w:type="spellEnd"/>
      <w:r>
        <w:t xml:space="preserve"> </w:t>
      </w:r>
      <w:proofErr w:type="spellStart"/>
      <w:r>
        <w:t>huida</w:t>
      </w:r>
      <w:proofErr w:type="spellEnd"/>
      <w:r>
        <w:t xml:space="preserve"> </w:t>
      </w:r>
      <w:proofErr w:type="spellStart"/>
      <w:r>
        <w:t>cayó</w:t>
      </w:r>
      <w:proofErr w:type="spellEnd"/>
      <w:r>
        <w:t xml:space="preserve"> </w:t>
      </w:r>
      <w:proofErr w:type="spellStart"/>
      <w:r>
        <w:t>prisionero</w:t>
      </w:r>
      <w:proofErr w:type="spellEnd"/>
      <w:r>
        <w:t xml:space="preserve"> de un pueblo </w:t>
      </w:r>
      <w:proofErr w:type="spellStart"/>
      <w:r>
        <w:t>enemigo</w:t>
      </w:r>
      <w:proofErr w:type="spellEnd"/>
      <w:r>
        <w:t xml:space="preserve"> del </w:t>
      </w:r>
      <w:proofErr w:type="spellStart"/>
      <w:r>
        <w:t>rey</w:t>
      </w:r>
      <w:proofErr w:type="spellEnd"/>
      <w:r>
        <w:t xml:space="preserve">, y </w:t>
      </w:r>
      <w:proofErr w:type="spellStart"/>
      <w:r>
        <w:t>cuando</w:t>
      </w:r>
      <w:proofErr w:type="spellEnd"/>
      <w:r>
        <w:t xml:space="preserve"> </w:t>
      </w:r>
      <w:proofErr w:type="spellStart"/>
      <w:r>
        <w:t>fue</w:t>
      </w:r>
      <w:proofErr w:type="spellEnd"/>
      <w:r>
        <w:t xml:space="preserve"> </w:t>
      </w:r>
      <w:proofErr w:type="spellStart"/>
      <w:r>
        <w:t>acusado</w:t>
      </w:r>
      <w:proofErr w:type="spellEnd"/>
      <w:r>
        <w:t xml:space="preserve"> de ser un </w:t>
      </w:r>
      <w:proofErr w:type="spellStart"/>
      <w:r>
        <w:t>súbdito</w:t>
      </w:r>
      <w:proofErr w:type="spellEnd"/>
      <w:r>
        <w:t xml:space="preserve"> de </w:t>
      </w:r>
      <w:proofErr w:type="spellStart"/>
      <w:r>
        <w:t>aquel</w:t>
      </w:r>
      <w:proofErr w:type="spellEnd"/>
      <w:r>
        <w:t xml:space="preserve"> a </w:t>
      </w:r>
      <w:proofErr w:type="spellStart"/>
      <w:r>
        <w:t>quien</w:t>
      </w:r>
      <w:proofErr w:type="spellEnd"/>
      <w:r>
        <w:t xml:space="preserve"> no </w:t>
      </w:r>
      <w:proofErr w:type="spellStart"/>
      <w:r>
        <w:t>reconocían</w:t>
      </w:r>
      <w:proofErr w:type="spellEnd"/>
      <w:r>
        <w:t xml:space="preserve">, </w:t>
      </w:r>
      <w:proofErr w:type="spellStart"/>
      <w:r>
        <w:t>éste</w:t>
      </w:r>
      <w:proofErr w:type="spellEnd"/>
      <w:r>
        <w:t xml:space="preserve"> </w:t>
      </w:r>
      <w:proofErr w:type="spellStart"/>
      <w:r>
        <w:t>atemorizado</w:t>
      </w:r>
      <w:proofErr w:type="spellEnd"/>
      <w:r>
        <w:t xml:space="preserve">, a </w:t>
      </w:r>
      <w:proofErr w:type="spellStart"/>
      <w:r>
        <w:t>voz</w:t>
      </w:r>
      <w:proofErr w:type="spellEnd"/>
      <w:r>
        <w:t xml:space="preserve"> </w:t>
      </w:r>
      <w:proofErr w:type="spellStart"/>
      <w:r>
        <w:t>en</w:t>
      </w:r>
      <w:proofErr w:type="spellEnd"/>
      <w:r>
        <w:t xml:space="preserve"> </w:t>
      </w:r>
      <w:proofErr w:type="spellStart"/>
      <w:r>
        <w:t>cuello</w:t>
      </w:r>
      <w:proofErr w:type="spellEnd"/>
      <w:r>
        <w:t xml:space="preserve"> les </w:t>
      </w:r>
      <w:proofErr w:type="spellStart"/>
      <w:r>
        <w:t>dijo</w:t>
      </w:r>
      <w:proofErr w:type="spellEnd"/>
      <w:r>
        <w:t xml:space="preserve"> </w:t>
      </w:r>
      <w:proofErr w:type="spellStart"/>
      <w:r>
        <w:t>que</w:t>
      </w:r>
      <w:proofErr w:type="spellEnd"/>
      <w:r>
        <w:t xml:space="preserve"> </w:t>
      </w:r>
      <w:proofErr w:type="spellStart"/>
      <w:r>
        <w:t>él</w:t>
      </w:r>
      <w:proofErr w:type="spellEnd"/>
      <w:r>
        <w:t xml:space="preserve"> se </w:t>
      </w:r>
      <w:proofErr w:type="spellStart"/>
      <w:r>
        <w:t>encontraba</w:t>
      </w:r>
      <w:proofErr w:type="spellEnd"/>
      <w:r>
        <w:t xml:space="preserve"> </w:t>
      </w:r>
      <w:proofErr w:type="spellStart"/>
      <w:r>
        <w:t>fugitivo</w:t>
      </w:r>
      <w:proofErr w:type="spellEnd"/>
      <w:r>
        <w:t xml:space="preserve"> </w:t>
      </w:r>
      <w:proofErr w:type="spellStart"/>
      <w:r>
        <w:t>porque</w:t>
      </w:r>
      <w:proofErr w:type="spellEnd"/>
      <w:r>
        <w:t xml:space="preserve"> </w:t>
      </w:r>
      <w:proofErr w:type="spellStart"/>
      <w:r>
        <w:t>acababa</w:t>
      </w:r>
      <w:proofErr w:type="spellEnd"/>
      <w:r>
        <w:t xml:space="preserve"> de </w:t>
      </w:r>
      <w:proofErr w:type="spellStart"/>
      <w:r>
        <w:t>matar</w:t>
      </w:r>
      <w:proofErr w:type="spellEnd"/>
      <w:r>
        <w:t xml:space="preserve"> al Rey, mas no </w:t>
      </w:r>
      <w:proofErr w:type="spellStart"/>
      <w:r>
        <w:t>fue</w:t>
      </w:r>
      <w:proofErr w:type="spellEnd"/>
      <w:r>
        <w:t xml:space="preserve"> </w:t>
      </w:r>
      <w:proofErr w:type="spellStart"/>
      <w:r>
        <w:t>creído</w:t>
      </w:r>
      <w:proofErr w:type="spellEnd"/>
      <w:r>
        <w:t xml:space="preserve"> y le </w:t>
      </w:r>
      <w:proofErr w:type="spellStart"/>
      <w:r>
        <w:t>sentenciaron</w:t>
      </w:r>
      <w:proofErr w:type="spellEnd"/>
      <w:r>
        <w:t xml:space="preserve"> a </w:t>
      </w:r>
      <w:proofErr w:type="spellStart"/>
      <w:r>
        <w:t>morir</w:t>
      </w:r>
      <w:proofErr w:type="spellEnd"/>
      <w:r>
        <w:t xml:space="preserve"> </w:t>
      </w:r>
      <w:proofErr w:type="spellStart"/>
      <w:r>
        <w:t>en</w:t>
      </w:r>
      <w:proofErr w:type="spellEnd"/>
      <w:r>
        <w:t xml:space="preserve"> </w:t>
      </w:r>
      <w:proofErr w:type="spellStart"/>
      <w:r>
        <w:t>una</w:t>
      </w:r>
      <w:proofErr w:type="spellEnd"/>
      <w:r>
        <w:t xml:space="preserve"> </w:t>
      </w:r>
      <w:proofErr w:type="spellStart"/>
      <w:r>
        <w:t>hoguera</w:t>
      </w:r>
      <w:proofErr w:type="spellEnd"/>
      <w:r>
        <w:t xml:space="preserve"> </w:t>
      </w:r>
      <w:proofErr w:type="spellStart"/>
      <w:r>
        <w:t>después</w:t>
      </w:r>
      <w:proofErr w:type="spellEnd"/>
      <w:r>
        <w:t xml:space="preserve"> de </w:t>
      </w:r>
      <w:proofErr w:type="spellStart"/>
      <w:r>
        <w:t>atormentarlo</w:t>
      </w:r>
      <w:proofErr w:type="spellEnd"/>
      <w:r>
        <w:t xml:space="preserve">. Cuando </w:t>
      </w:r>
      <w:proofErr w:type="spellStart"/>
      <w:r>
        <w:t>ya</w:t>
      </w:r>
      <w:proofErr w:type="spellEnd"/>
      <w:r>
        <w:t xml:space="preserve"> </w:t>
      </w:r>
      <w:proofErr w:type="spellStart"/>
      <w:r>
        <w:t>sangrante</w:t>
      </w:r>
      <w:proofErr w:type="spellEnd"/>
      <w:r>
        <w:t xml:space="preserve"> </w:t>
      </w:r>
      <w:proofErr w:type="spellStart"/>
      <w:r>
        <w:t>iba</w:t>
      </w:r>
      <w:proofErr w:type="spellEnd"/>
      <w:r>
        <w:t xml:space="preserve"> a ser </w:t>
      </w:r>
      <w:proofErr w:type="spellStart"/>
      <w:r>
        <w:t>arrojado</w:t>
      </w:r>
      <w:proofErr w:type="spellEnd"/>
      <w:r>
        <w:t xml:space="preserve"> al </w:t>
      </w:r>
      <w:proofErr w:type="spellStart"/>
      <w:r>
        <w:t>fuego</w:t>
      </w:r>
      <w:proofErr w:type="spellEnd"/>
      <w:r>
        <w:t xml:space="preserve">, </w:t>
      </w:r>
      <w:proofErr w:type="spellStart"/>
      <w:r>
        <w:t>acertó</w:t>
      </w:r>
      <w:proofErr w:type="spellEnd"/>
      <w:r>
        <w:t xml:space="preserve"> a pasar </w:t>
      </w:r>
      <w:proofErr w:type="spellStart"/>
      <w:r>
        <w:t>por</w:t>
      </w:r>
      <w:proofErr w:type="spellEnd"/>
      <w:r>
        <w:t xml:space="preserve"> </w:t>
      </w:r>
      <w:proofErr w:type="spellStart"/>
      <w:r>
        <w:t>ahí</w:t>
      </w:r>
      <w:proofErr w:type="spellEnd"/>
      <w:r>
        <w:t xml:space="preserve"> </w:t>
      </w:r>
      <w:proofErr w:type="spellStart"/>
      <w:r>
        <w:t>el</w:t>
      </w:r>
      <w:proofErr w:type="spellEnd"/>
      <w:r>
        <w:t xml:space="preserve"> Rey con sus </w:t>
      </w:r>
      <w:proofErr w:type="spellStart"/>
      <w:r>
        <w:t>súbditos</w:t>
      </w:r>
      <w:proofErr w:type="spellEnd"/>
      <w:r>
        <w:t xml:space="preserve">, </w:t>
      </w:r>
      <w:proofErr w:type="spellStart"/>
      <w:r>
        <w:t>quienes</w:t>
      </w:r>
      <w:proofErr w:type="spellEnd"/>
      <w:r>
        <w:t xml:space="preserve"> </w:t>
      </w:r>
      <w:proofErr w:type="spellStart"/>
      <w:r>
        <w:t>andaban</w:t>
      </w:r>
      <w:proofErr w:type="spellEnd"/>
      <w:r>
        <w:t xml:space="preserve"> </w:t>
      </w:r>
      <w:proofErr w:type="spellStart"/>
      <w:r>
        <w:t>en</w:t>
      </w:r>
      <w:proofErr w:type="spellEnd"/>
      <w:r>
        <w:t xml:space="preserve"> </w:t>
      </w:r>
      <w:proofErr w:type="spellStart"/>
      <w:r>
        <w:t>busca</w:t>
      </w:r>
      <w:proofErr w:type="spellEnd"/>
      <w:r>
        <w:t xml:space="preserve"> del </w:t>
      </w:r>
      <w:proofErr w:type="spellStart"/>
      <w:r>
        <w:t>rebelde</w:t>
      </w:r>
      <w:proofErr w:type="spellEnd"/>
      <w:r>
        <w:t xml:space="preserve">, y al </w:t>
      </w:r>
      <w:proofErr w:type="spellStart"/>
      <w:r>
        <w:t>ver</w:t>
      </w:r>
      <w:proofErr w:type="spellEnd"/>
      <w:r>
        <w:t xml:space="preserve"> lo </w:t>
      </w:r>
      <w:proofErr w:type="spellStart"/>
      <w:r>
        <w:t>que</w:t>
      </w:r>
      <w:proofErr w:type="spellEnd"/>
      <w:r>
        <w:t xml:space="preserve"> </w:t>
      </w:r>
      <w:proofErr w:type="spellStart"/>
      <w:r>
        <w:t>ahí</w:t>
      </w:r>
      <w:proofErr w:type="spellEnd"/>
      <w:r>
        <w:t xml:space="preserve"> </w:t>
      </w:r>
      <w:proofErr w:type="spellStart"/>
      <w:r>
        <w:t>estaba</w:t>
      </w:r>
      <w:proofErr w:type="spellEnd"/>
      <w:r>
        <w:t xml:space="preserve"> </w:t>
      </w:r>
      <w:proofErr w:type="spellStart"/>
      <w:r>
        <w:t>aconteciendo</w:t>
      </w:r>
      <w:proofErr w:type="spellEnd"/>
      <w:r>
        <w:t xml:space="preserve">, </w:t>
      </w:r>
      <w:proofErr w:type="spellStart"/>
      <w:r>
        <w:t>levantó</w:t>
      </w:r>
      <w:proofErr w:type="spellEnd"/>
      <w:r>
        <w:t xml:space="preserve"> </w:t>
      </w:r>
      <w:proofErr w:type="spellStart"/>
      <w:r>
        <w:t>aquel</w:t>
      </w:r>
      <w:proofErr w:type="spellEnd"/>
      <w:r>
        <w:t xml:space="preserve"> </w:t>
      </w:r>
      <w:proofErr w:type="spellStart"/>
      <w:r>
        <w:t>señor</w:t>
      </w:r>
      <w:proofErr w:type="spellEnd"/>
      <w:r>
        <w:t xml:space="preserve"> </w:t>
      </w:r>
      <w:proofErr w:type="spellStart"/>
      <w:r>
        <w:t>su</w:t>
      </w:r>
      <w:proofErr w:type="spellEnd"/>
      <w:r>
        <w:t xml:space="preserve"> </w:t>
      </w:r>
      <w:proofErr w:type="spellStart"/>
      <w:r>
        <w:t>brazo</w:t>
      </w:r>
      <w:proofErr w:type="spellEnd"/>
      <w:r>
        <w:t xml:space="preserve"> </w:t>
      </w:r>
      <w:proofErr w:type="spellStart"/>
      <w:r>
        <w:t>diciendo</w:t>
      </w:r>
      <w:proofErr w:type="spellEnd"/>
      <w:r>
        <w:t xml:space="preserve"> a </w:t>
      </w:r>
      <w:proofErr w:type="spellStart"/>
      <w:r>
        <w:t>los</w:t>
      </w:r>
      <w:proofErr w:type="spellEnd"/>
      <w:r>
        <w:t xml:space="preserve"> </w:t>
      </w:r>
      <w:proofErr w:type="spellStart"/>
      <w:r>
        <w:lastRenderedPageBreak/>
        <w:t>verdugos</w:t>
      </w:r>
      <w:proofErr w:type="spellEnd"/>
      <w:r>
        <w:t>: ¿</w:t>
      </w:r>
      <w:proofErr w:type="spellStart"/>
      <w:r>
        <w:t>Qué</w:t>
      </w:r>
      <w:proofErr w:type="spellEnd"/>
      <w:r>
        <w:t xml:space="preserve"> </w:t>
      </w:r>
      <w:proofErr w:type="spellStart"/>
      <w:r>
        <w:t>hacéis</w:t>
      </w:r>
      <w:proofErr w:type="spellEnd"/>
      <w:r>
        <w:t xml:space="preserve"> pueblo </w:t>
      </w:r>
      <w:proofErr w:type="spellStart"/>
      <w:r>
        <w:t>rebelde</w:t>
      </w:r>
      <w:proofErr w:type="spellEnd"/>
      <w:r>
        <w:t xml:space="preserve">? Y a la </w:t>
      </w:r>
      <w:proofErr w:type="spellStart"/>
      <w:r>
        <w:t>voz</w:t>
      </w:r>
      <w:proofErr w:type="spellEnd"/>
      <w:r>
        <w:t xml:space="preserve"> </w:t>
      </w:r>
      <w:proofErr w:type="spellStart"/>
      <w:r>
        <w:t>majestuosa</w:t>
      </w:r>
      <w:proofErr w:type="spellEnd"/>
      <w:r>
        <w:t xml:space="preserve"> e </w:t>
      </w:r>
      <w:proofErr w:type="spellStart"/>
      <w:r>
        <w:t>imperiosa</w:t>
      </w:r>
      <w:proofErr w:type="spellEnd"/>
      <w:r>
        <w:t xml:space="preserve"> del Rey, </w:t>
      </w:r>
      <w:proofErr w:type="spellStart"/>
      <w:r>
        <w:t>los</w:t>
      </w:r>
      <w:proofErr w:type="spellEnd"/>
      <w:r>
        <w:t xml:space="preserve"> </w:t>
      </w:r>
      <w:proofErr w:type="spellStart"/>
      <w:r>
        <w:t>rebeldes</w:t>
      </w:r>
      <w:proofErr w:type="spellEnd"/>
      <w:r>
        <w:t xml:space="preserve"> </w:t>
      </w:r>
      <w:proofErr w:type="spellStart"/>
      <w:r>
        <w:t>cayeron</w:t>
      </w:r>
      <w:proofErr w:type="spellEnd"/>
      <w:r>
        <w:t xml:space="preserve"> </w:t>
      </w:r>
      <w:proofErr w:type="spellStart"/>
      <w:r>
        <w:t>postrados</w:t>
      </w:r>
      <w:proofErr w:type="spellEnd"/>
      <w:r>
        <w:t xml:space="preserve"> ante El. </w:t>
      </w:r>
    </w:p>
    <w:p w14:paraId="2A4A83FD" w14:textId="77777777" w:rsidR="00F50769" w:rsidRDefault="00F50769" w:rsidP="00F50769">
      <w:r>
        <w:t xml:space="preserve">66. El </w:t>
      </w:r>
      <w:proofErr w:type="spellStart"/>
      <w:r>
        <w:t>súbdito</w:t>
      </w:r>
      <w:proofErr w:type="spellEnd"/>
      <w:r>
        <w:t xml:space="preserve"> </w:t>
      </w:r>
      <w:proofErr w:type="spellStart"/>
      <w:r>
        <w:t>ingrato</w:t>
      </w:r>
      <w:proofErr w:type="spellEnd"/>
      <w:r>
        <w:t xml:space="preserve">, </w:t>
      </w:r>
      <w:proofErr w:type="spellStart"/>
      <w:r>
        <w:t>que</w:t>
      </w:r>
      <w:proofErr w:type="spellEnd"/>
      <w:r>
        <w:t xml:space="preserve"> </w:t>
      </w:r>
      <w:proofErr w:type="spellStart"/>
      <w:r>
        <w:t>continuaba</w:t>
      </w:r>
      <w:proofErr w:type="spellEnd"/>
      <w:r>
        <w:t xml:space="preserve"> </w:t>
      </w:r>
      <w:proofErr w:type="spellStart"/>
      <w:r>
        <w:t>atado</w:t>
      </w:r>
      <w:proofErr w:type="spellEnd"/>
      <w:r>
        <w:t xml:space="preserve"> junto al </w:t>
      </w:r>
      <w:proofErr w:type="spellStart"/>
      <w:r>
        <w:t>fuego</w:t>
      </w:r>
      <w:proofErr w:type="spellEnd"/>
      <w:r>
        <w:t xml:space="preserve"> </w:t>
      </w:r>
      <w:proofErr w:type="spellStart"/>
      <w:r>
        <w:t>en</w:t>
      </w:r>
      <w:proofErr w:type="spellEnd"/>
      <w:r>
        <w:t xml:space="preserve"> </w:t>
      </w:r>
      <w:proofErr w:type="spellStart"/>
      <w:r>
        <w:t>espera</w:t>
      </w:r>
      <w:proofErr w:type="spellEnd"/>
      <w:r>
        <w:t xml:space="preserve"> </w:t>
      </w:r>
      <w:proofErr w:type="spellStart"/>
      <w:r>
        <w:t>solamente</w:t>
      </w:r>
      <w:proofErr w:type="spellEnd"/>
      <w:r>
        <w:t xml:space="preserve"> del </w:t>
      </w:r>
      <w:proofErr w:type="spellStart"/>
      <w:r>
        <w:t>cumplimiento</w:t>
      </w:r>
      <w:proofErr w:type="spellEnd"/>
      <w:r>
        <w:t xml:space="preserve"> de </w:t>
      </w:r>
      <w:proofErr w:type="spellStart"/>
      <w:r>
        <w:t>su</w:t>
      </w:r>
      <w:proofErr w:type="spellEnd"/>
      <w:r>
        <w:t xml:space="preserve"> </w:t>
      </w:r>
      <w:proofErr w:type="spellStart"/>
      <w:r>
        <w:t>sentencia</w:t>
      </w:r>
      <w:proofErr w:type="spellEnd"/>
      <w:r>
        <w:t xml:space="preserve">, </w:t>
      </w:r>
      <w:proofErr w:type="spellStart"/>
      <w:r>
        <w:t>estaba</w:t>
      </w:r>
      <w:proofErr w:type="spellEnd"/>
      <w:r>
        <w:t xml:space="preserve"> </w:t>
      </w:r>
      <w:proofErr w:type="spellStart"/>
      <w:r>
        <w:t>absorto</w:t>
      </w:r>
      <w:proofErr w:type="spellEnd"/>
      <w:r>
        <w:t xml:space="preserve"> y </w:t>
      </w:r>
      <w:proofErr w:type="spellStart"/>
      <w:r>
        <w:t>sorprendido</w:t>
      </w:r>
      <w:proofErr w:type="spellEnd"/>
      <w:r>
        <w:t xml:space="preserve"> al </w:t>
      </w:r>
      <w:proofErr w:type="spellStart"/>
      <w:r>
        <w:t>ver</w:t>
      </w:r>
      <w:proofErr w:type="spellEnd"/>
      <w:r>
        <w:t xml:space="preserve"> </w:t>
      </w:r>
      <w:proofErr w:type="spellStart"/>
      <w:r>
        <w:t>que</w:t>
      </w:r>
      <w:proofErr w:type="spellEnd"/>
      <w:r>
        <w:t xml:space="preserve"> </w:t>
      </w:r>
      <w:proofErr w:type="spellStart"/>
      <w:r>
        <w:t>el</w:t>
      </w:r>
      <w:proofErr w:type="spellEnd"/>
      <w:r>
        <w:t xml:space="preserve"> </w:t>
      </w:r>
      <w:proofErr w:type="spellStart"/>
      <w:r>
        <w:t>rey</w:t>
      </w:r>
      <w:proofErr w:type="spellEnd"/>
      <w:r>
        <w:t xml:space="preserve"> no </w:t>
      </w:r>
      <w:proofErr w:type="spellStart"/>
      <w:r>
        <w:t>había</w:t>
      </w:r>
      <w:proofErr w:type="spellEnd"/>
      <w:r>
        <w:t xml:space="preserve"> </w:t>
      </w:r>
      <w:proofErr w:type="spellStart"/>
      <w:r>
        <w:t>muerto</w:t>
      </w:r>
      <w:proofErr w:type="spellEnd"/>
      <w:r>
        <w:t xml:space="preserve"> y </w:t>
      </w:r>
      <w:proofErr w:type="spellStart"/>
      <w:r>
        <w:t>que</w:t>
      </w:r>
      <w:proofErr w:type="spellEnd"/>
      <w:r>
        <w:t xml:space="preserve"> se </w:t>
      </w:r>
      <w:proofErr w:type="spellStart"/>
      <w:r>
        <w:t>acercaba</w:t>
      </w:r>
      <w:proofErr w:type="spellEnd"/>
      <w:r>
        <w:t xml:space="preserve"> paso a paso </w:t>
      </w:r>
      <w:proofErr w:type="spellStart"/>
      <w:r>
        <w:t>hacia</w:t>
      </w:r>
      <w:proofErr w:type="spellEnd"/>
      <w:r>
        <w:t xml:space="preserve"> </w:t>
      </w:r>
      <w:proofErr w:type="spellStart"/>
      <w:r>
        <w:t>él</w:t>
      </w:r>
      <w:proofErr w:type="spellEnd"/>
      <w:r>
        <w:t xml:space="preserve"> para </w:t>
      </w:r>
      <w:proofErr w:type="spellStart"/>
      <w:r>
        <w:t>desatarlo</w:t>
      </w:r>
      <w:proofErr w:type="spellEnd"/>
      <w:r>
        <w:t xml:space="preserve">. Lo </w:t>
      </w:r>
      <w:proofErr w:type="spellStart"/>
      <w:r>
        <w:t>apartó</w:t>
      </w:r>
      <w:proofErr w:type="spellEnd"/>
      <w:r>
        <w:t xml:space="preserve"> del </w:t>
      </w:r>
      <w:proofErr w:type="spellStart"/>
      <w:r>
        <w:t>fuego</w:t>
      </w:r>
      <w:proofErr w:type="spellEnd"/>
      <w:r>
        <w:t xml:space="preserve"> y </w:t>
      </w:r>
      <w:proofErr w:type="spellStart"/>
      <w:r>
        <w:t>curó</w:t>
      </w:r>
      <w:proofErr w:type="spellEnd"/>
      <w:r>
        <w:t xml:space="preserve"> sus </w:t>
      </w:r>
      <w:proofErr w:type="spellStart"/>
      <w:r>
        <w:t>heridas</w:t>
      </w:r>
      <w:proofErr w:type="spellEnd"/>
      <w:r>
        <w:t xml:space="preserve">; luego </w:t>
      </w:r>
      <w:proofErr w:type="spellStart"/>
      <w:r>
        <w:t>acercó</w:t>
      </w:r>
      <w:proofErr w:type="spellEnd"/>
      <w:r>
        <w:t xml:space="preserve"> vino a sus </w:t>
      </w:r>
      <w:proofErr w:type="spellStart"/>
      <w:r>
        <w:t>labios</w:t>
      </w:r>
      <w:proofErr w:type="spellEnd"/>
      <w:r>
        <w:t xml:space="preserve">, le </w:t>
      </w:r>
      <w:proofErr w:type="spellStart"/>
      <w:r>
        <w:t>vistió</w:t>
      </w:r>
      <w:proofErr w:type="spellEnd"/>
      <w:r>
        <w:t xml:space="preserve"> con </w:t>
      </w:r>
      <w:proofErr w:type="spellStart"/>
      <w:r>
        <w:t>blanca</w:t>
      </w:r>
      <w:proofErr w:type="spellEnd"/>
      <w:r>
        <w:t xml:space="preserve"> y </w:t>
      </w:r>
      <w:proofErr w:type="spellStart"/>
      <w:r>
        <w:t>nueva</w:t>
      </w:r>
      <w:proofErr w:type="spellEnd"/>
      <w:r>
        <w:t xml:space="preserve"> </w:t>
      </w:r>
      <w:proofErr w:type="spellStart"/>
      <w:r>
        <w:t>vestidura</w:t>
      </w:r>
      <w:proofErr w:type="spellEnd"/>
      <w:r>
        <w:t xml:space="preserve"> y </w:t>
      </w:r>
      <w:proofErr w:type="spellStart"/>
      <w:r>
        <w:t>después</w:t>
      </w:r>
      <w:proofErr w:type="spellEnd"/>
      <w:r>
        <w:t xml:space="preserve"> de </w:t>
      </w:r>
      <w:proofErr w:type="spellStart"/>
      <w:r>
        <w:t>depositar</w:t>
      </w:r>
      <w:proofErr w:type="spellEnd"/>
      <w:r>
        <w:t xml:space="preserve"> un </w:t>
      </w:r>
      <w:proofErr w:type="spellStart"/>
      <w:r>
        <w:t>beso</w:t>
      </w:r>
      <w:proofErr w:type="spellEnd"/>
      <w:r>
        <w:t xml:space="preserve"> </w:t>
      </w:r>
      <w:proofErr w:type="spellStart"/>
      <w:r>
        <w:t>en</w:t>
      </w:r>
      <w:proofErr w:type="spellEnd"/>
      <w:r>
        <w:t xml:space="preserve"> </w:t>
      </w:r>
      <w:proofErr w:type="spellStart"/>
      <w:r>
        <w:t>su</w:t>
      </w:r>
      <w:proofErr w:type="spellEnd"/>
      <w:r>
        <w:t xml:space="preserve"> </w:t>
      </w:r>
      <w:proofErr w:type="spellStart"/>
      <w:r>
        <w:t>frente</w:t>
      </w:r>
      <w:proofErr w:type="spellEnd"/>
      <w:r>
        <w:t xml:space="preserve"> le </w:t>
      </w:r>
      <w:proofErr w:type="spellStart"/>
      <w:r>
        <w:t>dijo</w:t>
      </w:r>
      <w:proofErr w:type="spellEnd"/>
      <w:r>
        <w:t xml:space="preserve">: </w:t>
      </w:r>
      <w:proofErr w:type="spellStart"/>
      <w:r>
        <w:t>Súbdito</w:t>
      </w:r>
      <w:proofErr w:type="spellEnd"/>
      <w:r>
        <w:t xml:space="preserve"> </w:t>
      </w:r>
      <w:proofErr w:type="spellStart"/>
      <w:r>
        <w:t>mío</w:t>
      </w:r>
      <w:proofErr w:type="spellEnd"/>
      <w:r>
        <w:t xml:space="preserve">, ¿Por </w:t>
      </w:r>
      <w:proofErr w:type="spellStart"/>
      <w:r>
        <w:t>qué</w:t>
      </w:r>
      <w:proofErr w:type="spellEnd"/>
      <w:r>
        <w:t xml:space="preserve"> </w:t>
      </w:r>
      <w:proofErr w:type="spellStart"/>
      <w:r>
        <w:t>os</w:t>
      </w:r>
      <w:proofErr w:type="spellEnd"/>
      <w:r>
        <w:t xml:space="preserve"> </w:t>
      </w:r>
      <w:proofErr w:type="spellStart"/>
      <w:r>
        <w:t>habéis</w:t>
      </w:r>
      <w:proofErr w:type="spellEnd"/>
      <w:r>
        <w:t xml:space="preserve"> </w:t>
      </w:r>
      <w:proofErr w:type="spellStart"/>
      <w:r>
        <w:t>ido</w:t>
      </w:r>
      <w:proofErr w:type="spellEnd"/>
      <w:r>
        <w:t xml:space="preserve"> de mi </w:t>
      </w:r>
      <w:proofErr w:type="spellStart"/>
      <w:r>
        <w:t>lado</w:t>
      </w:r>
      <w:proofErr w:type="spellEnd"/>
      <w:r>
        <w:t xml:space="preserve">? ¿Por </w:t>
      </w:r>
      <w:proofErr w:type="spellStart"/>
      <w:r>
        <w:t>qué</w:t>
      </w:r>
      <w:proofErr w:type="spellEnd"/>
      <w:r>
        <w:t xml:space="preserve"> me </w:t>
      </w:r>
      <w:proofErr w:type="spellStart"/>
      <w:r>
        <w:t>habéis</w:t>
      </w:r>
      <w:proofErr w:type="spellEnd"/>
      <w:r>
        <w:t xml:space="preserve"> </w:t>
      </w:r>
      <w:proofErr w:type="spellStart"/>
      <w:r>
        <w:t>herido</w:t>
      </w:r>
      <w:proofErr w:type="spellEnd"/>
      <w:r>
        <w:t xml:space="preserve">? </w:t>
      </w:r>
      <w:proofErr w:type="gramStart"/>
      <w:r>
        <w:t>No</w:t>
      </w:r>
      <w:proofErr w:type="gramEnd"/>
      <w:r>
        <w:t xml:space="preserve"> me </w:t>
      </w:r>
      <w:proofErr w:type="spellStart"/>
      <w:r>
        <w:t>contestéis</w:t>
      </w:r>
      <w:proofErr w:type="spellEnd"/>
      <w:r>
        <w:t xml:space="preserve"> de palabra, </w:t>
      </w:r>
      <w:proofErr w:type="spellStart"/>
      <w:r>
        <w:t>sólo</w:t>
      </w:r>
      <w:proofErr w:type="spellEnd"/>
      <w:r>
        <w:t xml:space="preserve"> </w:t>
      </w:r>
      <w:proofErr w:type="spellStart"/>
      <w:r>
        <w:t>quiero</w:t>
      </w:r>
      <w:proofErr w:type="spellEnd"/>
      <w:r>
        <w:t xml:space="preserve"> </w:t>
      </w:r>
      <w:proofErr w:type="spellStart"/>
      <w:r>
        <w:t>que</w:t>
      </w:r>
      <w:proofErr w:type="spellEnd"/>
      <w:r>
        <w:t xml:space="preserve"> </w:t>
      </w:r>
      <w:proofErr w:type="spellStart"/>
      <w:r>
        <w:t>sepáis</w:t>
      </w:r>
      <w:proofErr w:type="spellEnd"/>
      <w:r>
        <w:t xml:space="preserve"> </w:t>
      </w:r>
      <w:proofErr w:type="spellStart"/>
      <w:r>
        <w:t>que</w:t>
      </w:r>
      <w:proofErr w:type="spellEnd"/>
      <w:r>
        <w:t xml:space="preserve"> </w:t>
      </w:r>
      <w:proofErr w:type="spellStart"/>
      <w:r>
        <w:t>os</w:t>
      </w:r>
      <w:proofErr w:type="spellEnd"/>
      <w:r>
        <w:t xml:space="preserve"> </w:t>
      </w:r>
      <w:proofErr w:type="spellStart"/>
      <w:r>
        <w:t>amo</w:t>
      </w:r>
      <w:proofErr w:type="spellEnd"/>
      <w:r>
        <w:t xml:space="preserve">, y </w:t>
      </w:r>
      <w:proofErr w:type="spellStart"/>
      <w:r>
        <w:t>os</w:t>
      </w:r>
      <w:proofErr w:type="spellEnd"/>
      <w:r>
        <w:t xml:space="preserve"> </w:t>
      </w:r>
      <w:proofErr w:type="spellStart"/>
      <w:r>
        <w:t>digo</w:t>
      </w:r>
      <w:proofErr w:type="spellEnd"/>
      <w:r>
        <w:t xml:space="preserve"> </w:t>
      </w:r>
      <w:proofErr w:type="spellStart"/>
      <w:r>
        <w:t>en</w:t>
      </w:r>
      <w:proofErr w:type="spellEnd"/>
      <w:r>
        <w:t xml:space="preserve"> </w:t>
      </w:r>
      <w:proofErr w:type="spellStart"/>
      <w:r>
        <w:t>este</w:t>
      </w:r>
      <w:proofErr w:type="spellEnd"/>
      <w:r>
        <w:t xml:space="preserve"> </w:t>
      </w:r>
      <w:proofErr w:type="spellStart"/>
      <w:r>
        <w:t>instante</w:t>
      </w:r>
      <w:proofErr w:type="spellEnd"/>
      <w:r>
        <w:t xml:space="preserve">: </w:t>
      </w:r>
      <w:proofErr w:type="spellStart"/>
      <w:r>
        <w:t>Venid</w:t>
      </w:r>
      <w:proofErr w:type="spellEnd"/>
      <w:r>
        <w:t xml:space="preserve"> y </w:t>
      </w:r>
      <w:proofErr w:type="spellStart"/>
      <w:r>
        <w:t>seguidme</w:t>
      </w:r>
      <w:proofErr w:type="spellEnd"/>
      <w:r>
        <w:t xml:space="preserve">. </w:t>
      </w:r>
      <w:proofErr w:type="spellStart"/>
      <w:r>
        <w:t>Aquel</w:t>
      </w:r>
      <w:proofErr w:type="spellEnd"/>
      <w:r>
        <w:t xml:space="preserve"> pueblo </w:t>
      </w:r>
      <w:proofErr w:type="spellStart"/>
      <w:r>
        <w:t>que</w:t>
      </w:r>
      <w:proofErr w:type="spellEnd"/>
      <w:r>
        <w:t xml:space="preserve"> </w:t>
      </w:r>
      <w:proofErr w:type="spellStart"/>
      <w:r>
        <w:t>presenciaba</w:t>
      </w:r>
      <w:proofErr w:type="spellEnd"/>
      <w:r>
        <w:t xml:space="preserve"> </w:t>
      </w:r>
      <w:proofErr w:type="spellStart"/>
      <w:r>
        <w:t>estas</w:t>
      </w:r>
      <w:proofErr w:type="spellEnd"/>
      <w:r>
        <w:t xml:space="preserve"> </w:t>
      </w:r>
      <w:proofErr w:type="spellStart"/>
      <w:r>
        <w:t>escenas</w:t>
      </w:r>
      <w:proofErr w:type="spellEnd"/>
      <w:r>
        <w:t xml:space="preserve"> de </w:t>
      </w:r>
      <w:proofErr w:type="spellStart"/>
      <w:r>
        <w:t>caridad</w:t>
      </w:r>
      <w:proofErr w:type="spellEnd"/>
      <w:r>
        <w:t xml:space="preserve">, </w:t>
      </w:r>
      <w:proofErr w:type="spellStart"/>
      <w:r>
        <w:t>maravillado</w:t>
      </w:r>
      <w:proofErr w:type="spellEnd"/>
      <w:r>
        <w:t xml:space="preserve"> y </w:t>
      </w:r>
      <w:proofErr w:type="spellStart"/>
      <w:r>
        <w:t>convertido</w:t>
      </w:r>
      <w:proofErr w:type="spellEnd"/>
      <w:r>
        <w:t xml:space="preserve">, </w:t>
      </w:r>
      <w:proofErr w:type="spellStart"/>
      <w:r>
        <w:t>exclamó</w:t>
      </w:r>
      <w:proofErr w:type="spellEnd"/>
      <w:r>
        <w:t xml:space="preserve">: Hosanna, hosanna, </w:t>
      </w:r>
      <w:proofErr w:type="spellStart"/>
      <w:r>
        <w:t>declarándose</w:t>
      </w:r>
      <w:proofErr w:type="spellEnd"/>
      <w:r>
        <w:t xml:space="preserve"> </w:t>
      </w:r>
      <w:proofErr w:type="spellStart"/>
      <w:r>
        <w:t>súbdito</w:t>
      </w:r>
      <w:proofErr w:type="spellEnd"/>
      <w:r>
        <w:t xml:space="preserve"> </w:t>
      </w:r>
      <w:proofErr w:type="spellStart"/>
      <w:r>
        <w:t>obediente</w:t>
      </w:r>
      <w:proofErr w:type="spellEnd"/>
      <w:r>
        <w:t xml:space="preserve"> de </w:t>
      </w:r>
      <w:proofErr w:type="spellStart"/>
      <w:r>
        <w:t>aquel</w:t>
      </w:r>
      <w:proofErr w:type="spellEnd"/>
      <w:r>
        <w:t xml:space="preserve"> </w:t>
      </w:r>
      <w:proofErr w:type="spellStart"/>
      <w:r>
        <w:t>rey</w:t>
      </w:r>
      <w:proofErr w:type="spellEnd"/>
      <w:r>
        <w:t xml:space="preserve">. Ese pueblo </w:t>
      </w:r>
      <w:proofErr w:type="spellStart"/>
      <w:r>
        <w:t>sólo</w:t>
      </w:r>
      <w:proofErr w:type="spellEnd"/>
      <w:r>
        <w:t xml:space="preserve"> </w:t>
      </w:r>
      <w:proofErr w:type="spellStart"/>
      <w:r>
        <w:t>recibió</w:t>
      </w:r>
      <w:proofErr w:type="spellEnd"/>
      <w:r>
        <w:t xml:space="preserve"> </w:t>
      </w:r>
      <w:proofErr w:type="spellStart"/>
      <w:r>
        <w:t>beneficios</w:t>
      </w:r>
      <w:proofErr w:type="spellEnd"/>
      <w:r>
        <w:t xml:space="preserve"> de </w:t>
      </w:r>
      <w:proofErr w:type="spellStart"/>
      <w:r>
        <w:t>su</w:t>
      </w:r>
      <w:proofErr w:type="spellEnd"/>
      <w:r>
        <w:t xml:space="preserve"> </w:t>
      </w:r>
      <w:proofErr w:type="spellStart"/>
      <w:r>
        <w:t>Señor</w:t>
      </w:r>
      <w:proofErr w:type="spellEnd"/>
      <w:r>
        <w:t xml:space="preserve"> y </w:t>
      </w:r>
      <w:proofErr w:type="spellStart"/>
      <w:r>
        <w:t>el</w:t>
      </w:r>
      <w:proofErr w:type="spellEnd"/>
      <w:r>
        <w:t xml:space="preserve"> </w:t>
      </w:r>
      <w:proofErr w:type="spellStart"/>
      <w:r>
        <w:t>súbdito</w:t>
      </w:r>
      <w:proofErr w:type="spellEnd"/>
      <w:r>
        <w:t xml:space="preserve"> </w:t>
      </w:r>
      <w:proofErr w:type="spellStart"/>
      <w:r>
        <w:t>que</w:t>
      </w:r>
      <w:proofErr w:type="spellEnd"/>
      <w:r>
        <w:t xml:space="preserve"> un día se </w:t>
      </w:r>
      <w:proofErr w:type="spellStart"/>
      <w:r>
        <w:t>reveló</w:t>
      </w:r>
      <w:proofErr w:type="spellEnd"/>
      <w:r>
        <w:t xml:space="preserve">, </w:t>
      </w:r>
      <w:proofErr w:type="spellStart"/>
      <w:r>
        <w:t>sorprendido</w:t>
      </w:r>
      <w:proofErr w:type="spellEnd"/>
      <w:r>
        <w:t xml:space="preserve"> </w:t>
      </w:r>
      <w:proofErr w:type="spellStart"/>
      <w:r>
        <w:t>por</w:t>
      </w:r>
      <w:proofErr w:type="spellEnd"/>
      <w:r>
        <w:t xml:space="preserve"> tanto amor de </w:t>
      </w:r>
      <w:proofErr w:type="spellStart"/>
      <w:r>
        <w:t>su</w:t>
      </w:r>
      <w:proofErr w:type="spellEnd"/>
      <w:r>
        <w:t xml:space="preserve"> </w:t>
      </w:r>
      <w:proofErr w:type="spellStart"/>
      <w:r>
        <w:t>rey</w:t>
      </w:r>
      <w:proofErr w:type="spellEnd"/>
      <w:r>
        <w:t xml:space="preserve">, </w:t>
      </w:r>
      <w:proofErr w:type="spellStart"/>
      <w:r>
        <w:t>hizo</w:t>
      </w:r>
      <w:proofErr w:type="spellEnd"/>
      <w:r>
        <w:t xml:space="preserve"> </w:t>
      </w:r>
      <w:proofErr w:type="spellStart"/>
      <w:r>
        <w:t>el</w:t>
      </w:r>
      <w:proofErr w:type="spellEnd"/>
      <w:r>
        <w:t xml:space="preserve"> </w:t>
      </w:r>
      <w:proofErr w:type="spellStart"/>
      <w:r>
        <w:t>propósito</w:t>
      </w:r>
      <w:proofErr w:type="spellEnd"/>
      <w:r>
        <w:t xml:space="preserve"> de </w:t>
      </w:r>
      <w:proofErr w:type="spellStart"/>
      <w:r>
        <w:t>pagar</w:t>
      </w:r>
      <w:proofErr w:type="spellEnd"/>
      <w:r>
        <w:t xml:space="preserve"> </w:t>
      </w:r>
    </w:p>
    <w:p w14:paraId="07B64EFD" w14:textId="77777777" w:rsidR="00F50769" w:rsidRDefault="00F50769" w:rsidP="00F50769">
      <w:proofErr w:type="spellStart"/>
      <w:r>
        <w:t>aquellas</w:t>
      </w:r>
      <w:proofErr w:type="spellEnd"/>
      <w:r>
        <w:t xml:space="preserve"> </w:t>
      </w:r>
      <w:proofErr w:type="spellStart"/>
      <w:r>
        <w:t>pruebas</w:t>
      </w:r>
      <w:proofErr w:type="spellEnd"/>
      <w:r>
        <w:t xml:space="preserve"> de </w:t>
      </w:r>
      <w:proofErr w:type="spellStart"/>
      <w:r>
        <w:t>afecto</w:t>
      </w:r>
      <w:proofErr w:type="spellEnd"/>
      <w:r>
        <w:t xml:space="preserve"> sin </w:t>
      </w:r>
      <w:proofErr w:type="spellStart"/>
      <w:r>
        <w:t>límite</w:t>
      </w:r>
      <w:proofErr w:type="spellEnd"/>
      <w:r>
        <w:t xml:space="preserve">, </w:t>
      </w:r>
      <w:proofErr w:type="spellStart"/>
      <w:r>
        <w:t>amando</w:t>
      </w:r>
      <w:proofErr w:type="spellEnd"/>
      <w:r>
        <w:t xml:space="preserve"> y </w:t>
      </w:r>
      <w:proofErr w:type="spellStart"/>
      <w:r>
        <w:t>venerando</w:t>
      </w:r>
      <w:proofErr w:type="spellEnd"/>
      <w:r>
        <w:t xml:space="preserve"> </w:t>
      </w:r>
      <w:proofErr w:type="spellStart"/>
      <w:r>
        <w:t>por</w:t>
      </w:r>
      <w:proofErr w:type="spellEnd"/>
      <w:r>
        <w:t xml:space="preserve"> </w:t>
      </w:r>
      <w:proofErr w:type="spellStart"/>
      <w:r>
        <w:t>siempre</w:t>
      </w:r>
      <w:proofErr w:type="spellEnd"/>
      <w:r>
        <w:t xml:space="preserve"> a </w:t>
      </w:r>
      <w:proofErr w:type="spellStart"/>
      <w:r>
        <w:t>su</w:t>
      </w:r>
      <w:proofErr w:type="spellEnd"/>
      <w:r>
        <w:t xml:space="preserve"> </w:t>
      </w:r>
      <w:proofErr w:type="spellStart"/>
      <w:r>
        <w:t>Señor</w:t>
      </w:r>
      <w:proofErr w:type="spellEnd"/>
      <w:r>
        <w:t xml:space="preserve">, </w:t>
      </w:r>
      <w:proofErr w:type="spellStart"/>
      <w:r>
        <w:t>rendido</w:t>
      </w:r>
      <w:proofErr w:type="spellEnd"/>
      <w:r>
        <w:t xml:space="preserve"> ante sus </w:t>
      </w:r>
      <w:proofErr w:type="spellStart"/>
      <w:r>
        <w:t>obras</w:t>
      </w:r>
      <w:proofErr w:type="spellEnd"/>
      <w:r>
        <w:t xml:space="preserve"> perfectas”. </w:t>
      </w:r>
    </w:p>
    <w:p w14:paraId="7800FDB9" w14:textId="77777777" w:rsidR="00F50769" w:rsidRDefault="00F50769" w:rsidP="00F50769">
      <w:r>
        <w:t xml:space="preserve">67. He </w:t>
      </w:r>
      <w:proofErr w:type="spellStart"/>
      <w:r>
        <w:t>aquí</w:t>
      </w:r>
      <w:proofErr w:type="spellEnd"/>
      <w:r>
        <w:t xml:space="preserve">, pueblo, </w:t>
      </w:r>
      <w:proofErr w:type="spellStart"/>
      <w:r>
        <w:t>muy</w:t>
      </w:r>
      <w:proofErr w:type="spellEnd"/>
      <w:r>
        <w:t xml:space="preserve"> </w:t>
      </w:r>
      <w:proofErr w:type="spellStart"/>
      <w:r>
        <w:t>clara</w:t>
      </w:r>
      <w:proofErr w:type="spellEnd"/>
      <w:r>
        <w:t xml:space="preserve"> mi palabra. </w:t>
      </w:r>
      <w:proofErr w:type="gramStart"/>
      <w:r>
        <w:t>Los</w:t>
      </w:r>
      <w:proofErr w:type="gramEnd"/>
      <w:r>
        <w:t xml:space="preserve"> hombres </w:t>
      </w:r>
      <w:proofErr w:type="spellStart"/>
      <w:r>
        <w:t>luchan</w:t>
      </w:r>
      <w:proofErr w:type="spellEnd"/>
      <w:r>
        <w:t xml:space="preserve"> </w:t>
      </w:r>
      <w:proofErr w:type="spellStart"/>
      <w:r>
        <w:t>en</w:t>
      </w:r>
      <w:proofErr w:type="spellEnd"/>
      <w:r>
        <w:t xml:space="preserve"> contra </w:t>
      </w:r>
      <w:proofErr w:type="spellStart"/>
      <w:r>
        <w:t>mía</w:t>
      </w:r>
      <w:proofErr w:type="spellEnd"/>
      <w:r>
        <w:t xml:space="preserve"> y </w:t>
      </w:r>
      <w:proofErr w:type="spellStart"/>
      <w:r>
        <w:t>pierden</w:t>
      </w:r>
      <w:proofErr w:type="spellEnd"/>
      <w:r>
        <w:t xml:space="preserve"> </w:t>
      </w:r>
      <w:proofErr w:type="spellStart"/>
      <w:r>
        <w:t>su</w:t>
      </w:r>
      <w:proofErr w:type="spellEnd"/>
      <w:r>
        <w:t xml:space="preserve"> </w:t>
      </w:r>
      <w:proofErr w:type="spellStart"/>
      <w:r>
        <w:t>amistad</w:t>
      </w:r>
      <w:proofErr w:type="spellEnd"/>
      <w:r>
        <w:t xml:space="preserve"> para </w:t>
      </w:r>
      <w:proofErr w:type="spellStart"/>
      <w:r>
        <w:t>conmigo</w:t>
      </w:r>
      <w:proofErr w:type="spellEnd"/>
      <w:r>
        <w:t xml:space="preserve">. </w:t>
      </w:r>
    </w:p>
    <w:p w14:paraId="59129CCA" w14:textId="77777777" w:rsidR="00F50769" w:rsidRDefault="00F50769" w:rsidP="00F50769">
      <w:r>
        <w:t>68. ¿</w:t>
      </w:r>
      <w:proofErr w:type="spellStart"/>
      <w:r>
        <w:t>Qué</w:t>
      </w:r>
      <w:proofErr w:type="spellEnd"/>
      <w:r>
        <w:t xml:space="preserve"> </w:t>
      </w:r>
      <w:proofErr w:type="spellStart"/>
      <w:r>
        <w:t>daño</w:t>
      </w:r>
      <w:proofErr w:type="spellEnd"/>
      <w:r>
        <w:t xml:space="preserve"> he </w:t>
      </w:r>
      <w:proofErr w:type="spellStart"/>
      <w:r>
        <w:t>hecho</w:t>
      </w:r>
      <w:proofErr w:type="spellEnd"/>
      <w:r>
        <w:t xml:space="preserve"> a </w:t>
      </w:r>
      <w:proofErr w:type="spellStart"/>
      <w:r>
        <w:t>los</w:t>
      </w:r>
      <w:proofErr w:type="spellEnd"/>
      <w:r>
        <w:t xml:space="preserve"> hombres? ¿</w:t>
      </w:r>
      <w:proofErr w:type="spellStart"/>
      <w:r>
        <w:t>Qué</w:t>
      </w:r>
      <w:proofErr w:type="spellEnd"/>
      <w:r>
        <w:t xml:space="preserve"> </w:t>
      </w:r>
      <w:proofErr w:type="spellStart"/>
      <w:r>
        <w:t>perjuicio</w:t>
      </w:r>
      <w:proofErr w:type="spellEnd"/>
      <w:r>
        <w:t xml:space="preserve"> les </w:t>
      </w:r>
      <w:proofErr w:type="spellStart"/>
      <w:r>
        <w:t>acarrea</w:t>
      </w:r>
      <w:proofErr w:type="spellEnd"/>
      <w:r>
        <w:t xml:space="preserve"> mi </w:t>
      </w:r>
      <w:proofErr w:type="spellStart"/>
      <w:r>
        <w:t>Doctrina</w:t>
      </w:r>
      <w:proofErr w:type="spellEnd"/>
      <w:r>
        <w:t xml:space="preserve"> y mi Ley? </w:t>
      </w:r>
    </w:p>
    <w:p w14:paraId="3A15D184" w14:textId="77777777" w:rsidR="00F50769" w:rsidRDefault="00F50769" w:rsidP="00F50769">
      <w:r>
        <w:t xml:space="preserve">69. Sabed </w:t>
      </w:r>
      <w:proofErr w:type="spellStart"/>
      <w:r>
        <w:t>que</w:t>
      </w:r>
      <w:proofErr w:type="spellEnd"/>
      <w:r>
        <w:t xml:space="preserve"> </w:t>
      </w:r>
      <w:proofErr w:type="spellStart"/>
      <w:r>
        <w:t>cuántas</w:t>
      </w:r>
      <w:proofErr w:type="spellEnd"/>
      <w:r>
        <w:t xml:space="preserve"> </w:t>
      </w:r>
      <w:proofErr w:type="spellStart"/>
      <w:r>
        <w:t>veces</w:t>
      </w:r>
      <w:proofErr w:type="spellEnd"/>
      <w:r>
        <w:t xml:space="preserve"> me </w:t>
      </w:r>
      <w:proofErr w:type="spellStart"/>
      <w:r>
        <w:t>ofendáis</w:t>
      </w:r>
      <w:proofErr w:type="spellEnd"/>
      <w:r>
        <w:t xml:space="preserve">, las </w:t>
      </w:r>
      <w:proofErr w:type="spellStart"/>
      <w:r>
        <w:t>mismas</w:t>
      </w:r>
      <w:proofErr w:type="spellEnd"/>
      <w:r>
        <w:t xml:space="preserve"> </w:t>
      </w:r>
      <w:proofErr w:type="spellStart"/>
      <w:r>
        <w:t>seréis</w:t>
      </w:r>
      <w:proofErr w:type="spellEnd"/>
      <w:r>
        <w:t xml:space="preserve"> </w:t>
      </w:r>
      <w:proofErr w:type="spellStart"/>
      <w:r>
        <w:t>perdonados</w:t>
      </w:r>
      <w:proofErr w:type="spellEnd"/>
      <w:r>
        <w:t xml:space="preserve">, </w:t>
      </w:r>
      <w:proofErr w:type="spellStart"/>
      <w:r>
        <w:t>pero</w:t>
      </w:r>
      <w:proofErr w:type="spellEnd"/>
      <w:r>
        <w:t xml:space="preserve"> </w:t>
      </w:r>
      <w:proofErr w:type="spellStart"/>
      <w:r>
        <w:t>entonces</w:t>
      </w:r>
      <w:proofErr w:type="spellEnd"/>
      <w:r>
        <w:t xml:space="preserve"> </w:t>
      </w:r>
      <w:proofErr w:type="spellStart"/>
      <w:r>
        <w:t>quedaréis</w:t>
      </w:r>
      <w:proofErr w:type="spellEnd"/>
      <w:r>
        <w:t xml:space="preserve"> </w:t>
      </w:r>
      <w:proofErr w:type="spellStart"/>
      <w:r>
        <w:t>obligados</w:t>
      </w:r>
      <w:proofErr w:type="spellEnd"/>
      <w:r>
        <w:t xml:space="preserve"> a </w:t>
      </w:r>
      <w:proofErr w:type="spellStart"/>
      <w:r>
        <w:t>perdonar</w:t>
      </w:r>
      <w:proofErr w:type="spellEnd"/>
      <w:r>
        <w:t xml:space="preserve"> a </w:t>
      </w:r>
      <w:proofErr w:type="spellStart"/>
      <w:r>
        <w:t>vuestros</w:t>
      </w:r>
      <w:proofErr w:type="spellEnd"/>
      <w:r>
        <w:t xml:space="preserve"> </w:t>
      </w:r>
      <w:proofErr w:type="spellStart"/>
      <w:r>
        <w:t>enemigos</w:t>
      </w:r>
      <w:proofErr w:type="spellEnd"/>
      <w:r>
        <w:t xml:space="preserve"> </w:t>
      </w:r>
      <w:proofErr w:type="spellStart"/>
      <w:r>
        <w:t>cuantas</w:t>
      </w:r>
      <w:proofErr w:type="spellEnd"/>
      <w:r>
        <w:t xml:space="preserve"> </w:t>
      </w:r>
      <w:proofErr w:type="spellStart"/>
      <w:r>
        <w:t>veces</w:t>
      </w:r>
      <w:proofErr w:type="spellEnd"/>
      <w:r>
        <w:t xml:space="preserve"> </w:t>
      </w:r>
      <w:proofErr w:type="spellStart"/>
      <w:r>
        <w:t>os</w:t>
      </w:r>
      <w:proofErr w:type="spellEnd"/>
      <w:r>
        <w:t xml:space="preserve"> </w:t>
      </w:r>
      <w:proofErr w:type="spellStart"/>
      <w:r>
        <w:t>ofendieren</w:t>
      </w:r>
      <w:proofErr w:type="spellEnd"/>
      <w:r>
        <w:t xml:space="preserve">. </w:t>
      </w:r>
    </w:p>
    <w:p w14:paraId="72139083" w14:textId="77777777" w:rsidR="00F50769" w:rsidRDefault="00F50769" w:rsidP="00F50769">
      <w:r>
        <w:t xml:space="preserve">70. </w:t>
      </w:r>
      <w:proofErr w:type="spellStart"/>
      <w:r>
        <w:t>Os</w:t>
      </w:r>
      <w:proofErr w:type="spellEnd"/>
      <w:r>
        <w:t xml:space="preserve"> </w:t>
      </w:r>
      <w:proofErr w:type="spellStart"/>
      <w:r>
        <w:t>amo</w:t>
      </w:r>
      <w:proofErr w:type="spellEnd"/>
      <w:r>
        <w:t xml:space="preserve">, y </w:t>
      </w:r>
      <w:proofErr w:type="spellStart"/>
      <w:r>
        <w:t>si</w:t>
      </w:r>
      <w:proofErr w:type="spellEnd"/>
      <w:r>
        <w:t xml:space="preserve"> un paso </w:t>
      </w:r>
      <w:proofErr w:type="spellStart"/>
      <w:r>
        <w:t>os</w:t>
      </w:r>
      <w:proofErr w:type="spellEnd"/>
      <w:r>
        <w:t xml:space="preserve"> </w:t>
      </w:r>
      <w:proofErr w:type="spellStart"/>
      <w:r>
        <w:t>alejáis</w:t>
      </w:r>
      <w:proofErr w:type="spellEnd"/>
      <w:r>
        <w:t xml:space="preserve"> de </w:t>
      </w:r>
      <w:proofErr w:type="spellStart"/>
      <w:r>
        <w:t>Mí</w:t>
      </w:r>
      <w:proofErr w:type="spellEnd"/>
      <w:r>
        <w:t xml:space="preserve">, ese </w:t>
      </w:r>
      <w:proofErr w:type="spellStart"/>
      <w:r>
        <w:t>mismo</w:t>
      </w:r>
      <w:proofErr w:type="spellEnd"/>
      <w:r>
        <w:t xml:space="preserve"> </w:t>
      </w:r>
      <w:proofErr w:type="spellStart"/>
      <w:r>
        <w:t>doy</w:t>
      </w:r>
      <w:proofErr w:type="spellEnd"/>
      <w:r>
        <w:t xml:space="preserve"> </w:t>
      </w:r>
      <w:proofErr w:type="spellStart"/>
      <w:r>
        <w:t>Yo</w:t>
      </w:r>
      <w:proofErr w:type="spellEnd"/>
      <w:r>
        <w:t xml:space="preserve"> para </w:t>
      </w:r>
      <w:proofErr w:type="spellStart"/>
      <w:r>
        <w:t>acercarme</w:t>
      </w:r>
      <w:proofErr w:type="spellEnd"/>
      <w:r>
        <w:t xml:space="preserve"> a </w:t>
      </w:r>
      <w:proofErr w:type="spellStart"/>
      <w:r>
        <w:t>vosotros</w:t>
      </w:r>
      <w:proofErr w:type="spellEnd"/>
      <w:r>
        <w:t xml:space="preserve">. Si me </w:t>
      </w:r>
      <w:proofErr w:type="spellStart"/>
      <w:r>
        <w:t>cerráis</w:t>
      </w:r>
      <w:proofErr w:type="spellEnd"/>
      <w:r>
        <w:t xml:space="preserve"> las </w:t>
      </w:r>
      <w:proofErr w:type="spellStart"/>
      <w:r>
        <w:t>puertas</w:t>
      </w:r>
      <w:proofErr w:type="spellEnd"/>
      <w:r>
        <w:t xml:space="preserve"> de </w:t>
      </w:r>
      <w:proofErr w:type="spellStart"/>
      <w:r>
        <w:t>vuestro</w:t>
      </w:r>
      <w:proofErr w:type="spellEnd"/>
      <w:r>
        <w:t xml:space="preserve"> </w:t>
      </w:r>
      <w:proofErr w:type="spellStart"/>
      <w:r>
        <w:t>templo</w:t>
      </w:r>
      <w:proofErr w:type="spellEnd"/>
      <w:r>
        <w:t xml:space="preserve">, </w:t>
      </w:r>
      <w:proofErr w:type="spellStart"/>
      <w:r>
        <w:t>Yo</w:t>
      </w:r>
      <w:proofErr w:type="spellEnd"/>
      <w:r>
        <w:t xml:space="preserve"> </w:t>
      </w:r>
      <w:proofErr w:type="spellStart"/>
      <w:r>
        <w:t>llamaré</w:t>
      </w:r>
      <w:proofErr w:type="spellEnd"/>
      <w:r>
        <w:t xml:space="preserve"> </w:t>
      </w:r>
      <w:proofErr w:type="gramStart"/>
      <w:r>
        <w:t>a</w:t>
      </w:r>
      <w:proofErr w:type="gramEnd"/>
      <w:r>
        <w:t xml:space="preserve"> </w:t>
      </w:r>
      <w:proofErr w:type="spellStart"/>
      <w:r>
        <w:t>ellas</w:t>
      </w:r>
      <w:proofErr w:type="spellEnd"/>
      <w:r>
        <w:t xml:space="preserve"> hasta </w:t>
      </w:r>
      <w:proofErr w:type="spellStart"/>
      <w:r>
        <w:t>que</w:t>
      </w:r>
      <w:proofErr w:type="spellEnd"/>
      <w:r>
        <w:t xml:space="preserve"> </w:t>
      </w:r>
      <w:proofErr w:type="spellStart"/>
      <w:r>
        <w:t>abráis</w:t>
      </w:r>
      <w:proofErr w:type="spellEnd"/>
      <w:r>
        <w:t xml:space="preserve"> para </w:t>
      </w:r>
      <w:proofErr w:type="spellStart"/>
      <w:r>
        <w:t>penetrar</w:t>
      </w:r>
      <w:proofErr w:type="spellEnd"/>
      <w:r>
        <w:t xml:space="preserve"> </w:t>
      </w:r>
      <w:proofErr w:type="spellStart"/>
      <w:r>
        <w:t>en</w:t>
      </w:r>
      <w:proofErr w:type="spellEnd"/>
      <w:r>
        <w:t xml:space="preserve"> </w:t>
      </w:r>
      <w:proofErr w:type="spellStart"/>
      <w:r>
        <w:t>él</w:t>
      </w:r>
      <w:proofErr w:type="spellEnd"/>
      <w:r>
        <w:t xml:space="preserve">. </w:t>
      </w:r>
    </w:p>
    <w:p w14:paraId="739BF071" w14:textId="77777777" w:rsidR="00F50769" w:rsidRDefault="00F50769" w:rsidP="00F50769">
      <w:r>
        <w:t xml:space="preserve">71. Si </w:t>
      </w:r>
      <w:proofErr w:type="spellStart"/>
      <w:r>
        <w:t>creéis</w:t>
      </w:r>
      <w:proofErr w:type="spellEnd"/>
      <w:r>
        <w:t xml:space="preserve"> </w:t>
      </w:r>
      <w:proofErr w:type="spellStart"/>
      <w:r>
        <w:t>que</w:t>
      </w:r>
      <w:proofErr w:type="spellEnd"/>
      <w:r>
        <w:t xml:space="preserve"> </w:t>
      </w:r>
      <w:proofErr w:type="spellStart"/>
      <w:r>
        <w:t>ya</w:t>
      </w:r>
      <w:proofErr w:type="spellEnd"/>
      <w:r>
        <w:t xml:space="preserve"> </w:t>
      </w:r>
      <w:proofErr w:type="spellStart"/>
      <w:r>
        <w:t>estáis</w:t>
      </w:r>
      <w:proofErr w:type="spellEnd"/>
      <w:r>
        <w:t xml:space="preserve"> </w:t>
      </w:r>
      <w:proofErr w:type="spellStart"/>
      <w:r>
        <w:t>redimidos</w:t>
      </w:r>
      <w:proofErr w:type="spellEnd"/>
      <w:r>
        <w:t xml:space="preserve"> </w:t>
      </w:r>
      <w:proofErr w:type="spellStart"/>
      <w:r>
        <w:t>porque</w:t>
      </w:r>
      <w:proofErr w:type="spellEnd"/>
      <w:r>
        <w:t xml:space="preserve"> </w:t>
      </w:r>
      <w:proofErr w:type="spellStart"/>
      <w:r>
        <w:t>Yo</w:t>
      </w:r>
      <w:proofErr w:type="spellEnd"/>
      <w:r>
        <w:t xml:space="preserve"> </w:t>
      </w:r>
      <w:proofErr w:type="spellStart"/>
      <w:r>
        <w:t>fui</w:t>
      </w:r>
      <w:proofErr w:type="spellEnd"/>
      <w:r>
        <w:t xml:space="preserve"> </w:t>
      </w:r>
      <w:proofErr w:type="spellStart"/>
      <w:r>
        <w:t>en</w:t>
      </w:r>
      <w:proofErr w:type="spellEnd"/>
      <w:r>
        <w:t xml:space="preserve"> la </w:t>
      </w:r>
      <w:proofErr w:type="spellStart"/>
      <w:r>
        <w:t>cruz</w:t>
      </w:r>
      <w:proofErr w:type="spellEnd"/>
      <w:r>
        <w:t xml:space="preserve">, también </w:t>
      </w:r>
      <w:proofErr w:type="spellStart"/>
      <w:r>
        <w:t>comprended</w:t>
      </w:r>
      <w:proofErr w:type="spellEnd"/>
      <w:r>
        <w:t xml:space="preserve"> </w:t>
      </w:r>
      <w:proofErr w:type="spellStart"/>
      <w:r>
        <w:t>que</w:t>
      </w:r>
      <w:proofErr w:type="spellEnd"/>
      <w:r>
        <w:t xml:space="preserve"> </w:t>
      </w:r>
      <w:proofErr w:type="spellStart"/>
      <w:r>
        <w:t>tendréis</w:t>
      </w:r>
      <w:proofErr w:type="spellEnd"/>
      <w:r>
        <w:t xml:space="preserve"> </w:t>
      </w:r>
      <w:proofErr w:type="spellStart"/>
      <w:r>
        <w:t>que</w:t>
      </w:r>
      <w:proofErr w:type="spellEnd"/>
      <w:r>
        <w:t xml:space="preserve"> </w:t>
      </w:r>
      <w:proofErr w:type="spellStart"/>
      <w:r>
        <w:t>haceros</w:t>
      </w:r>
      <w:proofErr w:type="spellEnd"/>
      <w:r>
        <w:t xml:space="preserve"> </w:t>
      </w:r>
      <w:proofErr w:type="spellStart"/>
      <w:r>
        <w:t>dignos</w:t>
      </w:r>
      <w:proofErr w:type="spellEnd"/>
      <w:r>
        <w:t xml:space="preserve"> de </w:t>
      </w:r>
      <w:proofErr w:type="spellStart"/>
      <w:r>
        <w:t>aquel</w:t>
      </w:r>
      <w:proofErr w:type="spellEnd"/>
      <w:r>
        <w:t xml:space="preserve"> </w:t>
      </w:r>
      <w:proofErr w:type="spellStart"/>
      <w:r>
        <w:t>rescate</w:t>
      </w:r>
      <w:proofErr w:type="spellEnd"/>
      <w:r>
        <w:t xml:space="preserve"> y </w:t>
      </w:r>
      <w:proofErr w:type="spellStart"/>
      <w:r>
        <w:t>seguir</w:t>
      </w:r>
      <w:proofErr w:type="spellEnd"/>
      <w:r>
        <w:t xml:space="preserve"> </w:t>
      </w:r>
      <w:proofErr w:type="spellStart"/>
      <w:r>
        <w:t>aquel</w:t>
      </w:r>
      <w:proofErr w:type="spellEnd"/>
      <w:r>
        <w:t xml:space="preserve"> </w:t>
      </w:r>
      <w:proofErr w:type="spellStart"/>
      <w:r>
        <w:t>ejemplo</w:t>
      </w:r>
      <w:proofErr w:type="spellEnd"/>
      <w:r>
        <w:t xml:space="preserve">. </w:t>
      </w:r>
    </w:p>
    <w:p w14:paraId="40640CD2" w14:textId="77777777" w:rsidR="00F50769" w:rsidRDefault="00F50769" w:rsidP="00F50769">
      <w:r>
        <w:t xml:space="preserve">72. Ante </w:t>
      </w:r>
      <w:proofErr w:type="spellStart"/>
      <w:r>
        <w:t>Mí</w:t>
      </w:r>
      <w:proofErr w:type="spellEnd"/>
      <w:r>
        <w:t xml:space="preserve"> </w:t>
      </w:r>
      <w:proofErr w:type="spellStart"/>
      <w:r>
        <w:t>están</w:t>
      </w:r>
      <w:proofErr w:type="spellEnd"/>
      <w:r>
        <w:t xml:space="preserve"> </w:t>
      </w:r>
      <w:proofErr w:type="spellStart"/>
      <w:r>
        <w:t>los</w:t>
      </w:r>
      <w:proofErr w:type="spellEnd"/>
      <w:r>
        <w:t xml:space="preserve"> </w:t>
      </w:r>
      <w:proofErr w:type="spellStart"/>
      <w:r>
        <w:t>que</w:t>
      </w:r>
      <w:proofErr w:type="spellEnd"/>
      <w:r>
        <w:t xml:space="preserve"> </w:t>
      </w:r>
      <w:proofErr w:type="spellStart"/>
      <w:r>
        <w:t>pecaron</w:t>
      </w:r>
      <w:proofErr w:type="spellEnd"/>
      <w:r>
        <w:t xml:space="preserve"> y hoy son </w:t>
      </w:r>
      <w:proofErr w:type="spellStart"/>
      <w:r>
        <w:t>bendecidos</w:t>
      </w:r>
      <w:proofErr w:type="spellEnd"/>
      <w:r>
        <w:t xml:space="preserve">, </w:t>
      </w:r>
      <w:proofErr w:type="spellStart"/>
      <w:r>
        <w:t>los</w:t>
      </w:r>
      <w:proofErr w:type="spellEnd"/>
      <w:r>
        <w:t xml:space="preserve"> </w:t>
      </w:r>
      <w:proofErr w:type="spellStart"/>
      <w:r>
        <w:t>que</w:t>
      </w:r>
      <w:proofErr w:type="spellEnd"/>
      <w:r>
        <w:t xml:space="preserve"> </w:t>
      </w:r>
      <w:proofErr w:type="spellStart"/>
      <w:r>
        <w:t>blasfemaron</w:t>
      </w:r>
      <w:proofErr w:type="spellEnd"/>
      <w:r>
        <w:t xml:space="preserve"> y hoy </w:t>
      </w:r>
      <w:proofErr w:type="spellStart"/>
      <w:r>
        <w:t>reciben</w:t>
      </w:r>
      <w:proofErr w:type="spellEnd"/>
      <w:r>
        <w:t xml:space="preserve"> </w:t>
      </w:r>
      <w:proofErr w:type="spellStart"/>
      <w:r>
        <w:t>dulzura</w:t>
      </w:r>
      <w:proofErr w:type="spellEnd"/>
      <w:r>
        <w:t xml:space="preserve"> </w:t>
      </w:r>
      <w:proofErr w:type="spellStart"/>
      <w:r>
        <w:t>en</w:t>
      </w:r>
      <w:proofErr w:type="spellEnd"/>
      <w:r>
        <w:t xml:space="preserve"> sus </w:t>
      </w:r>
      <w:proofErr w:type="spellStart"/>
      <w:r>
        <w:t>labios</w:t>
      </w:r>
      <w:proofErr w:type="spellEnd"/>
      <w:r>
        <w:t xml:space="preserve">; las </w:t>
      </w:r>
      <w:proofErr w:type="spellStart"/>
      <w:r>
        <w:t>adúlteras</w:t>
      </w:r>
      <w:proofErr w:type="spellEnd"/>
      <w:r>
        <w:t xml:space="preserve"> </w:t>
      </w:r>
      <w:proofErr w:type="spellStart"/>
      <w:r>
        <w:t>que</w:t>
      </w:r>
      <w:proofErr w:type="spellEnd"/>
      <w:r>
        <w:t xml:space="preserve"> no </w:t>
      </w:r>
      <w:proofErr w:type="spellStart"/>
      <w:r>
        <w:t>tenían</w:t>
      </w:r>
      <w:proofErr w:type="spellEnd"/>
      <w:r>
        <w:t xml:space="preserve"> </w:t>
      </w:r>
      <w:proofErr w:type="spellStart"/>
      <w:r>
        <w:t>paz</w:t>
      </w:r>
      <w:proofErr w:type="spellEnd"/>
      <w:r>
        <w:t xml:space="preserve"> </w:t>
      </w:r>
      <w:proofErr w:type="spellStart"/>
      <w:r>
        <w:t>en</w:t>
      </w:r>
      <w:proofErr w:type="spellEnd"/>
      <w:r>
        <w:t xml:space="preserve"> </w:t>
      </w:r>
      <w:proofErr w:type="spellStart"/>
      <w:r>
        <w:t>su</w:t>
      </w:r>
      <w:proofErr w:type="spellEnd"/>
      <w:r>
        <w:t xml:space="preserve"> </w:t>
      </w:r>
      <w:proofErr w:type="spellStart"/>
      <w:r>
        <w:t>conciencia</w:t>
      </w:r>
      <w:proofErr w:type="spellEnd"/>
      <w:r>
        <w:t xml:space="preserve">, </w:t>
      </w:r>
      <w:proofErr w:type="spellStart"/>
      <w:r>
        <w:t>han</w:t>
      </w:r>
      <w:proofErr w:type="spellEnd"/>
      <w:r>
        <w:t xml:space="preserve"> </w:t>
      </w:r>
      <w:proofErr w:type="spellStart"/>
      <w:r>
        <w:t>sido</w:t>
      </w:r>
      <w:proofErr w:type="spellEnd"/>
      <w:r>
        <w:t xml:space="preserve"> </w:t>
      </w:r>
      <w:proofErr w:type="spellStart"/>
      <w:r>
        <w:t>perdonadas</w:t>
      </w:r>
      <w:proofErr w:type="spellEnd"/>
      <w:r>
        <w:t xml:space="preserve"> para </w:t>
      </w:r>
      <w:proofErr w:type="spellStart"/>
      <w:r>
        <w:t>que</w:t>
      </w:r>
      <w:proofErr w:type="spellEnd"/>
      <w:r>
        <w:t xml:space="preserve"> no </w:t>
      </w:r>
      <w:proofErr w:type="spellStart"/>
      <w:r>
        <w:t>vuelvan</w:t>
      </w:r>
      <w:proofErr w:type="spellEnd"/>
      <w:r>
        <w:t xml:space="preserve"> a </w:t>
      </w:r>
      <w:proofErr w:type="spellStart"/>
      <w:r>
        <w:t>pecar</w:t>
      </w:r>
      <w:proofErr w:type="spellEnd"/>
      <w:r>
        <w:t xml:space="preserve">, </w:t>
      </w:r>
      <w:proofErr w:type="spellStart"/>
      <w:r>
        <w:t>porque</w:t>
      </w:r>
      <w:proofErr w:type="spellEnd"/>
      <w:r>
        <w:t xml:space="preserve"> </w:t>
      </w:r>
      <w:proofErr w:type="spellStart"/>
      <w:r>
        <w:t>Yo</w:t>
      </w:r>
      <w:proofErr w:type="spellEnd"/>
      <w:r>
        <w:t xml:space="preserve"> soy la </w:t>
      </w:r>
      <w:proofErr w:type="spellStart"/>
      <w:r>
        <w:t>resurrección</w:t>
      </w:r>
      <w:proofErr w:type="spellEnd"/>
      <w:r>
        <w:t xml:space="preserve"> y la </w:t>
      </w:r>
      <w:proofErr w:type="spellStart"/>
      <w:r>
        <w:t>vida</w:t>
      </w:r>
      <w:proofErr w:type="spellEnd"/>
      <w:r>
        <w:t xml:space="preserve">. </w:t>
      </w:r>
    </w:p>
    <w:p w14:paraId="594CB22C" w14:textId="77777777" w:rsidR="00F50769" w:rsidRDefault="00F50769" w:rsidP="00F50769">
      <w:r>
        <w:t xml:space="preserve">73. Si </w:t>
      </w:r>
      <w:proofErr w:type="spellStart"/>
      <w:r>
        <w:t>sois</w:t>
      </w:r>
      <w:proofErr w:type="spellEnd"/>
      <w:r>
        <w:t xml:space="preserve"> </w:t>
      </w:r>
      <w:proofErr w:type="spellStart"/>
      <w:r>
        <w:t>los</w:t>
      </w:r>
      <w:proofErr w:type="spellEnd"/>
      <w:r>
        <w:t xml:space="preserve"> </w:t>
      </w:r>
      <w:proofErr w:type="spellStart"/>
      <w:r>
        <w:t>discípulos</w:t>
      </w:r>
      <w:proofErr w:type="spellEnd"/>
      <w:r>
        <w:t xml:space="preserve"> y </w:t>
      </w:r>
      <w:proofErr w:type="spellStart"/>
      <w:r>
        <w:t>herederos</w:t>
      </w:r>
      <w:proofErr w:type="spellEnd"/>
      <w:r>
        <w:t xml:space="preserve"> del Verbo, no </w:t>
      </w:r>
      <w:proofErr w:type="spellStart"/>
      <w:r>
        <w:t>blasfeméis</w:t>
      </w:r>
      <w:proofErr w:type="spellEnd"/>
      <w:r>
        <w:t xml:space="preserve"> </w:t>
      </w:r>
      <w:proofErr w:type="spellStart"/>
      <w:r>
        <w:t>jamás</w:t>
      </w:r>
      <w:proofErr w:type="spellEnd"/>
      <w:r>
        <w:t xml:space="preserve">, </w:t>
      </w:r>
      <w:proofErr w:type="spellStart"/>
      <w:r>
        <w:t>mirad</w:t>
      </w:r>
      <w:proofErr w:type="spellEnd"/>
      <w:r>
        <w:t xml:space="preserve"> </w:t>
      </w:r>
      <w:proofErr w:type="spellStart"/>
      <w:r>
        <w:t>que</w:t>
      </w:r>
      <w:proofErr w:type="spellEnd"/>
      <w:r>
        <w:t xml:space="preserve"> </w:t>
      </w:r>
      <w:proofErr w:type="spellStart"/>
      <w:r>
        <w:t>os</w:t>
      </w:r>
      <w:proofErr w:type="spellEnd"/>
      <w:r>
        <w:t xml:space="preserve"> he dado un </w:t>
      </w:r>
      <w:proofErr w:type="spellStart"/>
      <w:r>
        <w:t>lenguaje</w:t>
      </w:r>
      <w:proofErr w:type="spellEnd"/>
      <w:r>
        <w:t xml:space="preserve"> dulce para </w:t>
      </w:r>
      <w:proofErr w:type="spellStart"/>
      <w:r>
        <w:t>expresar</w:t>
      </w:r>
      <w:proofErr w:type="spellEnd"/>
      <w:r>
        <w:t xml:space="preserve"> </w:t>
      </w:r>
      <w:proofErr w:type="spellStart"/>
      <w:r>
        <w:t>toda</w:t>
      </w:r>
      <w:proofErr w:type="spellEnd"/>
      <w:r>
        <w:t xml:space="preserve"> idea, </w:t>
      </w:r>
      <w:proofErr w:type="spellStart"/>
      <w:r>
        <w:t>toda</w:t>
      </w:r>
      <w:proofErr w:type="spellEnd"/>
      <w:r>
        <w:t xml:space="preserve"> </w:t>
      </w:r>
      <w:proofErr w:type="spellStart"/>
      <w:r>
        <w:t>inspiración</w:t>
      </w:r>
      <w:proofErr w:type="spellEnd"/>
      <w:r>
        <w:t xml:space="preserve"> y </w:t>
      </w:r>
      <w:proofErr w:type="spellStart"/>
      <w:r>
        <w:t>todo</w:t>
      </w:r>
      <w:proofErr w:type="spellEnd"/>
      <w:r>
        <w:t xml:space="preserve"> </w:t>
      </w:r>
      <w:proofErr w:type="spellStart"/>
      <w:r>
        <w:t>sentimiento</w:t>
      </w:r>
      <w:proofErr w:type="spellEnd"/>
      <w:r>
        <w:t xml:space="preserve">. </w:t>
      </w:r>
    </w:p>
    <w:p w14:paraId="6E5C32AD" w14:textId="77777777" w:rsidR="00F50769" w:rsidRDefault="00F50769" w:rsidP="00F50769">
      <w:r>
        <w:lastRenderedPageBreak/>
        <w:t xml:space="preserve">74. He </w:t>
      </w:r>
      <w:proofErr w:type="spellStart"/>
      <w:r>
        <w:t>aquí</w:t>
      </w:r>
      <w:proofErr w:type="spellEnd"/>
      <w:r>
        <w:t xml:space="preserve"> mi palabra, para </w:t>
      </w:r>
      <w:proofErr w:type="spellStart"/>
      <w:r>
        <w:t>el</w:t>
      </w:r>
      <w:proofErr w:type="spellEnd"/>
      <w:r>
        <w:t xml:space="preserve"> </w:t>
      </w:r>
      <w:proofErr w:type="spellStart"/>
      <w:r>
        <w:t>torpe</w:t>
      </w:r>
      <w:proofErr w:type="spellEnd"/>
      <w:r>
        <w:t xml:space="preserve"> y para </w:t>
      </w:r>
      <w:proofErr w:type="spellStart"/>
      <w:r>
        <w:t>el</w:t>
      </w:r>
      <w:proofErr w:type="spellEnd"/>
      <w:r>
        <w:t xml:space="preserve"> </w:t>
      </w:r>
      <w:proofErr w:type="spellStart"/>
      <w:r>
        <w:t>entendido</w:t>
      </w:r>
      <w:proofErr w:type="spellEnd"/>
      <w:r>
        <w:t xml:space="preserve">.  </w:t>
      </w:r>
    </w:p>
    <w:p w14:paraId="6210F7E1" w14:textId="77777777" w:rsidR="00F50769" w:rsidRDefault="00F50769" w:rsidP="00F50769">
      <w:r>
        <w:t xml:space="preserve">75. Sed </w:t>
      </w:r>
      <w:proofErr w:type="spellStart"/>
      <w:r>
        <w:t>el</w:t>
      </w:r>
      <w:proofErr w:type="spellEnd"/>
      <w:r>
        <w:t xml:space="preserve"> pueblo bueno, sed </w:t>
      </w:r>
      <w:proofErr w:type="spellStart"/>
      <w:r>
        <w:t>como</w:t>
      </w:r>
      <w:proofErr w:type="spellEnd"/>
      <w:r>
        <w:t xml:space="preserve"> un </w:t>
      </w:r>
      <w:proofErr w:type="spellStart"/>
      <w:r>
        <w:t>espejo</w:t>
      </w:r>
      <w:proofErr w:type="spellEnd"/>
      <w:r>
        <w:t xml:space="preserve"> </w:t>
      </w:r>
      <w:proofErr w:type="spellStart"/>
      <w:r>
        <w:t>limpio</w:t>
      </w:r>
      <w:proofErr w:type="spellEnd"/>
      <w:r>
        <w:t xml:space="preserve"> para </w:t>
      </w:r>
      <w:proofErr w:type="spellStart"/>
      <w:r>
        <w:t>que</w:t>
      </w:r>
      <w:proofErr w:type="spellEnd"/>
      <w:r>
        <w:t xml:space="preserve"> </w:t>
      </w:r>
      <w:proofErr w:type="spellStart"/>
      <w:r>
        <w:t>todos</w:t>
      </w:r>
      <w:proofErr w:type="spellEnd"/>
      <w:r>
        <w:t xml:space="preserve"> </w:t>
      </w:r>
      <w:proofErr w:type="spellStart"/>
      <w:r>
        <w:t>crean</w:t>
      </w:r>
      <w:proofErr w:type="spellEnd"/>
      <w:r>
        <w:t xml:space="preserve"> </w:t>
      </w:r>
      <w:proofErr w:type="spellStart"/>
      <w:r>
        <w:t>que</w:t>
      </w:r>
      <w:proofErr w:type="spellEnd"/>
      <w:r>
        <w:t xml:space="preserve"> </w:t>
      </w:r>
      <w:proofErr w:type="spellStart"/>
      <w:r>
        <w:t>estoy</w:t>
      </w:r>
      <w:proofErr w:type="spellEnd"/>
      <w:r>
        <w:t xml:space="preserve"> con </w:t>
      </w:r>
      <w:proofErr w:type="spellStart"/>
      <w:r>
        <w:t>vosotros</w:t>
      </w:r>
      <w:proofErr w:type="spellEnd"/>
      <w:r>
        <w:t xml:space="preserve">. </w:t>
      </w:r>
    </w:p>
    <w:p w14:paraId="40025545" w14:textId="77777777" w:rsidR="00F50769" w:rsidRDefault="00F50769" w:rsidP="00F50769">
      <w:r>
        <w:t xml:space="preserve"> </w:t>
      </w:r>
    </w:p>
    <w:p w14:paraId="348E0C70" w14:textId="77777777" w:rsidR="00F50769" w:rsidRDefault="00F50769" w:rsidP="00F50769">
      <w:r>
        <w:t xml:space="preserve">¡MI PAZ SEA CON VOSOTROS! </w:t>
      </w:r>
    </w:p>
    <w:p w14:paraId="487FEC65" w14:textId="77777777" w:rsidR="00F50769" w:rsidRDefault="00F50769" w:rsidP="00F50769">
      <w:r>
        <w:t xml:space="preserve"> </w:t>
      </w:r>
    </w:p>
    <w:p w14:paraId="6E9CB202" w14:textId="77777777" w:rsidR="00F50769" w:rsidRDefault="00F50769" w:rsidP="00F50769">
      <w:r>
        <w:t xml:space="preserve"> </w:t>
      </w:r>
    </w:p>
    <w:p w14:paraId="0C65F655" w14:textId="77777777" w:rsidR="00F50769" w:rsidRDefault="00F50769" w:rsidP="00F50769">
      <w:r>
        <w:t xml:space="preserve">ENSEÑANZA N° 101 </w:t>
      </w:r>
    </w:p>
    <w:p w14:paraId="3EA7DB3E" w14:textId="77777777" w:rsidR="00F50769" w:rsidRDefault="00F50769" w:rsidP="00F50769">
      <w:r>
        <w:t xml:space="preserve"> </w:t>
      </w:r>
    </w:p>
    <w:p w14:paraId="4892B47C" w14:textId="77777777" w:rsidR="00F50769" w:rsidRDefault="00F50769" w:rsidP="00F50769">
      <w:r>
        <w:t xml:space="preserve">1. Si las </w:t>
      </w:r>
      <w:proofErr w:type="spellStart"/>
      <w:r>
        <w:t>ovejas</w:t>
      </w:r>
      <w:proofErr w:type="spellEnd"/>
      <w:r>
        <w:t xml:space="preserve"> no </w:t>
      </w:r>
      <w:proofErr w:type="spellStart"/>
      <w:r>
        <w:t>llaman</w:t>
      </w:r>
      <w:proofErr w:type="spellEnd"/>
      <w:r>
        <w:t xml:space="preserve"> al pastor, </w:t>
      </w:r>
      <w:proofErr w:type="spellStart"/>
      <w:r>
        <w:t>éste</w:t>
      </w:r>
      <w:proofErr w:type="spellEnd"/>
      <w:r>
        <w:t xml:space="preserve"> las </w:t>
      </w:r>
      <w:proofErr w:type="spellStart"/>
      <w:r>
        <w:t>busca</w:t>
      </w:r>
      <w:proofErr w:type="spellEnd"/>
      <w:r>
        <w:t xml:space="preserve"> para </w:t>
      </w:r>
      <w:proofErr w:type="spellStart"/>
      <w:r>
        <w:t>conducirlas</w:t>
      </w:r>
      <w:proofErr w:type="spellEnd"/>
      <w:r>
        <w:t xml:space="preserve"> al </w:t>
      </w:r>
      <w:proofErr w:type="spellStart"/>
      <w:r>
        <w:t>aprisco</w:t>
      </w:r>
      <w:proofErr w:type="spellEnd"/>
      <w:r>
        <w:t xml:space="preserve">. </w:t>
      </w:r>
    </w:p>
    <w:p w14:paraId="3F22E684" w14:textId="77777777" w:rsidR="00F50769" w:rsidRDefault="00F50769" w:rsidP="00F50769">
      <w:r>
        <w:t xml:space="preserve">2. </w:t>
      </w:r>
      <w:proofErr w:type="spellStart"/>
      <w:r>
        <w:t>Discípulos</w:t>
      </w:r>
      <w:proofErr w:type="spellEnd"/>
      <w:r>
        <w:t xml:space="preserve">: </w:t>
      </w:r>
      <w:proofErr w:type="spellStart"/>
      <w:r>
        <w:t>vengo</w:t>
      </w:r>
      <w:proofErr w:type="spellEnd"/>
      <w:r>
        <w:t xml:space="preserve"> a </w:t>
      </w:r>
      <w:proofErr w:type="spellStart"/>
      <w:r>
        <w:t>prepararos</w:t>
      </w:r>
      <w:proofErr w:type="spellEnd"/>
      <w:r>
        <w:t xml:space="preserve"> para </w:t>
      </w:r>
      <w:proofErr w:type="spellStart"/>
      <w:r>
        <w:t>que</w:t>
      </w:r>
      <w:proofErr w:type="spellEnd"/>
      <w:r>
        <w:t xml:space="preserve"> </w:t>
      </w:r>
      <w:proofErr w:type="spellStart"/>
      <w:r>
        <w:t>después</w:t>
      </w:r>
      <w:proofErr w:type="spellEnd"/>
      <w:r>
        <w:t xml:space="preserve"> de mi </w:t>
      </w:r>
      <w:proofErr w:type="spellStart"/>
      <w:r>
        <w:t>partida</w:t>
      </w:r>
      <w:proofErr w:type="spellEnd"/>
      <w:r>
        <w:t xml:space="preserve"> </w:t>
      </w:r>
      <w:proofErr w:type="spellStart"/>
      <w:r>
        <w:t>os</w:t>
      </w:r>
      <w:proofErr w:type="spellEnd"/>
      <w:r>
        <w:t xml:space="preserve"> </w:t>
      </w:r>
      <w:proofErr w:type="spellStart"/>
      <w:r>
        <w:t>levantéis</w:t>
      </w:r>
      <w:proofErr w:type="spellEnd"/>
      <w:r>
        <w:t xml:space="preserve"> de comarca </w:t>
      </w:r>
      <w:proofErr w:type="spellStart"/>
      <w:r>
        <w:t>en</w:t>
      </w:r>
      <w:proofErr w:type="spellEnd"/>
      <w:r>
        <w:t xml:space="preserve"> comarca, </w:t>
      </w:r>
      <w:proofErr w:type="spellStart"/>
      <w:r>
        <w:t>dando</w:t>
      </w:r>
      <w:proofErr w:type="spellEnd"/>
      <w:r>
        <w:t xml:space="preserve"> la </w:t>
      </w:r>
      <w:proofErr w:type="spellStart"/>
      <w:r>
        <w:t>buena</w:t>
      </w:r>
      <w:proofErr w:type="spellEnd"/>
      <w:r>
        <w:t xml:space="preserve"> </w:t>
      </w:r>
      <w:proofErr w:type="spellStart"/>
      <w:r>
        <w:t>nueva</w:t>
      </w:r>
      <w:proofErr w:type="spellEnd"/>
      <w:r>
        <w:t xml:space="preserve"> de </w:t>
      </w:r>
      <w:proofErr w:type="spellStart"/>
      <w:r>
        <w:t>que</w:t>
      </w:r>
      <w:proofErr w:type="spellEnd"/>
      <w:r>
        <w:t xml:space="preserve"> </w:t>
      </w:r>
      <w:proofErr w:type="spellStart"/>
      <w:r>
        <w:t>el</w:t>
      </w:r>
      <w:proofErr w:type="spellEnd"/>
      <w:r>
        <w:t xml:space="preserve"> Maestro </w:t>
      </w:r>
      <w:proofErr w:type="spellStart"/>
      <w:r>
        <w:t>estuvo</w:t>
      </w:r>
      <w:proofErr w:type="spellEnd"/>
      <w:r>
        <w:t xml:space="preserve"> entre </w:t>
      </w:r>
      <w:proofErr w:type="spellStart"/>
      <w:r>
        <w:t>los</w:t>
      </w:r>
      <w:proofErr w:type="spellEnd"/>
      <w:r>
        <w:t xml:space="preserve"> hombres. Para ese </w:t>
      </w:r>
      <w:proofErr w:type="spellStart"/>
      <w:r>
        <w:t>tiempo</w:t>
      </w:r>
      <w:proofErr w:type="spellEnd"/>
      <w:r>
        <w:t xml:space="preserve">, </w:t>
      </w:r>
      <w:proofErr w:type="spellStart"/>
      <w:r>
        <w:t>los</w:t>
      </w:r>
      <w:proofErr w:type="spellEnd"/>
      <w:r>
        <w:t xml:space="preserve"> </w:t>
      </w:r>
      <w:proofErr w:type="spellStart"/>
      <w:r>
        <w:t>cerebros</w:t>
      </w:r>
      <w:proofErr w:type="spellEnd"/>
      <w:r>
        <w:t xml:space="preserve"> de mis </w:t>
      </w:r>
      <w:proofErr w:type="spellStart"/>
      <w:r>
        <w:t>portavoces</w:t>
      </w:r>
      <w:proofErr w:type="spellEnd"/>
      <w:r>
        <w:t xml:space="preserve"> se </w:t>
      </w:r>
      <w:proofErr w:type="spellStart"/>
      <w:r>
        <w:t>habrán</w:t>
      </w:r>
      <w:proofErr w:type="spellEnd"/>
      <w:r>
        <w:t xml:space="preserve"> </w:t>
      </w:r>
      <w:proofErr w:type="spellStart"/>
      <w:r>
        <w:t>cerrado</w:t>
      </w:r>
      <w:proofErr w:type="spellEnd"/>
      <w:r>
        <w:t xml:space="preserve"> </w:t>
      </w:r>
      <w:proofErr w:type="gramStart"/>
      <w:r>
        <w:t>a</w:t>
      </w:r>
      <w:proofErr w:type="gramEnd"/>
      <w:r>
        <w:t xml:space="preserve"> </w:t>
      </w:r>
      <w:proofErr w:type="spellStart"/>
      <w:r>
        <w:t>esta</w:t>
      </w:r>
      <w:proofErr w:type="spellEnd"/>
      <w:r>
        <w:t xml:space="preserve"> </w:t>
      </w:r>
      <w:proofErr w:type="spellStart"/>
      <w:r>
        <w:t>comunicación</w:t>
      </w:r>
      <w:proofErr w:type="spellEnd"/>
      <w:r>
        <w:t xml:space="preserve">, mi </w:t>
      </w:r>
      <w:proofErr w:type="spellStart"/>
      <w:r>
        <w:t>rayo</w:t>
      </w:r>
      <w:proofErr w:type="spellEnd"/>
      <w:r>
        <w:t xml:space="preserve"> </w:t>
      </w:r>
      <w:proofErr w:type="spellStart"/>
      <w:r>
        <w:t>divino</w:t>
      </w:r>
      <w:proofErr w:type="spellEnd"/>
      <w:r>
        <w:t xml:space="preserve"> y mis </w:t>
      </w:r>
      <w:proofErr w:type="spellStart"/>
      <w:r>
        <w:t>hijos</w:t>
      </w:r>
      <w:proofErr w:type="spellEnd"/>
      <w:r>
        <w:t xml:space="preserve"> </w:t>
      </w:r>
      <w:proofErr w:type="spellStart"/>
      <w:r>
        <w:t>espirituales</w:t>
      </w:r>
      <w:proofErr w:type="spellEnd"/>
      <w:r>
        <w:t xml:space="preserve"> </w:t>
      </w:r>
      <w:proofErr w:type="spellStart"/>
      <w:r>
        <w:t>ya</w:t>
      </w:r>
      <w:proofErr w:type="spellEnd"/>
      <w:r>
        <w:t xml:space="preserve"> no se </w:t>
      </w:r>
      <w:proofErr w:type="spellStart"/>
      <w:r>
        <w:t>manifestarán</w:t>
      </w:r>
      <w:proofErr w:type="spellEnd"/>
      <w:r>
        <w:t xml:space="preserve"> </w:t>
      </w:r>
      <w:proofErr w:type="spellStart"/>
      <w:r>
        <w:t>en</w:t>
      </w:r>
      <w:proofErr w:type="spellEnd"/>
      <w:r>
        <w:t xml:space="preserve"> </w:t>
      </w:r>
      <w:proofErr w:type="spellStart"/>
      <w:r>
        <w:t>esta</w:t>
      </w:r>
      <w:proofErr w:type="spellEnd"/>
      <w:r>
        <w:t xml:space="preserve"> forma. Todo </w:t>
      </w:r>
      <w:proofErr w:type="spellStart"/>
      <w:r>
        <w:t>cambiará</w:t>
      </w:r>
      <w:proofErr w:type="spellEnd"/>
      <w:r>
        <w:t xml:space="preserve"> </w:t>
      </w:r>
      <w:proofErr w:type="spellStart"/>
      <w:r>
        <w:t>después</w:t>
      </w:r>
      <w:proofErr w:type="spellEnd"/>
      <w:r>
        <w:t xml:space="preserve"> de 1950; </w:t>
      </w:r>
      <w:proofErr w:type="spellStart"/>
      <w:r>
        <w:t>más</w:t>
      </w:r>
      <w:proofErr w:type="spellEnd"/>
      <w:r>
        <w:t xml:space="preserve"> </w:t>
      </w:r>
      <w:proofErr w:type="spellStart"/>
      <w:r>
        <w:t>si</w:t>
      </w:r>
      <w:proofErr w:type="spellEnd"/>
      <w:r>
        <w:t xml:space="preserve"> </w:t>
      </w:r>
      <w:proofErr w:type="spellStart"/>
      <w:r>
        <w:t>los</w:t>
      </w:r>
      <w:proofErr w:type="spellEnd"/>
      <w:r>
        <w:t xml:space="preserve"> </w:t>
      </w:r>
      <w:proofErr w:type="spellStart"/>
      <w:r>
        <w:t>que</w:t>
      </w:r>
      <w:proofErr w:type="spellEnd"/>
      <w:r>
        <w:t xml:space="preserve"> </w:t>
      </w:r>
      <w:proofErr w:type="spellStart"/>
      <w:r>
        <w:t>fueron</w:t>
      </w:r>
      <w:proofErr w:type="spellEnd"/>
      <w:r>
        <w:t xml:space="preserve"> </w:t>
      </w:r>
      <w:proofErr w:type="spellStart"/>
      <w:r>
        <w:t>pedestales</w:t>
      </w:r>
      <w:proofErr w:type="spellEnd"/>
      <w:r>
        <w:t xml:space="preserve"> y </w:t>
      </w:r>
      <w:proofErr w:type="spellStart"/>
      <w:r>
        <w:t>facultades</w:t>
      </w:r>
      <w:proofErr w:type="spellEnd"/>
      <w:r>
        <w:t xml:space="preserve">, </w:t>
      </w:r>
      <w:proofErr w:type="spellStart"/>
      <w:r>
        <w:t>perseveran</w:t>
      </w:r>
      <w:proofErr w:type="spellEnd"/>
      <w:r>
        <w:t xml:space="preserve"> </w:t>
      </w:r>
      <w:proofErr w:type="spellStart"/>
      <w:r>
        <w:t>en</w:t>
      </w:r>
      <w:proofErr w:type="spellEnd"/>
      <w:r>
        <w:t xml:space="preserve"> </w:t>
      </w:r>
      <w:proofErr w:type="spellStart"/>
      <w:r>
        <w:t>su</w:t>
      </w:r>
      <w:proofErr w:type="spellEnd"/>
      <w:r>
        <w:t xml:space="preserve"> </w:t>
      </w:r>
      <w:proofErr w:type="spellStart"/>
      <w:r>
        <w:t>preparación</w:t>
      </w:r>
      <w:proofErr w:type="spellEnd"/>
      <w:r>
        <w:t xml:space="preserve"> y </w:t>
      </w:r>
      <w:proofErr w:type="spellStart"/>
      <w:r>
        <w:t>elevación</w:t>
      </w:r>
      <w:proofErr w:type="spellEnd"/>
      <w:r>
        <w:t xml:space="preserve">, </w:t>
      </w:r>
      <w:proofErr w:type="spellStart"/>
      <w:r>
        <w:t>serán</w:t>
      </w:r>
      <w:proofErr w:type="spellEnd"/>
      <w:r>
        <w:t xml:space="preserve"> </w:t>
      </w:r>
      <w:proofErr w:type="spellStart"/>
      <w:r>
        <w:t>quienes</w:t>
      </w:r>
      <w:proofErr w:type="spellEnd"/>
      <w:r>
        <w:t xml:space="preserve"> primero </w:t>
      </w:r>
      <w:proofErr w:type="spellStart"/>
      <w:r>
        <w:t>alcancen</w:t>
      </w:r>
      <w:proofErr w:type="spellEnd"/>
      <w:r>
        <w:t xml:space="preserve"> la </w:t>
      </w:r>
      <w:proofErr w:type="spellStart"/>
      <w:r>
        <w:t>comunicación</w:t>
      </w:r>
      <w:proofErr w:type="spellEnd"/>
      <w:r>
        <w:t xml:space="preserve"> de </w:t>
      </w:r>
      <w:proofErr w:type="spellStart"/>
      <w:r>
        <w:t>espíritu</w:t>
      </w:r>
      <w:proofErr w:type="spellEnd"/>
      <w:r>
        <w:t xml:space="preserve"> a Espíritu para </w:t>
      </w:r>
      <w:proofErr w:type="spellStart"/>
      <w:r>
        <w:t>enseñarla</w:t>
      </w:r>
      <w:proofErr w:type="spellEnd"/>
      <w:r>
        <w:t xml:space="preserve"> a las multitudes. </w:t>
      </w:r>
    </w:p>
    <w:p w14:paraId="38F23E41" w14:textId="77777777" w:rsidR="00F50769" w:rsidRDefault="00F50769" w:rsidP="00F50769">
      <w:r>
        <w:t xml:space="preserve"> </w:t>
      </w:r>
    </w:p>
    <w:p w14:paraId="404B1775" w14:textId="77777777" w:rsidR="00F50769" w:rsidRDefault="00F50769" w:rsidP="00F50769">
      <w:r>
        <w:t xml:space="preserve">3. Los </w:t>
      </w:r>
      <w:proofErr w:type="spellStart"/>
      <w:r>
        <w:t>labios</w:t>
      </w:r>
      <w:proofErr w:type="spellEnd"/>
      <w:r>
        <w:t xml:space="preserve"> de mis </w:t>
      </w:r>
      <w:proofErr w:type="spellStart"/>
      <w:r>
        <w:t>discípulos</w:t>
      </w:r>
      <w:proofErr w:type="spellEnd"/>
      <w:r>
        <w:t xml:space="preserve"> </w:t>
      </w:r>
      <w:proofErr w:type="spellStart"/>
      <w:r>
        <w:t>quedarán</w:t>
      </w:r>
      <w:proofErr w:type="spellEnd"/>
      <w:r>
        <w:t xml:space="preserve"> </w:t>
      </w:r>
      <w:proofErr w:type="spellStart"/>
      <w:r>
        <w:t>preparados</w:t>
      </w:r>
      <w:proofErr w:type="spellEnd"/>
      <w:r>
        <w:t xml:space="preserve"> para </w:t>
      </w:r>
      <w:proofErr w:type="spellStart"/>
      <w:r>
        <w:t>dar</w:t>
      </w:r>
      <w:proofErr w:type="spellEnd"/>
      <w:r>
        <w:t xml:space="preserve"> </w:t>
      </w:r>
      <w:proofErr w:type="spellStart"/>
      <w:r>
        <w:t>el</w:t>
      </w:r>
      <w:proofErr w:type="spellEnd"/>
      <w:r>
        <w:t xml:space="preserve"> </w:t>
      </w:r>
      <w:proofErr w:type="spellStart"/>
      <w:r>
        <w:t>consuelo</w:t>
      </w:r>
      <w:proofErr w:type="spellEnd"/>
      <w:r>
        <w:t xml:space="preserve"> a </w:t>
      </w:r>
      <w:proofErr w:type="spellStart"/>
      <w:r>
        <w:t>los</w:t>
      </w:r>
      <w:proofErr w:type="spellEnd"/>
      <w:r>
        <w:t xml:space="preserve"> </w:t>
      </w:r>
      <w:proofErr w:type="spellStart"/>
      <w:r>
        <w:t>necesitados</w:t>
      </w:r>
      <w:proofErr w:type="spellEnd"/>
      <w:r>
        <w:t xml:space="preserve"> y </w:t>
      </w:r>
      <w:proofErr w:type="spellStart"/>
      <w:r>
        <w:t>su</w:t>
      </w:r>
      <w:proofErr w:type="spellEnd"/>
      <w:r>
        <w:t xml:space="preserve"> </w:t>
      </w:r>
      <w:proofErr w:type="spellStart"/>
      <w:r>
        <w:t>hogar</w:t>
      </w:r>
      <w:proofErr w:type="spellEnd"/>
      <w:r>
        <w:t xml:space="preserve"> </w:t>
      </w:r>
      <w:proofErr w:type="spellStart"/>
      <w:r>
        <w:t>dispuesto</w:t>
      </w:r>
      <w:proofErr w:type="spellEnd"/>
      <w:r>
        <w:t xml:space="preserve"> para </w:t>
      </w:r>
      <w:proofErr w:type="spellStart"/>
      <w:r>
        <w:t>recibir</w:t>
      </w:r>
      <w:proofErr w:type="spellEnd"/>
      <w:r>
        <w:t xml:space="preserve"> a </w:t>
      </w:r>
      <w:proofErr w:type="spellStart"/>
      <w:r>
        <w:t>los</w:t>
      </w:r>
      <w:proofErr w:type="spellEnd"/>
      <w:r>
        <w:t xml:space="preserve"> </w:t>
      </w:r>
      <w:proofErr w:type="spellStart"/>
      <w:r>
        <w:t>que</w:t>
      </w:r>
      <w:proofErr w:type="spellEnd"/>
      <w:r>
        <w:t xml:space="preserve"> </w:t>
      </w:r>
      <w:proofErr w:type="spellStart"/>
      <w:r>
        <w:t>vengan</w:t>
      </w:r>
      <w:proofErr w:type="spellEnd"/>
      <w:r>
        <w:t xml:space="preserve"> </w:t>
      </w:r>
      <w:proofErr w:type="spellStart"/>
      <w:r>
        <w:t>en</w:t>
      </w:r>
      <w:proofErr w:type="spellEnd"/>
      <w:r>
        <w:t xml:space="preserve"> </w:t>
      </w:r>
      <w:proofErr w:type="spellStart"/>
      <w:r>
        <w:t>busca</w:t>
      </w:r>
      <w:proofErr w:type="spellEnd"/>
      <w:r>
        <w:t xml:space="preserve"> de </w:t>
      </w:r>
      <w:proofErr w:type="spellStart"/>
      <w:r>
        <w:t>paz</w:t>
      </w:r>
      <w:proofErr w:type="spellEnd"/>
      <w:r>
        <w:t xml:space="preserve">. </w:t>
      </w:r>
    </w:p>
    <w:p w14:paraId="1BCFC729" w14:textId="77777777" w:rsidR="00F50769" w:rsidRDefault="00F50769" w:rsidP="00F50769">
      <w:r>
        <w:t xml:space="preserve">4. De mis </w:t>
      </w:r>
      <w:proofErr w:type="spellStart"/>
      <w:r>
        <w:t>labriegos</w:t>
      </w:r>
      <w:proofErr w:type="spellEnd"/>
      <w:r>
        <w:t xml:space="preserve">, no </w:t>
      </w:r>
      <w:proofErr w:type="spellStart"/>
      <w:r>
        <w:t>todos</w:t>
      </w:r>
      <w:proofErr w:type="spellEnd"/>
      <w:r>
        <w:t xml:space="preserve"> </w:t>
      </w:r>
      <w:proofErr w:type="spellStart"/>
      <w:r>
        <w:t>partirán</w:t>
      </w:r>
      <w:proofErr w:type="spellEnd"/>
      <w:r>
        <w:t xml:space="preserve"> a </w:t>
      </w:r>
      <w:proofErr w:type="spellStart"/>
      <w:r>
        <w:t>dar</w:t>
      </w:r>
      <w:proofErr w:type="spellEnd"/>
      <w:r>
        <w:t xml:space="preserve"> a </w:t>
      </w:r>
      <w:proofErr w:type="spellStart"/>
      <w:r>
        <w:t>conocer</w:t>
      </w:r>
      <w:proofErr w:type="spellEnd"/>
      <w:r>
        <w:t xml:space="preserve"> mi </w:t>
      </w:r>
      <w:proofErr w:type="spellStart"/>
      <w:r>
        <w:t>verdad</w:t>
      </w:r>
      <w:proofErr w:type="spellEnd"/>
      <w:r>
        <w:t xml:space="preserve">, </w:t>
      </w:r>
      <w:proofErr w:type="spellStart"/>
      <w:r>
        <w:t>unos</w:t>
      </w:r>
      <w:proofErr w:type="spellEnd"/>
      <w:r>
        <w:t xml:space="preserve"> </w:t>
      </w:r>
      <w:proofErr w:type="spellStart"/>
      <w:r>
        <w:t>permanecerán</w:t>
      </w:r>
      <w:proofErr w:type="spellEnd"/>
      <w:r>
        <w:t xml:space="preserve"> </w:t>
      </w:r>
      <w:proofErr w:type="spellStart"/>
      <w:r>
        <w:t>en</w:t>
      </w:r>
      <w:proofErr w:type="spellEnd"/>
      <w:r>
        <w:t xml:space="preserve"> </w:t>
      </w:r>
      <w:proofErr w:type="spellStart"/>
      <w:r>
        <w:t>espera</w:t>
      </w:r>
      <w:proofErr w:type="spellEnd"/>
      <w:r>
        <w:t xml:space="preserve"> de sus </w:t>
      </w:r>
      <w:proofErr w:type="spellStart"/>
      <w:r>
        <w:t>hermanos</w:t>
      </w:r>
      <w:proofErr w:type="spellEnd"/>
      <w:r>
        <w:t xml:space="preserve">, </w:t>
      </w:r>
      <w:proofErr w:type="spellStart"/>
      <w:r>
        <w:t>mientras</w:t>
      </w:r>
      <w:proofErr w:type="spellEnd"/>
      <w:r>
        <w:t xml:space="preserve"> </w:t>
      </w:r>
      <w:proofErr w:type="spellStart"/>
      <w:r>
        <w:t>otros</w:t>
      </w:r>
      <w:proofErr w:type="spellEnd"/>
      <w:r>
        <w:t xml:space="preserve"> </w:t>
      </w:r>
      <w:proofErr w:type="spellStart"/>
      <w:r>
        <w:t>irán</w:t>
      </w:r>
      <w:proofErr w:type="spellEnd"/>
      <w:r>
        <w:t xml:space="preserve"> a </w:t>
      </w:r>
      <w:proofErr w:type="spellStart"/>
      <w:r>
        <w:t>buscarles</w:t>
      </w:r>
      <w:proofErr w:type="spellEnd"/>
      <w:r>
        <w:t xml:space="preserve"> </w:t>
      </w:r>
      <w:proofErr w:type="spellStart"/>
      <w:r>
        <w:t>por</w:t>
      </w:r>
      <w:proofErr w:type="spellEnd"/>
      <w:r>
        <w:t xml:space="preserve"> aldeas, comarcas y </w:t>
      </w:r>
      <w:proofErr w:type="spellStart"/>
      <w:r>
        <w:t>naciones</w:t>
      </w:r>
      <w:proofErr w:type="spellEnd"/>
      <w:r>
        <w:t xml:space="preserve">. </w:t>
      </w:r>
    </w:p>
    <w:p w14:paraId="0D1839B4" w14:textId="77777777" w:rsidR="00F50769" w:rsidRDefault="00F50769" w:rsidP="00F50769">
      <w:r>
        <w:t xml:space="preserve">5. Los </w:t>
      </w:r>
      <w:proofErr w:type="spellStart"/>
      <w:r>
        <w:t>seres</w:t>
      </w:r>
      <w:proofErr w:type="spellEnd"/>
      <w:r>
        <w:t xml:space="preserve"> </w:t>
      </w:r>
      <w:proofErr w:type="spellStart"/>
      <w:r>
        <w:t>espirituales</w:t>
      </w:r>
      <w:proofErr w:type="spellEnd"/>
      <w:r>
        <w:t xml:space="preserve"> </w:t>
      </w:r>
      <w:proofErr w:type="spellStart"/>
      <w:r>
        <w:t>que</w:t>
      </w:r>
      <w:proofErr w:type="spellEnd"/>
      <w:r>
        <w:t xml:space="preserve"> </w:t>
      </w:r>
      <w:proofErr w:type="spellStart"/>
      <w:r>
        <w:t>os</w:t>
      </w:r>
      <w:proofErr w:type="spellEnd"/>
      <w:r>
        <w:t xml:space="preserve"> </w:t>
      </w:r>
      <w:proofErr w:type="spellStart"/>
      <w:r>
        <w:t>han</w:t>
      </w:r>
      <w:proofErr w:type="spellEnd"/>
      <w:r>
        <w:t xml:space="preserve"> </w:t>
      </w:r>
      <w:proofErr w:type="spellStart"/>
      <w:r>
        <w:t>custodiado</w:t>
      </w:r>
      <w:proofErr w:type="spellEnd"/>
      <w:r>
        <w:t xml:space="preserve">, </w:t>
      </w:r>
      <w:proofErr w:type="spellStart"/>
      <w:r>
        <w:t>estarán</w:t>
      </w:r>
      <w:proofErr w:type="spellEnd"/>
      <w:r>
        <w:t xml:space="preserve"> </w:t>
      </w:r>
      <w:proofErr w:type="spellStart"/>
      <w:r>
        <w:t>cerca</w:t>
      </w:r>
      <w:proofErr w:type="spellEnd"/>
      <w:r>
        <w:t xml:space="preserve"> de </w:t>
      </w:r>
      <w:proofErr w:type="spellStart"/>
      <w:r>
        <w:t>vosotros</w:t>
      </w:r>
      <w:proofErr w:type="spellEnd"/>
      <w:r>
        <w:t xml:space="preserve"> y </w:t>
      </w:r>
      <w:proofErr w:type="spellStart"/>
      <w:r>
        <w:t>os</w:t>
      </w:r>
      <w:proofErr w:type="spellEnd"/>
      <w:r>
        <w:t xml:space="preserve"> </w:t>
      </w:r>
      <w:proofErr w:type="spellStart"/>
      <w:r>
        <w:t>darán</w:t>
      </w:r>
      <w:proofErr w:type="spellEnd"/>
      <w:r>
        <w:t xml:space="preserve"> </w:t>
      </w:r>
      <w:proofErr w:type="spellStart"/>
      <w:r>
        <w:t>en</w:t>
      </w:r>
      <w:proofErr w:type="spellEnd"/>
      <w:r>
        <w:t xml:space="preserve"> </w:t>
      </w:r>
      <w:proofErr w:type="spellStart"/>
      <w:r>
        <w:t>vuestro</w:t>
      </w:r>
      <w:proofErr w:type="spellEnd"/>
      <w:r>
        <w:t xml:space="preserve"> camino </w:t>
      </w:r>
      <w:proofErr w:type="spellStart"/>
      <w:r>
        <w:t>inspiración</w:t>
      </w:r>
      <w:proofErr w:type="spellEnd"/>
      <w:r>
        <w:t xml:space="preserve">, </w:t>
      </w:r>
      <w:proofErr w:type="spellStart"/>
      <w:r>
        <w:t>fuerza</w:t>
      </w:r>
      <w:proofErr w:type="spellEnd"/>
      <w:r>
        <w:t xml:space="preserve"> y </w:t>
      </w:r>
      <w:proofErr w:type="spellStart"/>
      <w:r>
        <w:t>fe</w:t>
      </w:r>
      <w:proofErr w:type="spellEnd"/>
      <w:r>
        <w:t xml:space="preserve">. </w:t>
      </w:r>
    </w:p>
    <w:p w14:paraId="756A5EA4" w14:textId="77777777" w:rsidR="00F50769" w:rsidRDefault="00F50769" w:rsidP="00F50769">
      <w:r>
        <w:t xml:space="preserve">6. Por </w:t>
      </w:r>
      <w:proofErr w:type="spellStart"/>
      <w:r>
        <w:t>ahora</w:t>
      </w:r>
      <w:proofErr w:type="spellEnd"/>
      <w:r>
        <w:t xml:space="preserve"> </w:t>
      </w:r>
      <w:proofErr w:type="spellStart"/>
      <w:r>
        <w:t>escuchadme</w:t>
      </w:r>
      <w:proofErr w:type="spellEnd"/>
      <w:r>
        <w:t xml:space="preserve">, </w:t>
      </w:r>
      <w:proofErr w:type="spellStart"/>
      <w:r>
        <w:t>aprended</w:t>
      </w:r>
      <w:proofErr w:type="spellEnd"/>
      <w:r>
        <w:t xml:space="preserve"> de </w:t>
      </w:r>
      <w:proofErr w:type="spellStart"/>
      <w:r>
        <w:t>Mí</w:t>
      </w:r>
      <w:proofErr w:type="spellEnd"/>
      <w:r>
        <w:t xml:space="preserve">, </w:t>
      </w:r>
      <w:proofErr w:type="spellStart"/>
      <w:r>
        <w:t>practicad</w:t>
      </w:r>
      <w:proofErr w:type="spellEnd"/>
      <w:r>
        <w:t xml:space="preserve"> y </w:t>
      </w:r>
      <w:proofErr w:type="spellStart"/>
      <w:r>
        <w:t>orad</w:t>
      </w:r>
      <w:proofErr w:type="spellEnd"/>
      <w:r>
        <w:t xml:space="preserve"> </w:t>
      </w:r>
      <w:proofErr w:type="spellStart"/>
      <w:r>
        <w:t>por</w:t>
      </w:r>
      <w:proofErr w:type="spellEnd"/>
      <w:r>
        <w:t xml:space="preserve"> </w:t>
      </w:r>
      <w:proofErr w:type="spellStart"/>
      <w:r>
        <w:t>este</w:t>
      </w:r>
      <w:proofErr w:type="spellEnd"/>
      <w:r>
        <w:t xml:space="preserve"> </w:t>
      </w:r>
      <w:proofErr w:type="spellStart"/>
      <w:r>
        <w:t>mundo</w:t>
      </w:r>
      <w:proofErr w:type="spellEnd"/>
      <w:r>
        <w:t xml:space="preserve"> </w:t>
      </w:r>
      <w:proofErr w:type="spellStart"/>
      <w:r>
        <w:t>que</w:t>
      </w:r>
      <w:proofErr w:type="spellEnd"/>
      <w:r>
        <w:t xml:space="preserve"> </w:t>
      </w:r>
      <w:proofErr w:type="spellStart"/>
      <w:r>
        <w:t>perece</w:t>
      </w:r>
      <w:proofErr w:type="spellEnd"/>
      <w:r>
        <w:t xml:space="preserve"> y se </w:t>
      </w:r>
      <w:proofErr w:type="spellStart"/>
      <w:r>
        <w:t>desangra</w:t>
      </w:r>
      <w:proofErr w:type="spellEnd"/>
      <w:r>
        <w:t xml:space="preserve">. Si </w:t>
      </w:r>
      <w:proofErr w:type="spellStart"/>
      <w:r>
        <w:t>vosotros</w:t>
      </w:r>
      <w:proofErr w:type="spellEnd"/>
      <w:r>
        <w:t xml:space="preserve"> </w:t>
      </w:r>
      <w:proofErr w:type="spellStart"/>
      <w:r>
        <w:t>esperáis</w:t>
      </w:r>
      <w:proofErr w:type="spellEnd"/>
      <w:r>
        <w:t xml:space="preserve"> </w:t>
      </w:r>
      <w:proofErr w:type="spellStart"/>
      <w:r>
        <w:t>que</w:t>
      </w:r>
      <w:proofErr w:type="spellEnd"/>
      <w:r>
        <w:t xml:space="preserve"> </w:t>
      </w:r>
      <w:proofErr w:type="spellStart"/>
      <w:r>
        <w:t>sólo</w:t>
      </w:r>
      <w:proofErr w:type="spellEnd"/>
      <w:r>
        <w:t xml:space="preserve"> </w:t>
      </w:r>
      <w:proofErr w:type="spellStart"/>
      <w:r>
        <w:t>el</w:t>
      </w:r>
      <w:proofErr w:type="spellEnd"/>
      <w:r>
        <w:t xml:space="preserve"> Padre se </w:t>
      </w:r>
      <w:proofErr w:type="spellStart"/>
      <w:r>
        <w:t>desvele</w:t>
      </w:r>
      <w:proofErr w:type="spellEnd"/>
      <w:r>
        <w:t xml:space="preserve"> </w:t>
      </w:r>
      <w:proofErr w:type="spellStart"/>
      <w:r>
        <w:t>por</w:t>
      </w:r>
      <w:proofErr w:type="spellEnd"/>
      <w:r>
        <w:t xml:space="preserve"> </w:t>
      </w:r>
      <w:proofErr w:type="spellStart"/>
      <w:r>
        <w:t>el</w:t>
      </w:r>
      <w:proofErr w:type="spellEnd"/>
      <w:r>
        <w:t xml:space="preserve"> </w:t>
      </w:r>
      <w:proofErr w:type="spellStart"/>
      <w:r>
        <w:t>mundo</w:t>
      </w:r>
      <w:proofErr w:type="spellEnd"/>
      <w:r>
        <w:t xml:space="preserve">, </w:t>
      </w:r>
      <w:proofErr w:type="spellStart"/>
      <w:r>
        <w:t>estáis</w:t>
      </w:r>
      <w:proofErr w:type="spellEnd"/>
      <w:r>
        <w:t xml:space="preserve"> </w:t>
      </w:r>
      <w:proofErr w:type="spellStart"/>
      <w:r>
        <w:t>en</w:t>
      </w:r>
      <w:proofErr w:type="spellEnd"/>
      <w:r>
        <w:t xml:space="preserve"> un error, </w:t>
      </w:r>
      <w:proofErr w:type="spellStart"/>
      <w:r>
        <w:t>vosotros</w:t>
      </w:r>
      <w:proofErr w:type="spellEnd"/>
      <w:r>
        <w:t xml:space="preserve"> </w:t>
      </w:r>
      <w:proofErr w:type="spellStart"/>
      <w:r>
        <w:t>tenéis</w:t>
      </w:r>
      <w:proofErr w:type="spellEnd"/>
      <w:r>
        <w:t xml:space="preserve"> </w:t>
      </w:r>
      <w:proofErr w:type="spellStart"/>
      <w:r>
        <w:t>que</w:t>
      </w:r>
      <w:proofErr w:type="spellEnd"/>
      <w:r>
        <w:t xml:space="preserve"> </w:t>
      </w:r>
      <w:proofErr w:type="spellStart"/>
      <w:r>
        <w:t>llevar</w:t>
      </w:r>
      <w:proofErr w:type="spellEnd"/>
      <w:r>
        <w:t xml:space="preserve"> gran </w:t>
      </w:r>
      <w:proofErr w:type="spellStart"/>
      <w:r>
        <w:t>parte</w:t>
      </w:r>
      <w:proofErr w:type="spellEnd"/>
      <w:r>
        <w:t xml:space="preserve"> del peso de </w:t>
      </w:r>
      <w:proofErr w:type="spellStart"/>
      <w:r>
        <w:t>esta</w:t>
      </w:r>
      <w:proofErr w:type="spellEnd"/>
      <w:r>
        <w:t xml:space="preserve"> </w:t>
      </w:r>
      <w:proofErr w:type="spellStart"/>
      <w:r>
        <w:t>cruz</w:t>
      </w:r>
      <w:proofErr w:type="spellEnd"/>
      <w:r>
        <w:t xml:space="preserve">. </w:t>
      </w:r>
    </w:p>
    <w:p w14:paraId="0CBDB8E2" w14:textId="77777777" w:rsidR="00F50769" w:rsidRDefault="00F50769" w:rsidP="00F50769">
      <w:r>
        <w:lastRenderedPageBreak/>
        <w:t xml:space="preserve">7. </w:t>
      </w:r>
      <w:proofErr w:type="spellStart"/>
      <w:r>
        <w:t>Que</w:t>
      </w:r>
      <w:proofErr w:type="spellEnd"/>
      <w:r>
        <w:t xml:space="preserve"> </w:t>
      </w:r>
      <w:proofErr w:type="spellStart"/>
      <w:r>
        <w:t>vuestras</w:t>
      </w:r>
      <w:proofErr w:type="spellEnd"/>
      <w:r>
        <w:t xml:space="preserve"> </w:t>
      </w:r>
      <w:proofErr w:type="spellStart"/>
      <w:r>
        <w:t>penas</w:t>
      </w:r>
      <w:proofErr w:type="spellEnd"/>
      <w:r>
        <w:t xml:space="preserve"> no </w:t>
      </w:r>
      <w:proofErr w:type="spellStart"/>
      <w:r>
        <w:t>os</w:t>
      </w:r>
      <w:proofErr w:type="spellEnd"/>
      <w:r>
        <w:t xml:space="preserve"> </w:t>
      </w:r>
      <w:proofErr w:type="spellStart"/>
      <w:r>
        <w:t>hagan</w:t>
      </w:r>
      <w:proofErr w:type="spellEnd"/>
      <w:r>
        <w:t xml:space="preserve"> </w:t>
      </w:r>
      <w:proofErr w:type="spellStart"/>
      <w:r>
        <w:t>olvidar</w:t>
      </w:r>
      <w:proofErr w:type="spellEnd"/>
      <w:r>
        <w:t xml:space="preserve"> a </w:t>
      </w:r>
      <w:proofErr w:type="spellStart"/>
      <w:r>
        <w:t>los</w:t>
      </w:r>
      <w:proofErr w:type="spellEnd"/>
      <w:r>
        <w:t xml:space="preserve"> </w:t>
      </w:r>
      <w:proofErr w:type="spellStart"/>
      <w:r>
        <w:t>que</w:t>
      </w:r>
      <w:proofErr w:type="spellEnd"/>
      <w:r>
        <w:t xml:space="preserve"> </w:t>
      </w:r>
      <w:proofErr w:type="spellStart"/>
      <w:r>
        <w:t>viven</w:t>
      </w:r>
      <w:proofErr w:type="spellEnd"/>
      <w:r>
        <w:t xml:space="preserve"> </w:t>
      </w:r>
      <w:proofErr w:type="spellStart"/>
      <w:r>
        <w:t>en</w:t>
      </w:r>
      <w:proofErr w:type="spellEnd"/>
      <w:r>
        <w:t xml:space="preserve"> continua </w:t>
      </w:r>
      <w:proofErr w:type="spellStart"/>
      <w:r>
        <w:t>desesperación</w:t>
      </w:r>
      <w:proofErr w:type="spellEnd"/>
      <w:r>
        <w:t xml:space="preserve"> y </w:t>
      </w:r>
      <w:proofErr w:type="spellStart"/>
      <w:r>
        <w:t>angustia</w:t>
      </w:r>
      <w:proofErr w:type="spellEnd"/>
      <w:r>
        <w:t xml:space="preserve">. Grandes son </w:t>
      </w:r>
      <w:proofErr w:type="spellStart"/>
      <w:r>
        <w:t>vuestras</w:t>
      </w:r>
      <w:proofErr w:type="spellEnd"/>
      <w:r>
        <w:t xml:space="preserve"> </w:t>
      </w:r>
      <w:proofErr w:type="spellStart"/>
      <w:r>
        <w:t>aflicciones</w:t>
      </w:r>
      <w:proofErr w:type="spellEnd"/>
      <w:r>
        <w:t xml:space="preserve"> y </w:t>
      </w:r>
      <w:proofErr w:type="spellStart"/>
      <w:r>
        <w:t>dificultades</w:t>
      </w:r>
      <w:proofErr w:type="spellEnd"/>
      <w:r>
        <w:t xml:space="preserve"> </w:t>
      </w:r>
      <w:proofErr w:type="spellStart"/>
      <w:r>
        <w:t>en</w:t>
      </w:r>
      <w:proofErr w:type="spellEnd"/>
      <w:r>
        <w:t xml:space="preserve"> la </w:t>
      </w:r>
      <w:proofErr w:type="spellStart"/>
      <w:r>
        <w:t>vida</w:t>
      </w:r>
      <w:proofErr w:type="spellEnd"/>
      <w:r>
        <w:t xml:space="preserve"> </w:t>
      </w:r>
      <w:proofErr w:type="spellStart"/>
      <w:r>
        <w:t>diaria</w:t>
      </w:r>
      <w:proofErr w:type="spellEnd"/>
      <w:r>
        <w:t xml:space="preserve">, mas no </w:t>
      </w:r>
      <w:proofErr w:type="spellStart"/>
      <w:r>
        <w:t>podéis</w:t>
      </w:r>
      <w:proofErr w:type="spellEnd"/>
      <w:r>
        <w:t xml:space="preserve"> </w:t>
      </w:r>
      <w:proofErr w:type="spellStart"/>
      <w:r>
        <w:t>compararlas</w:t>
      </w:r>
      <w:proofErr w:type="spellEnd"/>
      <w:r>
        <w:t xml:space="preserve"> con </w:t>
      </w:r>
      <w:proofErr w:type="spellStart"/>
      <w:r>
        <w:t>aquellas</w:t>
      </w:r>
      <w:proofErr w:type="spellEnd"/>
      <w:r>
        <w:t xml:space="preserve"> </w:t>
      </w:r>
      <w:proofErr w:type="spellStart"/>
      <w:r>
        <w:t>que</w:t>
      </w:r>
      <w:proofErr w:type="spellEnd"/>
      <w:r>
        <w:t xml:space="preserve"> </w:t>
      </w:r>
      <w:proofErr w:type="spellStart"/>
      <w:r>
        <w:t>agobian</w:t>
      </w:r>
      <w:proofErr w:type="spellEnd"/>
      <w:r>
        <w:t xml:space="preserve"> </w:t>
      </w:r>
      <w:proofErr w:type="gramStart"/>
      <w:r>
        <w:t>a</w:t>
      </w:r>
      <w:proofErr w:type="gramEnd"/>
      <w:r>
        <w:t xml:space="preserve"> </w:t>
      </w:r>
      <w:proofErr w:type="spellStart"/>
      <w:r>
        <w:t>algunos</w:t>
      </w:r>
      <w:proofErr w:type="spellEnd"/>
      <w:r>
        <w:t xml:space="preserve"> de </w:t>
      </w:r>
      <w:proofErr w:type="spellStart"/>
      <w:r>
        <w:t>vuestros</w:t>
      </w:r>
      <w:proofErr w:type="spellEnd"/>
      <w:r>
        <w:t xml:space="preserve"> </w:t>
      </w:r>
      <w:proofErr w:type="spellStart"/>
      <w:r>
        <w:t>hermanos</w:t>
      </w:r>
      <w:proofErr w:type="spellEnd"/>
      <w:r>
        <w:t xml:space="preserve">. </w:t>
      </w:r>
    </w:p>
    <w:p w14:paraId="656A80F4" w14:textId="77777777" w:rsidR="00F50769" w:rsidRDefault="00F50769" w:rsidP="00F50769">
      <w:r>
        <w:t xml:space="preserve">8. Bien </w:t>
      </w:r>
      <w:proofErr w:type="spellStart"/>
      <w:r>
        <w:t>está</w:t>
      </w:r>
      <w:proofErr w:type="spellEnd"/>
      <w:r>
        <w:t xml:space="preserve"> </w:t>
      </w:r>
      <w:proofErr w:type="spellStart"/>
      <w:r>
        <w:t>que</w:t>
      </w:r>
      <w:proofErr w:type="spellEnd"/>
      <w:r>
        <w:t xml:space="preserve"> </w:t>
      </w:r>
      <w:proofErr w:type="spellStart"/>
      <w:r>
        <w:t>algunos</w:t>
      </w:r>
      <w:proofErr w:type="spellEnd"/>
      <w:r>
        <w:t xml:space="preserve"> </w:t>
      </w:r>
      <w:proofErr w:type="spellStart"/>
      <w:r>
        <w:t>corazones</w:t>
      </w:r>
      <w:proofErr w:type="spellEnd"/>
      <w:r>
        <w:t xml:space="preserve"> </w:t>
      </w:r>
      <w:proofErr w:type="spellStart"/>
      <w:r>
        <w:t>los</w:t>
      </w:r>
      <w:proofErr w:type="spellEnd"/>
      <w:r>
        <w:t xml:space="preserve"> </w:t>
      </w:r>
      <w:proofErr w:type="spellStart"/>
      <w:r>
        <w:t>encuentre</w:t>
      </w:r>
      <w:proofErr w:type="spellEnd"/>
      <w:r>
        <w:t xml:space="preserve"> </w:t>
      </w:r>
      <w:proofErr w:type="spellStart"/>
      <w:r>
        <w:t>por</w:t>
      </w:r>
      <w:proofErr w:type="spellEnd"/>
      <w:r>
        <w:t xml:space="preserve"> </w:t>
      </w:r>
      <w:proofErr w:type="spellStart"/>
      <w:r>
        <w:t>ahora</w:t>
      </w:r>
      <w:proofErr w:type="spellEnd"/>
      <w:r>
        <w:t xml:space="preserve"> </w:t>
      </w:r>
      <w:proofErr w:type="spellStart"/>
      <w:r>
        <w:t>sordos</w:t>
      </w:r>
      <w:proofErr w:type="spellEnd"/>
      <w:r>
        <w:t xml:space="preserve"> a mi </w:t>
      </w:r>
      <w:proofErr w:type="spellStart"/>
      <w:r>
        <w:t>llamado</w:t>
      </w:r>
      <w:proofErr w:type="spellEnd"/>
      <w:r>
        <w:t xml:space="preserve">, </w:t>
      </w:r>
      <w:proofErr w:type="spellStart"/>
      <w:r>
        <w:t>alejados</w:t>
      </w:r>
      <w:proofErr w:type="spellEnd"/>
      <w:r>
        <w:t xml:space="preserve"> de </w:t>
      </w:r>
      <w:proofErr w:type="spellStart"/>
      <w:r>
        <w:t>Mí</w:t>
      </w:r>
      <w:proofErr w:type="spellEnd"/>
      <w:r>
        <w:t xml:space="preserve">, </w:t>
      </w:r>
      <w:proofErr w:type="spellStart"/>
      <w:r>
        <w:t>ocupados</w:t>
      </w:r>
      <w:proofErr w:type="spellEnd"/>
      <w:r>
        <w:t xml:space="preserve"> </w:t>
      </w:r>
      <w:proofErr w:type="spellStart"/>
      <w:r>
        <w:t>en</w:t>
      </w:r>
      <w:proofErr w:type="spellEnd"/>
      <w:r>
        <w:t xml:space="preserve"> sus </w:t>
      </w:r>
      <w:proofErr w:type="spellStart"/>
      <w:r>
        <w:t>ambiciones</w:t>
      </w:r>
      <w:proofErr w:type="spellEnd"/>
      <w:r>
        <w:t xml:space="preserve"> y </w:t>
      </w:r>
      <w:proofErr w:type="spellStart"/>
      <w:r>
        <w:t>odios</w:t>
      </w:r>
      <w:proofErr w:type="spellEnd"/>
      <w:r>
        <w:t xml:space="preserve">; mas ¿Por </w:t>
      </w:r>
      <w:proofErr w:type="spellStart"/>
      <w:r>
        <w:t>qué</w:t>
      </w:r>
      <w:proofErr w:type="spellEnd"/>
      <w:r>
        <w:t xml:space="preserve"> a </w:t>
      </w:r>
      <w:proofErr w:type="spellStart"/>
      <w:r>
        <w:t>vosotros</w:t>
      </w:r>
      <w:proofErr w:type="spellEnd"/>
      <w:r>
        <w:t xml:space="preserve"> hay </w:t>
      </w:r>
      <w:proofErr w:type="spellStart"/>
      <w:r>
        <w:t>instantes</w:t>
      </w:r>
      <w:proofErr w:type="spellEnd"/>
      <w:r>
        <w:t xml:space="preserve"> </w:t>
      </w:r>
      <w:proofErr w:type="spellStart"/>
      <w:r>
        <w:t>en</w:t>
      </w:r>
      <w:proofErr w:type="spellEnd"/>
      <w:r>
        <w:t xml:space="preserve"> </w:t>
      </w:r>
      <w:proofErr w:type="spellStart"/>
      <w:r>
        <w:t>que</w:t>
      </w:r>
      <w:proofErr w:type="spellEnd"/>
      <w:r>
        <w:t xml:space="preserve"> también </w:t>
      </w:r>
      <w:proofErr w:type="spellStart"/>
      <w:r>
        <w:t>os</w:t>
      </w:r>
      <w:proofErr w:type="spellEnd"/>
      <w:r>
        <w:t xml:space="preserve"> </w:t>
      </w:r>
      <w:proofErr w:type="spellStart"/>
      <w:r>
        <w:t>encuentro</w:t>
      </w:r>
      <w:proofErr w:type="spellEnd"/>
      <w:r>
        <w:t xml:space="preserve"> </w:t>
      </w:r>
      <w:proofErr w:type="spellStart"/>
      <w:r>
        <w:t>sordos</w:t>
      </w:r>
      <w:proofErr w:type="spellEnd"/>
      <w:r>
        <w:t xml:space="preserve"> a mis </w:t>
      </w:r>
      <w:proofErr w:type="spellStart"/>
      <w:r>
        <w:t>inspiraciones</w:t>
      </w:r>
      <w:proofErr w:type="spellEnd"/>
      <w:r>
        <w:t xml:space="preserve"> y </w:t>
      </w:r>
      <w:proofErr w:type="spellStart"/>
      <w:r>
        <w:t>os</w:t>
      </w:r>
      <w:proofErr w:type="spellEnd"/>
      <w:r>
        <w:t xml:space="preserve"> </w:t>
      </w:r>
      <w:proofErr w:type="spellStart"/>
      <w:r>
        <w:t>mostráis</w:t>
      </w:r>
      <w:proofErr w:type="spellEnd"/>
      <w:r>
        <w:t xml:space="preserve"> </w:t>
      </w:r>
      <w:proofErr w:type="spellStart"/>
      <w:r>
        <w:t>negligentes</w:t>
      </w:r>
      <w:proofErr w:type="spellEnd"/>
      <w:r>
        <w:t xml:space="preserve"> </w:t>
      </w:r>
      <w:proofErr w:type="spellStart"/>
      <w:r>
        <w:t>en</w:t>
      </w:r>
      <w:proofErr w:type="spellEnd"/>
      <w:r>
        <w:t xml:space="preserve"> </w:t>
      </w:r>
      <w:proofErr w:type="spellStart"/>
      <w:r>
        <w:t>el</w:t>
      </w:r>
      <w:proofErr w:type="spellEnd"/>
      <w:r>
        <w:t xml:space="preserve"> camino </w:t>
      </w:r>
      <w:proofErr w:type="spellStart"/>
      <w:r>
        <w:t>espiritual</w:t>
      </w:r>
      <w:proofErr w:type="spellEnd"/>
      <w:r>
        <w:t xml:space="preserve"> </w:t>
      </w:r>
      <w:proofErr w:type="spellStart"/>
      <w:r>
        <w:t>que</w:t>
      </w:r>
      <w:proofErr w:type="spellEnd"/>
      <w:r>
        <w:t xml:space="preserve"> </w:t>
      </w:r>
      <w:proofErr w:type="spellStart"/>
      <w:r>
        <w:t>os</w:t>
      </w:r>
      <w:proofErr w:type="spellEnd"/>
      <w:r>
        <w:t xml:space="preserve"> he </w:t>
      </w:r>
      <w:proofErr w:type="spellStart"/>
      <w:r>
        <w:t>trazado</w:t>
      </w:r>
      <w:proofErr w:type="spellEnd"/>
      <w:r>
        <w:t xml:space="preserve">? No </w:t>
      </w:r>
      <w:proofErr w:type="spellStart"/>
      <w:r>
        <w:t>pretextéis</w:t>
      </w:r>
      <w:proofErr w:type="spellEnd"/>
      <w:r>
        <w:t xml:space="preserve"> </w:t>
      </w:r>
      <w:proofErr w:type="spellStart"/>
      <w:r>
        <w:t>que</w:t>
      </w:r>
      <w:proofErr w:type="spellEnd"/>
      <w:r>
        <w:t xml:space="preserve"> es la </w:t>
      </w:r>
      <w:proofErr w:type="spellStart"/>
      <w:r>
        <w:t>dureza</w:t>
      </w:r>
      <w:proofErr w:type="spellEnd"/>
      <w:r>
        <w:t xml:space="preserve"> de </w:t>
      </w:r>
      <w:proofErr w:type="spellStart"/>
      <w:r>
        <w:t>vuestra</w:t>
      </w:r>
      <w:proofErr w:type="spellEnd"/>
      <w:r>
        <w:t xml:space="preserve"> </w:t>
      </w:r>
      <w:proofErr w:type="spellStart"/>
      <w:r>
        <w:t>materia</w:t>
      </w:r>
      <w:proofErr w:type="spellEnd"/>
      <w:r>
        <w:t xml:space="preserve"> y </w:t>
      </w:r>
      <w:proofErr w:type="spellStart"/>
      <w:r>
        <w:t>el</w:t>
      </w:r>
      <w:proofErr w:type="spellEnd"/>
      <w:r>
        <w:t xml:space="preserve"> </w:t>
      </w:r>
      <w:proofErr w:type="spellStart"/>
      <w:r>
        <w:t>cúmulo</w:t>
      </w:r>
      <w:proofErr w:type="spellEnd"/>
      <w:r>
        <w:t xml:space="preserve"> de </w:t>
      </w:r>
      <w:proofErr w:type="spellStart"/>
      <w:r>
        <w:t>vuestras</w:t>
      </w:r>
      <w:proofErr w:type="spellEnd"/>
      <w:r>
        <w:t xml:space="preserve"> </w:t>
      </w:r>
      <w:proofErr w:type="spellStart"/>
      <w:r>
        <w:t>necesidades</w:t>
      </w:r>
      <w:proofErr w:type="spellEnd"/>
      <w:r>
        <w:t xml:space="preserve"> y </w:t>
      </w:r>
      <w:proofErr w:type="spellStart"/>
      <w:r>
        <w:t>preocupaciones</w:t>
      </w:r>
      <w:proofErr w:type="spellEnd"/>
      <w:r>
        <w:t xml:space="preserve"> lo </w:t>
      </w:r>
      <w:proofErr w:type="spellStart"/>
      <w:r>
        <w:t>que</w:t>
      </w:r>
      <w:proofErr w:type="spellEnd"/>
      <w:r>
        <w:t xml:space="preserve"> </w:t>
      </w:r>
      <w:proofErr w:type="spellStart"/>
      <w:r>
        <w:t>os</w:t>
      </w:r>
      <w:proofErr w:type="spellEnd"/>
      <w:r>
        <w:t xml:space="preserve"> </w:t>
      </w:r>
      <w:proofErr w:type="spellStart"/>
      <w:r>
        <w:t>aleja</w:t>
      </w:r>
      <w:proofErr w:type="spellEnd"/>
      <w:r>
        <w:t xml:space="preserve"> de </w:t>
      </w:r>
      <w:proofErr w:type="spellStart"/>
      <w:r>
        <w:t>Mí</w:t>
      </w:r>
      <w:proofErr w:type="spellEnd"/>
      <w:r>
        <w:t xml:space="preserve">. </w:t>
      </w:r>
    </w:p>
    <w:p w14:paraId="41E1FC17" w14:textId="77777777" w:rsidR="00F50769" w:rsidRDefault="00F50769" w:rsidP="00F50769">
      <w:r>
        <w:t xml:space="preserve">9. </w:t>
      </w:r>
      <w:proofErr w:type="spellStart"/>
      <w:r>
        <w:t>Yo</w:t>
      </w:r>
      <w:proofErr w:type="spellEnd"/>
      <w:r>
        <w:t xml:space="preserve"> </w:t>
      </w:r>
      <w:proofErr w:type="spellStart"/>
      <w:r>
        <w:t>estoy</w:t>
      </w:r>
      <w:proofErr w:type="spellEnd"/>
      <w:r>
        <w:t xml:space="preserve"> </w:t>
      </w:r>
      <w:proofErr w:type="spellStart"/>
      <w:r>
        <w:t>en</w:t>
      </w:r>
      <w:proofErr w:type="spellEnd"/>
      <w:r>
        <w:t xml:space="preserve"> </w:t>
      </w:r>
      <w:proofErr w:type="spellStart"/>
      <w:r>
        <w:t>todas</w:t>
      </w:r>
      <w:proofErr w:type="spellEnd"/>
      <w:r>
        <w:t xml:space="preserve"> partes, a </w:t>
      </w:r>
      <w:proofErr w:type="spellStart"/>
      <w:r>
        <w:t>cada</w:t>
      </w:r>
      <w:proofErr w:type="spellEnd"/>
      <w:r>
        <w:t xml:space="preserve"> paso </w:t>
      </w:r>
      <w:proofErr w:type="spellStart"/>
      <w:r>
        <w:t>podéis</w:t>
      </w:r>
      <w:proofErr w:type="spellEnd"/>
      <w:r>
        <w:t xml:space="preserve"> </w:t>
      </w:r>
      <w:proofErr w:type="spellStart"/>
      <w:r>
        <w:t>encontrar</w:t>
      </w:r>
      <w:proofErr w:type="spellEnd"/>
      <w:r>
        <w:t xml:space="preserve"> la </w:t>
      </w:r>
      <w:proofErr w:type="spellStart"/>
      <w:r>
        <w:t>ocasión</w:t>
      </w:r>
      <w:proofErr w:type="spellEnd"/>
      <w:r>
        <w:t xml:space="preserve"> de </w:t>
      </w:r>
      <w:proofErr w:type="spellStart"/>
      <w:r>
        <w:t>poner</w:t>
      </w:r>
      <w:proofErr w:type="spellEnd"/>
      <w:r>
        <w:t xml:space="preserve"> </w:t>
      </w:r>
      <w:proofErr w:type="spellStart"/>
      <w:r>
        <w:t>en</w:t>
      </w:r>
      <w:proofErr w:type="spellEnd"/>
      <w:r>
        <w:t xml:space="preserve"> </w:t>
      </w:r>
      <w:proofErr w:type="spellStart"/>
      <w:r>
        <w:t>práctica</w:t>
      </w:r>
      <w:proofErr w:type="spellEnd"/>
      <w:r>
        <w:t xml:space="preserve"> mis </w:t>
      </w:r>
      <w:proofErr w:type="spellStart"/>
      <w:r>
        <w:t>enseñanzas</w:t>
      </w:r>
      <w:proofErr w:type="spellEnd"/>
      <w:r>
        <w:t xml:space="preserve">, </w:t>
      </w:r>
      <w:proofErr w:type="spellStart"/>
      <w:r>
        <w:t>porque</w:t>
      </w:r>
      <w:proofErr w:type="spellEnd"/>
      <w:r>
        <w:t xml:space="preserve"> </w:t>
      </w:r>
      <w:proofErr w:type="spellStart"/>
      <w:r>
        <w:t>siempre</w:t>
      </w:r>
      <w:proofErr w:type="spellEnd"/>
      <w:r>
        <w:t xml:space="preserve"> </w:t>
      </w:r>
      <w:proofErr w:type="spellStart"/>
      <w:r>
        <w:t>habrá</w:t>
      </w:r>
      <w:proofErr w:type="spellEnd"/>
      <w:r>
        <w:t xml:space="preserve"> </w:t>
      </w:r>
      <w:proofErr w:type="spellStart"/>
      <w:r>
        <w:t>tiempo</w:t>
      </w:r>
      <w:proofErr w:type="spellEnd"/>
      <w:r>
        <w:t xml:space="preserve"> y </w:t>
      </w:r>
      <w:proofErr w:type="spellStart"/>
      <w:r>
        <w:t>oportunidad</w:t>
      </w:r>
      <w:proofErr w:type="spellEnd"/>
      <w:r>
        <w:t xml:space="preserve"> para </w:t>
      </w:r>
      <w:proofErr w:type="spellStart"/>
      <w:r>
        <w:t>que</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cumpla</w:t>
      </w:r>
      <w:proofErr w:type="spellEnd"/>
      <w:r>
        <w:t xml:space="preserve"> </w:t>
      </w:r>
      <w:proofErr w:type="spellStart"/>
      <w:r>
        <w:t>su</w:t>
      </w:r>
      <w:proofErr w:type="spellEnd"/>
      <w:r>
        <w:t xml:space="preserve"> </w:t>
      </w:r>
      <w:proofErr w:type="spellStart"/>
      <w:r>
        <w:t>misión</w:t>
      </w:r>
      <w:proofErr w:type="spellEnd"/>
      <w:r>
        <w:t xml:space="preserve">, </w:t>
      </w:r>
      <w:proofErr w:type="spellStart"/>
      <w:r>
        <w:t>aun</w:t>
      </w:r>
      <w:proofErr w:type="spellEnd"/>
      <w:r>
        <w:t xml:space="preserve"> </w:t>
      </w:r>
      <w:proofErr w:type="spellStart"/>
      <w:r>
        <w:t>en</w:t>
      </w:r>
      <w:proofErr w:type="spellEnd"/>
      <w:r>
        <w:t xml:space="preserve"> </w:t>
      </w:r>
      <w:proofErr w:type="spellStart"/>
      <w:r>
        <w:t>los</w:t>
      </w:r>
      <w:proofErr w:type="spellEnd"/>
      <w:r>
        <w:t xml:space="preserve"> </w:t>
      </w:r>
      <w:proofErr w:type="spellStart"/>
      <w:r>
        <w:t>trabajos</w:t>
      </w:r>
      <w:proofErr w:type="spellEnd"/>
      <w:r>
        <w:t xml:space="preserve"> </w:t>
      </w:r>
      <w:proofErr w:type="spellStart"/>
      <w:r>
        <w:t>materiales</w:t>
      </w:r>
      <w:proofErr w:type="spellEnd"/>
      <w:r>
        <w:t xml:space="preserve">. </w:t>
      </w:r>
    </w:p>
    <w:p w14:paraId="1590C3F7" w14:textId="77777777" w:rsidR="00F50769" w:rsidRDefault="00F50769" w:rsidP="00F50769">
      <w:r>
        <w:t xml:space="preserve">10. </w:t>
      </w:r>
      <w:proofErr w:type="spellStart"/>
      <w:r>
        <w:t>Meditad</w:t>
      </w:r>
      <w:proofErr w:type="spellEnd"/>
      <w:r>
        <w:t xml:space="preserve"> </w:t>
      </w:r>
      <w:proofErr w:type="spellStart"/>
      <w:r>
        <w:t>cinco</w:t>
      </w:r>
      <w:proofErr w:type="spellEnd"/>
      <w:r>
        <w:t xml:space="preserve"> </w:t>
      </w:r>
      <w:proofErr w:type="spellStart"/>
      <w:r>
        <w:t>minutos</w:t>
      </w:r>
      <w:proofErr w:type="spellEnd"/>
      <w:r>
        <w:t xml:space="preserve"> </w:t>
      </w:r>
      <w:proofErr w:type="spellStart"/>
      <w:r>
        <w:t>en</w:t>
      </w:r>
      <w:proofErr w:type="spellEnd"/>
      <w:r>
        <w:t xml:space="preserve"> </w:t>
      </w:r>
      <w:proofErr w:type="spellStart"/>
      <w:r>
        <w:t>cada</w:t>
      </w:r>
      <w:proofErr w:type="spellEnd"/>
      <w:r>
        <w:t xml:space="preserve"> día </w:t>
      </w:r>
      <w:proofErr w:type="spellStart"/>
      <w:r>
        <w:t>sobre</w:t>
      </w:r>
      <w:proofErr w:type="spellEnd"/>
      <w:r>
        <w:t xml:space="preserve"> </w:t>
      </w:r>
      <w:proofErr w:type="spellStart"/>
      <w:r>
        <w:t>vuestras</w:t>
      </w:r>
      <w:proofErr w:type="spellEnd"/>
      <w:r>
        <w:t xml:space="preserve"> </w:t>
      </w:r>
      <w:proofErr w:type="spellStart"/>
      <w:r>
        <w:t>obras</w:t>
      </w:r>
      <w:proofErr w:type="spellEnd"/>
      <w:r>
        <w:t xml:space="preserve">, </w:t>
      </w:r>
      <w:proofErr w:type="spellStart"/>
      <w:r>
        <w:t>juzgaos</w:t>
      </w:r>
      <w:proofErr w:type="spellEnd"/>
      <w:r>
        <w:t xml:space="preserve"> a </w:t>
      </w:r>
      <w:proofErr w:type="spellStart"/>
      <w:r>
        <w:t>vosotros</w:t>
      </w:r>
      <w:proofErr w:type="spellEnd"/>
      <w:r>
        <w:t xml:space="preserve"> </w:t>
      </w:r>
      <w:proofErr w:type="spellStart"/>
      <w:r>
        <w:t>mismos</w:t>
      </w:r>
      <w:proofErr w:type="spellEnd"/>
      <w:r>
        <w:t xml:space="preserve"> y </w:t>
      </w:r>
      <w:proofErr w:type="spellStart"/>
      <w:r>
        <w:t>formad</w:t>
      </w:r>
      <w:proofErr w:type="spellEnd"/>
      <w:r>
        <w:t xml:space="preserve"> </w:t>
      </w:r>
      <w:proofErr w:type="spellStart"/>
      <w:r>
        <w:t>el</w:t>
      </w:r>
      <w:proofErr w:type="spellEnd"/>
      <w:r>
        <w:t xml:space="preserve"> </w:t>
      </w:r>
      <w:proofErr w:type="spellStart"/>
      <w:r>
        <w:t>propósito</w:t>
      </w:r>
      <w:proofErr w:type="spellEnd"/>
      <w:r>
        <w:t xml:space="preserve"> de </w:t>
      </w:r>
      <w:proofErr w:type="spellStart"/>
      <w:r>
        <w:t>mejoraros</w:t>
      </w:r>
      <w:proofErr w:type="spellEnd"/>
      <w:r>
        <w:t xml:space="preserve"> </w:t>
      </w:r>
      <w:proofErr w:type="spellStart"/>
      <w:r>
        <w:t>más</w:t>
      </w:r>
      <w:proofErr w:type="spellEnd"/>
      <w:r>
        <w:t xml:space="preserve"> y </w:t>
      </w:r>
      <w:proofErr w:type="spellStart"/>
      <w:r>
        <w:t>más</w:t>
      </w:r>
      <w:proofErr w:type="spellEnd"/>
      <w:r>
        <w:t xml:space="preserve">. </w:t>
      </w:r>
    </w:p>
    <w:p w14:paraId="6DBAAAC0" w14:textId="77777777" w:rsidR="00F50769" w:rsidRDefault="00F50769" w:rsidP="00F50769">
      <w:r>
        <w:t xml:space="preserve">11. La </w:t>
      </w:r>
      <w:proofErr w:type="spellStart"/>
      <w:r>
        <w:t>oración</w:t>
      </w:r>
      <w:proofErr w:type="spellEnd"/>
      <w:r>
        <w:t xml:space="preserve"> es </w:t>
      </w:r>
      <w:proofErr w:type="spellStart"/>
      <w:r>
        <w:t>baluarte</w:t>
      </w:r>
      <w:proofErr w:type="spellEnd"/>
      <w:r>
        <w:t xml:space="preserve">, </w:t>
      </w:r>
      <w:proofErr w:type="spellStart"/>
      <w:r>
        <w:t>arma</w:t>
      </w:r>
      <w:proofErr w:type="spellEnd"/>
      <w:r>
        <w:t xml:space="preserve"> y escudo del </w:t>
      </w:r>
      <w:proofErr w:type="spellStart"/>
      <w:r>
        <w:t>espíritu</w:t>
      </w:r>
      <w:proofErr w:type="spellEnd"/>
      <w:r>
        <w:t xml:space="preserve">, </w:t>
      </w:r>
      <w:proofErr w:type="spellStart"/>
      <w:r>
        <w:t>refugiaos</w:t>
      </w:r>
      <w:proofErr w:type="spellEnd"/>
      <w:r>
        <w:t xml:space="preserve"> </w:t>
      </w:r>
      <w:proofErr w:type="spellStart"/>
      <w:r>
        <w:t>siempre</w:t>
      </w:r>
      <w:proofErr w:type="spellEnd"/>
      <w:r>
        <w:t xml:space="preserve"> </w:t>
      </w:r>
      <w:proofErr w:type="spellStart"/>
      <w:r>
        <w:t>en</w:t>
      </w:r>
      <w:proofErr w:type="spellEnd"/>
      <w:r>
        <w:t xml:space="preserve"> </w:t>
      </w:r>
      <w:proofErr w:type="spellStart"/>
      <w:r>
        <w:t>ella</w:t>
      </w:r>
      <w:proofErr w:type="spellEnd"/>
      <w:r>
        <w:t xml:space="preserve"> y no </w:t>
      </w:r>
      <w:proofErr w:type="spellStart"/>
      <w:r>
        <w:t>seréis</w:t>
      </w:r>
      <w:proofErr w:type="spellEnd"/>
      <w:r>
        <w:t xml:space="preserve"> </w:t>
      </w:r>
      <w:proofErr w:type="spellStart"/>
      <w:r>
        <w:t>débiles</w:t>
      </w:r>
      <w:proofErr w:type="spellEnd"/>
      <w:r>
        <w:t xml:space="preserve">. </w:t>
      </w:r>
    </w:p>
    <w:p w14:paraId="2D3587A7" w14:textId="77777777" w:rsidR="00F50769" w:rsidRDefault="00F50769" w:rsidP="00F50769">
      <w:r>
        <w:t xml:space="preserve">12. Vengo a </w:t>
      </w:r>
      <w:proofErr w:type="spellStart"/>
      <w:r>
        <w:t>hablaros</w:t>
      </w:r>
      <w:proofErr w:type="spellEnd"/>
      <w:r>
        <w:t xml:space="preserve"> con verbo </w:t>
      </w:r>
      <w:proofErr w:type="spellStart"/>
      <w:r>
        <w:t>sencillo</w:t>
      </w:r>
      <w:proofErr w:type="spellEnd"/>
      <w:r>
        <w:t xml:space="preserve"> y </w:t>
      </w:r>
      <w:proofErr w:type="spellStart"/>
      <w:r>
        <w:t>comprensible</w:t>
      </w:r>
      <w:proofErr w:type="spellEnd"/>
      <w:r>
        <w:t xml:space="preserve"> a </w:t>
      </w:r>
      <w:proofErr w:type="spellStart"/>
      <w:r>
        <w:t>todos</w:t>
      </w:r>
      <w:proofErr w:type="spellEnd"/>
      <w:r>
        <w:t xml:space="preserve">, </w:t>
      </w:r>
      <w:proofErr w:type="spellStart"/>
      <w:r>
        <w:t>Yo</w:t>
      </w:r>
      <w:proofErr w:type="spellEnd"/>
      <w:r>
        <w:t xml:space="preserve"> no he </w:t>
      </w:r>
      <w:proofErr w:type="spellStart"/>
      <w:r>
        <w:t>venido</w:t>
      </w:r>
      <w:proofErr w:type="spellEnd"/>
      <w:r>
        <w:t xml:space="preserve"> a </w:t>
      </w:r>
      <w:proofErr w:type="spellStart"/>
      <w:r>
        <w:t>sorprenderos</w:t>
      </w:r>
      <w:proofErr w:type="spellEnd"/>
      <w:r>
        <w:t xml:space="preserve"> con </w:t>
      </w:r>
      <w:proofErr w:type="spellStart"/>
      <w:r>
        <w:t>lenguaje</w:t>
      </w:r>
      <w:proofErr w:type="spellEnd"/>
      <w:r>
        <w:t xml:space="preserve"> </w:t>
      </w:r>
      <w:proofErr w:type="spellStart"/>
      <w:r>
        <w:t>florido</w:t>
      </w:r>
      <w:proofErr w:type="spellEnd"/>
      <w:r>
        <w:t xml:space="preserve">, </w:t>
      </w:r>
      <w:proofErr w:type="spellStart"/>
      <w:r>
        <w:t>ni</w:t>
      </w:r>
      <w:proofErr w:type="spellEnd"/>
      <w:r>
        <w:t xml:space="preserve"> </w:t>
      </w:r>
      <w:proofErr w:type="spellStart"/>
      <w:r>
        <w:t>filosofías</w:t>
      </w:r>
      <w:proofErr w:type="spellEnd"/>
      <w:r>
        <w:t xml:space="preserve"> </w:t>
      </w:r>
      <w:proofErr w:type="spellStart"/>
      <w:r>
        <w:t>incomprensibles</w:t>
      </w:r>
      <w:proofErr w:type="spellEnd"/>
      <w:r>
        <w:t xml:space="preserve">, </w:t>
      </w:r>
      <w:proofErr w:type="spellStart"/>
      <w:r>
        <w:t>ni</w:t>
      </w:r>
      <w:proofErr w:type="spellEnd"/>
      <w:r>
        <w:t xml:space="preserve"> a </w:t>
      </w:r>
      <w:proofErr w:type="spellStart"/>
      <w:r>
        <w:t>hablaros</w:t>
      </w:r>
      <w:proofErr w:type="spellEnd"/>
      <w:r>
        <w:t xml:space="preserve"> </w:t>
      </w:r>
      <w:proofErr w:type="spellStart"/>
      <w:r>
        <w:t>en</w:t>
      </w:r>
      <w:proofErr w:type="spellEnd"/>
      <w:r>
        <w:t xml:space="preserve"> </w:t>
      </w:r>
      <w:proofErr w:type="spellStart"/>
      <w:r>
        <w:t>idiomas</w:t>
      </w:r>
      <w:proofErr w:type="spellEnd"/>
      <w:r>
        <w:t xml:space="preserve"> </w:t>
      </w:r>
      <w:proofErr w:type="spellStart"/>
      <w:r>
        <w:t>extraños</w:t>
      </w:r>
      <w:proofErr w:type="spellEnd"/>
      <w:r>
        <w:t xml:space="preserve">. La </w:t>
      </w:r>
      <w:proofErr w:type="spellStart"/>
      <w:r>
        <w:t>grandeza</w:t>
      </w:r>
      <w:proofErr w:type="spellEnd"/>
      <w:r>
        <w:t xml:space="preserve"> de mi palabra </w:t>
      </w:r>
      <w:proofErr w:type="spellStart"/>
      <w:r>
        <w:t>está</w:t>
      </w:r>
      <w:proofErr w:type="spellEnd"/>
      <w:r>
        <w:t xml:space="preserve"> </w:t>
      </w:r>
      <w:proofErr w:type="spellStart"/>
      <w:r>
        <w:t>en</w:t>
      </w:r>
      <w:proofErr w:type="spellEnd"/>
      <w:r>
        <w:t xml:space="preserve"> </w:t>
      </w:r>
      <w:proofErr w:type="spellStart"/>
      <w:r>
        <w:t>su</w:t>
      </w:r>
      <w:proofErr w:type="spellEnd"/>
      <w:r>
        <w:t xml:space="preserve"> </w:t>
      </w:r>
      <w:proofErr w:type="spellStart"/>
      <w:r>
        <w:t>sencillez</w:t>
      </w:r>
      <w:proofErr w:type="spellEnd"/>
      <w:r>
        <w:t xml:space="preserve">, </w:t>
      </w:r>
      <w:proofErr w:type="spellStart"/>
      <w:r>
        <w:t>buscadla</w:t>
      </w:r>
      <w:proofErr w:type="spellEnd"/>
      <w:r>
        <w:t xml:space="preserve"> y </w:t>
      </w:r>
      <w:proofErr w:type="spellStart"/>
      <w:r>
        <w:t>analizadla</w:t>
      </w:r>
      <w:proofErr w:type="spellEnd"/>
      <w:r>
        <w:t xml:space="preserve">.  </w:t>
      </w:r>
    </w:p>
    <w:p w14:paraId="79A1EDE7" w14:textId="77777777" w:rsidR="00F50769" w:rsidRDefault="00F50769" w:rsidP="00F50769">
      <w:r>
        <w:t xml:space="preserve">13. </w:t>
      </w:r>
      <w:proofErr w:type="spellStart"/>
      <w:r>
        <w:t>Confesaos</w:t>
      </w:r>
      <w:proofErr w:type="spellEnd"/>
      <w:r>
        <w:t xml:space="preserve"> </w:t>
      </w:r>
      <w:proofErr w:type="spellStart"/>
      <w:r>
        <w:t>espiritualmente</w:t>
      </w:r>
      <w:proofErr w:type="spellEnd"/>
      <w:r>
        <w:t xml:space="preserve"> </w:t>
      </w:r>
      <w:proofErr w:type="spellStart"/>
      <w:r>
        <w:t>conmigo</w:t>
      </w:r>
      <w:proofErr w:type="spellEnd"/>
      <w:r>
        <w:t xml:space="preserve">, </w:t>
      </w:r>
      <w:proofErr w:type="spellStart"/>
      <w:r>
        <w:t>sabiendo</w:t>
      </w:r>
      <w:proofErr w:type="spellEnd"/>
      <w:r>
        <w:t xml:space="preserve"> </w:t>
      </w:r>
      <w:proofErr w:type="spellStart"/>
      <w:r>
        <w:t>que</w:t>
      </w:r>
      <w:proofErr w:type="spellEnd"/>
      <w:r>
        <w:t xml:space="preserve"> </w:t>
      </w:r>
      <w:proofErr w:type="spellStart"/>
      <w:r>
        <w:t>Yo</w:t>
      </w:r>
      <w:proofErr w:type="spellEnd"/>
      <w:r>
        <w:t xml:space="preserve"> </w:t>
      </w:r>
      <w:proofErr w:type="spellStart"/>
      <w:r>
        <w:t>descubro</w:t>
      </w:r>
      <w:proofErr w:type="spellEnd"/>
      <w:r>
        <w:t xml:space="preserve"> lo </w:t>
      </w:r>
      <w:proofErr w:type="spellStart"/>
      <w:r>
        <w:t>que</w:t>
      </w:r>
      <w:proofErr w:type="spellEnd"/>
      <w:r>
        <w:t xml:space="preserve"> </w:t>
      </w:r>
      <w:proofErr w:type="spellStart"/>
      <w:r>
        <w:t>más</w:t>
      </w:r>
      <w:proofErr w:type="spellEnd"/>
      <w:r>
        <w:t xml:space="preserve"> </w:t>
      </w:r>
      <w:proofErr w:type="spellStart"/>
      <w:r>
        <w:t>profundamente</w:t>
      </w:r>
      <w:proofErr w:type="spellEnd"/>
      <w:r>
        <w:t xml:space="preserve"> </w:t>
      </w:r>
      <w:proofErr w:type="spellStart"/>
      <w:r>
        <w:t>guardéis</w:t>
      </w:r>
      <w:proofErr w:type="spellEnd"/>
      <w:r>
        <w:t xml:space="preserve">; </w:t>
      </w:r>
      <w:proofErr w:type="spellStart"/>
      <w:r>
        <w:t>dejad</w:t>
      </w:r>
      <w:proofErr w:type="spellEnd"/>
      <w:r>
        <w:t xml:space="preserve"> </w:t>
      </w:r>
      <w:proofErr w:type="spellStart"/>
      <w:r>
        <w:t>que</w:t>
      </w:r>
      <w:proofErr w:type="spellEnd"/>
      <w:r>
        <w:t xml:space="preserve"> </w:t>
      </w:r>
      <w:proofErr w:type="spellStart"/>
      <w:r>
        <w:t>nazca</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el</w:t>
      </w:r>
      <w:proofErr w:type="spellEnd"/>
      <w:r>
        <w:t xml:space="preserve"> </w:t>
      </w:r>
      <w:proofErr w:type="spellStart"/>
      <w:r>
        <w:t>verdadero</w:t>
      </w:r>
      <w:proofErr w:type="spellEnd"/>
      <w:r>
        <w:t xml:space="preserve"> </w:t>
      </w:r>
      <w:proofErr w:type="spellStart"/>
      <w:r>
        <w:t>arrepentimiento</w:t>
      </w:r>
      <w:proofErr w:type="spellEnd"/>
      <w:r>
        <w:t xml:space="preserve"> y </w:t>
      </w:r>
      <w:proofErr w:type="spellStart"/>
      <w:r>
        <w:t>esforzaos</w:t>
      </w:r>
      <w:proofErr w:type="spellEnd"/>
      <w:r>
        <w:t xml:space="preserve"> </w:t>
      </w:r>
      <w:proofErr w:type="spellStart"/>
      <w:r>
        <w:t>por</w:t>
      </w:r>
      <w:proofErr w:type="spellEnd"/>
      <w:r>
        <w:t xml:space="preserve"> </w:t>
      </w:r>
      <w:proofErr w:type="spellStart"/>
      <w:r>
        <w:t>llegar</w:t>
      </w:r>
      <w:proofErr w:type="spellEnd"/>
      <w:r>
        <w:t xml:space="preserve"> </w:t>
      </w:r>
      <w:proofErr w:type="spellStart"/>
      <w:r>
        <w:t>cada</w:t>
      </w:r>
      <w:proofErr w:type="spellEnd"/>
      <w:r>
        <w:t xml:space="preserve"> </w:t>
      </w:r>
      <w:proofErr w:type="spellStart"/>
      <w:r>
        <w:t>vez</w:t>
      </w:r>
      <w:proofErr w:type="spellEnd"/>
      <w:r>
        <w:t xml:space="preserve"> </w:t>
      </w:r>
      <w:proofErr w:type="spellStart"/>
      <w:r>
        <w:t>más</w:t>
      </w:r>
      <w:proofErr w:type="spellEnd"/>
      <w:r>
        <w:t xml:space="preserve"> </w:t>
      </w:r>
      <w:proofErr w:type="spellStart"/>
      <w:r>
        <w:t>limpios</w:t>
      </w:r>
      <w:proofErr w:type="spellEnd"/>
      <w:r>
        <w:t xml:space="preserve"> a </w:t>
      </w:r>
      <w:proofErr w:type="spellStart"/>
      <w:r>
        <w:t>Mí</w:t>
      </w:r>
      <w:proofErr w:type="spellEnd"/>
      <w:r>
        <w:t xml:space="preserve">.  </w:t>
      </w:r>
    </w:p>
    <w:p w14:paraId="5430A7C2" w14:textId="77777777" w:rsidR="00F50769" w:rsidRDefault="00F50769" w:rsidP="00F50769">
      <w:r>
        <w:t xml:space="preserve">14. </w:t>
      </w:r>
      <w:proofErr w:type="spellStart"/>
      <w:r>
        <w:t>Aprended</w:t>
      </w:r>
      <w:proofErr w:type="spellEnd"/>
      <w:r>
        <w:t xml:space="preserve"> </w:t>
      </w:r>
      <w:proofErr w:type="spellStart"/>
      <w:r>
        <w:t>todo</w:t>
      </w:r>
      <w:proofErr w:type="spellEnd"/>
      <w:r>
        <w:t xml:space="preserve"> </w:t>
      </w:r>
      <w:proofErr w:type="spellStart"/>
      <w:r>
        <w:t>esto</w:t>
      </w:r>
      <w:proofErr w:type="spellEnd"/>
      <w:r>
        <w:t xml:space="preserve"> y </w:t>
      </w:r>
      <w:proofErr w:type="spellStart"/>
      <w:r>
        <w:t>en</w:t>
      </w:r>
      <w:proofErr w:type="spellEnd"/>
      <w:r>
        <w:t xml:space="preserve"> </w:t>
      </w:r>
      <w:proofErr w:type="spellStart"/>
      <w:r>
        <w:t>vuestro</w:t>
      </w:r>
      <w:proofErr w:type="spellEnd"/>
      <w:r>
        <w:t xml:space="preserve"> camino </w:t>
      </w:r>
      <w:proofErr w:type="spellStart"/>
      <w:r>
        <w:t>seréis</w:t>
      </w:r>
      <w:proofErr w:type="spellEnd"/>
      <w:r>
        <w:t xml:space="preserve"> </w:t>
      </w:r>
      <w:proofErr w:type="spellStart"/>
      <w:r>
        <w:t>reconocidos</w:t>
      </w:r>
      <w:proofErr w:type="spellEnd"/>
      <w:r>
        <w:t xml:space="preserve"> </w:t>
      </w:r>
      <w:proofErr w:type="spellStart"/>
      <w:r>
        <w:t>como</w:t>
      </w:r>
      <w:proofErr w:type="spellEnd"/>
      <w:r>
        <w:t xml:space="preserve"> mis </w:t>
      </w:r>
      <w:proofErr w:type="spellStart"/>
      <w:r>
        <w:t>discípulos</w:t>
      </w:r>
      <w:proofErr w:type="spellEnd"/>
      <w:r>
        <w:t xml:space="preserve">. </w:t>
      </w:r>
      <w:proofErr w:type="spellStart"/>
      <w:r>
        <w:t>Habrá</w:t>
      </w:r>
      <w:proofErr w:type="spellEnd"/>
      <w:r>
        <w:t xml:space="preserve"> </w:t>
      </w:r>
      <w:proofErr w:type="spellStart"/>
      <w:r>
        <w:t>quienes</w:t>
      </w:r>
      <w:proofErr w:type="spellEnd"/>
      <w:r>
        <w:t xml:space="preserve"> al </w:t>
      </w:r>
      <w:proofErr w:type="spellStart"/>
      <w:r>
        <w:t>contemplar</w:t>
      </w:r>
      <w:proofErr w:type="spellEnd"/>
      <w:r>
        <w:t xml:space="preserve"> </w:t>
      </w:r>
      <w:proofErr w:type="spellStart"/>
      <w:r>
        <w:t>vuestro</w:t>
      </w:r>
      <w:proofErr w:type="spellEnd"/>
      <w:r>
        <w:t xml:space="preserve"> don </w:t>
      </w:r>
      <w:proofErr w:type="spellStart"/>
      <w:r>
        <w:t>curativo</w:t>
      </w:r>
      <w:proofErr w:type="spellEnd"/>
      <w:r>
        <w:t xml:space="preserve"> </w:t>
      </w:r>
      <w:proofErr w:type="spellStart"/>
      <w:r>
        <w:t>quieran</w:t>
      </w:r>
      <w:proofErr w:type="spellEnd"/>
      <w:r>
        <w:t xml:space="preserve"> </w:t>
      </w:r>
      <w:proofErr w:type="spellStart"/>
      <w:r>
        <w:t>comprar</w:t>
      </w:r>
      <w:proofErr w:type="spellEnd"/>
      <w:r>
        <w:t xml:space="preserve"> </w:t>
      </w:r>
      <w:proofErr w:type="spellStart"/>
      <w:r>
        <w:t>vuestro</w:t>
      </w:r>
      <w:proofErr w:type="spellEnd"/>
      <w:r>
        <w:t xml:space="preserve"> </w:t>
      </w:r>
      <w:proofErr w:type="spellStart"/>
      <w:r>
        <w:t>secreto</w:t>
      </w:r>
      <w:proofErr w:type="spellEnd"/>
      <w:r>
        <w:t xml:space="preserve">, </w:t>
      </w:r>
      <w:proofErr w:type="spellStart"/>
      <w:r>
        <w:t>unos</w:t>
      </w:r>
      <w:proofErr w:type="spellEnd"/>
      <w:r>
        <w:t xml:space="preserve"> con </w:t>
      </w:r>
      <w:proofErr w:type="spellStart"/>
      <w:r>
        <w:t>buena</w:t>
      </w:r>
      <w:proofErr w:type="spellEnd"/>
      <w:r>
        <w:t xml:space="preserve"> </w:t>
      </w:r>
      <w:proofErr w:type="spellStart"/>
      <w:r>
        <w:t>fe</w:t>
      </w:r>
      <w:proofErr w:type="spellEnd"/>
      <w:r>
        <w:t xml:space="preserve">, </w:t>
      </w:r>
      <w:proofErr w:type="spellStart"/>
      <w:r>
        <w:t>otros</w:t>
      </w:r>
      <w:proofErr w:type="spellEnd"/>
      <w:r>
        <w:t xml:space="preserve"> con fines de </w:t>
      </w:r>
    </w:p>
    <w:p w14:paraId="69A0AC71" w14:textId="77777777" w:rsidR="00F50769" w:rsidRDefault="00F50769" w:rsidP="00F50769">
      <w:proofErr w:type="spellStart"/>
      <w:r>
        <w:t>lucro</w:t>
      </w:r>
      <w:proofErr w:type="spellEnd"/>
      <w:r>
        <w:t xml:space="preserve">; mas </w:t>
      </w:r>
      <w:proofErr w:type="gramStart"/>
      <w:r>
        <w:t>a</w:t>
      </w:r>
      <w:proofErr w:type="gramEnd"/>
      <w:r>
        <w:t xml:space="preserve"> </w:t>
      </w:r>
      <w:proofErr w:type="spellStart"/>
      <w:r>
        <w:t>ellos</w:t>
      </w:r>
      <w:proofErr w:type="spellEnd"/>
      <w:r>
        <w:t xml:space="preserve"> </w:t>
      </w:r>
      <w:proofErr w:type="spellStart"/>
      <w:r>
        <w:t>diréis</w:t>
      </w:r>
      <w:proofErr w:type="spellEnd"/>
      <w:r>
        <w:t xml:space="preserve"> </w:t>
      </w:r>
      <w:proofErr w:type="spellStart"/>
      <w:r>
        <w:t>que</w:t>
      </w:r>
      <w:proofErr w:type="spellEnd"/>
      <w:r>
        <w:t xml:space="preserve"> </w:t>
      </w:r>
      <w:proofErr w:type="spellStart"/>
      <w:r>
        <w:t>el</w:t>
      </w:r>
      <w:proofErr w:type="spellEnd"/>
      <w:r>
        <w:t xml:space="preserve"> </w:t>
      </w:r>
      <w:proofErr w:type="spellStart"/>
      <w:r>
        <w:t>secreto</w:t>
      </w:r>
      <w:proofErr w:type="spellEnd"/>
      <w:r>
        <w:t xml:space="preserve"> para </w:t>
      </w:r>
      <w:proofErr w:type="spellStart"/>
      <w:r>
        <w:t>sanar</w:t>
      </w:r>
      <w:proofErr w:type="spellEnd"/>
      <w:r>
        <w:t xml:space="preserve"> </w:t>
      </w:r>
      <w:proofErr w:type="spellStart"/>
      <w:r>
        <w:t>el</w:t>
      </w:r>
      <w:proofErr w:type="spellEnd"/>
      <w:r>
        <w:t xml:space="preserve"> dolor del </w:t>
      </w:r>
      <w:proofErr w:type="spellStart"/>
      <w:r>
        <w:t>enfermo</w:t>
      </w:r>
      <w:proofErr w:type="spellEnd"/>
      <w:r>
        <w:t xml:space="preserve"> es la </w:t>
      </w:r>
      <w:proofErr w:type="spellStart"/>
      <w:r>
        <w:t>caridad</w:t>
      </w:r>
      <w:proofErr w:type="spellEnd"/>
      <w:r>
        <w:t xml:space="preserve">, y ese don </w:t>
      </w:r>
      <w:proofErr w:type="spellStart"/>
      <w:r>
        <w:t>todos</w:t>
      </w:r>
      <w:proofErr w:type="spellEnd"/>
      <w:r>
        <w:t xml:space="preserve"> </w:t>
      </w:r>
      <w:proofErr w:type="spellStart"/>
      <w:r>
        <w:t>los</w:t>
      </w:r>
      <w:proofErr w:type="spellEnd"/>
      <w:r>
        <w:t xml:space="preserve"> </w:t>
      </w:r>
      <w:proofErr w:type="spellStart"/>
      <w:r>
        <w:t>poseen</w:t>
      </w:r>
      <w:proofErr w:type="spellEnd"/>
      <w:r>
        <w:t xml:space="preserve">. </w:t>
      </w:r>
    </w:p>
    <w:p w14:paraId="54046BA0" w14:textId="77777777" w:rsidR="00F50769" w:rsidRDefault="00F50769" w:rsidP="00F50769">
      <w:r>
        <w:t xml:space="preserve">15. </w:t>
      </w:r>
      <w:proofErr w:type="spellStart"/>
      <w:r>
        <w:t>Tenéis</w:t>
      </w:r>
      <w:proofErr w:type="spellEnd"/>
      <w:r>
        <w:t xml:space="preserve"> </w:t>
      </w:r>
      <w:proofErr w:type="spellStart"/>
      <w:r>
        <w:t>dones</w:t>
      </w:r>
      <w:proofErr w:type="spellEnd"/>
      <w:r>
        <w:t xml:space="preserve"> con </w:t>
      </w:r>
      <w:proofErr w:type="spellStart"/>
      <w:r>
        <w:t>los</w:t>
      </w:r>
      <w:proofErr w:type="spellEnd"/>
      <w:r>
        <w:t xml:space="preserve"> </w:t>
      </w:r>
      <w:proofErr w:type="spellStart"/>
      <w:r>
        <w:t>que</w:t>
      </w:r>
      <w:proofErr w:type="spellEnd"/>
      <w:r>
        <w:t xml:space="preserve"> </w:t>
      </w:r>
      <w:proofErr w:type="spellStart"/>
      <w:r>
        <w:t>podéis</w:t>
      </w:r>
      <w:proofErr w:type="spellEnd"/>
      <w:r>
        <w:t xml:space="preserve"> </w:t>
      </w:r>
      <w:proofErr w:type="spellStart"/>
      <w:r>
        <w:t>sorprender</w:t>
      </w:r>
      <w:proofErr w:type="spellEnd"/>
      <w:r>
        <w:t xml:space="preserve"> al </w:t>
      </w:r>
      <w:proofErr w:type="spellStart"/>
      <w:r>
        <w:t>mundo</w:t>
      </w:r>
      <w:proofErr w:type="spellEnd"/>
      <w:r>
        <w:t xml:space="preserve">. Por medio del don de </w:t>
      </w:r>
      <w:proofErr w:type="spellStart"/>
      <w:r>
        <w:t>videncia</w:t>
      </w:r>
      <w:proofErr w:type="spellEnd"/>
      <w:r>
        <w:t xml:space="preserve">, </w:t>
      </w:r>
      <w:proofErr w:type="spellStart"/>
      <w:r>
        <w:t>estaréis</w:t>
      </w:r>
      <w:proofErr w:type="spellEnd"/>
      <w:r>
        <w:t xml:space="preserve"> </w:t>
      </w:r>
      <w:proofErr w:type="spellStart"/>
      <w:r>
        <w:t>profetizando</w:t>
      </w:r>
      <w:proofErr w:type="spellEnd"/>
      <w:r>
        <w:t xml:space="preserve">, </w:t>
      </w:r>
      <w:proofErr w:type="spellStart"/>
      <w:r>
        <w:t>adelantándoos</w:t>
      </w:r>
      <w:proofErr w:type="spellEnd"/>
      <w:r>
        <w:t xml:space="preserve"> a las </w:t>
      </w:r>
      <w:proofErr w:type="spellStart"/>
      <w:r>
        <w:t>predicciones</w:t>
      </w:r>
      <w:proofErr w:type="spellEnd"/>
      <w:r>
        <w:t xml:space="preserve"> de la </w:t>
      </w:r>
      <w:proofErr w:type="spellStart"/>
      <w:r>
        <w:t>misma</w:t>
      </w:r>
      <w:proofErr w:type="spellEnd"/>
      <w:r>
        <w:t xml:space="preserve"> </w:t>
      </w:r>
      <w:proofErr w:type="spellStart"/>
      <w:r>
        <w:t>ciencia</w:t>
      </w:r>
      <w:proofErr w:type="spellEnd"/>
      <w:r>
        <w:t xml:space="preserve">. </w:t>
      </w:r>
    </w:p>
    <w:p w14:paraId="48A1CDA3" w14:textId="77777777" w:rsidR="00F50769" w:rsidRDefault="00F50769" w:rsidP="00F50769">
      <w:r>
        <w:lastRenderedPageBreak/>
        <w:t xml:space="preserve">16. Por </w:t>
      </w:r>
      <w:proofErr w:type="spellStart"/>
      <w:r>
        <w:t>conducto</w:t>
      </w:r>
      <w:proofErr w:type="spellEnd"/>
      <w:r>
        <w:t xml:space="preserve"> de mis </w:t>
      </w:r>
      <w:proofErr w:type="spellStart"/>
      <w:r>
        <w:t>labriegos</w:t>
      </w:r>
      <w:proofErr w:type="spellEnd"/>
      <w:r>
        <w:t xml:space="preserve">, hasta de </w:t>
      </w:r>
      <w:proofErr w:type="spellStart"/>
      <w:r>
        <w:t>los</w:t>
      </w:r>
      <w:proofErr w:type="spellEnd"/>
      <w:r>
        <w:t xml:space="preserve"> </w:t>
      </w:r>
      <w:proofErr w:type="spellStart"/>
      <w:r>
        <w:t>más</w:t>
      </w:r>
      <w:proofErr w:type="spellEnd"/>
      <w:r>
        <w:t xml:space="preserve"> </w:t>
      </w:r>
      <w:proofErr w:type="spellStart"/>
      <w:r>
        <w:t>humildes</w:t>
      </w:r>
      <w:proofErr w:type="spellEnd"/>
      <w:r>
        <w:t xml:space="preserve">, </w:t>
      </w:r>
      <w:proofErr w:type="spellStart"/>
      <w:r>
        <w:t>estoy</w:t>
      </w:r>
      <w:proofErr w:type="spellEnd"/>
      <w:r>
        <w:t xml:space="preserve"> </w:t>
      </w:r>
      <w:proofErr w:type="spellStart"/>
      <w:r>
        <w:t>haciendo</w:t>
      </w:r>
      <w:proofErr w:type="spellEnd"/>
      <w:r>
        <w:t xml:space="preserve"> </w:t>
      </w:r>
      <w:proofErr w:type="spellStart"/>
      <w:r>
        <w:t>prodigios</w:t>
      </w:r>
      <w:proofErr w:type="spellEnd"/>
      <w:r>
        <w:t xml:space="preserve">. Es </w:t>
      </w:r>
      <w:proofErr w:type="spellStart"/>
      <w:r>
        <w:t>el</w:t>
      </w:r>
      <w:proofErr w:type="spellEnd"/>
      <w:r>
        <w:t xml:space="preserve"> </w:t>
      </w:r>
      <w:proofErr w:type="spellStart"/>
      <w:r>
        <w:t>tiempo</w:t>
      </w:r>
      <w:proofErr w:type="spellEnd"/>
      <w:r>
        <w:t xml:space="preserve"> </w:t>
      </w:r>
      <w:proofErr w:type="spellStart"/>
      <w:r>
        <w:t>en</w:t>
      </w:r>
      <w:proofErr w:type="spellEnd"/>
      <w:r>
        <w:t xml:space="preserve"> </w:t>
      </w:r>
      <w:proofErr w:type="spellStart"/>
      <w:r>
        <w:t>que</w:t>
      </w:r>
      <w:proofErr w:type="spellEnd"/>
      <w:r>
        <w:t xml:space="preserve"> </w:t>
      </w:r>
      <w:proofErr w:type="spellStart"/>
      <w:r>
        <w:t>el</w:t>
      </w:r>
      <w:proofErr w:type="spellEnd"/>
      <w:r>
        <w:t xml:space="preserve"> </w:t>
      </w:r>
      <w:proofErr w:type="spellStart"/>
      <w:r>
        <w:t>torpe</w:t>
      </w:r>
      <w:proofErr w:type="spellEnd"/>
      <w:r>
        <w:t xml:space="preserve"> y </w:t>
      </w:r>
      <w:proofErr w:type="spellStart"/>
      <w:r>
        <w:t>el</w:t>
      </w:r>
      <w:proofErr w:type="spellEnd"/>
      <w:r>
        <w:t xml:space="preserve"> </w:t>
      </w:r>
      <w:proofErr w:type="spellStart"/>
      <w:r>
        <w:t>rudo</w:t>
      </w:r>
      <w:proofErr w:type="spellEnd"/>
      <w:r>
        <w:t xml:space="preserve"> me dan gracias </w:t>
      </w:r>
      <w:proofErr w:type="spellStart"/>
      <w:r>
        <w:t>porque</w:t>
      </w:r>
      <w:proofErr w:type="spellEnd"/>
      <w:r>
        <w:t xml:space="preserve"> he </w:t>
      </w:r>
      <w:proofErr w:type="spellStart"/>
      <w:r>
        <w:t>puesto</w:t>
      </w:r>
      <w:proofErr w:type="spellEnd"/>
      <w:r>
        <w:t xml:space="preserve"> </w:t>
      </w:r>
      <w:proofErr w:type="spellStart"/>
      <w:r>
        <w:t>en</w:t>
      </w:r>
      <w:proofErr w:type="spellEnd"/>
      <w:r>
        <w:t xml:space="preserve"> </w:t>
      </w:r>
      <w:proofErr w:type="spellStart"/>
      <w:r>
        <w:t>ellos</w:t>
      </w:r>
      <w:proofErr w:type="spellEnd"/>
      <w:r>
        <w:t xml:space="preserve"> mi </w:t>
      </w:r>
      <w:proofErr w:type="spellStart"/>
      <w:r>
        <w:t>caridad</w:t>
      </w:r>
      <w:proofErr w:type="spellEnd"/>
      <w:r>
        <w:t xml:space="preserve"> para </w:t>
      </w:r>
      <w:proofErr w:type="spellStart"/>
      <w:r>
        <w:t>convertirlos</w:t>
      </w:r>
      <w:proofErr w:type="spellEnd"/>
      <w:r>
        <w:t xml:space="preserve"> </w:t>
      </w:r>
      <w:proofErr w:type="spellStart"/>
      <w:r>
        <w:t>en</w:t>
      </w:r>
      <w:proofErr w:type="spellEnd"/>
      <w:r>
        <w:t xml:space="preserve"> mis </w:t>
      </w:r>
      <w:proofErr w:type="spellStart"/>
      <w:r>
        <w:t>servidores</w:t>
      </w:r>
      <w:proofErr w:type="spellEnd"/>
      <w:r>
        <w:t xml:space="preserve">, </w:t>
      </w:r>
      <w:proofErr w:type="spellStart"/>
      <w:r>
        <w:t>porque</w:t>
      </w:r>
      <w:proofErr w:type="spellEnd"/>
      <w:r>
        <w:t xml:space="preserve"> </w:t>
      </w:r>
      <w:proofErr w:type="spellStart"/>
      <w:r>
        <w:t>en</w:t>
      </w:r>
      <w:proofErr w:type="spellEnd"/>
      <w:r>
        <w:t xml:space="preserve"> un hombre de </w:t>
      </w:r>
      <w:proofErr w:type="spellStart"/>
      <w:r>
        <w:t>entendimiento</w:t>
      </w:r>
      <w:proofErr w:type="spellEnd"/>
      <w:r>
        <w:t xml:space="preserve"> </w:t>
      </w:r>
      <w:proofErr w:type="spellStart"/>
      <w:r>
        <w:t>rudo</w:t>
      </w:r>
      <w:proofErr w:type="spellEnd"/>
      <w:r>
        <w:t xml:space="preserve"> </w:t>
      </w:r>
      <w:proofErr w:type="spellStart"/>
      <w:r>
        <w:t>puede</w:t>
      </w:r>
      <w:proofErr w:type="spellEnd"/>
      <w:r>
        <w:t xml:space="preserve"> </w:t>
      </w:r>
      <w:proofErr w:type="spellStart"/>
      <w:r>
        <w:t>ocultarse</w:t>
      </w:r>
      <w:proofErr w:type="spellEnd"/>
      <w:r>
        <w:t xml:space="preserve"> un </w:t>
      </w:r>
      <w:proofErr w:type="spellStart"/>
      <w:r>
        <w:t>espíritu</w:t>
      </w:r>
      <w:proofErr w:type="spellEnd"/>
      <w:r>
        <w:t xml:space="preserve"> </w:t>
      </w:r>
      <w:proofErr w:type="spellStart"/>
      <w:r>
        <w:t>elevado</w:t>
      </w:r>
      <w:proofErr w:type="spellEnd"/>
      <w:r>
        <w:t xml:space="preserve"> al </w:t>
      </w:r>
      <w:proofErr w:type="spellStart"/>
      <w:r>
        <w:t>que</w:t>
      </w:r>
      <w:proofErr w:type="spellEnd"/>
      <w:r>
        <w:t xml:space="preserve"> </w:t>
      </w:r>
      <w:proofErr w:type="spellStart"/>
      <w:r>
        <w:t>sólo</w:t>
      </w:r>
      <w:proofErr w:type="spellEnd"/>
      <w:r>
        <w:t xml:space="preserve"> </w:t>
      </w:r>
      <w:proofErr w:type="spellStart"/>
      <w:r>
        <w:t>Yo</w:t>
      </w:r>
      <w:proofErr w:type="spellEnd"/>
      <w:r>
        <w:t xml:space="preserve"> </w:t>
      </w:r>
      <w:proofErr w:type="spellStart"/>
      <w:r>
        <w:t>descubro</w:t>
      </w:r>
      <w:proofErr w:type="spellEnd"/>
      <w:r>
        <w:t xml:space="preserve">. </w:t>
      </w:r>
    </w:p>
    <w:p w14:paraId="025AD15E" w14:textId="77777777" w:rsidR="00F50769" w:rsidRDefault="00F50769" w:rsidP="00F50769">
      <w:r>
        <w:t xml:space="preserve">17. He visto a </w:t>
      </w:r>
      <w:proofErr w:type="spellStart"/>
      <w:r>
        <w:t>muchos</w:t>
      </w:r>
      <w:proofErr w:type="spellEnd"/>
      <w:r>
        <w:t xml:space="preserve"> </w:t>
      </w:r>
      <w:proofErr w:type="spellStart"/>
      <w:r>
        <w:t>suspirando</w:t>
      </w:r>
      <w:proofErr w:type="spellEnd"/>
      <w:r>
        <w:t xml:space="preserve"> y </w:t>
      </w:r>
      <w:proofErr w:type="spellStart"/>
      <w:r>
        <w:t>sollozando</w:t>
      </w:r>
      <w:proofErr w:type="spellEnd"/>
      <w:r>
        <w:t xml:space="preserve"> al </w:t>
      </w:r>
      <w:proofErr w:type="spellStart"/>
      <w:r>
        <w:t>borde</w:t>
      </w:r>
      <w:proofErr w:type="spellEnd"/>
      <w:r>
        <w:t xml:space="preserve"> del </w:t>
      </w:r>
      <w:proofErr w:type="spellStart"/>
      <w:r>
        <w:t>precipicio</w:t>
      </w:r>
      <w:proofErr w:type="spellEnd"/>
      <w:r>
        <w:t xml:space="preserve">, </w:t>
      </w:r>
      <w:proofErr w:type="spellStart"/>
      <w:r>
        <w:t>porque</w:t>
      </w:r>
      <w:proofErr w:type="spellEnd"/>
      <w:r>
        <w:t xml:space="preserve"> </w:t>
      </w:r>
      <w:proofErr w:type="spellStart"/>
      <w:r>
        <w:t>su</w:t>
      </w:r>
      <w:proofErr w:type="spellEnd"/>
      <w:r>
        <w:t xml:space="preserve"> </w:t>
      </w:r>
      <w:proofErr w:type="spellStart"/>
      <w:r>
        <w:t>envoltura</w:t>
      </w:r>
      <w:proofErr w:type="spellEnd"/>
      <w:r>
        <w:t xml:space="preserve"> ha </w:t>
      </w:r>
      <w:proofErr w:type="spellStart"/>
      <w:r>
        <w:t>sido</w:t>
      </w:r>
      <w:proofErr w:type="spellEnd"/>
      <w:r>
        <w:t xml:space="preserve"> </w:t>
      </w:r>
      <w:proofErr w:type="spellStart"/>
      <w:r>
        <w:t>reacia</w:t>
      </w:r>
      <w:proofErr w:type="spellEnd"/>
      <w:r>
        <w:t xml:space="preserve"> e </w:t>
      </w:r>
      <w:proofErr w:type="spellStart"/>
      <w:r>
        <w:t>indomable</w:t>
      </w:r>
      <w:proofErr w:type="spellEnd"/>
      <w:r>
        <w:t xml:space="preserve">; y </w:t>
      </w:r>
      <w:proofErr w:type="spellStart"/>
      <w:r>
        <w:t>su</w:t>
      </w:r>
      <w:proofErr w:type="spellEnd"/>
      <w:r>
        <w:t xml:space="preserve"> </w:t>
      </w:r>
      <w:proofErr w:type="spellStart"/>
      <w:r>
        <w:t>espíritu</w:t>
      </w:r>
      <w:proofErr w:type="spellEnd"/>
      <w:r>
        <w:t xml:space="preserve"> </w:t>
      </w:r>
      <w:proofErr w:type="spellStart"/>
      <w:r>
        <w:t>que</w:t>
      </w:r>
      <w:proofErr w:type="spellEnd"/>
      <w:r>
        <w:t xml:space="preserve"> lucha </w:t>
      </w:r>
      <w:proofErr w:type="spellStart"/>
      <w:r>
        <w:t>por</w:t>
      </w:r>
      <w:proofErr w:type="spellEnd"/>
      <w:r>
        <w:t xml:space="preserve"> </w:t>
      </w:r>
      <w:proofErr w:type="spellStart"/>
      <w:r>
        <w:t>destruir</w:t>
      </w:r>
      <w:proofErr w:type="spellEnd"/>
      <w:r>
        <w:t xml:space="preserve"> </w:t>
      </w:r>
      <w:proofErr w:type="spellStart"/>
      <w:r>
        <w:t>los</w:t>
      </w:r>
      <w:proofErr w:type="spellEnd"/>
      <w:r>
        <w:t xml:space="preserve"> </w:t>
      </w:r>
      <w:proofErr w:type="spellStart"/>
      <w:r>
        <w:t>errores</w:t>
      </w:r>
      <w:proofErr w:type="spellEnd"/>
      <w:r>
        <w:t xml:space="preserve"> de la carne, se ha </w:t>
      </w:r>
      <w:proofErr w:type="spellStart"/>
      <w:r>
        <w:t>elevado</w:t>
      </w:r>
      <w:proofErr w:type="spellEnd"/>
      <w:r>
        <w:t xml:space="preserve"> </w:t>
      </w:r>
      <w:proofErr w:type="spellStart"/>
      <w:r>
        <w:t>en</w:t>
      </w:r>
      <w:proofErr w:type="spellEnd"/>
      <w:r>
        <w:t xml:space="preserve"> </w:t>
      </w:r>
      <w:proofErr w:type="spellStart"/>
      <w:r>
        <w:t>oración</w:t>
      </w:r>
      <w:proofErr w:type="spellEnd"/>
      <w:r>
        <w:t xml:space="preserve"> para </w:t>
      </w:r>
      <w:proofErr w:type="spellStart"/>
      <w:r>
        <w:t>decirme</w:t>
      </w:r>
      <w:proofErr w:type="spellEnd"/>
      <w:r>
        <w:t xml:space="preserve">: </w:t>
      </w:r>
      <w:proofErr w:type="spellStart"/>
      <w:r>
        <w:t>Señor</w:t>
      </w:r>
      <w:proofErr w:type="spellEnd"/>
      <w:r>
        <w:t xml:space="preserve">, </w:t>
      </w:r>
      <w:proofErr w:type="spellStart"/>
      <w:r>
        <w:t>si</w:t>
      </w:r>
      <w:proofErr w:type="spellEnd"/>
      <w:r>
        <w:t xml:space="preserve"> no, </w:t>
      </w:r>
      <w:proofErr w:type="spellStart"/>
      <w:r>
        <w:t>venís</w:t>
      </w:r>
      <w:proofErr w:type="spellEnd"/>
      <w:r>
        <w:t xml:space="preserve"> </w:t>
      </w:r>
      <w:proofErr w:type="spellStart"/>
      <w:r>
        <w:t>en</w:t>
      </w:r>
      <w:proofErr w:type="spellEnd"/>
      <w:r>
        <w:t xml:space="preserve"> mi </w:t>
      </w:r>
      <w:proofErr w:type="spellStart"/>
      <w:r>
        <w:t>ayuda</w:t>
      </w:r>
      <w:proofErr w:type="spellEnd"/>
      <w:r>
        <w:t xml:space="preserve">, </w:t>
      </w:r>
      <w:proofErr w:type="spellStart"/>
      <w:r>
        <w:t>perezco</w:t>
      </w:r>
      <w:proofErr w:type="spellEnd"/>
      <w:r>
        <w:t xml:space="preserve">. Y </w:t>
      </w:r>
      <w:proofErr w:type="spellStart"/>
      <w:r>
        <w:t>el</w:t>
      </w:r>
      <w:proofErr w:type="spellEnd"/>
      <w:r>
        <w:t xml:space="preserve"> Maestro se ha </w:t>
      </w:r>
      <w:proofErr w:type="spellStart"/>
      <w:r>
        <w:t>acercado</w:t>
      </w:r>
      <w:proofErr w:type="spellEnd"/>
      <w:r>
        <w:t xml:space="preserve"> para </w:t>
      </w:r>
      <w:proofErr w:type="spellStart"/>
      <w:r>
        <w:t>doblegar</w:t>
      </w:r>
      <w:proofErr w:type="spellEnd"/>
      <w:r>
        <w:t xml:space="preserve"> con </w:t>
      </w:r>
      <w:proofErr w:type="spellStart"/>
      <w:r>
        <w:t>una</w:t>
      </w:r>
      <w:proofErr w:type="spellEnd"/>
      <w:r>
        <w:t xml:space="preserve"> palabra o con </w:t>
      </w:r>
      <w:proofErr w:type="spellStart"/>
      <w:r>
        <w:t>una</w:t>
      </w:r>
      <w:proofErr w:type="spellEnd"/>
      <w:r>
        <w:t xml:space="preserve"> </w:t>
      </w:r>
      <w:proofErr w:type="spellStart"/>
      <w:r>
        <w:t>prueba</w:t>
      </w:r>
      <w:proofErr w:type="spellEnd"/>
      <w:r>
        <w:t xml:space="preserve"> </w:t>
      </w:r>
      <w:proofErr w:type="spellStart"/>
      <w:r>
        <w:t>aquella</w:t>
      </w:r>
      <w:proofErr w:type="spellEnd"/>
      <w:r>
        <w:t xml:space="preserve"> </w:t>
      </w:r>
      <w:proofErr w:type="spellStart"/>
      <w:r>
        <w:t>materia</w:t>
      </w:r>
      <w:proofErr w:type="spellEnd"/>
      <w:r>
        <w:t xml:space="preserve"> </w:t>
      </w:r>
      <w:proofErr w:type="spellStart"/>
      <w:r>
        <w:t>rebelde</w:t>
      </w:r>
      <w:proofErr w:type="spellEnd"/>
      <w:r>
        <w:t xml:space="preserve">, y a </w:t>
      </w:r>
      <w:proofErr w:type="spellStart"/>
      <w:r>
        <w:t>dar</w:t>
      </w:r>
      <w:proofErr w:type="spellEnd"/>
      <w:r>
        <w:t xml:space="preserve"> al </w:t>
      </w:r>
      <w:proofErr w:type="spellStart"/>
      <w:r>
        <w:t>espíritu</w:t>
      </w:r>
      <w:proofErr w:type="spellEnd"/>
      <w:r>
        <w:t xml:space="preserve"> </w:t>
      </w:r>
      <w:proofErr w:type="spellStart"/>
      <w:r>
        <w:t>potestad</w:t>
      </w:r>
      <w:proofErr w:type="spellEnd"/>
      <w:r>
        <w:t xml:space="preserve"> para </w:t>
      </w:r>
      <w:proofErr w:type="spellStart"/>
      <w:r>
        <w:t>vencer</w:t>
      </w:r>
      <w:proofErr w:type="spellEnd"/>
      <w:r>
        <w:t xml:space="preserve"> las </w:t>
      </w:r>
      <w:proofErr w:type="spellStart"/>
      <w:r>
        <w:t>pasiones</w:t>
      </w:r>
      <w:proofErr w:type="spellEnd"/>
      <w:r>
        <w:t xml:space="preserve"> y las </w:t>
      </w:r>
      <w:proofErr w:type="spellStart"/>
      <w:r>
        <w:t>flaquezas</w:t>
      </w:r>
      <w:proofErr w:type="spellEnd"/>
      <w:r>
        <w:t xml:space="preserve"> </w:t>
      </w:r>
      <w:proofErr w:type="spellStart"/>
      <w:r>
        <w:t>humanas</w:t>
      </w:r>
      <w:proofErr w:type="spellEnd"/>
      <w:r>
        <w:t xml:space="preserve">. </w:t>
      </w:r>
    </w:p>
    <w:p w14:paraId="711EACE1" w14:textId="77777777" w:rsidR="00F50769" w:rsidRDefault="00F50769" w:rsidP="00F50769">
      <w:r>
        <w:t xml:space="preserve">18. </w:t>
      </w:r>
      <w:proofErr w:type="spellStart"/>
      <w:r>
        <w:t>Estos</w:t>
      </w:r>
      <w:proofErr w:type="spellEnd"/>
      <w:r>
        <w:t xml:space="preserve"> son </w:t>
      </w:r>
      <w:proofErr w:type="spellStart"/>
      <w:r>
        <w:t>los</w:t>
      </w:r>
      <w:proofErr w:type="spellEnd"/>
      <w:r>
        <w:t xml:space="preserve"> </w:t>
      </w:r>
      <w:proofErr w:type="spellStart"/>
      <w:r>
        <w:t>que</w:t>
      </w:r>
      <w:proofErr w:type="spellEnd"/>
      <w:r>
        <w:t xml:space="preserve"> </w:t>
      </w:r>
      <w:proofErr w:type="spellStart"/>
      <w:r>
        <w:t>siendo</w:t>
      </w:r>
      <w:proofErr w:type="spellEnd"/>
      <w:r>
        <w:t xml:space="preserve"> </w:t>
      </w:r>
      <w:proofErr w:type="spellStart"/>
      <w:r>
        <w:t>pobres</w:t>
      </w:r>
      <w:proofErr w:type="spellEnd"/>
      <w:r>
        <w:t xml:space="preserve"> de </w:t>
      </w:r>
      <w:proofErr w:type="spellStart"/>
      <w:r>
        <w:t>espíritu</w:t>
      </w:r>
      <w:proofErr w:type="spellEnd"/>
      <w:r>
        <w:t xml:space="preserve"> y </w:t>
      </w:r>
      <w:proofErr w:type="spellStart"/>
      <w:r>
        <w:t>humildes</w:t>
      </w:r>
      <w:proofErr w:type="spellEnd"/>
      <w:r>
        <w:t xml:space="preserve"> </w:t>
      </w:r>
      <w:proofErr w:type="spellStart"/>
      <w:r>
        <w:t>en</w:t>
      </w:r>
      <w:proofErr w:type="spellEnd"/>
      <w:r>
        <w:t xml:space="preserve"> la Tierra, hoy se </w:t>
      </w:r>
      <w:proofErr w:type="spellStart"/>
      <w:r>
        <w:t>han</w:t>
      </w:r>
      <w:proofErr w:type="spellEnd"/>
      <w:r>
        <w:t xml:space="preserve"> </w:t>
      </w:r>
      <w:proofErr w:type="spellStart"/>
      <w:r>
        <w:t>revestido</w:t>
      </w:r>
      <w:proofErr w:type="spellEnd"/>
      <w:r>
        <w:t xml:space="preserve"> de </w:t>
      </w:r>
      <w:proofErr w:type="spellStart"/>
      <w:r>
        <w:t>fuerza</w:t>
      </w:r>
      <w:proofErr w:type="spellEnd"/>
      <w:r>
        <w:t xml:space="preserve"> y sus </w:t>
      </w:r>
      <w:proofErr w:type="spellStart"/>
      <w:r>
        <w:t>labios</w:t>
      </w:r>
      <w:proofErr w:type="spellEnd"/>
      <w:r>
        <w:t xml:space="preserve"> se </w:t>
      </w:r>
      <w:proofErr w:type="spellStart"/>
      <w:r>
        <w:t>han</w:t>
      </w:r>
      <w:proofErr w:type="spellEnd"/>
      <w:r>
        <w:t xml:space="preserve"> </w:t>
      </w:r>
      <w:proofErr w:type="spellStart"/>
      <w:r>
        <w:t>desatado</w:t>
      </w:r>
      <w:proofErr w:type="spellEnd"/>
      <w:r>
        <w:t xml:space="preserve"> </w:t>
      </w:r>
      <w:proofErr w:type="spellStart"/>
      <w:r>
        <w:t>hablando</w:t>
      </w:r>
      <w:proofErr w:type="spellEnd"/>
      <w:r>
        <w:t xml:space="preserve"> de </w:t>
      </w:r>
      <w:proofErr w:type="spellStart"/>
      <w:r>
        <w:t>enseñanzas</w:t>
      </w:r>
      <w:proofErr w:type="spellEnd"/>
      <w:r>
        <w:t xml:space="preserve"> </w:t>
      </w:r>
      <w:proofErr w:type="spellStart"/>
      <w:r>
        <w:t>profundas</w:t>
      </w:r>
      <w:proofErr w:type="spellEnd"/>
      <w:r>
        <w:t xml:space="preserve"> y con amor van </w:t>
      </w:r>
      <w:proofErr w:type="spellStart"/>
      <w:r>
        <w:t>sanando</w:t>
      </w:r>
      <w:proofErr w:type="spellEnd"/>
      <w:r>
        <w:t xml:space="preserve"> </w:t>
      </w:r>
      <w:proofErr w:type="spellStart"/>
      <w:r>
        <w:t>enfermedades</w:t>
      </w:r>
      <w:proofErr w:type="spellEnd"/>
      <w:r>
        <w:t xml:space="preserve"> </w:t>
      </w:r>
      <w:proofErr w:type="spellStart"/>
      <w:r>
        <w:t>que</w:t>
      </w:r>
      <w:proofErr w:type="spellEnd"/>
      <w:r>
        <w:t xml:space="preserve"> para </w:t>
      </w:r>
      <w:proofErr w:type="spellStart"/>
      <w:r>
        <w:t>otros</w:t>
      </w:r>
      <w:proofErr w:type="spellEnd"/>
      <w:r>
        <w:t xml:space="preserve"> </w:t>
      </w:r>
      <w:proofErr w:type="spellStart"/>
      <w:r>
        <w:t>habían</w:t>
      </w:r>
      <w:proofErr w:type="spellEnd"/>
      <w:r>
        <w:t xml:space="preserve"> </w:t>
      </w:r>
      <w:proofErr w:type="spellStart"/>
      <w:r>
        <w:t>sido</w:t>
      </w:r>
      <w:proofErr w:type="spellEnd"/>
      <w:r>
        <w:t xml:space="preserve"> </w:t>
      </w:r>
      <w:proofErr w:type="spellStart"/>
      <w:r>
        <w:t>imposibles</w:t>
      </w:r>
      <w:proofErr w:type="spellEnd"/>
      <w:r>
        <w:t xml:space="preserve"> de </w:t>
      </w:r>
      <w:proofErr w:type="spellStart"/>
      <w:r>
        <w:t>curar</w:t>
      </w:r>
      <w:proofErr w:type="spellEnd"/>
      <w:r>
        <w:t xml:space="preserve">. </w:t>
      </w:r>
    </w:p>
    <w:p w14:paraId="40DB3A9D" w14:textId="77777777" w:rsidR="00F50769" w:rsidRDefault="00F50769" w:rsidP="00F50769">
      <w:r>
        <w:t>19. ¿</w:t>
      </w:r>
      <w:proofErr w:type="spellStart"/>
      <w:r>
        <w:t>Sabríais</w:t>
      </w:r>
      <w:proofErr w:type="spellEnd"/>
      <w:r>
        <w:t xml:space="preserve"> </w:t>
      </w:r>
      <w:proofErr w:type="spellStart"/>
      <w:r>
        <w:t>contestar</w:t>
      </w:r>
      <w:proofErr w:type="spellEnd"/>
      <w:r>
        <w:t xml:space="preserve"> a mis </w:t>
      </w:r>
      <w:proofErr w:type="spellStart"/>
      <w:r>
        <w:t>preguntas</w:t>
      </w:r>
      <w:proofErr w:type="spellEnd"/>
      <w:r>
        <w:t xml:space="preserve"> </w:t>
      </w:r>
      <w:proofErr w:type="spellStart"/>
      <w:r>
        <w:t>sobre</w:t>
      </w:r>
      <w:proofErr w:type="spellEnd"/>
      <w:r>
        <w:t xml:space="preserve"> mi </w:t>
      </w:r>
      <w:proofErr w:type="spellStart"/>
      <w:r>
        <w:t>lección</w:t>
      </w:r>
      <w:proofErr w:type="spellEnd"/>
      <w:r>
        <w:t xml:space="preserve"> anterior, </w:t>
      </w:r>
      <w:proofErr w:type="spellStart"/>
      <w:r>
        <w:t>discípulos</w:t>
      </w:r>
      <w:proofErr w:type="spellEnd"/>
      <w:r>
        <w:t xml:space="preserve">?  </w:t>
      </w:r>
    </w:p>
    <w:p w14:paraId="356461A4" w14:textId="77777777" w:rsidR="00F50769" w:rsidRDefault="00F50769" w:rsidP="00F50769">
      <w:r>
        <w:t xml:space="preserve">20. El </w:t>
      </w:r>
      <w:proofErr w:type="spellStart"/>
      <w:r>
        <w:t>libro</w:t>
      </w:r>
      <w:proofErr w:type="spellEnd"/>
      <w:r>
        <w:t xml:space="preserve"> </w:t>
      </w:r>
      <w:proofErr w:type="spellStart"/>
      <w:r>
        <w:t>permanece</w:t>
      </w:r>
      <w:proofErr w:type="spellEnd"/>
      <w:r>
        <w:t xml:space="preserve"> </w:t>
      </w:r>
      <w:proofErr w:type="spellStart"/>
      <w:r>
        <w:t>abierto</w:t>
      </w:r>
      <w:proofErr w:type="spellEnd"/>
      <w:r>
        <w:t xml:space="preserve"> </w:t>
      </w:r>
      <w:proofErr w:type="spellStart"/>
      <w:r>
        <w:t>ahí</w:t>
      </w:r>
      <w:proofErr w:type="spellEnd"/>
      <w:r>
        <w:t xml:space="preserve">, </w:t>
      </w:r>
      <w:proofErr w:type="spellStart"/>
      <w:r>
        <w:t>en</w:t>
      </w:r>
      <w:proofErr w:type="spellEnd"/>
      <w:r>
        <w:t xml:space="preserve"> la </w:t>
      </w:r>
      <w:proofErr w:type="spellStart"/>
      <w:r>
        <w:t>misma</w:t>
      </w:r>
      <w:proofErr w:type="spellEnd"/>
      <w:r>
        <w:t xml:space="preserve"> </w:t>
      </w:r>
      <w:proofErr w:type="spellStart"/>
      <w:r>
        <w:t>página</w:t>
      </w:r>
      <w:proofErr w:type="spellEnd"/>
      <w:r>
        <w:t xml:space="preserve"> </w:t>
      </w:r>
      <w:proofErr w:type="spellStart"/>
      <w:r>
        <w:t>que</w:t>
      </w:r>
      <w:proofErr w:type="spellEnd"/>
      <w:r>
        <w:t xml:space="preserve"> </w:t>
      </w:r>
      <w:proofErr w:type="spellStart"/>
      <w:r>
        <w:t>os</w:t>
      </w:r>
      <w:proofErr w:type="spellEnd"/>
      <w:r>
        <w:t xml:space="preserve"> </w:t>
      </w:r>
      <w:proofErr w:type="spellStart"/>
      <w:r>
        <w:t>mostré</w:t>
      </w:r>
      <w:proofErr w:type="spellEnd"/>
      <w:r>
        <w:t xml:space="preserve"> la </w:t>
      </w:r>
      <w:proofErr w:type="spellStart"/>
      <w:r>
        <w:t>vez</w:t>
      </w:r>
      <w:proofErr w:type="spellEnd"/>
      <w:r>
        <w:t xml:space="preserve"> </w:t>
      </w:r>
      <w:proofErr w:type="spellStart"/>
      <w:r>
        <w:t>pasada</w:t>
      </w:r>
      <w:proofErr w:type="spellEnd"/>
      <w:r>
        <w:t xml:space="preserve">, </w:t>
      </w:r>
      <w:proofErr w:type="spellStart"/>
      <w:r>
        <w:t>pero</w:t>
      </w:r>
      <w:proofErr w:type="spellEnd"/>
      <w:r>
        <w:t xml:space="preserve"> es </w:t>
      </w:r>
      <w:proofErr w:type="spellStart"/>
      <w:r>
        <w:t>menester</w:t>
      </w:r>
      <w:proofErr w:type="spellEnd"/>
      <w:r>
        <w:t xml:space="preserve"> </w:t>
      </w:r>
      <w:proofErr w:type="spellStart"/>
      <w:r>
        <w:t>seguir</w:t>
      </w:r>
      <w:proofErr w:type="spellEnd"/>
      <w:r>
        <w:t xml:space="preserve"> </w:t>
      </w:r>
      <w:proofErr w:type="spellStart"/>
      <w:r>
        <w:t>adelante</w:t>
      </w:r>
      <w:proofErr w:type="spellEnd"/>
      <w:r>
        <w:t xml:space="preserve">, sin </w:t>
      </w:r>
      <w:proofErr w:type="spellStart"/>
      <w:r>
        <w:t>detenerse</w:t>
      </w:r>
      <w:proofErr w:type="spellEnd"/>
      <w:r>
        <w:t xml:space="preserve">; </w:t>
      </w:r>
      <w:proofErr w:type="spellStart"/>
      <w:r>
        <w:t>por</w:t>
      </w:r>
      <w:proofErr w:type="spellEnd"/>
      <w:r>
        <w:t xml:space="preserve"> </w:t>
      </w:r>
      <w:proofErr w:type="spellStart"/>
      <w:r>
        <w:t>eso</w:t>
      </w:r>
      <w:proofErr w:type="spellEnd"/>
      <w:r>
        <w:t xml:space="preserve">, </w:t>
      </w:r>
      <w:proofErr w:type="spellStart"/>
      <w:r>
        <w:t>hago</w:t>
      </w:r>
      <w:proofErr w:type="spellEnd"/>
      <w:r>
        <w:t xml:space="preserve"> </w:t>
      </w:r>
      <w:proofErr w:type="spellStart"/>
      <w:r>
        <w:t>que</w:t>
      </w:r>
      <w:proofErr w:type="spellEnd"/>
      <w:r>
        <w:t xml:space="preserve"> mi palabra </w:t>
      </w:r>
      <w:proofErr w:type="spellStart"/>
      <w:r>
        <w:t>quede</w:t>
      </w:r>
      <w:proofErr w:type="spellEnd"/>
      <w:r>
        <w:t xml:space="preserve"> </w:t>
      </w:r>
      <w:proofErr w:type="spellStart"/>
      <w:r>
        <w:t>guardada</w:t>
      </w:r>
      <w:proofErr w:type="spellEnd"/>
      <w:r>
        <w:t xml:space="preserve"> </w:t>
      </w:r>
      <w:proofErr w:type="spellStart"/>
      <w:r>
        <w:t>en</w:t>
      </w:r>
      <w:proofErr w:type="spellEnd"/>
      <w:r>
        <w:t xml:space="preserve"> </w:t>
      </w:r>
      <w:proofErr w:type="spellStart"/>
      <w:r>
        <w:t>vuestra</w:t>
      </w:r>
      <w:proofErr w:type="spellEnd"/>
      <w:r>
        <w:t xml:space="preserve"> </w:t>
      </w:r>
      <w:proofErr w:type="spellStart"/>
      <w:r>
        <w:t>conciencia</w:t>
      </w:r>
      <w:proofErr w:type="spellEnd"/>
      <w:r>
        <w:t xml:space="preserve"> para </w:t>
      </w:r>
      <w:proofErr w:type="spellStart"/>
      <w:r>
        <w:t>que</w:t>
      </w:r>
      <w:proofErr w:type="spellEnd"/>
      <w:r>
        <w:t xml:space="preserve"> </w:t>
      </w:r>
      <w:proofErr w:type="spellStart"/>
      <w:r>
        <w:t>acuda</w:t>
      </w:r>
      <w:proofErr w:type="spellEnd"/>
      <w:r>
        <w:t xml:space="preserve"> a </w:t>
      </w:r>
      <w:proofErr w:type="spellStart"/>
      <w:r>
        <w:t>vosotros</w:t>
      </w:r>
      <w:proofErr w:type="spellEnd"/>
      <w:r>
        <w:t xml:space="preserve"> </w:t>
      </w:r>
      <w:proofErr w:type="spellStart"/>
      <w:r>
        <w:t>cuando</w:t>
      </w:r>
      <w:proofErr w:type="spellEnd"/>
      <w:r>
        <w:t xml:space="preserve"> la </w:t>
      </w:r>
      <w:proofErr w:type="spellStart"/>
      <w:r>
        <w:t>necesitéis</w:t>
      </w:r>
      <w:proofErr w:type="spellEnd"/>
      <w:r>
        <w:t xml:space="preserve">. </w:t>
      </w:r>
    </w:p>
    <w:p w14:paraId="6702AACA" w14:textId="77777777" w:rsidR="00F50769" w:rsidRDefault="00F50769" w:rsidP="00F50769">
      <w:r>
        <w:t xml:space="preserve">21. </w:t>
      </w:r>
      <w:proofErr w:type="spellStart"/>
      <w:r>
        <w:t>Yo</w:t>
      </w:r>
      <w:proofErr w:type="spellEnd"/>
      <w:r>
        <w:t xml:space="preserve"> soy </w:t>
      </w:r>
      <w:proofErr w:type="spellStart"/>
      <w:r>
        <w:t>el</w:t>
      </w:r>
      <w:proofErr w:type="spellEnd"/>
      <w:r>
        <w:t xml:space="preserve"> </w:t>
      </w:r>
      <w:proofErr w:type="spellStart"/>
      <w:r>
        <w:t>libro</w:t>
      </w:r>
      <w:proofErr w:type="spellEnd"/>
      <w:r>
        <w:t xml:space="preserve"> de la </w:t>
      </w:r>
      <w:proofErr w:type="spellStart"/>
      <w:r>
        <w:t>vida</w:t>
      </w:r>
      <w:proofErr w:type="spellEnd"/>
      <w:r>
        <w:t xml:space="preserve">, </w:t>
      </w:r>
      <w:proofErr w:type="spellStart"/>
      <w:r>
        <w:t>haré</w:t>
      </w:r>
      <w:proofErr w:type="spellEnd"/>
      <w:r>
        <w:t xml:space="preserve"> </w:t>
      </w:r>
      <w:proofErr w:type="spellStart"/>
      <w:r>
        <w:t>que</w:t>
      </w:r>
      <w:proofErr w:type="spellEnd"/>
      <w:r>
        <w:t xml:space="preserve"> </w:t>
      </w:r>
      <w:proofErr w:type="spellStart"/>
      <w:r>
        <w:t>cada</w:t>
      </w:r>
      <w:proofErr w:type="spellEnd"/>
      <w:r>
        <w:t xml:space="preserve"> uno de </w:t>
      </w:r>
      <w:proofErr w:type="spellStart"/>
      <w:r>
        <w:t>vosotros</w:t>
      </w:r>
      <w:proofErr w:type="spellEnd"/>
      <w:r>
        <w:t xml:space="preserve"> sea un </w:t>
      </w:r>
      <w:proofErr w:type="spellStart"/>
      <w:r>
        <w:t>pequeño</w:t>
      </w:r>
      <w:proofErr w:type="spellEnd"/>
      <w:r>
        <w:t xml:space="preserve"> </w:t>
      </w:r>
      <w:proofErr w:type="spellStart"/>
      <w:r>
        <w:t>libro</w:t>
      </w:r>
      <w:proofErr w:type="spellEnd"/>
      <w:r>
        <w:t xml:space="preserve"> del saber, para </w:t>
      </w:r>
      <w:proofErr w:type="spellStart"/>
      <w:r>
        <w:t>ello</w:t>
      </w:r>
      <w:proofErr w:type="spellEnd"/>
      <w:r>
        <w:t xml:space="preserve"> </w:t>
      </w:r>
      <w:proofErr w:type="spellStart"/>
      <w:r>
        <w:t>estoy</w:t>
      </w:r>
      <w:proofErr w:type="spellEnd"/>
      <w:r>
        <w:t xml:space="preserve"> </w:t>
      </w:r>
      <w:proofErr w:type="spellStart"/>
      <w:r>
        <w:t>escribiendo</w:t>
      </w:r>
      <w:proofErr w:type="spellEnd"/>
      <w:r>
        <w:t xml:space="preserve"> mis </w:t>
      </w:r>
      <w:proofErr w:type="spellStart"/>
      <w:r>
        <w:t>enseñanzas</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Mañana</w:t>
      </w:r>
      <w:proofErr w:type="spellEnd"/>
      <w:r>
        <w:t xml:space="preserve">, </w:t>
      </w:r>
      <w:proofErr w:type="spellStart"/>
      <w:r>
        <w:t>esta</w:t>
      </w:r>
      <w:proofErr w:type="spellEnd"/>
      <w:r>
        <w:t xml:space="preserve"> </w:t>
      </w:r>
      <w:proofErr w:type="spellStart"/>
      <w:r>
        <w:t>enseñanza</w:t>
      </w:r>
      <w:proofErr w:type="spellEnd"/>
      <w:r>
        <w:t xml:space="preserve"> </w:t>
      </w:r>
      <w:proofErr w:type="spellStart"/>
      <w:r>
        <w:t>llegará</w:t>
      </w:r>
      <w:proofErr w:type="spellEnd"/>
      <w:r>
        <w:t xml:space="preserve"> a </w:t>
      </w:r>
      <w:proofErr w:type="spellStart"/>
      <w:r>
        <w:t>todos</w:t>
      </w:r>
      <w:proofErr w:type="spellEnd"/>
      <w:r>
        <w:t xml:space="preserve"> </w:t>
      </w:r>
      <w:proofErr w:type="spellStart"/>
      <w:r>
        <w:t>los</w:t>
      </w:r>
      <w:proofErr w:type="spellEnd"/>
      <w:r>
        <w:t xml:space="preserve"> pueblos y </w:t>
      </w:r>
      <w:proofErr w:type="spellStart"/>
      <w:r>
        <w:t>hogares</w:t>
      </w:r>
      <w:proofErr w:type="spellEnd"/>
      <w:r>
        <w:t xml:space="preserve">, mas </w:t>
      </w:r>
      <w:proofErr w:type="spellStart"/>
      <w:r>
        <w:t>desde</w:t>
      </w:r>
      <w:proofErr w:type="spellEnd"/>
      <w:r>
        <w:t xml:space="preserve"> </w:t>
      </w:r>
      <w:proofErr w:type="spellStart"/>
      <w:r>
        <w:t>ahora</w:t>
      </w:r>
      <w:proofErr w:type="spellEnd"/>
      <w:r>
        <w:t xml:space="preserve"> </w:t>
      </w:r>
      <w:proofErr w:type="spellStart"/>
      <w:r>
        <w:t>ya</w:t>
      </w:r>
      <w:proofErr w:type="spellEnd"/>
      <w:r>
        <w:t xml:space="preserve"> </w:t>
      </w:r>
      <w:proofErr w:type="spellStart"/>
      <w:r>
        <w:t>podéis</w:t>
      </w:r>
      <w:proofErr w:type="spellEnd"/>
      <w:r>
        <w:t xml:space="preserve"> </w:t>
      </w:r>
      <w:proofErr w:type="spellStart"/>
      <w:r>
        <w:t>decir</w:t>
      </w:r>
      <w:proofErr w:type="spellEnd"/>
      <w:r>
        <w:t xml:space="preserve"> </w:t>
      </w:r>
      <w:proofErr w:type="spellStart"/>
      <w:r>
        <w:t>que</w:t>
      </w:r>
      <w:proofErr w:type="spellEnd"/>
      <w:r>
        <w:t xml:space="preserve"> </w:t>
      </w:r>
      <w:proofErr w:type="spellStart"/>
      <w:r>
        <w:t>tuvisteis</w:t>
      </w:r>
      <w:proofErr w:type="spellEnd"/>
      <w:r>
        <w:t xml:space="preserve"> </w:t>
      </w:r>
      <w:proofErr w:type="spellStart"/>
      <w:r>
        <w:t>el</w:t>
      </w:r>
      <w:proofErr w:type="spellEnd"/>
      <w:r>
        <w:t xml:space="preserve"> privilegio de </w:t>
      </w:r>
      <w:proofErr w:type="spellStart"/>
      <w:r>
        <w:t>escucharme</w:t>
      </w:r>
      <w:proofErr w:type="spellEnd"/>
      <w:r>
        <w:t xml:space="preserve"> a </w:t>
      </w:r>
      <w:proofErr w:type="spellStart"/>
      <w:r>
        <w:t>través</w:t>
      </w:r>
      <w:proofErr w:type="spellEnd"/>
      <w:r>
        <w:t xml:space="preserve"> de </w:t>
      </w:r>
      <w:proofErr w:type="spellStart"/>
      <w:r>
        <w:t>esta</w:t>
      </w:r>
      <w:proofErr w:type="spellEnd"/>
      <w:r>
        <w:t xml:space="preserve"> </w:t>
      </w:r>
      <w:proofErr w:type="spellStart"/>
      <w:r>
        <w:t>comunicación</w:t>
      </w:r>
      <w:proofErr w:type="spellEnd"/>
      <w:r>
        <w:t xml:space="preserve">. </w:t>
      </w:r>
    </w:p>
    <w:p w14:paraId="6C5EFBE5" w14:textId="77777777" w:rsidR="00F50769" w:rsidRDefault="00F50769" w:rsidP="00F50769">
      <w:r>
        <w:t xml:space="preserve">22. </w:t>
      </w:r>
      <w:proofErr w:type="spellStart"/>
      <w:r>
        <w:t>Llamé</w:t>
      </w:r>
      <w:proofErr w:type="spellEnd"/>
      <w:r>
        <w:t xml:space="preserve"> a </w:t>
      </w:r>
      <w:proofErr w:type="spellStart"/>
      <w:r>
        <w:t>los</w:t>
      </w:r>
      <w:proofErr w:type="spellEnd"/>
      <w:r>
        <w:t xml:space="preserve"> </w:t>
      </w:r>
      <w:proofErr w:type="spellStart"/>
      <w:r>
        <w:t>que</w:t>
      </w:r>
      <w:proofErr w:type="spellEnd"/>
      <w:r>
        <w:t xml:space="preserve"> se </w:t>
      </w:r>
      <w:proofErr w:type="spellStart"/>
      <w:r>
        <w:t>creían</w:t>
      </w:r>
      <w:proofErr w:type="spellEnd"/>
      <w:r>
        <w:t xml:space="preserve"> </w:t>
      </w:r>
      <w:proofErr w:type="spellStart"/>
      <w:r>
        <w:t>desheredados</w:t>
      </w:r>
      <w:proofErr w:type="spellEnd"/>
      <w:r>
        <w:t xml:space="preserve">, a </w:t>
      </w:r>
      <w:proofErr w:type="spellStart"/>
      <w:r>
        <w:t>los</w:t>
      </w:r>
      <w:proofErr w:type="spellEnd"/>
      <w:r>
        <w:t xml:space="preserve"> </w:t>
      </w:r>
      <w:proofErr w:type="spellStart"/>
      <w:r>
        <w:t>que</w:t>
      </w:r>
      <w:proofErr w:type="spellEnd"/>
      <w:r>
        <w:t xml:space="preserve"> </w:t>
      </w:r>
      <w:proofErr w:type="spellStart"/>
      <w:r>
        <w:t>parecían</w:t>
      </w:r>
      <w:proofErr w:type="spellEnd"/>
      <w:r>
        <w:t xml:space="preserve"> </w:t>
      </w:r>
      <w:proofErr w:type="spellStart"/>
      <w:r>
        <w:t>sobrar</w:t>
      </w:r>
      <w:proofErr w:type="spellEnd"/>
      <w:r>
        <w:t xml:space="preserve"> entre la </w:t>
      </w:r>
      <w:proofErr w:type="spellStart"/>
      <w:r>
        <w:t>humanidad</w:t>
      </w:r>
      <w:proofErr w:type="spellEnd"/>
      <w:r>
        <w:t xml:space="preserve">, a </w:t>
      </w:r>
      <w:proofErr w:type="spellStart"/>
      <w:r>
        <w:t>los</w:t>
      </w:r>
      <w:proofErr w:type="spellEnd"/>
      <w:r>
        <w:t xml:space="preserve"> </w:t>
      </w:r>
      <w:proofErr w:type="spellStart"/>
      <w:r>
        <w:t>que</w:t>
      </w:r>
      <w:proofErr w:type="spellEnd"/>
      <w:r>
        <w:t xml:space="preserve"> </w:t>
      </w:r>
      <w:proofErr w:type="spellStart"/>
      <w:r>
        <w:t>sufrían</w:t>
      </w:r>
      <w:proofErr w:type="spellEnd"/>
      <w:r>
        <w:t xml:space="preserve"> </w:t>
      </w:r>
      <w:proofErr w:type="spellStart"/>
      <w:r>
        <w:t>humillaciones</w:t>
      </w:r>
      <w:proofErr w:type="spellEnd"/>
      <w:r>
        <w:t xml:space="preserve">, hasta </w:t>
      </w:r>
      <w:proofErr w:type="spellStart"/>
      <w:r>
        <w:t>por</w:t>
      </w:r>
      <w:proofErr w:type="spellEnd"/>
      <w:r>
        <w:t xml:space="preserve"> </w:t>
      </w:r>
      <w:proofErr w:type="spellStart"/>
      <w:r>
        <w:t>parte</w:t>
      </w:r>
      <w:proofErr w:type="spellEnd"/>
      <w:r>
        <w:t xml:space="preserve"> de </w:t>
      </w:r>
      <w:proofErr w:type="spellStart"/>
      <w:r>
        <w:t>los</w:t>
      </w:r>
      <w:proofErr w:type="spellEnd"/>
      <w:r>
        <w:t xml:space="preserve"> </w:t>
      </w:r>
      <w:proofErr w:type="spellStart"/>
      <w:r>
        <w:t>suyos</w:t>
      </w:r>
      <w:proofErr w:type="spellEnd"/>
      <w:r>
        <w:t xml:space="preserve">, y </w:t>
      </w:r>
      <w:proofErr w:type="spellStart"/>
      <w:r>
        <w:t>deposité</w:t>
      </w:r>
      <w:proofErr w:type="spellEnd"/>
      <w:r>
        <w:t xml:space="preserve"> </w:t>
      </w:r>
      <w:proofErr w:type="spellStart"/>
      <w:r>
        <w:t>en</w:t>
      </w:r>
      <w:proofErr w:type="spellEnd"/>
      <w:r>
        <w:t xml:space="preserve"> sus manos </w:t>
      </w:r>
      <w:proofErr w:type="spellStart"/>
      <w:r>
        <w:t>este</w:t>
      </w:r>
      <w:proofErr w:type="spellEnd"/>
      <w:r>
        <w:t xml:space="preserve"> </w:t>
      </w:r>
      <w:proofErr w:type="spellStart"/>
      <w:r>
        <w:t>libro</w:t>
      </w:r>
      <w:proofErr w:type="spellEnd"/>
      <w:r>
        <w:t xml:space="preserve"> de amor. </w:t>
      </w:r>
    </w:p>
    <w:p w14:paraId="12F26B58" w14:textId="77777777" w:rsidR="00F50769" w:rsidRDefault="00F50769" w:rsidP="00F50769">
      <w:r>
        <w:t xml:space="preserve">23. </w:t>
      </w:r>
      <w:proofErr w:type="spellStart"/>
      <w:r>
        <w:t>Habéis</w:t>
      </w:r>
      <w:proofErr w:type="spellEnd"/>
      <w:r>
        <w:t xml:space="preserve"> visto </w:t>
      </w:r>
      <w:proofErr w:type="spellStart"/>
      <w:r>
        <w:t>iniciarse</w:t>
      </w:r>
      <w:proofErr w:type="spellEnd"/>
      <w:r>
        <w:t xml:space="preserve"> la alborada de </w:t>
      </w:r>
      <w:proofErr w:type="spellStart"/>
      <w:r>
        <w:t>una</w:t>
      </w:r>
      <w:proofErr w:type="spellEnd"/>
      <w:r>
        <w:t xml:space="preserve"> </w:t>
      </w:r>
      <w:proofErr w:type="spellStart"/>
      <w:r>
        <w:t>nueva</w:t>
      </w:r>
      <w:proofErr w:type="spellEnd"/>
      <w:r>
        <w:t xml:space="preserve"> era y </w:t>
      </w:r>
      <w:proofErr w:type="spellStart"/>
      <w:r>
        <w:t>por</w:t>
      </w:r>
      <w:proofErr w:type="spellEnd"/>
      <w:r>
        <w:t xml:space="preserve"> lo tanto no </w:t>
      </w:r>
      <w:proofErr w:type="spellStart"/>
      <w:r>
        <w:t>podéis</w:t>
      </w:r>
      <w:proofErr w:type="spellEnd"/>
      <w:r>
        <w:t xml:space="preserve"> </w:t>
      </w:r>
      <w:proofErr w:type="spellStart"/>
      <w:r>
        <w:t>decir</w:t>
      </w:r>
      <w:proofErr w:type="spellEnd"/>
      <w:r>
        <w:t xml:space="preserve"> </w:t>
      </w:r>
      <w:proofErr w:type="spellStart"/>
      <w:r>
        <w:t>que</w:t>
      </w:r>
      <w:proofErr w:type="spellEnd"/>
      <w:r>
        <w:t xml:space="preserve"> </w:t>
      </w:r>
      <w:proofErr w:type="spellStart"/>
      <w:r>
        <w:t>ya</w:t>
      </w:r>
      <w:proofErr w:type="spellEnd"/>
      <w:r>
        <w:t xml:space="preserve"> lo </w:t>
      </w:r>
      <w:proofErr w:type="spellStart"/>
      <w:r>
        <w:t>habéis</w:t>
      </w:r>
      <w:proofErr w:type="spellEnd"/>
      <w:r>
        <w:t xml:space="preserve"> visto </w:t>
      </w:r>
      <w:proofErr w:type="spellStart"/>
      <w:r>
        <w:t>todo</w:t>
      </w:r>
      <w:proofErr w:type="spellEnd"/>
      <w:r>
        <w:t xml:space="preserve">, </w:t>
      </w:r>
      <w:proofErr w:type="spellStart"/>
      <w:r>
        <w:t>porque</w:t>
      </w:r>
      <w:proofErr w:type="spellEnd"/>
      <w:r>
        <w:t xml:space="preserve"> </w:t>
      </w:r>
      <w:proofErr w:type="spellStart"/>
      <w:r>
        <w:t>os</w:t>
      </w:r>
      <w:proofErr w:type="spellEnd"/>
      <w:r>
        <w:t xml:space="preserve"> </w:t>
      </w:r>
      <w:proofErr w:type="spellStart"/>
      <w:r>
        <w:t>estoy</w:t>
      </w:r>
      <w:proofErr w:type="spellEnd"/>
      <w:r>
        <w:t xml:space="preserve"> </w:t>
      </w:r>
      <w:proofErr w:type="spellStart"/>
      <w:r>
        <w:t>preparando</w:t>
      </w:r>
      <w:proofErr w:type="spellEnd"/>
      <w:r>
        <w:t xml:space="preserve"> </w:t>
      </w:r>
      <w:proofErr w:type="spellStart"/>
      <w:r>
        <w:t>cuidadosamente</w:t>
      </w:r>
      <w:proofErr w:type="spellEnd"/>
      <w:r>
        <w:t xml:space="preserve">, para </w:t>
      </w:r>
      <w:proofErr w:type="spellStart"/>
      <w:r>
        <w:t>mañana</w:t>
      </w:r>
      <w:proofErr w:type="spellEnd"/>
      <w:r>
        <w:t xml:space="preserve">, </w:t>
      </w:r>
      <w:proofErr w:type="spellStart"/>
      <w:r>
        <w:t>cuando</w:t>
      </w:r>
      <w:proofErr w:type="spellEnd"/>
      <w:r>
        <w:t xml:space="preserve"> </w:t>
      </w:r>
      <w:proofErr w:type="spellStart"/>
      <w:r>
        <w:t>veáis</w:t>
      </w:r>
      <w:proofErr w:type="spellEnd"/>
      <w:r>
        <w:t xml:space="preserve"> </w:t>
      </w:r>
      <w:proofErr w:type="spellStart"/>
      <w:r>
        <w:t>brillar</w:t>
      </w:r>
      <w:proofErr w:type="spellEnd"/>
      <w:r>
        <w:t xml:space="preserve"> </w:t>
      </w:r>
      <w:proofErr w:type="spellStart"/>
      <w:r>
        <w:t>esta</w:t>
      </w:r>
      <w:proofErr w:type="spellEnd"/>
      <w:r>
        <w:t xml:space="preserve"> </w:t>
      </w:r>
      <w:proofErr w:type="spellStart"/>
      <w:r>
        <w:t>enseñanza</w:t>
      </w:r>
      <w:proofErr w:type="spellEnd"/>
      <w:r>
        <w:t xml:space="preserve">, no </w:t>
      </w:r>
      <w:proofErr w:type="spellStart"/>
      <w:r>
        <w:t>vayáis</w:t>
      </w:r>
      <w:proofErr w:type="spellEnd"/>
      <w:r>
        <w:t xml:space="preserve"> a </w:t>
      </w:r>
      <w:proofErr w:type="spellStart"/>
      <w:r>
        <w:t>confundiros</w:t>
      </w:r>
      <w:proofErr w:type="spellEnd"/>
      <w:r>
        <w:t xml:space="preserve"> </w:t>
      </w:r>
      <w:proofErr w:type="spellStart"/>
      <w:r>
        <w:t>ni</w:t>
      </w:r>
      <w:proofErr w:type="spellEnd"/>
      <w:r>
        <w:t xml:space="preserve"> a </w:t>
      </w:r>
      <w:proofErr w:type="spellStart"/>
      <w:r>
        <w:t>cegaros</w:t>
      </w:r>
      <w:proofErr w:type="spellEnd"/>
      <w:r>
        <w:t xml:space="preserve"> con </w:t>
      </w:r>
      <w:proofErr w:type="spellStart"/>
      <w:r>
        <w:t>su</w:t>
      </w:r>
      <w:proofErr w:type="spellEnd"/>
      <w:r>
        <w:t xml:space="preserve"> luz. De </w:t>
      </w:r>
      <w:proofErr w:type="spellStart"/>
      <w:r>
        <w:t>discípulos</w:t>
      </w:r>
      <w:proofErr w:type="spellEnd"/>
      <w:r>
        <w:t xml:space="preserve"> </w:t>
      </w:r>
      <w:proofErr w:type="spellStart"/>
      <w:r>
        <w:t>os</w:t>
      </w:r>
      <w:proofErr w:type="spellEnd"/>
      <w:r>
        <w:t xml:space="preserve"> </w:t>
      </w:r>
      <w:proofErr w:type="spellStart"/>
      <w:r>
        <w:t>tornaréis</w:t>
      </w:r>
      <w:proofErr w:type="spellEnd"/>
      <w:r>
        <w:t xml:space="preserve"> </w:t>
      </w:r>
      <w:proofErr w:type="spellStart"/>
      <w:r>
        <w:t>en</w:t>
      </w:r>
      <w:proofErr w:type="spellEnd"/>
      <w:r>
        <w:t xml:space="preserve"> soldados </w:t>
      </w:r>
      <w:proofErr w:type="spellStart"/>
      <w:r>
        <w:t>defensores</w:t>
      </w:r>
      <w:proofErr w:type="spellEnd"/>
      <w:r>
        <w:t xml:space="preserve"> de la </w:t>
      </w:r>
      <w:proofErr w:type="spellStart"/>
      <w:r>
        <w:t>verdad</w:t>
      </w:r>
      <w:proofErr w:type="spellEnd"/>
      <w:r>
        <w:t xml:space="preserve">, para lo </w:t>
      </w:r>
      <w:proofErr w:type="spellStart"/>
      <w:r>
        <w:t>cual</w:t>
      </w:r>
      <w:proofErr w:type="spellEnd"/>
      <w:r>
        <w:t xml:space="preserve"> </w:t>
      </w:r>
      <w:proofErr w:type="spellStart"/>
      <w:r>
        <w:t>os</w:t>
      </w:r>
      <w:proofErr w:type="spellEnd"/>
      <w:r>
        <w:t xml:space="preserve"> </w:t>
      </w:r>
      <w:proofErr w:type="spellStart"/>
      <w:r>
        <w:t>estoy</w:t>
      </w:r>
      <w:proofErr w:type="spellEnd"/>
      <w:r>
        <w:t xml:space="preserve"> </w:t>
      </w:r>
      <w:proofErr w:type="spellStart"/>
      <w:r>
        <w:t>revelando</w:t>
      </w:r>
      <w:proofErr w:type="spellEnd"/>
      <w:r>
        <w:t xml:space="preserve"> </w:t>
      </w:r>
      <w:proofErr w:type="spellStart"/>
      <w:r>
        <w:t>cuáles</w:t>
      </w:r>
      <w:proofErr w:type="spellEnd"/>
      <w:r>
        <w:t xml:space="preserve"> son las </w:t>
      </w:r>
      <w:proofErr w:type="spellStart"/>
      <w:r>
        <w:t>armas</w:t>
      </w:r>
      <w:proofErr w:type="spellEnd"/>
      <w:r>
        <w:t xml:space="preserve"> con las </w:t>
      </w:r>
      <w:proofErr w:type="spellStart"/>
      <w:r>
        <w:t>que</w:t>
      </w:r>
      <w:proofErr w:type="spellEnd"/>
      <w:r>
        <w:t xml:space="preserve"> </w:t>
      </w:r>
      <w:proofErr w:type="spellStart"/>
      <w:r>
        <w:t>habréis</w:t>
      </w:r>
      <w:proofErr w:type="spellEnd"/>
      <w:r>
        <w:t xml:space="preserve"> de </w:t>
      </w:r>
      <w:proofErr w:type="spellStart"/>
      <w:r>
        <w:t>luchar</w:t>
      </w:r>
      <w:proofErr w:type="spellEnd"/>
      <w:r>
        <w:t xml:space="preserve">; </w:t>
      </w:r>
      <w:proofErr w:type="spellStart"/>
      <w:r>
        <w:t>más</w:t>
      </w:r>
      <w:proofErr w:type="spellEnd"/>
      <w:r>
        <w:t xml:space="preserve"> </w:t>
      </w:r>
      <w:proofErr w:type="spellStart"/>
      <w:r>
        <w:t>si</w:t>
      </w:r>
      <w:proofErr w:type="spellEnd"/>
      <w:r>
        <w:t xml:space="preserve"> lo </w:t>
      </w:r>
      <w:proofErr w:type="spellStart"/>
      <w:r>
        <w:t>habéis</w:t>
      </w:r>
      <w:proofErr w:type="spellEnd"/>
      <w:r>
        <w:t xml:space="preserve"> </w:t>
      </w:r>
      <w:proofErr w:type="spellStart"/>
      <w:r>
        <w:t>olvidado</w:t>
      </w:r>
      <w:proofErr w:type="spellEnd"/>
      <w:r>
        <w:t xml:space="preserve"> no es </w:t>
      </w:r>
      <w:proofErr w:type="spellStart"/>
      <w:r>
        <w:t>por</w:t>
      </w:r>
      <w:proofErr w:type="spellEnd"/>
      <w:r>
        <w:t xml:space="preserve"> </w:t>
      </w:r>
      <w:proofErr w:type="spellStart"/>
      <w:r>
        <w:t>demás</w:t>
      </w:r>
      <w:proofErr w:type="spellEnd"/>
      <w:r>
        <w:t xml:space="preserve"> </w:t>
      </w:r>
      <w:proofErr w:type="spellStart"/>
      <w:r>
        <w:t>que</w:t>
      </w:r>
      <w:proofErr w:type="spellEnd"/>
      <w:r>
        <w:t xml:space="preserve"> </w:t>
      </w:r>
      <w:proofErr w:type="spellStart"/>
      <w:r>
        <w:t>os</w:t>
      </w:r>
      <w:proofErr w:type="spellEnd"/>
      <w:r>
        <w:t xml:space="preserve"> </w:t>
      </w:r>
      <w:proofErr w:type="spellStart"/>
      <w:r>
        <w:t>recuerde</w:t>
      </w:r>
      <w:proofErr w:type="spellEnd"/>
      <w:r>
        <w:t xml:space="preserve"> </w:t>
      </w:r>
      <w:proofErr w:type="spellStart"/>
      <w:r>
        <w:t>que</w:t>
      </w:r>
      <w:proofErr w:type="spellEnd"/>
      <w:r>
        <w:t xml:space="preserve"> las </w:t>
      </w:r>
      <w:proofErr w:type="spellStart"/>
      <w:r>
        <w:t>armas</w:t>
      </w:r>
      <w:proofErr w:type="spellEnd"/>
      <w:r>
        <w:t xml:space="preserve"> con las </w:t>
      </w:r>
      <w:proofErr w:type="spellStart"/>
      <w:r>
        <w:t>que</w:t>
      </w:r>
      <w:proofErr w:type="spellEnd"/>
      <w:r>
        <w:t xml:space="preserve"> </w:t>
      </w:r>
    </w:p>
    <w:p w14:paraId="790CB8B3" w14:textId="77777777" w:rsidR="00F50769" w:rsidRDefault="00F50769" w:rsidP="00F50769">
      <w:proofErr w:type="spellStart"/>
      <w:r>
        <w:lastRenderedPageBreak/>
        <w:t>seréis</w:t>
      </w:r>
      <w:proofErr w:type="spellEnd"/>
      <w:r>
        <w:t xml:space="preserve"> </w:t>
      </w:r>
      <w:proofErr w:type="spellStart"/>
      <w:r>
        <w:t>invencibles</w:t>
      </w:r>
      <w:proofErr w:type="spellEnd"/>
      <w:r>
        <w:t xml:space="preserve"> son: La </w:t>
      </w:r>
      <w:proofErr w:type="spellStart"/>
      <w:r>
        <w:t>oración</w:t>
      </w:r>
      <w:proofErr w:type="spellEnd"/>
      <w:r>
        <w:t xml:space="preserve">, la </w:t>
      </w:r>
      <w:proofErr w:type="spellStart"/>
      <w:r>
        <w:t>caridad</w:t>
      </w:r>
      <w:proofErr w:type="spellEnd"/>
      <w:r>
        <w:t xml:space="preserve">, </w:t>
      </w:r>
      <w:proofErr w:type="spellStart"/>
      <w:r>
        <w:t>el</w:t>
      </w:r>
      <w:proofErr w:type="spellEnd"/>
      <w:r>
        <w:t xml:space="preserve"> </w:t>
      </w:r>
      <w:proofErr w:type="spellStart"/>
      <w:r>
        <w:t>perdón</w:t>
      </w:r>
      <w:proofErr w:type="spellEnd"/>
      <w:r>
        <w:t xml:space="preserve">, la </w:t>
      </w:r>
      <w:proofErr w:type="spellStart"/>
      <w:r>
        <w:t>sinceridad</w:t>
      </w:r>
      <w:proofErr w:type="spellEnd"/>
      <w:r>
        <w:t xml:space="preserve">, la </w:t>
      </w:r>
      <w:proofErr w:type="spellStart"/>
      <w:r>
        <w:t>mansedumbre</w:t>
      </w:r>
      <w:proofErr w:type="spellEnd"/>
      <w:r>
        <w:t xml:space="preserve">, el </w:t>
      </w:r>
      <w:proofErr w:type="spellStart"/>
      <w:r>
        <w:t>celo</w:t>
      </w:r>
      <w:proofErr w:type="spellEnd"/>
      <w:r>
        <w:t xml:space="preserve"> </w:t>
      </w:r>
      <w:proofErr w:type="spellStart"/>
      <w:r>
        <w:t>por</w:t>
      </w:r>
      <w:proofErr w:type="spellEnd"/>
      <w:r>
        <w:t xml:space="preserve"> lo </w:t>
      </w:r>
      <w:proofErr w:type="spellStart"/>
      <w:r>
        <w:t>justo</w:t>
      </w:r>
      <w:proofErr w:type="spellEnd"/>
      <w:r>
        <w:t xml:space="preserve"> y lo bueno y </w:t>
      </w:r>
      <w:proofErr w:type="spellStart"/>
      <w:r>
        <w:t>el</w:t>
      </w:r>
      <w:proofErr w:type="spellEnd"/>
      <w:r>
        <w:t xml:space="preserve"> amor. </w:t>
      </w:r>
    </w:p>
    <w:p w14:paraId="7816B1E5" w14:textId="77777777" w:rsidR="00F50769" w:rsidRDefault="00F50769" w:rsidP="00F50769">
      <w:r>
        <w:t xml:space="preserve">24. </w:t>
      </w:r>
      <w:proofErr w:type="spellStart"/>
      <w:r>
        <w:t>Vinisteis</w:t>
      </w:r>
      <w:proofErr w:type="spellEnd"/>
      <w:r>
        <w:t xml:space="preserve"> a </w:t>
      </w:r>
      <w:proofErr w:type="spellStart"/>
      <w:r>
        <w:t>morar</w:t>
      </w:r>
      <w:proofErr w:type="spellEnd"/>
      <w:r>
        <w:t xml:space="preserve"> a la Tierra, y </w:t>
      </w:r>
      <w:proofErr w:type="spellStart"/>
      <w:r>
        <w:t>cuando</w:t>
      </w:r>
      <w:proofErr w:type="spellEnd"/>
      <w:r>
        <w:t xml:space="preserve"> </w:t>
      </w:r>
      <w:proofErr w:type="spellStart"/>
      <w:r>
        <w:t>vuestros</w:t>
      </w:r>
      <w:proofErr w:type="spellEnd"/>
      <w:r>
        <w:t xml:space="preserve"> </w:t>
      </w:r>
      <w:proofErr w:type="spellStart"/>
      <w:r>
        <w:t>desengaños</w:t>
      </w:r>
      <w:proofErr w:type="spellEnd"/>
      <w:r>
        <w:t xml:space="preserve"> y </w:t>
      </w:r>
      <w:proofErr w:type="spellStart"/>
      <w:r>
        <w:t>penalidades</w:t>
      </w:r>
      <w:proofErr w:type="spellEnd"/>
      <w:r>
        <w:t xml:space="preserve"> </w:t>
      </w:r>
      <w:proofErr w:type="spellStart"/>
      <w:r>
        <w:t>os</w:t>
      </w:r>
      <w:proofErr w:type="spellEnd"/>
      <w:r>
        <w:t xml:space="preserve"> </w:t>
      </w:r>
      <w:proofErr w:type="spellStart"/>
      <w:r>
        <w:t>hicieron</w:t>
      </w:r>
      <w:proofErr w:type="spellEnd"/>
      <w:r>
        <w:t xml:space="preserve"> </w:t>
      </w:r>
      <w:proofErr w:type="spellStart"/>
      <w:r>
        <w:t>preguntar</w:t>
      </w:r>
      <w:proofErr w:type="spellEnd"/>
      <w:r>
        <w:t xml:space="preserve"> al Arcano </w:t>
      </w:r>
      <w:proofErr w:type="spellStart"/>
      <w:r>
        <w:t>cuál</w:t>
      </w:r>
      <w:proofErr w:type="spellEnd"/>
      <w:r>
        <w:t xml:space="preserve"> era </w:t>
      </w:r>
      <w:proofErr w:type="spellStart"/>
      <w:r>
        <w:t>vuestro</w:t>
      </w:r>
      <w:proofErr w:type="spellEnd"/>
      <w:r>
        <w:t xml:space="preserve"> </w:t>
      </w:r>
      <w:proofErr w:type="spellStart"/>
      <w:r>
        <w:t>destino</w:t>
      </w:r>
      <w:proofErr w:type="spellEnd"/>
      <w:r>
        <w:t xml:space="preserve">, </w:t>
      </w:r>
      <w:proofErr w:type="spellStart"/>
      <w:r>
        <w:t>tuvisteis</w:t>
      </w:r>
      <w:proofErr w:type="spellEnd"/>
      <w:r>
        <w:t xml:space="preserve"> al </w:t>
      </w:r>
      <w:proofErr w:type="spellStart"/>
      <w:r>
        <w:t>instante</w:t>
      </w:r>
      <w:proofErr w:type="spellEnd"/>
      <w:r>
        <w:t xml:space="preserve"> la </w:t>
      </w:r>
      <w:proofErr w:type="spellStart"/>
      <w:r>
        <w:t>respuesta</w:t>
      </w:r>
      <w:proofErr w:type="spellEnd"/>
      <w:r>
        <w:t xml:space="preserve"> </w:t>
      </w:r>
      <w:proofErr w:type="spellStart"/>
      <w:r>
        <w:t>divina</w:t>
      </w:r>
      <w:proofErr w:type="spellEnd"/>
      <w:r>
        <w:t xml:space="preserve">, al ser </w:t>
      </w:r>
      <w:proofErr w:type="spellStart"/>
      <w:r>
        <w:t>llamados</w:t>
      </w:r>
      <w:proofErr w:type="spellEnd"/>
      <w:r>
        <w:t xml:space="preserve"> para </w:t>
      </w:r>
      <w:proofErr w:type="spellStart"/>
      <w:r>
        <w:t>que</w:t>
      </w:r>
      <w:proofErr w:type="spellEnd"/>
      <w:r>
        <w:t xml:space="preserve"> </w:t>
      </w:r>
      <w:proofErr w:type="spellStart"/>
      <w:r>
        <w:t>escuchaseis</w:t>
      </w:r>
      <w:proofErr w:type="spellEnd"/>
      <w:r>
        <w:t xml:space="preserve"> mi palabra, </w:t>
      </w:r>
      <w:proofErr w:type="spellStart"/>
      <w:r>
        <w:t>que</w:t>
      </w:r>
      <w:proofErr w:type="spellEnd"/>
      <w:r>
        <w:t xml:space="preserve"> a la </w:t>
      </w:r>
      <w:proofErr w:type="spellStart"/>
      <w:r>
        <w:t>vez</w:t>
      </w:r>
      <w:proofErr w:type="spellEnd"/>
      <w:r>
        <w:t xml:space="preserve"> </w:t>
      </w:r>
      <w:proofErr w:type="spellStart"/>
      <w:r>
        <w:t>que</w:t>
      </w:r>
      <w:proofErr w:type="spellEnd"/>
      <w:r>
        <w:t xml:space="preserve"> es </w:t>
      </w:r>
      <w:proofErr w:type="spellStart"/>
      <w:r>
        <w:t>caricia</w:t>
      </w:r>
      <w:proofErr w:type="spellEnd"/>
      <w:r>
        <w:t xml:space="preserve"> y </w:t>
      </w:r>
      <w:proofErr w:type="spellStart"/>
      <w:r>
        <w:t>bálsamo</w:t>
      </w:r>
      <w:proofErr w:type="spellEnd"/>
      <w:r>
        <w:t xml:space="preserve">, es también Ley. </w:t>
      </w:r>
    </w:p>
    <w:p w14:paraId="19B39C99" w14:textId="77777777" w:rsidR="00F50769" w:rsidRDefault="00F50769" w:rsidP="00F50769">
      <w:r>
        <w:t xml:space="preserve">25. </w:t>
      </w:r>
      <w:proofErr w:type="spellStart"/>
      <w:r>
        <w:t>Oyéndome</w:t>
      </w:r>
      <w:proofErr w:type="spellEnd"/>
      <w:r>
        <w:t xml:space="preserve"> </w:t>
      </w:r>
      <w:proofErr w:type="spellStart"/>
      <w:r>
        <w:t>hablar</w:t>
      </w:r>
      <w:proofErr w:type="spellEnd"/>
      <w:r>
        <w:t xml:space="preserve"> </w:t>
      </w:r>
      <w:proofErr w:type="spellStart"/>
      <w:r>
        <w:t>como</w:t>
      </w:r>
      <w:proofErr w:type="spellEnd"/>
      <w:r>
        <w:t xml:space="preserve"> Padre, </w:t>
      </w:r>
      <w:proofErr w:type="spellStart"/>
      <w:r>
        <w:t>como</w:t>
      </w:r>
      <w:proofErr w:type="spellEnd"/>
      <w:r>
        <w:t xml:space="preserve"> Maestro y </w:t>
      </w:r>
      <w:proofErr w:type="spellStart"/>
      <w:r>
        <w:t>como</w:t>
      </w:r>
      <w:proofErr w:type="spellEnd"/>
      <w:r>
        <w:t xml:space="preserve"> Dios, </w:t>
      </w:r>
      <w:proofErr w:type="spellStart"/>
      <w:r>
        <w:t>orientaréis</w:t>
      </w:r>
      <w:proofErr w:type="spellEnd"/>
      <w:r>
        <w:t xml:space="preserve"> </w:t>
      </w:r>
      <w:proofErr w:type="spellStart"/>
      <w:r>
        <w:t>vuestra</w:t>
      </w:r>
      <w:proofErr w:type="spellEnd"/>
      <w:r>
        <w:t xml:space="preserve"> </w:t>
      </w:r>
      <w:proofErr w:type="spellStart"/>
      <w:r>
        <w:t>vida</w:t>
      </w:r>
      <w:proofErr w:type="spellEnd"/>
      <w:r>
        <w:t xml:space="preserve"> </w:t>
      </w:r>
      <w:proofErr w:type="spellStart"/>
      <w:r>
        <w:t>sabiendo</w:t>
      </w:r>
      <w:proofErr w:type="spellEnd"/>
      <w:r>
        <w:t xml:space="preserve"> </w:t>
      </w:r>
      <w:proofErr w:type="spellStart"/>
      <w:r>
        <w:t>que</w:t>
      </w:r>
      <w:proofErr w:type="spellEnd"/>
      <w:r>
        <w:t xml:space="preserve"> </w:t>
      </w:r>
      <w:proofErr w:type="spellStart"/>
      <w:r>
        <w:t>el</w:t>
      </w:r>
      <w:proofErr w:type="spellEnd"/>
      <w:r>
        <w:t xml:space="preserve"> fin para </w:t>
      </w:r>
      <w:proofErr w:type="spellStart"/>
      <w:r>
        <w:t>el</w:t>
      </w:r>
      <w:proofErr w:type="spellEnd"/>
      <w:r>
        <w:t xml:space="preserve"> </w:t>
      </w:r>
      <w:proofErr w:type="spellStart"/>
      <w:r>
        <w:t>cual</w:t>
      </w:r>
      <w:proofErr w:type="spellEnd"/>
      <w:r>
        <w:t xml:space="preserve"> </w:t>
      </w:r>
      <w:proofErr w:type="spellStart"/>
      <w:r>
        <w:t>fuisteis</w:t>
      </w:r>
      <w:proofErr w:type="spellEnd"/>
      <w:r>
        <w:t xml:space="preserve"> </w:t>
      </w:r>
      <w:proofErr w:type="spellStart"/>
      <w:r>
        <w:t>creados</w:t>
      </w:r>
      <w:proofErr w:type="spellEnd"/>
      <w:r>
        <w:t xml:space="preserve"> y </w:t>
      </w:r>
      <w:proofErr w:type="spellStart"/>
      <w:r>
        <w:t>enviados</w:t>
      </w:r>
      <w:proofErr w:type="spellEnd"/>
      <w:r>
        <w:t xml:space="preserve"> al </w:t>
      </w:r>
      <w:proofErr w:type="spellStart"/>
      <w:r>
        <w:t>mundo</w:t>
      </w:r>
      <w:proofErr w:type="spellEnd"/>
      <w:r>
        <w:t xml:space="preserve">, es </w:t>
      </w:r>
      <w:proofErr w:type="spellStart"/>
      <w:r>
        <w:t>el</w:t>
      </w:r>
      <w:proofErr w:type="spellEnd"/>
      <w:r>
        <w:t xml:space="preserve"> de </w:t>
      </w:r>
      <w:proofErr w:type="spellStart"/>
      <w:r>
        <w:t>llegar</w:t>
      </w:r>
      <w:proofErr w:type="spellEnd"/>
      <w:r>
        <w:t xml:space="preserve"> a </w:t>
      </w:r>
      <w:proofErr w:type="spellStart"/>
      <w:r>
        <w:t>Mí</w:t>
      </w:r>
      <w:proofErr w:type="spellEnd"/>
      <w:r>
        <w:t xml:space="preserve">. </w:t>
      </w:r>
    </w:p>
    <w:p w14:paraId="1A8B5D8B" w14:textId="77777777" w:rsidR="00F50769" w:rsidRDefault="00F50769" w:rsidP="00F50769">
      <w:r>
        <w:t>26. ¿</w:t>
      </w:r>
      <w:proofErr w:type="spellStart"/>
      <w:r>
        <w:t>Quién</w:t>
      </w:r>
      <w:proofErr w:type="spellEnd"/>
      <w:r>
        <w:t xml:space="preserve"> </w:t>
      </w:r>
      <w:proofErr w:type="spellStart"/>
      <w:r>
        <w:t>que</w:t>
      </w:r>
      <w:proofErr w:type="spellEnd"/>
      <w:r>
        <w:t xml:space="preserve"> no </w:t>
      </w:r>
      <w:proofErr w:type="spellStart"/>
      <w:r>
        <w:t>fuese</w:t>
      </w:r>
      <w:proofErr w:type="spellEnd"/>
      <w:r>
        <w:t xml:space="preserve"> </w:t>
      </w:r>
      <w:proofErr w:type="spellStart"/>
      <w:r>
        <w:t>Yo</w:t>
      </w:r>
      <w:proofErr w:type="spellEnd"/>
      <w:r>
        <w:t xml:space="preserve">, </w:t>
      </w:r>
      <w:proofErr w:type="spellStart"/>
      <w:r>
        <w:t>os</w:t>
      </w:r>
      <w:proofErr w:type="spellEnd"/>
      <w:r>
        <w:t xml:space="preserve"> </w:t>
      </w:r>
      <w:proofErr w:type="spellStart"/>
      <w:r>
        <w:t>hubiese</w:t>
      </w:r>
      <w:proofErr w:type="spellEnd"/>
      <w:r>
        <w:t xml:space="preserve"> </w:t>
      </w:r>
      <w:proofErr w:type="spellStart"/>
      <w:r>
        <w:t>revelado</w:t>
      </w:r>
      <w:proofErr w:type="spellEnd"/>
      <w:r>
        <w:t xml:space="preserve"> </w:t>
      </w:r>
      <w:proofErr w:type="spellStart"/>
      <w:r>
        <w:t>vuestro</w:t>
      </w:r>
      <w:proofErr w:type="spellEnd"/>
      <w:r>
        <w:t xml:space="preserve"> </w:t>
      </w:r>
      <w:proofErr w:type="spellStart"/>
      <w:r>
        <w:t>destino</w:t>
      </w:r>
      <w:proofErr w:type="spellEnd"/>
      <w:r>
        <w:t xml:space="preserve"> y </w:t>
      </w:r>
      <w:proofErr w:type="spellStart"/>
      <w:r>
        <w:t>os</w:t>
      </w:r>
      <w:proofErr w:type="spellEnd"/>
      <w:r>
        <w:t xml:space="preserve"> </w:t>
      </w:r>
      <w:proofErr w:type="spellStart"/>
      <w:r>
        <w:t>hubiese</w:t>
      </w:r>
      <w:proofErr w:type="spellEnd"/>
      <w:r>
        <w:t xml:space="preserve"> </w:t>
      </w:r>
      <w:proofErr w:type="spellStart"/>
      <w:r>
        <w:t>descubierto</w:t>
      </w:r>
      <w:proofErr w:type="spellEnd"/>
      <w:r>
        <w:t xml:space="preserve"> </w:t>
      </w:r>
      <w:proofErr w:type="spellStart"/>
      <w:r>
        <w:t>vuestros</w:t>
      </w:r>
      <w:proofErr w:type="spellEnd"/>
      <w:r>
        <w:t xml:space="preserve"> </w:t>
      </w:r>
      <w:proofErr w:type="spellStart"/>
      <w:r>
        <w:t>dones</w:t>
      </w:r>
      <w:proofErr w:type="spellEnd"/>
      <w:r>
        <w:t xml:space="preserve">? </w:t>
      </w:r>
    </w:p>
    <w:p w14:paraId="6F906DAB" w14:textId="77777777" w:rsidR="00F50769" w:rsidRDefault="00F50769" w:rsidP="00F50769">
      <w:r>
        <w:t xml:space="preserve">27. Juan, mi </w:t>
      </w:r>
      <w:proofErr w:type="spellStart"/>
      <w:r>
        <w:t>discípulo</w:t>
      </w:r>
      <w:proofErr w:type="spellEnd"/>
      <w:r>
        <w:t xml:space="preserve">, </w:t>
      </w:r>
      <w:proofErr w:type="spellStart"/>
      <w:r>
        <w:t>vio</w:t>
      </w:r>
      <w:proofErr w:type="spellEnd"/>
      <w:r>
        <w:t xml:space="preserve"> </w:t>
      </w:r>
      <w:proofErr w:type="spellStart"/>
      <w:r>
        <w:t>en</w:t>
      </w:r>
      <w:proofErr w:type="spellEnd"/>
      <w:r>
        <w:t xml:space="preserve"> </w:t>
      </w:r>
      <w:proofErr w:type="spellStart"/>
      <w:r>
        <w:t>su</w:t>
      </w:r>
      <w:proofErr w:type="spellEnd"/>
      <w:r>
        <w:t xml:space="preserve"> </w:t>
      </w:r>
      <w:proofErr w:type="spellStart"/>
      <w:r>
        <w:t>éxtasis</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el</w:t>
      </w:r>
      <w:proofErr w:type="spellEnd"/>
      <w:r>
        <w:t xml:space="preserve"> </w:t>
      </w:r>
      <w:proofErr w:type="spellStart"/>
      <w:r>
        <w:t>desarrollo</w:t>
      </w:r>
      <w:proofErr w:type="spellEnd"/>
      <w:r>
        <w:t xml:space="preserve"> de </w:t>
      </w:r>
      <w:proofErr w:type="spellStart"/>
      <w:r>
        <w:t>vuestros</w:t>
      </w:r>
      <w:proofErr w:type="spellEnd"/>
      <w:r>
        <w:t xml:space="preserve"> </w:t>
      </w:r>
      <w:proofErr w:type="spellStart"/>
      <w:r>
        <w:t>dones</w:t>
      </w:r>
      <w:proofErr w:type="spellEnd"/>
      <w:r>
        <w:t xml:space="preserve">; </w:t>
      </w:r>
      <w:proofErr w:type="spellStart"/>
      <w:r>
        <w:t>pero</w:t>
      </w:r>
      <w:proofErr w:type="spellEnd"/>
      <w:r>
        <w:t xml:space="preserve"> </w:t>
      </w:r>
      <w:proofErr w:type="spellStart"/>
      <w:r>
        <w:t>sólo</w:t>
      </w:r>
      <w:proofErr w:type="spellEnd"/>
      <w:r>
        <w:t xml:space="preserve"> </w:t>
      </w:r>
      <w:proofErr w:type="spellStart"/>
      <w:r>
        <w:t>los</w:t>
      </w:r>
      <w:proofErr w:type="spellEnd"/>
      <w:r>
        <w:t xml:space="preserve"> </w:t>
      </w:r>
      <w:proofErr w:type="spellStart"/>
      <w:r>
        <w:t>vio</w:t>
      </w:r>
      <w:proofErr w:type="spellEnd"/>
      <w:r>
        <w:t xml:space="preserve">, era </w:t>
      </w:r>
      <w:proofErr w:type="spellStart"/>
      <w:r>
        <w:t>menester</w:t>
      </w:r>
      <w:proofErr w:type="spellEnd"/>
      <w:r>
        <w:t xml:space="preserve"> </w:t>
      </w:r>
      <w:proofErr w:type="spellStart"/>
      <w:r>
        <w:t>que</w:t>
      </w:r>
      <w:proofErr w:type="spellEnd"/>
      <w:r>
        <w:t xml:space="preserve"> </w:t>
      </w:r>
      <w:proofErr w:type="spellStart"/>
      <w:r>
        <w:t>el</w:t>
      </w:r>
      <w:proofErr w:type="spellEnd"/>
      <w:r>
        <w:t xml:space="preserve"> Cordero Divino </w:t>
      </w:r>
      <w:proofErr w:type="spellStart"/>
      <w:r>
        <w:t>viniese</w:t>
      </w:r>
      <w:proofErr w:type="spellEnd"/>
      <w:r>
        <w:t xml:space="preserve"> entre </w:t>
      </w:r>
      <w:proofErr w:type="spellStart"/>
      <w:r>
        <w:t>vosotros</w:t>
      </w:r>
      <w:proofErr w:type="spellEnd"/>
      <w:r>
        <w:t xml:space="preserve"> a </w:t>
      </w:r>
      <w:proofErr w:type="spellStart"/>
      <w:r>
        <w:t>desatar</w:t>
      </w:r>
      <w:proofErr w:type="spellEnd"/>
      <w:r>
        <w:t xml:space="preserve"> </w:t>
      </w:r>
      <w:proofErr w:type="spellStart"/>
      <w:r>
        <w:t>el</w:t>
      </w:r>
      <w:proofErr w:type="spellEnd"/>
      <w:r>
        <w:t xml:space="preserve"> Sexto Sello de ese </w:t>
      </w:r>
      <w:proofErr w:type="spellStart"/>
      <w:r>
        <w:t>libro</w:t>
      </w:r>
      <w:proofErr w:type="spellEnd"/>
      <w:r>
        <w:t xml:space="preserve"> de </w:t>
      </w:r>
      <w:proofErr w:type="spellStart"/>
      <w:r>
        <w:t>eterna</w:t>
      </w:r>
      <w:proofErr w:type="spellEnd"/>
      <w:r>
        <w:t xml:space="preserve"> </w:t>
      </w:r>
      <w:proofErr w:type="spellStart"/>
      <w:r>
        <w:t>sabiduría</w:t>
      </w:r>
      <w:proofErr w:type="spellEnd"/>
      <w:r>
        <w:t xml:space="preserve"> y de perfecta </w:t>
      </w:r>
      <w:proofErr w:type="spellStart"/>
      <w:r>
        <w:t>justicia</w:t>
      </w:r>
      <w:proofErr w:type="spellEnd"/>
      <w:r>
        <w:t xml:space="preserve"> para </w:t>
      </w:r>
      <w:proofErr w:type="spellStart"/>
      <w:r>
        <w:t>que</w:t>
      </w:r>
      <w:proofErr w:type="spellEnd"/>
      <w:r>
        <w:t xml:space="preserve"> </w:t>
      </w:r>
      <w:proofErr w:type="spellStart"/>
      <w:r>
        <w:t>pudieseis</w:t>
      </w:r>
      <w:proofErr w:type="spellEnd"/>
      <w:r>
        <w:t xml:space="preserve"> </w:t>
      </w:r>
      <w:proofErr w:type="spellStart"/>
      <w:r>
        <w:t>comprenderlo</w:t>
      </w:r>
      <w:proofErr w:type="spellEnd"/>
      <w:r>
        <w:t xml:space="preserve">. </w:t>
      </w:r>
    </w:p>
    <w:p w14:paraId="12CC209A" w14:textId="77777777" w:rsidR="00F50769" w:rsidRDefault="00F50769" w:rsidP="00F50769">
      <w:r>
        <w:t xml:space="preserve">28. El </w:t>
      </w:r>
      <w:proofErr w:type="spellStart"/>
      <w:r>
        <w:t>sendero</w:t>
      </w:r>
      <w:proofErr w:type="spellEnd"/>
      <w:r>
        <w:t xml:space="preserve"> </w:t>
      </w:r>
      <w:proofErr w:type="spellStart"/>
      <w:r>
        <w:t>que</w:t>
      </w:r>
      <w:proofErr w:type="spellEnd"/>
      <w:r>
        <w:t xml:space="preserve"> hoy </w:t>
      </w:r>
      <w:proofErr w:type="spellStart"/>
      <w:r>
        <w:t>os</w:t>
      </w:r>
      <w:proofErr w:type="spellEnd"/>
      <w:r>
        <w:t xml:space="preserve"> </w:t>
      </w:r>
      <w:proofErr w:type="spellStart"/>
      <w:r>
        <w:t>muestro</w:t>
      </w:r>
      <w:proofErr w:type="spellEnd"/>
      <w:r>
        <w:t xml:space="preserve"> </w:t>
      </w:r>
      <w:proofErr w:type="spellStart"/>
      <w:r>
        <w:t>está</w:t>
      </w:r>
      <w:proofErr w:type="spellEnd"/>
      <w:r>
        <w:t xml:space="preserve"> </w:t>
      </w:r>
      <w:proofErr w:type="spellStart"/>
      <w:r>
        <w:t>iluminado</w:t>
      </w:r>
      <w:proofErr w:type="spellEnd"/>
      <w:r>
        <w:t xml:space="preserve"> con la luz de la </w:t>
      </w:r>
      <w:proofErr w:type="spellStart"/>
      <w:r>
        <w:t>verdad</w:t>
      </w:r>
      <w:proofErr w:type="spellEnd"/>
      <w:r>
        <w:t xml:space="preserve">, para </w:t>
      </w:r>
      <w:proofErr w:type="spellStart"/>
      <w:r>
        <w:t>que</w:t>
      </w:r>
      <w:proofErr w:type="spellEnd"/>
      <w:r>
        <w:t xml:space="preserve"> </w:t>
      </w:r>
      <w:proofErr w:type="spellStart"/>
      <w:r>
        <w:t>vengáis</w:t>
      </w:r>
      <w:proofErr w:type="spellEnd"/>
      <w:r>
        <w:t xml:space="preserve"> a </w:t>
      </w:r>
      <w:proofErr w:type="spellStart"/>
      <w:r>
        <w:t>Mí</w:t>
      </w:r>
      <w:proofErr w:type="spellEnd"/>
      <w:r>
        <w:t xml:space="preserve">. En ese camino </w:t>
      </w:r>
      <w:proofErr w:type="spellStart"/>
      <w:r>
        <w:t>encontraréis</w:t>
      </w:r>
      <w:proofErr w:type="spellEnd"/>
      <w:r>
        <w:t xml:space="preserve"> </w:t>
      </w:r>
      <w:proofErr w:type="spellStart"/>
      <w:r>
        <w:t>muchas</w:t>
      </w:r>
      <w:proofErr w:type="spellEnd"/>
      <w:r>
        <w:t xml:space="preserve"> </w:t>
      </w:r>
      <w:proofErr w:type="spellStart"/>
      <w:r>
        <w:t>pruebas</w:t>
      </w:r>
      <w:proofErr w:type="spellEnd"/>
      <w:r>
        <w:t xml:space="preserve">, </w:t>
      </w:r>
      <w:proofErr w:type="spellStart"/>
      <w:r>
        <w:t>tendréis</w:t>
      </w:r>
      <w:proofErr w:type="spellEnd"/>
      <w:r>
        <w:t xml:space="preserve"> </w:t>
      </w:r>
      <w:proofErr w:type="spellStart"/>
      <w:r>
        <w:t>muchos</w:t>
      </w:r>
      <w:proofErr w:type="spellEnd"/>
      <w:r>
        <w:t xml:space="preserve"> </w:t>
      </w:r>
      <w:proofErr w:type="spellStart"/>
      <w:r>
        <w:t>motivos</w:t>
      </w:r>
      <w:proofErr w:type="spellEnd"/>
      <w:r>
        <w:t xml:space="preserve"> para </w:t>
      </w:r>
      <w:proofErr w:type="spellStart"/>
      <w:r>
        <w:t>estudiar</w:t>
      </w:r>
      <w:proofErr w:type="spellEnd"/>
      <w:r>
        <w:t xml:space="preserve"> mi Ley, </w:t>
      </w:r>
      <w:proofErr w:type="spellStart"/>
      <w:r>
        <w:t>conocer</w:t>
      </w:r>
      <w:proofErr w:type="spellEnd"/>
      <w:r>
        <w:t xml:space="preserve"> </w:t>
      </w:r>
      <w:proofErr w:type="spellStart"/>
      <w:r>
        <w:t>vuestro</w:t>
      </w:r>
      <w:proofErr w:type="spellEnd"/>
      <w:r>
        <w:t xml:space="preserve"> </w:t>
      </w:r>
      <w:proofErr w:type="spellStart"/>
      <w:r>
        <w:t>destino</w:t>
      </w:r>
      <w:proofErr w:type="spellEnd"/>
      <w:r>
        <w:t xml:space="preserve"> y </w:t>
      </w:r>
      <w:proofErr w:type="spellStart"/>
      <w:r>
        <w:t>entregaros</w:t>
      </w:r>
      <w:proofErr w:type="spellEnd"/>
      <w:r>
        <w:t xml:space="preserve"> a </w:t>
      </w:r>
      <w:proofErr w:type="spellStart"/>
      <w:r>
        <w:t>su</w:t>
      </w:r>
      <w:proofErr w:type="spellEnd"/>
      <w:r>
        <w:t xml:space="preserve"> </w:t>
      </w:r>
      <w:proofErr w:type="spellStart"/>
      <w:r>
        <w:t>cumplimiento</w:t>
      </w:r>
      <w:proofErr w:type="spellEnd"/>
      <w:r>
        <w:t xml:space="preserve">. </w:t>
      </w:r>
    </w:p>
    <w:p w14:paraId="3C0B6194" w14:textId="77777777" w:rsidR="00F50769" w:rsidRDefault="00F50769" w:rsidP="00F50769">
      <w:r>
        <w:t xml:space="preserve">29. Cada día </w:t>
      </w:r>
      <w:proofErr w:type="spellStart"/>
      <w:r>
        <w:t>trae</w:t>
      </w:r>
      <w:proofErr w:type="spellEnd"/>
      <w:r>
        <w:t xml:space="preserve"> sus </w:t>
      </w:r>
      <w:proofErr w:type="spellStart"/>
      <w:r>
        <w:t>pruebas</w:t>
      </w:r>
      <w:proofErr w:type="spellEnd"/>
      <w:r>
        <w:t xml:space="preserve"> y </w:t>
      </w:r>
      <w:proofErr w:type="spellStart"/>
      <w:r>
        <w:t>Yo</w:t>
      </w:r>
      <w:proofErr w:type="spellEnd"/>
      <w:r>
        <w:t xml:space="preserve"> </w:t>
      </w:r>
      <w:proofErr w:type="spellStart"/>
      <w:r>
        <w:t>miro</w:t>
      </w:r>
      <w:proofErr w:type="spellEnd"/>
      <w:r>
        <w:t xml:space="preserve"> </w:t>
      </w:r>
      <w:proofErr w:type="spellStart"/>
      <w:r>
        <w:t>cómo</w:t>
      </w:r>
      <w:proofErr w:type="spellEnd"/>
      <w:r>
        <w:t xml:space="preserve"> las </w:t>
      </w:r>
      <w:proofErr w:type="spellStart"/>
      <w:r>
        <w:t>recibís</w:t>
      </w:r>
      <w:proofErr w:type="spellEnd"/>
      <w:r>
        <w:t xml:space="preserve"> y </w:t>
      </w:r>
      <w:proofErr w:type="spellStart"/>
      <w:r>
        <w:t>el</w:t>
      </w:r>
      <w:proofErr w:type="spellEnd"/>
      <w:r>
        <w:t xml:space="preserve"> </w:t>
      </w:r>
      <w:proofErr w:type="spellStart"/>
      <w:r>
        <w:t>fruto</w:t>
      </w:r>
      <w:proofErr w:type="spellEnd"/>
      <w:r>
        <w:t xml:space="preserve"> </w:t>
      </w:r>
      <w:proofErr w:type="spellStart"/>
      <w:r>
        <w:t>que</w:t>
      </w:r>
      <w:proofErr w:type="spellEnd"/>
      <w:r>
        <w:t xml:space="preserve"> me </w:t>
      </w:r>
      <w:proofErr w:type="spellStart"/>
      <w:r>
        <w:t>presentáis</w:t>
      </w:r>
      <w:proofErr w:type="spellEnd"/>
      <w:r>
        <w:t xml:space="preserve">. </w:t>
      </w:r>
      <w:proofErr w:type="spellStart"/>
      <w:r>
        <w:t>Muchas</w:t>
      </w:r>
      <w:proofErr w:type="spellEnd"/>
      <w:r>
        <w:t xml:space="preserve"> de </w:t>
      </w:r>
      <w:proofErr w:type="spellStart"/>
      <w:r>
        <w:t>esas</w:t>
      </w:r>
      <w:proofErr w:type="spellEnd"/>
      <w:r>
        <w:t xml:space="preserve"> </w:t>
      </w:r>
      <w:proofErr w:type="spellStart"/>
      <w:r>
        <w:t>pruebas</w:t>
      </w:r>
      <w:proofErr w:type="spellEnd"/>
      <w:r>
        <w:t xml:space="preserve"> son </w:t>
      </w:r>
      <w:proofErr w:type="spellStart"/>
      <w:r>
        <w:t>pequeñas</w:t>
      </w:r>
      <w:proofErr w:type="spellEnd"/>
      <w:r>
        <w:t xml:space="preserve"> y con </w:t>
      </w:r>
      <w:proofErr w:type="spellStart"/>
      <w:r>
        <w:t>ellas</w:t>
      </w:r>
      <w:proofErr w:type="spellEnd"/>
      <w:r>
        <w:t xml:space="preserve"> </w:t>
      </w:r>
      <w:proofErr w:type="spellStart"/>
      <w:r>
        <w:t>podíais</w:t>
      </w:r>
      <w:proofErr w:type="spellEnd"/>
      <w:r>
        <w:t xml:space="preserve"> </w:t>
      </w:r>
      <w:proofErr w:type="spellStart"/>
      <w:r>
        <w:t>dar</w:t>
      </w:r>
      <w:proofErr w:type="spellEnd"/>
      <w:r>
        <w:t xml:space="preserve"> principio a </w:t>
      </w:r>
      <w:proofErr w:type="spellStart"/>
      <w:r>
        <w:t>una</w:t>
      </w:r>
      <w:proofErr w:type="spellEnd"/>
      <w:r>
        <w:t xml:space="preserve"> </w:t>
      </w:r>
      <w:proofErr w:type="spellStart"/>
      <w:r>
        <w:t>vida</w:t>
      </w:r>
      <w:proofErr w:type="spellEnd"/>
      <w:r>
        <w:t xml:space="preserve"> de </w:t>
      </w:r>
      <w:proofErr w:type="spellStart"/>
      <w:r>
        <w:t>enmienda</w:t>
      </w:r>
      <w:proofErr w:type="spellEnd"/>
      <w:r>
        <w:t xml:space="preserve"> y </w:t>
      </w:r>
      <w:proofErr w:type="spellStart"/>
      <w:r>
        <w:t>perfeccionamiento</w:t>
      </w:r>
      <w:proofErr w:type="spellEnd"/>
      <w:r>
        <w:t xml:space="preserve">; </w:t>
      </w:r>
      <w:proofErr w:type="spellStart"/>
      <w:r>
        <w:t>pero</w:t>
      </w:r>
      <w:proofErr w:type="spellEnd"/>
      <w:r>
        <w:t xml:space="preserve"> sin </w:t>
      </w:r>
      <w:proofErr w:type="spellStart"/>
      <w:r>
        <w:t>analizarlas</w:t>
      </w:r>
      <w:proofErr w:type="spellEnd"/>
      <w:r>
        <w:t xml:space="preserve"> las </w:t>
      </w:r>
      <w:proofErr w:type="spellStart"/>
      <w:r>
        <w:t>desecháis</w:t>
      </w:r>
      <w:proofErr w:type="spellEnd"/>
      <w:r>
        <w:t xml:space="preserve">, y </w:t>
      </w:r>
      <w:proofErr w:type="spellStart"/>
      <w:r>
        <w:t>si</w:t>
      </w:r>
      <w:proofErr w:type="spellEnd"/>
      <w:r>
        <w:t xml:space="preserve"> </w:t>
      </w:r>
      <w:proofErr w:type="spellStart"/>
      <w:r>
        <w:t>así</w:t>
      </w:r>
      <w:proofErr w:type="spellEnd"/>
      <w:r>
        <w:t xml:space="preserve"> </w:t>
      </w:r>
      <w:proofErr w:type="spellStart"/>
      <w:r>
        <w:t>obráis</w:t>
      </w:r>
      <w:proofErr w:type="spellEnd"/>
      <w:r>
        <w:t xml:space="preserve"> ¿</w:t>
      </w:r>
      <w:proofErr w:type="spellStart"/>
      <w:r>
        <w:t>Cómo</w:t>
      </w:r>
      <w:proofErr w:type="spellEnd"/>
      <w:r>
        <w:t xml:space="preserve"> </w:t>
      </w:r>
      <w:proofErr w:type="spellStart"/>
      <w:r>
        <w:t>podréis</w:t>
      </w:r>
      <w:proofErr w:type="spellEnd"/>
      <w:r>
        <w:t xml:space="preserve"> </w:t>
      </w:r>
      <w:proofErr w:type="spellStart"/>
      <w:r>
        <w:t>prepararos</w:t>
      </w:r>
      <w:proofErr w:type="spellEnd"/>
      <w:r>
        <w:t xml:space="preserve"> para </w:t>
      </w:r>
      <w:proofErr w:type="spellStart"/>
      <w:r>
        <w:t>pruebas</w:t>
      </w:r>
      <w:proofErr w:type="spellEnd"/>
      <w:r>
        <w:t xml:space="preserve"> </w:t>
      </w:r>
      <w:proofErr w:type="spellStart"/>
      <w:r>
        <w:t>mayores</w:t>
      </w:r>
      <w:proofErr w:type="spellEnd"/>
      <w:r>
        <w:t xml:space="preserve">? El </w:t>
      </w:r>
      <w:proofErr w:type="spellStart"/>
      <w:r>
        <w:t>juicio</w:t>
      </w:r>
      <w:proofErr w:type="spellEnd"/>
      <w:r>
        <w:t xml:space="preserve"> </w:t>
      </w:r>
      <w:proofErr w:type="spellStart"/>
      <w:r>
        <w:t>que</w:t>
      </w:r>
      <w:proofErr w:type="spellEnd"/>
      <w:r>
        <w:t xml:space="preserve"> </w:t>
      </w:r>
      <w:proofErr w:type="spellStart"/>
      <w:r>
        <w:t>Yo</w:t>
      </w:r>
      <w:proofErr w:type="spellEnd"/>
      <w:r>
        <w:t xml:space="preserve"> </w:t>
      </w:r>
      <w:proofErr w:type="spellStart"/>
      <w:r>
        <w:t>hago</w:t>
      </w:r>
      <w:proofErr w:type="spellEnd"/>
      <w:r>
        <w:t xml:space="preserve"> de </w:t>
      </w:r>
      <w:proofErr w:type="spellStart"/>
      <w:r>
        <w:t>vuestras</w:t>
      </w:r>
      <w:proofErr w:type="spellEnd"/>
      <w:r>
        <w:t xml:space="preserve"> </w:t>
      </w:r>
      <w:proofErr w:type="spellStart"/>
      <w:r>
        <w:t>obras</w:t>
      </w:r>
      <w:proofErr w:type="spellEnd"/>
      <w:r>
        <w:t xml:space="preserve"> no es </w:t>
      </w:r>
      <w:proofErr w:type="spellStart"/>
      <w:r>
        <w:t>riguroso</w:t>
      </w:r>
      <w:proofErr w:type="spellEnd"/>
      <w:r>
        <w:t xml:space="preserve">, es </w:t>
      </w:r>
      <w:proofErr w:type="spellStart"/>
      <w:r>
        <w:t>el</w:t>
      </w:r>
      <w:proofErr w:type="spellEnd"/>
      <w:r>
        <w:t xml:space="preserve"> </w:t>
      </w:r>
      <w:proofErr w:type="spellStart"/>
      <w:r>
        <w:t>juicio</w:t>
      </w:r>
      <w:proofErr w:type="spellEnd"/>
      <w:r>
        <w:t xml:space="preserve"> de un Padre </w:t>
      </w:r>
      <w:proofErr w:type="spellStart"/>
      <w:r>
        <w:t>cariñoso</w:t>
      </w:r>
      <w:proofErr w:type="spellEnd"/>
      <w:r>
        <w:t xml:space="preserve"> </w:t>
      </w:r>
      <w:proofErr w:type="spellStart"/>
      <w:r>
        <w:t>que</w:t>
      </w:r>
      <w:proofErr w:type="spellEnd"/>
      <w:r>
        <w:t xml:space="preserve"> </w:t>
      </w:r>
      <w:proofErr w:type="spellStart"/>
      <w:r>
        <w:t>os</w:t>
      </w:r>
      <w:proofErr w:type="spellEnd"/>
      <w:r>
        <w:t xml:space="preserve"> ama, </w:t>
      </w:r>
      <w:proofErr w:type="spellStart"/>
      <w:r>
        <w:t>que</w:t>
      </w:r>
      <w:proofErr w:type="spellEnd"/>
      <w:r>
        <w:t xml:space="preserve"> </w:t>
      </w:r>
      <w:proofErr w:type="spellStart"/>
      <w:r>
        <w:t>os</w:t>
      </w:r>
      <w:proofErr w:type="spellEnd"/>
      <w:r>
        <w:t xml:space="preserve"> </w:t>
      </w:r>
      <w:proofErr w:type="spellStart"/>
      <w:r>
        <w:t>aconseja</w:t>
      </w:r>
      <w:proofErr w:type="spellEnd"/>
      <w:r>
        <w:t xml:space="preserve"> para </w:t>
      </w:r>
      <w:proofErr w:type="spellStart"/>
      <w:r>
        <w:t>que</w:t>
      </w:r>
      <w:proofErr w:type="spellEnd"/>
      <w:r>
        <w:t xml:space="preserve"> </w:t>
      </w:r>
      <w:proofErr w:type="spellStart"/>
      <w:r>
        <w:t>vayáis</w:t>
      </w:r>
      <w:proofErr w:type="spellEnd"/>
      <w:r>
        <w:t xml:space="preserve"> </w:t>
      </w:r>
      <w:proofErr w:type="spellStart"/>
      <w:r>
        <w:t>siempre</w:t>
      </w:r>
      <w:proofErr w:type="spellEnd"/>
      <w:r>
        <w:t xml:space="preserve"> </w:t>
      </w:r>
      <w:proofErr w:type="spellStart"/>
      <w:r>
        <w:t>adelante</w:t>
      </w:r>
      <w:proofErr w:type="spellEnd"/>
      <w:r>
        <w:t xml:space="preserve"> </w:t>
      </w:r>
      <w:proofErr w:type="spellStart"/>
      <w:r>
        <w:t>en</w:t>
      </w:r>
      <w:proofErr w:type="spellEnd"/>
      <w:r>
        <w:t xml:space="preserve"> </w:t>
      </w:r>
      <w:proofErr w:type="spellStart"/>
      <w:r>
        <w:t>el</w:t>
      </w:r>
      <w:proofErr w:type="spellEnd"/>
      <w:r>
        <w:t xml:space="preserve"> </w:t>
      </w:r>
      <w:proofErr w:type="spellStart"/>
      <w:r>
        <w:t>ejercicio</w:t>
      </w:r>
      <w:proofErr w:type="spellEnd"/>
      <w:r>
        <w:t xml:space="preserve"> de mi Ley, </w:t>
      </w:r>
      <w:proofErr w:type="spellStart"/>
      <w:r>
        <w:t>mostrando</w:t>
      </w:r>
      <w:proofErr w:type="spellEnd"/>
      <w:r>
        <w:t xml:space="preserve"> </w:t>
      </w:r>
      <w:proofErr w:type="spellStart"/>
      <w:r>
        <w:t>siempre</w:t>
      </w:r>
      <w:proofErr w:type="spellEnd"/>
      <w:r>
        <w:t xml:space="preserve"> </w:t>
      </w:r>
      <w:proofErr w:type="spellStart"/>
      <w:r>
        <w:t>vuestra</w:t>
      </w:r>
      <w:proofErr w:type="spellEnd"/>
      <w:r>
        <w:t xml:space="preserve"> </w:t>
      </w:r>
      <w:proofErr w:type="spellStart"/>
      <w:r>
        <w:t>paz</w:t>
      </w:r>
      <w:proofErr w:type="spellEnd"/>
      <w:r>
        <w:t xml:space="preserve"> y </w:t>
      </w:r>
      <w:proofErr w:type="spellStart"/>
      <w:r>
        <w:t>fortaleza</w:t>
      </w:r>
      <w:proofErr w:type="spellEnd"/>
      <w:r>
        <w:t xml:space="preserve"> </w:t>
      </w:r>
      <w:proofErr w:type="spellStart"/>
      <w:r>
        <w:t>espiritual</w:t>
      </w:r>
      <w:proofErr w:type="spellEnd"/>
      <w:r>
        <w:t xml:space="preserve">; mas </w:t>
      </w:r>
      <w:proofErr w:type="spellStart"/>
      <w:r>
        <w:t>Yo</w:t>
      </w:r>
      <w:proofErr w:type="spellEnd"/>
      <w:r>
        <w:t xml:space="preserve"> </w:t>
      </w:r>
      <w:proofErr w:type="spellStart"/>
      <w:r>
        <w:t>busco</w:t>
      </w:r>
      <w:proofErr w:type="spellEnd"/>
      <w:r>
        <w:t xml:space="preserve"> y </w:t>
      </w:r>
      <w:proofErr w:type="spellStart"/>
      <w:r>
        <w:t>amo</w:t>
      </w:r>
      <w:proofErr w:type="spellEnd"/>
      <w:r>
        <w:t xml:space="preserve"> a </w:t>
      </w:r>
      <w:proofErr w:type="spellStart"/>
      <w:r>
        <w:t>todos</w:t>
      </w:r>
      <w:proofErr w:type="spellEnd"/>
      <w:r>
        <w:t xml:space="preserve"> mis </w:t>
      </w:r>
      <w:proofErr w:type="spellStart"/>
      <w:r>
        <w:t>hijos</w:t>
      </w:r>
      <w:proofErr w:type="spellEnd"/>
      <w:r>
        <w:t xml:space="preserve">, no </w:t>
      </w:r>
      <w:proofErr w:type="spellStart"/>
      <w:r>
        <w:t>desconozco</w:t>
      </w:r>
      <w:proofErr w:type="spellEnd"/>
      <w:r>
        <w:t xml:space="preserve"> al </w:t>
      </w:r>
      <w:proofErr w:type="spellStart"/>
      <w:r>
        <w:t>que</w:t>
      </w:r>
      <w:proofErr w:type="spellEnd"/>
      <w:r>
        <w:t xml:space="preserve"> </w:t>
      </w:r>
      <w:proofErr w:type="spellStart"/>
      <w:r>
        <w:t>delinque</w:t>
      </w:r>
      <w:proofErr w:type="spellEnd"/>
      <w:r>
        <w:t xml:space="preserve">, antes bien, lo </w:t>
      </w:r>
      <w:proofErr w:type="spellStart"/>
      <w:r>
        <w:t>perdono</w:t>
      </w:r>
      <w:proofErr w:type="spellEnd"/>
      <w:r>
        <w:t xml:space="preserve"> y le </w:t>
      </w:r>
      <w:proofErr w:type="spellStart"/>
      <w:r>
        <w:t>ofrezco</w:t>
      </w:r>
      <w:proofErr w:type="spellEnd"/>
      <w:r>
        <w:t xml:space="preserve"> </w:t>
      </w:r>
      <w:proofErr w:type="spellStart"/>
      <w:r>
        <w:t>una</w:t>
      </w:r>
      <w:proofErr w:type="spellEnd"/>
      <w:r>
        <w:t xml:space="preserve"> </w:t>
      </w:r>
      <w:proofErr w:type="spellStart"/>
      <w:r>
        <w:t>oportunidad</w:t>
      </w:r>
      <w:proofErr w:type="spellEnd"/>
      <w:r>
        <w:t xml:space="preserve"> para </w:t>
      </w:r>
      <w:proofErr w:type="spellStart"/>
      <w:r>
        <w:t>que</w:t>
      </w:r>
      <w:proofErr w:type="spellEnd"/>
      <w:r>
        <w:t xml:space="preserve"> se </w:t>
      </w:r>
      <w:proofErr w:type="spellStart"/>
      <w:r>
        <w:t>enmiende</w:t>
      </w:r>
      <w:proofErr w:type="spellEnd"/>
      <w:r>
        <w:t xml:space="preserve"> y </w:t>
      </w:r>
      <w:proofErr w:type="spellStart"/>
      <w:r>
        <w:t>vuelva</w:t>
      </w:r>
      <w:proofErr w:type="spellEnd"/>
      <w:r>
        <w:t xml:space="preserve"> al camino. Entre </w:t>
      </w:r>
      <w:proofErr w:type="spellStart"/>
      <w:r>
        <w:t>los</w:t>
      </w:r>
      <w:proofErr w:type="spellEnd"/>
      <w:r>
        <w:t xml:space="preserve"> </w:t>
      </w:r>
      <w:proofErr w:type="spellStart"/>
      <w:r>
        <w:t>que</w:t>
      </w:r>
      <w:proofErr w:type="spellEnd"/>
      <w:r>
        <w:t xml:space="preserve"> me </w:t>
      </w:r>
      <w:proofErr w:type="spellStart"/>
      <w:r>
        <w:t>siguen</w:t>
      </w:r>
      <w:proofErr w:type="spellEnd"/>
      <w:r>
        <w:t xml:space="preserve">, </w:t>
      </w:r>
      <w:proofErr w:type="spellStart"/>
      <w:r>
        <w:t>están</w:t>
      </w:r>
      <w:proofErr w:type="spellEnd"/>
      <w:r>
        <w:t xml:space="preserve"> </w:t>
      </w:r>
      <w:proofErr w:type="spellStart"/>
      <w:r>
        <w:t>los</w:t>
      </w:r>
      <w:proofErr w:type="spellEnd"/>
      <w:r>
        <w:t xml:space="preserve"> </w:t>
      </w:r>
      <w:proofErr w:type="spellStart"/>
      <w:r>
        <w:t>que</w:t>
      </w:r>
      <w:proofErr w:type="spellEnd"/>
      <w:r>
        <w:t xml:space="preserve"> no </w:t>
      </w:r>
      <w:proofErr w:type="spellStart"/>
      <w:r>
        <w:t>han</w:t>
      </w:r>
      <w:proofErr w:type="spellEnd"/>
      <w:r>
        <w:t xml:space="preserve"> </w:t>
      </w:r>
      <w:proofErr w:type="spellStart"/>
      <w:r>
        <w:t>podido</w:t>
      </w:r>
      <w:proofErr w:type="spellEnd"/>
      <w:r>
        <w:t xml:space="preserve"> </w:t>
      </w:r>
      <w:proofErr w:type="spellStart"/>
      <w:r>
        <w:t>librarse</w:t>
      </w:r>
      <w:proofErr w:type="spellEnd"/>
      <w:r>
        <w:t xml:space="preserve"> de sus </w:t>
      </w:r>
      <w:proofErr w:type="spellStart"/>
      <w:r>
        <w:t>pecados</w:t>
      </w:r>
      <w:proofErr w:type="spellEnd"/>
      <w:r>
        <w:t xml:space="preserve">, </w:t>
      </w:r>
      <w:proofErr w:type="spellStart"/>
      <w:r>
        <w:t>más</w:t>
      </w:r>
      <w:proofErr w:type="spellEnd"/>
      <w:r>
        <w:t xml:space="preserve"> </w:t>
      </w:r>
      <w:proofErr w:type="spellStart"/>
      <w:r>
        <w:t>otros</w:t>
      </w:r>
      <w:proofErr w:type="spellEnd"/>
      <w:r>
        <w:t xml:space="preserve"> </w:t>
      </w:r>
      <w:proofErr w:type="spellStart"/>
      <w:r>
        <w:t>que</w:t>
      </w:r>
      <w:proofErr w:type="spellEnd"/>
      <w:r>
        <w:t xml:space="preserve"> </w:t>
      </w:r>
      <w:proofErr w:type="spellStart"/>
      <w:r>
        <w:t>oran</w:t>
      </w:r>
      <w:proofErr w:type="spellEnd"/>
      <w:r>
        <w:t xml:space="preserve"> </w:t>
      </w:r>
      <w:proofErr w:type="spellStart"/>
      <w:r>
        <w:t>fervientemente</w:t>
      </w:r>
      <w:proofErr w:type="spellEnd"/>
      <w:r>
        <w:t xml:space="preserve"> </w:t>
      </w:r>
      <w:proofErr w:type="spellStart"/>
      <w:r>
        <w:t>cuando</w:t>
      </w:r>
      <w:proofErr w:type="spellEnd"/>
      <w:r>
        <w:t xml:space="preserve"> </w:t>
      </w:r>
      <w:proofErr w:type="spellStart"/>
      <w:r>
        <w:t>creen</w:t>
      </w:r>
      <w:proofErr w:type="spellEnd"/>
      <w:r>
        <w:t xml:space="preserve"> </w:t>
      </w:r>
      <w:proofErr w:type="spellStart"/>
      <w:r>
        <w:t>haber</w:t>
      </w:r>
      <w:proofErr w:type="spellEnd"/>
      <w:r>
        <w:t xml:space="preserve"> </w:t>
      </w:r>
      <w:proofErr w:type="spellStart"/>
      <w:r>
        <w:t>conquistado</w:t>
      </w:r>
      <w:proofErr w:type="spellEnd"/>
      <w:r>
        <w:t xml:space="preserve"> </w:t>
      </w:r>
      <w:proofErr w:type="spellStart"/>
      <w:r>
        <w:t>el</w:t>
      </w:r>
      <w:proofErr w:type="spellEnd"/>
      <w:r>
        <w:t xml:space="preserve"> </w:t>
      </w:r>
      <w:proofErr w:type="spellStart"/>
      <w:r>
        <w:t>triunfo</w:t>
      </w:r>
      <w:proofErr w:type="spellEnd"/>
      <w:r>
        <w:t xml:space="preserve">, al ser </w:t>
      </w:r>
      <w:proofErr w:type="spellStart"/>
      <w:r>
        <w:t>tocados</w:t>
      </w:r>
      <w:proofErr w:type="spellEnd"/>
      <w:r>
        <w:t xml:space="preserve"> </w:t>
      </w:r>
      <w:proofErr w:type="spellStart"/>
      <w:r>
        <w:t>en</w:t>
      </w:r>
      <w:proofErr w:type="spellEnd"/>
      <w:r>
        <w:t xml:space="preserve"> </w:t>
      </w:r>
      <w:proofErr w:type="spellStart"/>
      <w:r>
        <w:t>su</w:t>
      </w:r>
      <w:proofErr w:type="spellEnd"/>
      <w:r>
        <w:t xml:space="preserve"> amor </w:t>
      </w:r>
      <w:proofErr w:type="spellStart"/>
      <w:r>
        <w:t>propio</w:t>
      </w:r>
      <w:proofErr w:type="spellEnd"/>
      <w:r>
        <w:t xml:space="preserve"> o </w:t>
      </w:r>
      <w:proofErr w:type="spellStart"/>
      <w:r>
        <w:t>en</w:t>
      </w:r>
      <w:proofErr w:type="spellEnd"/>
      <w:r>
        <w:t xml:space="preserve"> </w:t>
      </w:r>
      <w:proofErr w:type="spellStart"/>
      <w:r>
        <w:t>su</w:t>
      </w:r>
      <w:proofErr w:type="spellEnd"/>
      <w:r>
        <w:t xml:space="preserve"> </w:t>
      </w:r>
      <w:proofErr w:type="spellStart"/>
      <w:r>
        <w:t>orgullo</w:t>
      </w:r>
      <w:proofErr w:type="spellEnd"/>
      <w:r>
        <w:t xml:space="preserve">, </w:t>
      </w:r>
      <w:proofErr w:type="spellStart"/>
      <w:r>
        <w:t>olvidan</w:t>
      </w:r>
      <w:proofErr w:type="spellEnd"/>
      <w:r>
        <w:t xml:space="preserve"> mi </w:t>
      </w:r>
      <w:proofErr w:type="spellStart"/>
      <w:r>
        <w:t>enseñanza</w:t>
      </w:r>
      <w:proofErr w:type="spellEnd"/>
      <w:r>
        <w:t xml:space="preserve"> y dan </w:t>
      </w:r>
      <w:proofErr w:type="spellStart"/>
      <w:r>
        <w:t>lugar</w:t>
      </w:r>
      <w:proofErr w:type="spellEnd"/>
      <w:r>
        <w:t xml:space="preserve"> a </w:t>
      </w:r>
      <w:proofErr w:type="spellStart"/>
      <w:r>
        <w:t>que</w:t>
      </w:r>
      <w:proofErr w:type="spellEnd"/>
      <w:r>
        <w:t xml:space="preserve"> sus malas </w:t>
      </w:r>
      <w:proofErr w:type="spellStart"/>
      <w:r>
        <w:t>inclinaciones</w:t>
      </w:r>
      <w:proofErr w:type="spellEnd"/>
      <w:r>
        <w:t xml:space="preserve"> se </w:t>
      </w:r>
      <w:proofErr w:type="spellStart"/>
      <w:r>
        <w:t>manifiesten</w:t>
      </w:r>
      <w:proofErr w:type="spellEnd"/>
      <w:r>
        <w:t>. ¿</w:t>
      </w:r>
      <w:proofErr w:type="spellStart"/>
      <w:r>
        <w:t>Quién</w:t>
      </w:r>
      <w:proofErr w:type="spellEnd"/>
      <w:r>
        <w:t xml:space="preserve"> </w:t>
      </w:r>
      <w:proofErr w:type="spellStart"/>
      <w:r>
        <w:t>podrá</w:t>
      </w:r>
      <w:proofErr w:type="spellEnd"/>
      <w:r>
        <w:t xml:space="preserve"> </w:t>
      </w:r>
      <w:proofErr w:type="spellStart"/>
      <w:r>
        <w:t>ocultarse</w:t>
      </w:r>
      <w:proofErr w:type="spellEnd"/>
      <w:r>
        <w:t xml:space="preserve"> de </w:t>
      </w:r>
      <w:proofErr w:type="spellStart"/>
      <w:r>
        <w:t>Mí</w:t>
      </w:r>
      <w:proofErr w:type="spellEnd"/>
      <w:r>
        <w:t xml:space="preserve">, </w:t>
      </w:r>
      <w:proofErr w:type="spellStart"/>
      <w:r>
        <w:t>que</w:t>
      </w:r>
      <w:proofErr w:type="spellEnd"/>
      <w:r>
        <w:t xml:space="preserve"> </w:t>
      </w:r>
      <w:proofErr w:type="spellStart"/>
      <w:r>
        <w:t>conozco</w:t>
      </w:r>
      <w:proofErr w:type="spellEnd"/>
      <w:r>
        <w:t xml:space="preserve"> </w:t>
      </w:r>
      <w:proofErr w:type="spellStart"/>
      <w:r>
        <w:t>vuestros</w:t>
      </w:r>
      <w:proofErr w:type="spellEnd"/>
      <w:r>
        <w:t xml:space="preserve"> </w:t>
      </w:r>
      <w:proofErr w:type="spellStart"/>
      <w:r>
        <w:t>pensamientos</w:t>
      </w:r>
      <w:proofErr w:type="spellEnd"/>
      <w:r>
        <w:t xml:space="preserve"> y </w:t>
      </w:r>
      <w:proofErr w:type="spellStart"/>
      <w:r>
        <w:t>el</w:t>
      </w:r>
      <w:proofErr w:type="spellEnd"/>
      <w:r>
        <w:t xml:space="preserve"> </w:t>
      </w:r>
      <w:proofErr w:type="spellStart"/>
      <w:r>
        <w:t>origen</w:t>
      </w:r>
      <w:proofErr w:type="spellEnd"/>
      <w:r>
        <w:t xml:space="preserve"> de </w:t>
      </w:r>
      <w:proofErr w:type="spellStart"/>
      <w:r>
        <w:t>vuestro</w:t>
      </w:r>
      <w:proofErr w:type="spellEnd"/>
      <w:r>
        <w:t xml:space="preserve"> ser? </w:t>
      </w:r>
    </w:p>
    <w:p w14:paraId="1BAB35FF" w14:textId="77777777" w:rsidR="00F50769" w:rsidRDefault="00F50769" w:rsidP="00F50769">
      <w:r>
        <w:t xml:space="preserve">30. </w:t>
      </w:r>
      <w:proofErr w:type="spellStart"/>
      <w:r>
        <w:t>Mientras</w:t>
      </w:r>
      <w:proofErr w:type="spellEnd"/>
      <w:r>
        <w:t xml:space="preserve"> </w:t>
      </w:r>
      <w:proofErr w:type="spellStart"/>
      <w:r>
        <w:t>el</w:t>
      </w:r>
      <w:proofErr w:type="spellEnd"/>
      <w:r>
        <w:t xml:space="preserve"> hombre no </w:t>
      </w:r>
      <w:proofErr w:type="spellStart"/>
      <w:r>
        <w:t>pueda</w:t>
      </w:r>
      <w:proofErr w:type="spellEnd"/>
      <w:r>
        <w:t xml:space="preserve"> </w:t>
      </w:r>
      <w:proofErr w:type="spellStart"/>
      <w:r>
        <w:t>penetrar</w:t>
      </w:r>
      <w:proofErr w:type="spellEnd"/>
      <w:r>
        <w:t xml:space="preserve">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de </w:t>
      </w:r>
      <w:proofErr w:type="spellStart"/>
      <w:r>
        <w:t>su</w:t>
      </w:r>
      <w:proofErr w:type="spellEnd"/>
      <w:r>
        <w:t xml:space="preserve"> </w:t>
      </w:r>
      <w:proofErr w:type="spellStart"/>
      <w:r>
        <w:t>hermano</w:t>
      </w:r>
      <w:proofErr w:type="spellEnd"/>
      <w:r>
        <w:t xml:space="preserve"> para defender </w:t>
      </w:r>
      <w:proofErr w:type="spellStart"/>
      <w:r>
        <w:t>su</w:t>
      </w:r>
      <w:proofErr w:type="spellEnd"/>
      <w:r>
        <w:t xml:space="preserve"> causa. </w:t>
      </w:r>
      <w:proofErr w:type="spellStart"/>
      <w:r>
        <w:t>Yo</w:t>
      </w:r>
      <w:proofErr w:type="spellEnd"/>
      <w:r>
        <w:t xml:space="preserve"> la </w:t>
      </w:r>
      <w:proofErr w:type="spellStart"/>
      <w:r>
        <w:t>tomo</w:t>
      </w:r>
      <w:proofErr w:type="spellEnd"/>
      <w:r>
        <w:t xml:space="preserve">, </w:t>
      </w:r>
      <w:proofErr w:type="spellStart"/>
      <w:r>
        <w:t>justa</w:t>
      </w:r>
      <w:proofErr w:type="spellEnd"/>
      <w:r>
        <w:t xml:space="preserve"> o </w:t>
      </w:r>
      <w:proofErr w:type="spellStart"/>
      <w:r>
        <w:t>injusta</w:t>
      </w:r>
      <w:proofErr w:type="spellEnd"/>
      <w:r>
        <w:t xml:space="preserve">, </w:t>
      </w:r>
      <w:proofErr w:type="spellStart"/>
      <w:r>
        <w:t>os</w:t>
      </w:r>
      <w:proofErr w:type="spellEnd"/>
      <w:r>
        <w:t xml:space="preserve"> </w:t>
      </w:r>
      <w:proofErr w:type="spellStart"/>
      <w:r>
        <w:t>defiendo</w:t>
      </w:r>
      <w:proofErr w:type="spellEnd"/>
      <w:r>
        <w:t xml:space="preserve"> y </w:t>
      </w:r>
      <w:proofErr w:type="spellStart"/>
      <w:r>
        <w:t>os</w:t>
      </w:r>
      <w:proofErr w:type="spellEnd"/>
      <w:r>
        <w:t xml:space="preserve"> </w:t>
      </w:r>
      <w:proofErr w:type="spellStart"/>
      <w:r>
        <w:t>amo</w:t>
      </w:r>
      <w:proofErr w:type="spellEnd"/>
      <w:r>
        <w:t xml:space="preserve">. </w:t>
      </w:r>
    </w:p>
    <w:p w14:paraId="12433934" w14:textId="77777777" w:rsidR="00F50769" w:rsidRDefault="00F50769" w:rsidP="00F50769">
      <w:r>
        <w:lastRenderedPageBreak/>
        <w:t xml:space="preserve">31. </w:t>
      </w:r>
      <w:proofErr w:type="spellStart"/>
      <w:r>
        <w:t>Oíd</w:t>
      </w:r>
      <w:proofErr w:type="spellEnd"/>
      <w:r>
        <w:t xml:space="preserve"> mis palabras para </w:t>
      </w:r>
      <w:proofErr w:type="spellStart"/>
      <w:r>
        <w:t>que</w:t>
      </w:r>
      <w:proofErr w:type="spellEnd"/>
      <w:r>
        <w:t xml:space="preserve"> no </w:t>
      </w:r>
      <w:proofErr w:type="spellStart"/>
      <w:r>
        <w:t>tropecéis</w:t>
      </w:r>
      <w:proofErr w:type="spellEnd"/>
      <w:r>
        <w:t xml:space="preserve">, </w:t>
      </w:r>
      <w:proofErr w:type="spellStart"/>
      <w:r>
        <w:t>ni</w:t>
      </w:r>
      <w:proofErr w:type="spellEnd"/>
      <w:r>
        <w:t xml:space="preserve"> </w:t>
      </w:r>
      <w:proofErr w:type="spellStart"/>
      <w:r>
        <w:t>llevéis</w:t>
      </w:r>
      <w:proofErr w:type="spellEnd"/>
      <w:r>
        <w:t xml:space="preserve"> a </w:t>
      </w:r>
      <w:proofErr w:type="spellStart"/>
      <w:r>
        <w:t>vuestros</w:t>
      </w:r>
      <w:proofErr w:type="spellEnd"/>
      <w:r>
        <w:t xml:space="preserve"> </w:t>
      </w:r>
      <w:proofErr w:type="spellStart"/>
      <w:r>
        <w:t>labios</w:t>
      </w:r>
      <w:proofErr w:type="spellEnd"/>
      <w:r>
        <w:t xml:space="preserve"> un </w:t>
      </w:r>
      <w:proofErr w:type="spellStart"/>
      <w:r>
        <w:t>cáliz</w:t>
      </w:r>
      <w:proofErr w:type="spellEnd"/>
      <w:r>
        <w:t xml:space="preserve"> de </w:t>
      </w:r>
      <w:proofErr w:type="spellStart"/>
      <w:r>
        <w:t>amargura</w:t>
      </w:r>
      <w:proofErr w:type="spellEnd"/>
      <w:r>
        <w:t xml:space="preserve">. ¿Por </w:t>
      </w:r>
      <w:proofErr w:type="spellStart"/>
      <w:r>
        <w:t>qué</w:t>
      </w:r>
      <w:proofErr w:type="spellEnd"/>
      <w:r>
        <w:t xml:space="preserve"> no </w:t>
      </w:r>
      <w:proofErr w:type="spellStart"/>
      <w:r>
        <w:t>queréis</w:t>
      </w:r>
      <w:proofErr w:type="spellEnd"/>
      <w:r>
        <w:t xml:space="preserve"> </w:t>
      </w:r>
      <w:proofErr w:type="spellStart"/>
      <w:r>
        <w:t>comprender</w:t>
      </w:r>
      <w:proofErr w:type="spellEnd"/>
      <w:r>
        <w:t xml:space="preserve"> </w:t>
      </w:r>
      <w:proofErr w:type="spellStart"/>
      <w:r>
        <w:t>vuestro</w:t>
      </w:r>
      <w:proofErr w:type="spellEnd"/>
      <w:r>
        <w:t xml:space="preserve"> </w:t>
      </w:r>
      <w:proofErr w:type="spellStart"/>
      <w:r>
        <w:t>destino</w:t>
      </w:r>
      <w:proofErr w:type="spellEnd"/>
      <w:r>
        <w:t xml:space="preserve"> de amor, </w:t>
      </w:r>
      <w:proofErr w:type="spellStart"/>
      <w:r>
        <w:t>vuestra</w:t>
      </w:r>
      <w:proofErr w:type="spellEnd"/>
      <w:r>
        <w:t xml:space="preserve"> gran </w:t>
      </w:r>
      <w:proofErr w:type="spellStart"/>
      <w:r>
        <w:t>misión</w:t>
      </w:r>
      <w:proofErr w:type="spellEnd"/>
      <w:r>
        <w:t xml:space="preserve">? ¿Por </w:t>
      </w:r>
      <w:proofErr w:type="spellStart"/>
      <w:r>
        <w:t>qué</w:t>
      </w:r>
      <w:proofErr w:type="spellEnd"/>
      <w:r>
        <w:t xml:space="preserve"> no </w:t>
      </w:r>
      <w:proofErr w:type="spellStart"/>
      <w:r>
        <w:t>imitáis</w:t>
      </w:r>
      <w:proofErr w:type="spellEnd"/>
      <w:r>
        <w:t xml:space="preserve"> mis </w:t>
      </w:r>
      <w:proofErr w:type="spellStart"/>
      <w:r>
        <w:t>obras</w:t>
      </w:r>
      <w:proofErr w:type="spellEnd"/>
      <w:r>
        <w:t xml:space="preserve">, </w:t>
      </w:r>
      <w:proofErr w:type="spellStart"/>
      <w:r>
        <w:t>sintiendo</w:t>
      </w:r>
      <w:proofErr w:type="spellEnd"/>
      <w:r>
        <w:t xml:space="preserve"> </w:t>
      </w:r>
    </w:p>
    <w:p w14:paraId="37F630E5" w14:textId="77777777" w:rsidR="00F50769" w:rsidRDefault="00F50769" w:rsidP="00F50769">
      <w:proofErr w:type="spellStart"/>
      <w:r>
        <w:t>que</w:t>
      </w:r>
      <w:proofErr w:type="spellEnd"/>
      <w:r>
        <w:t xml:space="preserve"> </w:t>
      </w:r>
      <w:proofErr w:type="spellStart"/>
      <w:r>
        <w:t>sois</w:t>
      </w:r>
      <w:proofErr w:type="spellEnd"/>
      <w:r>
        <w:t xml:space="preserve"> </w:t>
      </w:r>
      <w:proofErr w:type="spellStart"/>
      <w:r>
        <w:t>capaces</w:t>
      </w:r>
      <w:proofErr w:type="spellEnd"/>
      <w:r>
        <w:t xml:space="preserve"> de </w:t>
      </w:r>
      <w:proofErr w:type="spellStart"/>
      <w:r>
        <w:t>hacer</w:t>
      </w:r>
      <w:proofErr w:type="spellEnd"/>
      <w:r>
        <w:t xml:space="preserve"> lo </w:t>
      </w:r>
      <w:proofErr w:type="spellStart"/>
      <w:r>
        <w:t>que</w:t>
      </w:r>
      <w:proofErr w:type="spellEnd"/>
      <w:r>
        <w:t xml:space="preserve"> </w:t>
      </w:r>
      <w:proofErr w:type="spellStart"/>
      <w:r>
        <w:t>Yo</w:t>
      </w:r>
      <w:proofErr w:type="spellEnd"/>
      <w:r>
        <w:t xml:space="preserve"> </w:t>
      </w:r>
      <w:proofErr w:type="spellStart"/>
      <w:r>
        <w:t>os</w:t>
      </w:r>
      <w:proofErr w:type="spellEnd"/>
      <w:r>
        <w:t xml:space="preserve"> </w:t>
      </w:r>
      <w:proofErr w:type="spellStart"/>
      <w:r>
        <w:t>pido</w:t>
      </w:r>
      <w:proofErr w:type="spellEnd"/>
      <w:r>
        <w:t xml:space="preserve">, </w:t>
      </w:r>
      <w:proofErr w:type="spellStart"/>
      <w:r>
        <w:t>si</w:t>
      </w:r>
      <w:proofErr w:type="spellEnd"/>
      <w:r>
        <w:t xml:space="preserve"> </w:t>
      </w:r>
      <w:proofErr w:type="spellStart"/>
      <w:r>
        <w:t>sois</w:t>
      </w:r>
      <w:proofErr w:type="spellEnd"/>
      <w:r>
        <w:t xml:space="preserve"> </w:t>
      </w:r>
      <w:proofErr w:type="spellStart"/>
      <w:r>
        <w:t>parte</w:t>
      </w:r>
      <w:proofErr w:type="spellEnd"/>
      <w:r>
        <w:t xml:space="preserve"> de </w:t>
      </w:r>
      <w:proofErr w:type="spellStart"/>
      <w:r>
        <w:t>mí</w:t>
      </w:r>
      <w:proofErr w:type="spellEnd"/>
      <w:r>
        <w:t xml:space="preserve"> ser y </w:t>
      </w:r>
      <w:proofErr w:type="spellStart"/>
      <w:r>
        <w:t>por</w:t>
      </w:r>
      <w:proofErr w:type="spellEnd"/>
      <w:r>
        <w:t xml:space="preserve"> lo tanto </w:t>
      </w:r>
      <w:proofErr w:type="spellStart"/>
      <w:r>
        <w:t>estáis</w:t>
      </w:r>
      <w:proofErr w:type="spellEnd"/>
      <w:r>
        <w:t xml:space="preserve"> </w:t>
      </w:r>
      <w:proofErr w:type="spellStart"/>
      <w:r>
        <w:t>dotados</w:t>
      </w:r>
      <w:proofErr w:type="spellEnd"/>
      <w:r>
        <w:t xml:space="preserve"> de </w:t>
      </w:r>
      <w:proofErr w:type="spellStart"/>
      <w:r>
        <w:t>grandes</w:t>
      </w:r>
      <w:proofErr w:type="spellEnd"/>
      <w:r>
        <w:t xml:space="preserve"> </w:t>
      </w:r>
      <w:proofErr w:type="spellStart"/>
      <w:r>
        <w:t>atributos</w:t>
      </w:r>
      <w:proofErr w:type="spellEnd"/>
      <w:r>
        <w:t xml:space="preserve">? </w:t>
      </w:r>
    </w:p>
    <w:p w14:paraId="7ABE9316" w14:textId="77777777" w:rsidR="00F50769" w:rsidRDefault="00F50769" w:rsidP="00F50769">
      <w:r>
        <w:t xml:space="preserve">32. No </w:t>
      </w:r>
      <w:proofErr w:type="spellStart"/>
      <w:r>
        <w:t>quiero</w:t>
      </w:r>
      <w:proofErr w:type="spellEnd"/>
      <w:r>
        <w:t xml:space="preserve"> </w:t>
      </w:r>
      <w:proofErr w:type="spellStart"/>
      <w:r>
        <w:t>que</w:t>
      </w:r>
      <w:proofErr w:type="spellEnd"/>
      <w:r>
        <w:t xml:space="preserve"> al </w:t>
      </w:r>
      <w:proofErr w:type="spellStart"/>
      <w:r>
        <w:t>recibir</w:t>
      </w:r>
      <w:proofErr w:type="spellEnd"/>
      <w:r>
        <w:t xml:space="preserve"> mi palabra </w:t>
      </w:r>
      <w:proofErr w:type="spellStart"/>
      <w:r>
        <w:t>os</w:t>
      </w:r>
      <w:proofErr w:type="spellEnd"/>
      <w:r>
        <w:t xml:space="preserve"> </w:t>
      </w:r>
      <w:proofErr w:type="spellStart"/>
      <w:r>
        <w:t>sintáis</w:t>
      </w:r>
      <w:proofErr w:type="spellEnd"/>
      <w:r>
        <w:t xml:space="preserve"> </w:t>
      </w:r>
      <w:proofErr w:type="spellStart"/>
      <w:r>
        <w:t>lastimados</w:t>
      </w:r>
      <w:proofErr w:type="spellEnd"/>
      <w:r>
        <w:t xml:space="preserve">, antes bien, </w:t>
      </w:r>
      <w:proofErr w:type="spellStart"/>
      <w:r>
        <w:t>quiero</w:t>
      </w:r>
      <w:proofErr w:type="spellEnd"/>
      <w:r>
        <w:t xml:space="preserve"> </w:t>
      </w:r>
      <w:proofErr w:type="spellStart"/>
      <w:r>
        <w:t>reanimaros</w:t>
      </w:r>
      <w:proofErr w:type="spellEnd"/>
      <w:r>
        <w:t xml:space="preserve"> con </w:t>
      </w:r>
      <w:proofErr w:type="spellStart"/>
      <w:r>
        <w:t>ella</w:t>
      </w:r>
      <w:proofErr w:type="spellEnd"/>
      <w:r>
        <w:t xml:space="preserve">. Si </w:t>
      </w:r>
      <w:proofErr w:type="spellStart"/>
      <w:r>
        <w:t>os</w:t>
      </w:r>
      <w:proofErr w:type="spellEnd"/>
      <w:r>
        <w:t xml:space="preserve"> he </w:t>
      </w:r>
      <w:proofErr w:type="spellStart"/>
      <w:r>
        <w:t>dicho</w:t>
      </w:r>
      <w:proofErr w:type="spellEnd"/>
      <w:r>
        <w:t xml:space="preserve"> </w:t>
      </w:r>
      <w:proofErr w:type="spellStart"/>
      <w:r>
        <w:t>alguna</w:t>
      </w:r>
      <w:proofErr w:type="spellEnd"/>
      <w:r>
        <w:t xml:space="preserve"> </w:t>
      </w:r>
      <w:proofErr w:type="spellStart"/>
      <w:r>
        <w:t>vez</w:t>
      </w:r>
      <w:proofErr w:type="spellEnd"/>
      <w:r>
        <w:t xml:space="preserve">, </w:t>
      </w:r>
      <w:proofErr w:type="spellStart"/>
      <w:r>
        <w:t>Vuestra</w:t>
      </w:r>
      <w:proofErr w:type="spellEnd"/>
      <w:r>
        <w:t xml:space="preserve"> </w:t>
      </w:r>
      <w:proofErr w:type="spellStart"/>
      <w:r>
        <w:t>voluntad</w:t>
      </w:r>
      <w:proofErr w:type="spellEnd"/>
      <w:r>
        <w:t xml:space="preserve"> es la </w:t>
      </w:r>
      <w:proofErr w:type="spellStart"/>
      <w:r>
        <w:t>mía</w:t>
      </w:r>
      <w:proofErr w:type="spellEnd"/>
      <w:r>
        <w:t xml:space="preserve">, </w:t>
      </w:r>
      <w:proofErr w:type="spellStart"/>
      <w:r>
        <w:t>pensad</w:t>
      </w:r>
      <w:proofErr w:type="spellEnd"/>
      <w:r>
        <w:t xml:space="preserve"> </w:t>
      </w:r>
      <w:proofErr w:type="spellStart"/>
      <w:r>
        <w:t>que</w:t>
      </w:r>
      <w:proofErr w:type="spellEnd"/>
      <w:r>
        <w:t xml:space="preserve"> </w:t>
      </w:r>
      <w:proofErr w:type="spellStart"/>
      <w:r>
        <w:t>cuando</w:t>
      </w:r>
      <w:proofErr w:type="spellEnd"/>
      <w:r>
        <w:t xml:space="preserve"> </w:t>
      </w:r>
      <w:proofErr w:type="spellStart"/>
      <w:r>
        <w:t>os</w:t>
      </w:r>
      <w:proofErr w:type="spellEnd"/>
      <w:r>
        <w:t xml:space="preserve"> </w:t>
      </w:r>
      <w:proofErr w:type="spellStart"/>
      <w:r>
        <w:t>sometéis</w:t>
      </w:r>
      <w:proofErr w:type="spellEnd"/>
      <w:r>
        <w:t xml:space="preserve"> a mis </w:t>
      </w:r>
      <w:proofErr w:type="spellStart"/>
      <w:r>
        <w:t>leyes</w:t>
      </w:r>
      <w:proofErr w:type="spellEnd"/>
      <w:r>
        <w:t xml:space="preserve">, </w:t>
      </w:r>
      <w:proofErr w:type="spellStart"/>
      <w:r>
        <w:t>estáis</w:t>
      </w:r>
      <w:proofErr w:type="spellEnd"/>
      <w:r>
        <w:t xml:space="preserve"> </w:t>
      </w:r>
      <w:proofErr w:type="spellStart"/>
      <w:r>
        <w:t>haciendo</w:t>
      </w:r>
      <w:proofErr w:type="spellEnd"/>
      <w:r>
        <w:t xml:space="preserve"> mi </w:t>
      </w:r>
      <w:proofErr w:type="spellStart"/>
      <w:r>
        <w:t>voluntad</w:t>
      </w:r>
      <w:proofErr w:type="spellEnd"/>
      <w:r>
        <w:t xml:space="preserve">. </w:t>
      </w:r>
      <w:proofErr w:type="spellStart"/>
      <w:r>
        <w:t>Yo</w:t>
      </w:r>
      <w:proofErr w:type="spellEnd"/>
      <w:r>
        <w:t xml:space="preserve"> </w:t>
      </w:r>
      <w:proofErr w:type="spellStart"/>
      <w:r>
        <w:t>apruebo</w:t>
      </w:r>
      <w:proofErr w:type="spellEnd"/>
      <w:r>
        <w:t xml:space="preserve"> </w:t>
      </w:r>
      <w:proofErr w:type="spellStart"/>
      <w:r>
        <w:t>vuestros</w:t>
      </w:r>
      <w:proofErr w:type="spellEnd"/>
      <w:r>
        <w:t xml:space="preserve"> buenos </w:t>
      </w:r>
      <w:proofErr w:type="spellStart"/>
      <w:r>
        <w:t>propósitos</w:t>
      </w:r>
      <w:proofErr w:type="spellEnd"/>
      <w:r>
        <w:t xml:space="preserve"> y </w:t>
      </w:r>
      <w:proofErr w:type="spellStart"/>
      <w:r>
        <w:t>determinaciones</w:t>
      </w:r>
      <w:proofErr w:type="spellEnd"/>
      <w:r>
        <w:t xml:space="preserve">, y </w:t>
      </w:r>
      <w:proofErr w:type="spellStart"/>
      <w:r>
        <w:t>vosotros</w:t>
      </w:r>
      <w:proofErr w:type="spellEnd"/>
      <w:r>
        <w:t xml:space="preserve"> </w:t>
      </w:r>
      <w:proofErr w:type="spellStart"/>
      <w:r>
        <w:t>habéis</w:t>
      </w:r>
      <w:proofErr w:type="spellEnd"/>
      <w:r>
        <w:t xml:space="preserve"> </w:t>
      </w:r>
      <w:proofErr w:type="spellStart"/>
      <w:r>
        <w:t>sentido</w:t>
      </w:r>
      <w:proofErr w:type="spellEnd"/>
      <w:r>
        <w:t xml:space="preserve"> descender a </w:t>
      </w:r>
      <w:proofErr w:type="spellStart"/>
      <w:r>
        <w:t>vuestro</w:t>
      </w:r>
      <w:proofErr w:type="spellEnd"/>
      <w:r>
        <w:t xml:space="preserve"> </w:t>
      </w:r>
      <w:proofErr w:type="spellStart"/>
      <w:r>
        <w:t>corazón</w:t>
      </w:r>
      <w:proofErr w:type="spellEnd"/>
      <w:r>
        <w:t xml:space="preserve"> mi </w:t>
      </w:r>
      <w:proofErr w:type="spellStart"/>
      <w:r>
        <w:t>paz</w:t>
      </w:r>
      <w:proofErr w:type="spellEnd"/>
      <w:r>
        <w:t xml:space="preserve"> y mi </w:t>
      </w:r>
      <w:proofErr w:type="spellStart"/>
      <w:r>
        <w:t>bendición</w:t>
      </w:r>
      <w:proofErr w:type="spellEnd"/>
      <w:r>
        <w:t xml:space="preserve">, </w:t>
      </w:r>
      <w:proofErr w:type="spellStart"/>
      <w:r>
        <w:t>cuando</w:t>
      </w:r>
      <w:proofErr w:type="spellEnd"/>
      <w:r>
        <w:t xml:space="preserve"> </w:t>
      </w:r>
      <w:proofErr w:type="spellStart"/>
      <w:r>
        <w:t>cumplís</w:t>
      </w:r>
      <w:proofErr w:type="spellEnd"/>
      <w:r>
        <w:t xml:space="preserve"> con </w:t>
      </w:r>
      <w:proofErr w:type="spellStart"/>
      <w:r>
        <w:t>vuestro</w:t>
      </w:r>
      <w:proofErr w:type="spellEnd"/>
      <w:r>
        <w:t xml:space="preserve"> </w:t>
      </w:r>
      <w:proofErr w:type="spellStart"/>
      <w:r>
        <w:t>deber</w:t>
      </w:r>
      <w:proofErr w:type="spellEnd"/>
      <w:r>
        <w:t xml:space="preserve"> de </w:t>
      </w:r>
      <w:proofErr w:type="spellStart"/>
      <w:r>
        <w:t>amar</w:t>
      </w:r>
      <w:proofErr w:type="spellEnd"/>
      <w:r>
        <w:t xml:space="preserve">. </w:t>
      </w:r>
    </w:p>
    <w:p w14:paraId="7C1DA149" w14:textId="77777777" w:rsidR="00F50769" w:rsidRDefault="00F50769" w:rsidP="00F50769">
      <w:r>
        <w:t xml:space="preserve">33. </w:t>
      </w:r>
      <w:proofErr w:type="spellStart"/>
      <w:r>
        <w:t>Ocupaos</w:t>
      </w:r>
      <w:proofErr w:type="spellEnd"/>
      <w:r>
        <w:t xml:space="preserve"> </w:t>
      </w:r>
      <w:proofErr w:type="spellStart"/>
      <w:r>
        <w:t>en</w:t>
      </w:r>
      <w:proofErr w:type="spellEnd"/>
      <w:r>
        <w:t xml:space="preserve"> </w:t>
      </w:r>
      <w:proofErr w:type="spellStart"/>
      <w:r>
        <w:t>hacer</w:t>
      </w:r>
      <w:proofErr w:type="spellEnd"/>
      <w:r>
        <w:t xml:space="preserve"> </w:t>
      </w:r>
      <w:proofErr w:type="spellStart"/>
      <w:r>
        <w:t>el</w:t>
      </w:r>
      <w:proofErr w:type="spellEnd"/>
      <w:r>
        <w:t xml:space="preserve"> bien, </w:t>
      </w:r>
      <w:proofErr w:type="spellStart"/>
      <w:r>
        <w:t>orad</w:t>
      </w:r>
      <w:proofErr w:type="spellEnd"/>
      <w:r>
        <w:t xml:space="preserve"> con fervor y </w:t>
      </w:r>
      <w:proofErr w:type="spellStart"/>
      <w:r>
        <w:t>amad</w:t>
      </w:r>
      <w:proofErr w:type="spellEnd"/>
      <w:r>
        <w:t xml:space="preserve"> a </w:t>
      </w:r>
      <w:proofErr w:type="spellStart"/>
      <w:r>
        <w:t>vuestros</w:t>
      </w:r>
      <w:proofErr w:type="spellEnd"/>
      <w:r>
        <w:t xml:space="preserve"> </w:t>
      </w:r>
      <w:proofErr w:type="spellStart"/>
      <w:r>
        <w:t>semejantes</w:t>
      </w:r>
      <w:proofErr w:type="spellEnd"/>
      <w:r>
        <w:t xml:space="preserve">, </w:t>
      </w:r>
      <w:proofErr w:type="spellStart"/>
      <w:r>
        <w:t>dejad</w:t>
      </w:r>
      <w:proofErr w:type="spellEnd"/>
      <w:r>
        <w:t xml:space="preserve"> </w:t>
      </w:r>
      <w:proofErr w:type="spellStart"/>
      <w:r>
        <w:t>que</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crezca</w:t>
      </w:r>
      <w:proofErr w:type="spellEnd"/>
      <w:r>
        <w:t xml:space="preserve"> y se </w:t>
      </w:r>
      <w:proofErr w:type="spellStart"/>
      <w:r>
        <w:t>sienta</w:t>
      </w:r>
      <w:proofErr w:type="spellEnd"/>
      <w:r>
        <w:t xml:space="preserve"> </w:t>
      </w:r>
      <w:proofErr w:type="spellStart"/>
      <w:r>
        <w:t>fuerte</w:t>
      </w:r>
      <w:proofErr w:type="spellEnd"/>
      <w:r>
        <w:t xml:space="preserve"> y grande </w:t>
      </w:r>
      <w:proofErr w:type="spellStart"/>
      <w:r>
        <w:t>en</w:t>
      </w:r>
      <w:proofErr w:type="spellEnd"/>
      <w:r>
        <w:t xml:space="preserve"> </w:t>
      </w:r>
      <w:proofErr w:type="spellStart"/>
      <w:r>
        <w:t>el</w:t>
      </w:r>
      <w:proofErr w:type="spellEnd"/>
      <w:r>
        <w:t xml:space="preserve"> </w:t>
      </w:r>
      <w:proofErr w:type="spellStart"/>
      <w:r>
        <w:t>cumplimiento</w:t>
      </w:r>
      <w:proofErr w:type="spellEnd"/>
      <w:r>
        <w:t xml:space="preserve"> de </w:t>
      </w:r>
      <w:proofErr w:type="spellStart"/>
      <w:r>
        <w:t>su</w:t>
      </w:r>
      <w:proofErr w:type="spellEnd"/>
      <w:r>
        <w:t xml:space="preserve"> </w:t>
      </w:r>
      <w:proofErr w:type="spellStart"/>
      <w:r>
        <w:t>misión</w:t>
      </w:r>
      <w:proofErr w:type="spellEnd"/>
      <w:r>
        <w:t xml:space="preserve">. </w:t>
      </w:r>
    </w:p>
    <w:p w14:paraId="17C155BF" w14:textId="77777777" w:rsidR="00F50769" w:rsidRDefault="00F50769" w:rsidP="00F50769">
      <w:r>
        <w:t xml:space="preserve">34. Me ha </w:t>
      </w:r>
      <w:proofErr w:type="spellStart"/>
      <w:r>
        <w:t>complacido</w:t>
      </w:r>
      <w:proofErr w:type="spellEnd"/>
      <w:r>
        <w:t xml:space="preserve"> </w:t>
      </w:r>
      <w:proofErr w:type="spellStart"/>
      <w:r>
        <w:t>que</w:t>
      </w:r>
      <w:proofErr w:type="spellEnd"/>
      <w:r>
        <w:t xml:space="preserve"> </w:t>
      </w:r>
      <w:proofErr w:type="spellStart"/>
      <w:r>
        <w:t>seáis</w:t>
      </w:r>
      <w:proofErr w:type="spellEnd"/>
      <w:r>
        <w:t xml:space="preserve"> </w:t>
      </w:r>
      <w:proofErr w:type="spellStart"/>
      <w:r>
        <w:t>pobres</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mas no </w:t>
      </w:r>
      <w:proofErr w:type="spellStart"/>
      <w:r>
        <w:t>os</w:t>
      </w:r>
      <w:proofErr w:type="spellEnd"/>
      <w:r>
        <w:t xml:space="preserve"> </w:t>
      </w:r>
      <w:proofErr w:type="spellStart"/>
      <w:r>
        <w:t>dejaré</w:t>
      </w:r>
      <w:proofErr w:type="spellEnd"/>
      <w:r>
        <w:t xml:space="preserve"> sin </w:t>
      </w:r>
      <w:proofErr w:type="spellStart"/>
      <w:r>
        <w:t>el</w:t>
      </w:r>
      <w:proofErr w:type="spellEnd"/>
      <w:r>
        <w:t xml:space="preserve"> pan de </w:t>
      </w:r>
      <w:proofErr w:type="spellStart"/>
      <w:r>
        <w:t>cada</w:t>
      </w:r>
      <w:proofErr w:type="spellEnd"/>
      <w:r>
        <w:t xml:space="preserve"> día. Si algo </w:t>
      </w:r>
      <w:proofErr w:type="spellStart"/>
      <w:r>
        <w:t>os</w:t>
      </w:r>
      <w:proofErr w:type="spellEnd"/>
      <w:r>
        <w:t xml:space="preserve"> </w:t>
      </w:r>
      <w:proofErr w:type="spellStart"/>
      <w:r>
        <w:t>retengo</w:t>
      </w:r>
      <w:proofErr w:type="spellEnd"/>
      <w:r>
        <w:t xml:space="preserve">, </w:t>
      </w:r>
      <w:proofErr w:type="spellStart"/>
      <w:r>
        <w:t>en</w:t>
      </w:r>
      <w:proofErr w:type="spellEnd"/>
      <w:r>
        <w:t xml:space="preserve"> </w:t>
      </w:r>
      <w:proofErr w:type="spellStart"/>
      <w:r>
        <w:t>cambio</w:t>
      </w:r>
      <w:proofErr w:type="spellEnd"/>
      <w:r>
        <w:t xml:space="preserve"> </w:t>
      </w:r>
      <w:proofErr w:type="spellStart"/>
      <w:r>
        <w:t>os</w:t>
      </w:r>
      <w:proofErr w:type="spellEnd"/>
      <w:r>
        <w:t xml:space="preserve"> </w:t>
      </w:r>
      <w:proofErr w:type="spellStart"/>
      <w:r>
        <w:t>doy</w:t>
      </w:r>
      <w:proofErr w:type="spellEnd"/>
      <w:r>
        <w:t xml:space="preserve"> </w:t>
      </w:r>
      <w:proofErr w:type="spellStart"/>
      <w:r>
        <w:t>el</w:t>
      </w:r>
      <w:proofErr w:type="spellEnd"/>
      <w:r>
        <w:t xml:space="preserve"> pan del </w:t>
      </w:r>
      <w:proofErr w:type="spellStart"/>
      <w:r>
        <w:t>espíritu</w:t>
      </w:r>
      <w:proofErr w:type="spellEnd"/>
      <w:r>
        <w:t xml:space="preserve">, </w:t>
      </w:r>
      <w:proofErr w:type="spellStart"/>
      <w:r>
        <w:t>el</w:t>
      </w:r>
      <w:proofErr w:type="spellEnd"/>
      <w:r>
        <w:t xml:space="preserve"> pan de </w:t>
      </w:r>
      <w:proofErr w:type="spellStart"/>
      <w:r>
        <w:t>vida</w:t>
      </w:r>
      <w:proofErr w:type="spellEnd"/>
      <w:r>
        <w:t xml:space="preserve"> </w:t>
      </w:r>
      <w:proofErr w:type="spellStart"/>
      <w:r>
        <w:t>eterna</w:t>
      </w:r>
      <w:proofErr w:type="spellEnd"/>
      <w:r>
        <w:t xml:space="preserve"> y </w:t>
      </w:r>
      <w:proofErr w:type="spellStart"/>
      <w:r>
        <w:t>os</w:t>
      </w:r>
      <w:proofErr w:type="spellEnd"/>
      <w:r>
        <w:t xml:space="preserve"> </w:t>
      </w:r>
      <w:proofErr w:type="spellStart"/>
      <w:r>
        <w:t>nombro</w:t>
      </w:r>
      <w:proofErr w:type="spellEnd"/>
      <w:r>
        <w:t xml:space="preserve"> </w:t>
      </w:r>
      <w:proofErr w:type="spellStart"/>
      <w:r>
        <w:t>benefactores</w:t>
      </w:r>
      <w:proofErr w:type="spellEnd"/>
      <w:r>
        <w:t xml:space="preserve"> de la </w:t>
      </w:r>
      <w:proofErr w:type="spellStart"/>
      <w:r>
        <w:t>humanidad</w:t>
      </w:r>
      <w:proofErr w:type="spellEnd"/>
      <w:r>
        <w:t xml:space="preserve">. </w:t>
      </w:r>
    </w:p>
    <w:p w14:paraId="6F034D56" w14:textId="77777777" w:rsidR="00F50769" w:rsidRDefault="00F50769" w:rsidP="00F50769">
      <w:r>
        <w:t xml:space="preserve">35. Los </w:t>
      </w:r>
      <w:proofErr w:type="spellStart"/>
      <w:r>
        <w:t>tiempos</w:t>
      </w:r>
      <w:proofErr w:type="spellEnd"/>
      <w:r>
        <w:t xml:space="preserve"> de </w:t>
      </w:r>
      <w:proofErr w:type="spellStart"/>
      <w:r>
        <w:t>prueba</w:t>
      </w:r>
      <w:proofErr w:type="spellEnd"/>
      <w:r>
        <w:t xml:space="preserve"> </w:t>
      </w:r>
      <w:proofErr w:type="spellStart"/>
      <w:r>
        <w:t>anunciados</w:t>
      </w:r>
      <w:proofErr w:type="spellEnd"/>
      <w:r>
        <w:t xml:space="preserve"> </w:t>
      </w:r>
      <w:proofErr w:type="spellStart"/>
      <w:r>
        <w:t>por</w:t>
      </w:r>
      <w:proofErr w:type="spellEnd"/>
      <w:r>
        <w:t xml:space="preserve"> </w:t>
      </w:r>
      <w:proofErr w:type="spellStart"/>
      <w:r>
        <w:t>Mí</w:t>
      </w:r>
      <w:proofErr w:type="spellEnd"/>
      <w:r>
        <w:t xml:space="preserve">, </w:t>
      </w:r>
      <w:proofErr w:type="spellStart"/>
      <w:r>
        <w:t>por</w:t>
      </w:r>
      <w:proofErr w:type="spellEnd"/>
      <w:r>
        <w:t xml:space="preserve"> </w:t>
      </w:r>
      <w:proofErr w:type="spellStart"/>
      <w:r>
        <w:t>conducto</w:t>
      </w:r>
      <w:proofErr w:type="spellEnd"/>
      <w:r>
        <w:t xml:space="preserve"> de Damiana Oviedo, </w:t>
      </w:r>
      <w:proofErr w:type="spellStart"/>
      <w:r>
        <w:t>han</w:t>
      </w:r>
      <w:proofErr w:type="spellEnd"/>
      <w:r>
        <w:t xml:space="preserve"> </w:t>
      </w:r>
      <w:proofErr w:type="spellStart"/>
      <w:r>
        <w:t>llegado</w:t>
      </w:r>
      <w:proofErr w:type="spellEnd"/>
      <w:r>
        <w:t xml:space="preserve">. Las </w:t>
      </w:r>
      <w:proofErr w:type="spellStart"/>
      <w:r>
        <w:t>naciones</w:t>
      </w:r>
      <w:proofErr w:type="spellEnd"/>
      <w:r>
        <w:t xml:space="preserve"> se </w:t>
      </w:r>
      <w:proofErr w:type="spellStart"/>
      <w:r>
        <w:t>debaten</w:t>
      </w:r>
      <w:proofErr w:type="spellEnd"/>
      <w:r>
        <w:t xml:space="preserve"> </w:t>
      </w:r>
      <w:proofErr w:type="spellStart"/>
      <w:r>
        <w:t>en</w:t>
      </w:r>
      <w:proofErr w:type="spellEnd"/>
      <w:r>
        <w:t xml:space="preserve"> sus </w:t>
      </w:r>
      <w:proofErr w:type="spellStart"/>
      <w:r>
        <w:t>guerras</w:t>
      </w:r>
      <w:proofErr w:type="spellEnd"/>
      <w:r>
        <w:t xml:space="preserve"> y </w:t>
      </w:r>
      <w:proofErr w:type="spellStart"/>
      <w:r>
        <w:t>el</w:t>
      </w:r>
      <w:proofErr w:type="spellEnd"/>
      <w:r>
        <w:t xml:space="preserve"> </w:t>
      </w:r>
      <w:proofErr w:type="spellStart"/>
      <w:r>
        <w:t>hambre</w:t>
      </w:r>
      <w:proofErr w:type="spellEnd"/>
      <w:r>
        <w:t xml:space="preserve"> y la </w:t>
      </w:r>
      <w:proofErr w:type="spellStart"/>
      <w:r>
        <w:t>peste</w:t>
      </w:r>
      <w:proofErr w:type="spellEnd"/>
      <w:r>
        <w:t xml:space="preserve"> se </w:t>
      </w:r>
      <w:proofErr w:type="spellStart"/>
      <w:r>
        <w:t>cierne</w:t>
      </w:r>
      <w:proofErr w:type="spellEnd"/>
      <w:r>
        <w:t xml:space="preserve"> </w:t>
      </w:r>
      <w:proofErr w:type="spellStart"/>
      <w:r>
        <w:t>sobre</w:t>
      </w:r>
      <w:proofErr w:type="spellEnd"/>
      <w:r>
        <w:t xml:space="preserve"> la </w:t>
      </w:r>
      <w:proofErr w:type="spellStart"/>
      <w:r>
        <w:t>humanidad</w:t>
      </w:r>
      <w:proofErr w:type="spellEnd"/>
      <w:r>
        <w:t xml:space="preserve">. Los </w:t>
      </w:r>
      <w:proofErr w:type="spellStart"/>
      <w:r>
        <w:t>elementos</w:t>
      </w:r>
      <w:proofErr w:type="spellEnd"/>
      <w:r>
        <w:t xml:space="preserve"> de la </w:t>
      </w:r>
      <w:proofErr w:type="spellStart"/>
      <w:r>
        <w:t>naturaleza</w:t>
      </w:r>
      <w:proofErr w:type="spellEnd"/>
      <w:r>
        <w:t xml:space="preserve"> </w:t>
      </w:r>
      <w:proofErr w:type="spellStart"/>
      <w:r>
        <w:t>están</w:t>
      </w:r>
      <w:proofErr w:type="spellEnd"/>
      <w:r>
        <w:t xml:space="preserve"> </w:t>
      </w:r>
      <w:proofErr w:type="spellStart"/>
      <w:r>
        <w:t>desatados</w:t>
      </w:r>
      <w:proofErr w:type="spellEnd"/>
      <w:r>
        <w:t xml:space="preserve">. </w:t>
      </w:r>
      <w:proofErr w:type="spellStart"/>
      <w:r>
        <w:t>Yo</w:t>
      </w:r>
      <w:proofErr w:type="spellEnd"/>
      <w:r>
        <w:t xml:space="preserve"> </w:t>
      </w:r>
      <w:proofErr w:type="spellStart"/>
      <w:r>
        <w:t>dije</w:t>
      </w:r>
      <w:proofErr w:type="spellEnd"/>
      <w:r>
        <w:t xml:space="preserve"> </w:t>
      </w:r>
      <w:proofErr w:type="spellStart"/>
      <w:r>
        <w:t>por</w:t>
      </w:r>
      <w:proofErr w:type="spellEnd"/>
      <w:r>
        <w:t xml:space="preserve"> </w:t>
      </w:r>
      <w:proofErr w:type="spellStart"/>
      <w:r>
        <w:t>conducto</w:t>
      </w:r>
      <w:proofErr w:type="spellEnd"/>
      <w:r>
        <w:t xml:space="preserve"> del primer </w:t>
      </w:r>
      <w:proofErr w:type="spellStart"/>
      <w:r>
        <w:t>portavoz</w:t>
      </w:r>
      <w:proofErr w:type="spellEnd"/>
      <w:r>
        <w:t xml:space="preserve">: </w:t>
      </w:r>
      <w:proofErr w:type="spellStart"/>
      <w:r>
        <w:t>los</w:t>
      </w:r>
      <w:proofErr w:type="spellEnd"/>
      <w:r>
        <w:t xml:space="preserve"> </w:t>
      </w:r>
      <w:proofErr w:type="spellStart"/>
      <w:r>
        <w:t>tiempos</w:t>
      </w:r>
      <w:proofErr w:type="spellEnd"/>
      <w:r>
        <w:t xml:space="preserve"> </w:t>
      </w:r>
      <w:proofErr w:type="spellStart"/>
      <w:r>
        <w:t>cambiarán</w:t>
      </w:r>
      <w:proofErr w:type="spellEnd"/>
      <w:r>
        <w:t xml:space="preserve"> y </w:t>
      </w:r>
      <w:proofErr w:type="spellStart"/>
      <w:r>
        <w:t>cuando</w:t>
      </w:r>
      <w:proofErr w:type="spellEnd"/>
      <w:r>
        <w:t xml:space="preserve"> </w:t>
      </w:r>
      <w:proofErr w:type="spellStart"/>
      <w:r>
        <w:t>veáis</w:t>
      </w:r>
      <w:proofErr w:type="spellEnd"/>
      <w:r>
        <w:t xml:space="preserve"> </w:t>
      </w:r>
      <w:proofErr w:type="spellStart"/>
      <w:r>
        <w:t>que</w:t>
      </w:r>
      <w:proofErr w:type="spellEnd"/>
      <w:r>
        <w:t xml:space="preserve"> la </w:t>
      </w:r>
      <w:proofErr w:type="spellStart"/>
      <w:r>
        <w:t>ciencia</w:t>
      </w:r>
      <w:proofErr w:type="spellEnd"/>
      <w:r>
        <w:t xml:space="preserve"> humana da </w:t>
      </w:r>
      <w:proofErr w:type="spellStart"/>
      <w:r>
        <w:t>grandes</w:t>
      </w:r>
      <w:proofErr w:type="spellEnd"/>
      <w:r>
        <w:t xml:space="preserve"> </w:t>
      </w:r>
      <w:proofErr w:type="spellStart"/>
      <w:r>
        <w:t>señales</w:t>
      </w:r>
      <w:proofErr w:type="spellEnd"/>
      <w:r>
        <w:t xml:space="preserve"> de </w:t>
      </w:r>
      <w:proofErr w:type="spellStart"/>
      <w:r>
        <w:t>adelanto</w:t>
      </w:r>
      <w:proofErr w:type="spellEnd"/>
      <w:r>
        <w:t xml:space="preserve">, </w:t>
      </w:r>
      <w:proofErr w:type="spellStart"/>
      <w:r>
        <w:t>vosotros</w:t>
      </w:r>
      <w:proofErr w:type="spellEnd"/>
      <w:r>
        <w:t xml:space="preserve"> </w:t>
      </w:r>
      <w:proofErr w:type="spellStart"/>
      <w:r>
        <w:t>debéis</w:t>
      </w:r>
      <w:proofErr w:type="spellEnd"/>
      <w:r>
        <w:t xml:space="preserve"> </w:t>
      </w:r>
      <w:proofErr w:type="spellStart"/>
      <w:r>
        <w:t>hacer</w:t>
      </w:r>
      <w:proofErr w:type="spellEnd"/>
      <w:r>
        <w:t xml:space="preserve"> </w:t>
      </w:r>
      <w:proofErr w:type="spellStart"/>
      <w:r>
        <w:t>penitencia</w:t>
      </w:r>
      <w:proofErr w:type="spellEnd"/>
      <w:r>
        <w:t xml:space="preserve"> y </w:t>
      </w:r>
      <w:proofErr w:type="spellStart"/>
      <w:r>
        <w:t>aprender</w:t>
      </w:r>
      <w:proofErr w:type="spellEnd"/>
      <w:r>
        <w:t xml:space="preserve"> de </w:t>
      </w:r>
      <w:proofErr w:type="spellStart"/>
      <w:r>
        <w:t>Mí</w:t>
      </w:r>
      <w:proofErr w:type="spellEnd"/>
      <w:r>
        <w:t xml:space="preserve">, para </w:t>
      </w:r>
      <w:proofErr w:type="spellStart"/>
      <w:r>
        <w:t>llevar</w:t>
      </w:r>
      <w:proofErr w:type="spellEnd"/>
      <w:r>
        <w:t xml:space="preserve"> un </w:t>
      </w:r>
      <w:proofErr w:type="spellStart"/>
      <w:r>
        <w:t>mensaje</w:t>
      </w:r>
      <w:proofErr w:type="spellEnd"/>
      <w:r>
        <w:t xml:space="preserve"> de </w:t>
      </w:r>
      <w:proofErr w:type="spellStart"/>
      <w:r>
        <w:t>paz</w:t>
      </w:r>
      <w:proofErr w:type="spellEnd"/>
      <w:r>
        <w:t xml:space="preserve"> a la </w:t>
      </w:r>
      <w:proofErr w:type="spellStart"/>
      <w:r>
        <w:t>humanidad</w:t>
      </w:r>
      <w:proofErr w:type="spellEnd"/>
      <w:r>
        <w:t xml:space="preserve">. </w:t>
      </w:r>
    </w:p>
    <w:p w14:paraId="6CBACAFC" w14:textId="77777777" w:rsidR="00F50769" w:rsidRDefault="00F50769" w:rsidP="00F50769">
      <w:r>
        <w:t xml:space="preserve">36. Todos </w:t>
      </w:r>
      <w:proofErr w:type="spellStart"/>
      <w:r>
        <w:t>estáis</w:t>
      </w:r>
      <w:proofErr w:type="spellEnd"/>
      <w:r>
        <w:t xml:space="preserve"> </w:t>
      </w:r>
      <w:proofErr w:type="spellStart"/>
      <w:r>
        <w:t>iluminados</w:t>
      </w:r>
      <w:proofErr w:type="spellEnd"/>
      <w:r>
        <w:t xml:space="preserve"> y hasta </w:t>
      </w:r>
      <w:proofErr w:type="spellStart"/>
      <w:r>
        <w:t>en</w:t>
      </w:r>
      <w:proofErr w:type="spellEnd"/>
      <w:r>
        <w:t xml:space="preserve"> </w:t>
      </w:r>
      <w:proofErr w:type="spellStart"/>
      <w:r>
        <w:t>el</w:t>
      </w:r>
      <w:proofErr w:type="spellEnd"/>
      <w:r>
        <w:t xml:space="preserve"> </w:t>
      </w:r>
      <w:proofErr w:type="spellStart"/>
      <w:r>
        <w:t>más</w:t>
      </w:r>
      <w:proofErr w:type="spellEnd"/>
      <w:r>
        <w:t xml:space="preserve"> </w:t>
      </w:r>
      <w:proofErr w:type="spellStart"/>
      <w:r>
        <w:t>apartado</w:t>
      </w:r>
      <w:proofErr w:type="spellEnd"/>
      <w:r>
        <w:t xml:space="preserve"> </w:t>
      </w:r>
      <w:proofErr w:type="spellStart"/>
      <w:r>
        <w:t>rincón</w:t>
      </w:r>
      <w:proofErr w:type="spellEnd"/>
      <w:r>
        <w:t xml:space="preserve"> de la Tierra </w:t>
      </w:r>
      <w:proofErr w:type="spellStart"/>
      <w:r>
        <w:t>donde</w:t>
      </w:r>
      <w:proofErr w:type="spellEnd"/>
      <w:r>
        <w:t xml:space="preserve"> </w:t>
      </w:r>
      <w:proofErr w:type="spellStart"/>
      <w:r>
        <w:t>haya</w:t>
      </w:r>
      <w:proofErr w:type="spellEnd"/>
      <w:r>
        <w:t xml:space="preserve"> un </w:t>
      </w:r>
      <w:proofErr w:type="spellStart"/>
      <w:r>
        <w:t>discípulo</w:t>
      </w:r>
      <w:proofErr w:type="spellEnd"/>
      <w:r>
        <w:t xml:space="preserve"> </w:t>
      </w:r>
      <w:proofErr w:type="spellStart"/>
      <w:r>
        <w:t>mío</w:t>
      </w:r>
      <w:proofErr w:type="spellEnd"/>
      <w:r>
        <w:t xml:space="preserve">, </w:t>
      </w:r>
      <w:proofErr w:type="spellStart"/>
      <w:r>
        <w:t>allí</w:t>
      </w:r>
      <w:proofErr w:type="spellEnd"/>
      <w:r>
        <w:t xml:space="preserve"> </w:t>
      </w:r>
      <w:proofErr w:type="spellStart"/>
      <w:r>
        <w:t>estará</w:t>
      </w:r>
      <w:proofErr w:type="spellEnd"/>
      <w:r>
        <w:t xml:space="preserve"> mi Espíritu </w:t>
      </w:r>
      <w:proofErr w:type="spellStart"/>
      <w:r>
        <w:t>derramando</w:t>
      </w:r>
      <w:proofErr w:type="spellEnd"/>
      <w:r>
        <w:t xml:space="preserve"> luz y </w:t>
      </w:r>
      <w:proofErr w:type="spellStart"/>
      <w:r>
        <w:t>fortaleza</w:t>
      </w:r>
      <w:proofErr w:type="spellEnd"/>
      <w:r>
        <w:t xml:space="preserve">, </w:t>
      </w:r>
      <w:proofErr w:type="spellStart"/>
      <w:r>
        <w:t>resolviendo</w:t>
      </w:r>
      <w:proofErr w:type="spellEnd"/>
      <w:r>
        <w:t xml:space="preserve"> </w:t>
      </w:r>
      <w:proofErr w:type="spellStart"/>
      <w:r>
        <w:t>problemas</w:t>
      </w:r>
      <w:proofErr w:type="spellEnd"/>
      <w:r>
        <w:t xml:space="preserve"> y </w:t>
      </w:r>
      <w:proofErr w:type="spellStart"/>
      <w:r>
        <w:t>allanando</w:t>
      </w:r>
      <w:proofErr w:type="spellEnd"/>
      <w:r>
        <w:t xml:space="preserve"> </w:t>
      </w:r>
      <w:proofErr w:type="spellStart"/>
      <w:r>
        <w:t>obstáculos</w:t>
      </w:r>
      <w:proofErr w:type="spellEnd"/>
      <w:r>
        <w:t xml:space="preserve">. </w:t>
      </w:r>
      <w:proofErr w:type="spellStart"/>
      <w:r>
        <w:t>Vosotros</w:t>
      </w:r>
      <w:proofErr w:type="spellEnd"/>
      <w:r>
        <w:t xml:space="preserve">, </w:t>
      </w:r>
      <w:proofErr w:type="spellStart"/>
      <w:r>
        <w:t>que</w:t>
      </w:r>
      <w:proofErr w:type="spellEnd"/>
      <w:r>
        <w:t xml:space="preserve"> </w:t>
      </w:r>
      <w:proofErr w:type="spellStart"/>
      <w:r>
        <w:t>habéis</w:t>
      </w:r>
      <w:proofErr w:type="spellEnd"/>
      <w:r>
        <w:t xml:space="preserve"> </w:t>
      </w:r>
      <w:proofErr w:type="spellStart"/>
      <w:r>
        <w:t>sido</w:t>
      </w:r>
      <w:proofErr w:type="spellEnd"/>
      <w:r>
        <w:t xml:space="preserve"> </w:t>
      </w:r>
      <w:proofErr w:type="spellStart"/>
      <w:r>
        <w:t>señalados</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por</w:t>
      </w:r>
      <w:proofErr w:type="spellEnd"/>
      <w:r>
        <w:t xml:space="preserve"> </w:t>
      </w:r>
      <w:proofErr w:type="spellStart"/>
      <w:r>
        <w:t>Mí</w:t>
      </w:r>
      <w:proofErr w:type="spellEnd"/>
      <w:r>
        <w:t xml:space="preserve">, interceded </w:t>
      </w:r>
      <w:proofErr w:type="spellStart"/>
      <w:r>
        <w:t>por</w:t>
      </w:r>
      <w:proofErr w:type="spellEnd"/>
      <w:r>
        <w:t xml:space="preserve"> </w:t>
      </w:r>
      <w:proofErr w:type="spellStart"/>
      <w:r>
        <w:t>los</w:t>
      </w:r>
      <w:proofErr w:type="spellEnd"/>
      <w:r>
        <w:t xml:space="preserve"> </w:t>
      </w:r>
      <w:proofErr w:type="spellStart"/>
      <w:r>
        <w:t>que</w:t>
      </w:r>
      <w:proofErr w:type="spellEnd"/>
      <w:r>
        <w:t xml:space="preserve"> no </w:t>
      </w:r>
      <w:proofErr w:type="spellStart"/>
      <w:r>
        <w:t>han</w:t>
      </w:r>
      <w:proofErr w:type="spellEnd"/>
      <w:r>
        <w:t xml:space="preserve"> </w:t>
      </w:r>
      <w:proofErr w:type="spellStart"/>
      <w:r>
        <w:t>alcanzado</w:t>
      </w:r>
      <w:proofErr w:type="spellEnd"/>
      <w:r>
        <w:t xml:space="preserve"> a </w:t>
      </w:r>
      <w:proofErr w:type="spellStart"/>
      <w:r>
        <w:t>conocer</w:t>
      </w:r>
      <w:proofErr w:type="spellEnd"/>
      <w:r>
        <w:t xml:space="preserve"> </w:t>
      </w:r>
      <w:proofErr w:type="spellStart"/>
      <w:r>
        <w:t>esta</w:t>
      </w:r>
      <w:proofErr w:type="spellEnd"/>
      <w:r>
        <w:t xml:space="preserve"> </w:t>
      </w:r>
      <w:proofErr w:type="spellStart"/>
      <w:r>
        <w:t>revelación</w:t>
      </w:r>
      <w:proofErr w:type="spellEnd"/>
      <w:r>
        <w:t xml:space="preserve"> </w:t>
      </w:r>
      <w:proofErr w:type="spellStart"/>
      <w:r>
        <w:t>que</w:t>
      </w:r>
      <w:proofErr w:type="spellEnd"/>
      <w:r>
        <w:t xml:space="preserve"> </w:t>
      </w:r>
      <w:proofErr w:type="spellStart"/>
      <w:r>
        <w:t>os</w:t>
      </w:r>
      <w:proofErr w:type="spellEnd"/>
      <w:r>
        <w:t xml:space="preserve"> </w:t>
      </w:r>
      <w:proofErr w:type="spellStart"/>
      <w:r>
        <w:t>estoy</w:t>
      </w:r>
      <w:proofErr w:type="spellEnd"/>
      <w:r>
        <w:t xml:space="preserve"> </w:t>
      </w:r>
      <w:proofErr w:type="spellStart"/>
      <w:r>
        <w:t>haciendo</w:t>
      </w:r>
      <w:proofErr w:type="spellEnd"/>
      <w:r>
        <w:t xml:space="preserve">. </w:t>
      </w:r>
    </w:p>
    <w:p w14:paraId="550A1138" w14:textId="77777777" w:rsidR="00F50769" w:rsidRDefault="00F50769" w:rsidP="00F50769">
      <w:r>
        <w:t>37. ¡</w:t>
      </w:r>
      <w:proofErr w:type="spellStart"/>
      <w:r>
        <w:t>Descansad</w:t>
      </w:r>
      <w:proofErr w:type="spellEnd"/>
      <w:r>
        <w:t xml:space="preserve"> </w:t>
      </w:r>
      <w:proofErr w:type="spellStart"/>
      <w:r>
        <w:t>en</w:t>
      </w:r>
      <w:proofErr w:type="spellEnd"/>
      <w:r>
        <w:t xml:space="preserve"> </w:t>
      </w:r>
      <w:proofErr w:type="spellStart"/>
      <w:r>
        <w:t>este</w:t>
      </w:r>
      <w:proofErr w:type="spellEnd"/>
      <w:r>
        <w:t xml:space="preserve"> </w:t>
      </w:r>
      <w:proofErr w:type="spellStart"/>
      <w:r>
        <w:t>instante</w:t>
      </w:r>
      <w:proofErr w:type="spellEnd"/>
      <w:r>
        <w:t xml:space="preserve">, </w:t>
      </w:r>
      <w:proofErr w:type="spellStart"/>
      <w:r>
        <w:t>en</w:t>
      </w:r>
      <w:proofErr w:type="spellEnd"/>
      <w:r>
        <w:t xml:space="preserve"> </w:t>
      </w:r>
      <w:proofErr w:type="spellStart"/>
      <w:r>
        <w:t>que</w:t>
      </w:r>
      <w:proofErr w:type="spellEnd"/>
      <w:r>
        <w:t xml:space="preserve"> </w:t>
      </w:r>
      <w:proofErr w:type="spellStart"/>
      <w:r>
        <w:t>Yo</w:t>
      </w:r>
      <w:proofErr w:type="spellEnd"/>
      <w:r>
        <w:t xml:space="preserve"> </w:t>
      </w:r>
      <w:proofErr w:type="spellStart"/>
      <w:r>
        <w:t>os</w:t>
      </w:r>
      <w:proofErr w:type="spellEnd"/>
      <w:r>
        <w:t xml:space="preserve"> </w:t>
      </w:r>
      <w:proofErr w:type="spellStart"/>
      <w:r>
        <w:t>bendigo</w:t>
      </w:r>
      <w:proofErr w:type="spellEnd"/>
      <w:r>
        <w:t xml:space="preserve"> y </w:t>
      </w:r>
      <w:proofErr w:type="spellStart"/>
      <w:r>
        <w:t>os</w:t>
      </w:r>
      <w:proofErr w:type="spellEnd"/>
      <w:r>
        <w:t xml:space="preserve"> </w:t>
      </w:r>
      <w:proofErr w:type="spellStart"/>
      <w:r>
        <w:t>doy</w:t>
      </w:r>
      <w:proofErr w:type="spellEnd"/>
      <w:r>
        <w:t xml:space="preserve"> mi </w:t>
      </w:r>
      <w:proofErr w:type="spellStart"/>
      <w:r>
        <w:t>paz</w:t>
      </w:r>
      <w:proofErr w:type="spellEnd"/>
      <w:r>
        <w:t xml:space="preserve">! </w:t>
      </w:r>
      <w:proofErr w:type="spellStart"/>
      <w:r>
        <w:t>Porque</w:t>
      </w:r>
      <w:proofErr w:type="spellEnd"/>
      <w:r>
        <w:t xml:space="preserve"> </w:t>
      </w:r>
      <w:proofErr w:type="spellStart"/>
      <w:r>
        <w:t>tenéis</w:t>
      </w:r>
      <w:proofErr w:type="spellEnd"/>
      <w:r>
        <w:t xml:space="preserve"> </w:t>
      </w:r>
      <w:proofErr w:type="spellStart"/>
      <w:r>
        <w:t>que</w:t>
      </w:r>
      <w:proofErr w:type="spellEnd"/>
      <w:r>
        <w:t xml:space="preserve"> </w:t>
      </w:r>
      <w:proofErr w:type="spellStart"/>
      <w:r>
        <w:t>cumplir</w:t>
      </w:r>
      <w:proofErr w:type="spellEnd"/>
      <w:r>
        <w:t xml:space="preserve"> </w:t>
      </w:r>
      <w:proofErr w:type="spellStart"/>
      <w:r>
        <w:t>vuestra</w:t>
      </w:r>
      <w:proofErr w:type="spellEnd"/>
      <w:r>
        <w:t xml:space="preserve"> </w:t>
      </w:r>
      <w:proofErr w:type="spellStart"/>
      <w:r>
        <w:t>restitución</w:t>
      </w:r>
      <w:proofErr w:type="spellEnd"/>
      <w:r>
        <w:t xml:space="preserve">, para </w:t>
      </w:r>
      <w:proofErr w:type="spellStart"/>
      <w:r>
        <w:t>eso</w:t>
      </w:r>
      <w:proofErr w:type="spellEnd"/>
      <w:r>
        <w:t xml:space="preserve"> </w:t>
      </w:r>
      <w:proofErr w:type="spellStart"/>
      <w:r>
        <w:t>os</w:t>
      </w:r>
      <w:proofErr w:type="spellEnd"/>
      <w:r>
        <w:t xml:space="preserve"> he </w:t>
      </w:r>
      <w:proofErr w:type="spellStart"/>
      <w:r>
        <w:t>concedido</w:t>
      </w:r>
      <w:proofErr w:type="spellEnd"/>
      <w:r>
        <w:t xml:space="preserve"> la </w:t>
      </w:r>
      <w:proofErr w:type="spellStart"/>
      <w:r>
        <w:t>gracia</w:t>
      </w:r>
      <w:proofErr w:type="spellEnd"/>
      <w:r>
        <w:t xml:space="preserve"> de </w:t>
      </w:r>
      <w:proofErr w:type="spellStart"/>
      <w:r>
        <w:t>reencarnar</w:t>
      </w:r>
      <w:proofErr w:type="spellEnd"/>
      <w:r>
        <w:t xml:space="preserve">. Mi amor </w:t>
      </w:r>
      <w:proofErr w:type="spellStart"/>
      <w:r>
        <w:t>os</w:t>
      </w:r>
      <w:proofErr w:type="spellEnd"/>
      <w:r>
        <w:t xml:space="preserve"> da </w:t>
      </w:r>
      <w:proofErr w:type="spellStart"/>
      <w:r>
        <w:t>esta</w:t>
      </w:r>
      <w:proofErr w:type="spellEnd"/>
      <w:r>
        <w:t xml:space="preserve"> </w:t>
      </w:r>
      <w:proofErr w:type="spellStart"/>
      <w:r>
        <w:t>oportunidad</w:t>
      </w:r>
      <w:proofErr w:type="spellEnd"/>
      <w:r>
        <w:t xml:space="preserve">, para </w:t>
      </w:r>
      <w:proofErr w:type="spellStart"/>
      <w:r>
        <w:t>que</w:t>
      </w:r>
      <w:proofErr w:type="spellEnd"/>
      <w:r>
        <w:t xml:space="preserve"> </w:t>
      </w:r>
      <w:proofErr w:type="spellStart"/>
      <w:r>
        <w:t>podáis</w:t>
      </w:r>
      <w:proofErr w:type="spellEnd"/>
      <w:r>
        <w:t xml:space="preserve"> </w:t>
      </w:r>
      <w:proofErr w:type="spellStart"/>
      <w:r>
        <w:t>llegar</w:t>
      </w:r>
      <w:proofErr w:type="spellEnd"/>
      <w:r>
        <w:t xml:space="preserve"> a </w:t>
      </w:r>
      <w:proofErr w:type="spellStart"/>
      <w:r>
        <w:t>Mí</w:t>
      </w:r>
      <w:proofErr w:type="spellEnd"/>
      <w:r>
        <w:t>, ¿</w:t>
      </w:r>
      <w:proofErr w:type="spellStart"/>
      <w:r>
        <w:t>Cómo</w:t>
      </w:r>
      <w:proofErr w:type="spellEnd"/>
      <w:r>
        <w:t xml:space="preserve"> he de </w:t>
      </w:r>
      <w:proofErr w:type="spellStart"/>
      <w:r>
        <w:t>querer</w:t>
      </w:r>
      <w:proofErr w:type="spellEnd"/>
      <w:r>
        <w:t xml:space="preserve"> </w:t>
      </w:r>
      <w:proofErr w:type="spellStart"/>
      <w:r>
        <w:t>que</w:t>
      </w:r>
      <w:proofErr w:type="spellEnd"/>
      <w:r>
        <w:t xml:space="preserve"> </w:t>
      </w:r>
      <w:proofErr w:type="spellStart"/>
      <w:r>
        <w:t>lleguéis</w:t>
      </w:r>
      <w:proofErr w:type="spellEnd"/>
      <w:r>
        <w:t xml:space="preserve"> ante mi </w:t>
      </w:r>
      <w:proofErr w:type="spellStart"/>
      <w:r>
        <w:t>presencia</w:t>
      </w:r>
      <w:proofErr w:type="spellEnd"/>
      <w:r>
        <w:t xml:space="preserve">, con </w:t>
      </w:r>
      <w:proofErr w:type="spellStart"/>
      <w:r>
        <w:t>el</w:t>
      </w:r>
      <w:proofErr w:type="spellEnd"/>
      <w:r>
        <w:t xml:space="preserve"> dolor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Más </w:t>
      </w:r>
      <w:proofErr w:type="spellStart"/>
      <w:r>
        <w:t>vosotros</w:t>
      </w:r>
      <w:proofErr w:type="spellEnd"/>
      <w:r>
        <w:t xml:space="preserve"> </w:t>
      </w:r>
      <w:proofErr w:type="spellStart"/>
      <w:r>
        <w:t>que</w:t>
      </w:r>
      <w:proofErr w:type="spellEnd"/>
      <w:r>
        <w:t xml:space="preserve"> me </w:t>
      </w:r>
      <w:proofErr w:type="spellStart"/>
      <w:r>
        <w:t>escucháis</w:t>
      </w:r>
      <w:proofErr w:type="spellEnd"/>
      <w:r>
        <w:t xml:space="preserve">, sabed </w:t>
      </w:r>
      <w:proofErr w:type="spellStart"/>
      <w:r>
        <w:t>que</w:t>
      </w:r>
      <w:proofErr w:type="spellEnd"/>
      <w:r>
        <w:t xml:space="preserve"> mi palabra no se </w:t>
      </w:r>
      <w:proofErr w:type="spellStart"/>
      <w:r>
        <w:lastRenderedPageBreak/>
        <w:t>apartará</w:t>
      </w:r>
      <w:proofErr w:type="spellEnd"/>
      <w:r>
        <w:t xml:space="preserve"> de </w:t>
      </w:r>
      <w:proofErr w:type="spellStart"/>
      <w:r>
        <w:t>vuestra</w:t>
      </w:r>
      <w:proofErr w:type="spellEnd"/>
      <w:r>
        <w:t xml:space="preserve"> </w:t>
      </w:r>
      <w:proofErr w:type="spellStart"/>
      <w:r>
        <w:t>conciencia</w:t>
      </w:r>
      <w:proofErr w:type="spellEnd"/>
      <w:r>
        <w:t>; mas ¡</w:t>
      </w:r>
      <w:proofErr w:type="spellStart"/>
      <w:r>
        <w:t>Cuántos</w:t>
      </w:r>
      <w:proofErr w:type="spellEnd"/>
      <w:r>
        <w:t xml:space="preserve"> hay a </w:t>
      </w:r>
      <w:proofErr w:type="spellStart"/>
      <w:r>
        <w:t>los</w:t>
      </w:r>
      <w:proofErr w:type="spellEnd"/>
      <w:r>
        <w:t xml:space="preserve"> </w:t>
      </w:r>
      <w:proofErr w:type="spellStart"/>
      <w:r>
        <w:t>que</w:t>
      </w:r>
      <w:proofErr w:type="spellEnd"/>
      <w:r>
        <w:t xml:space="preserve"> </w:t>
      </w:r>
      <w:proofErr w:type="spellStart"/>
      <w:r>
        <w:t>haciéndoles</w:t>
      </w:r>
      <w:proofErr w:type="spellEnd"/>
      <w:r>
        <w:t xml:space="preserve"> </w:t>
      </w:r>
      <w:proofErr w:type="spellStart"/>
      <w:r>
        <w:t>el</w:t>
      </w:r>
      <w:proofErr w:type="spellEnd"/>
      <w:r>
        <w:t xml:space="preserve"> </w:t>
      </w:r>
      <w:proofErr w:type="spellStart"/>
      <w:r>
        <w:t>llamado</w:t>
      </w:r>
      <w:proofErr w:type="spellEnd"/>
      <w:r>
        <w:t xml:space="preserve">, no </w:t>
      </w:r>
      <w:proofErr w:type="spellStart"/>
      <w:r>
        <w:t>quieren</w:t>
      </w:r>
      <w:proofErr w:type="spellEnd"/>
      <w:r>
        <w:t xml:space="preserve"> </w:t>
      </w:r>
      <w:proofErr w:type="spellStart"/>
      <w:r>
        <w:t>venir</w:t>
      </w:r>
      <w:proofErr w:type="spellEnd"/>
      <w:r>
        <w:t xml:space="preserve">! Son </w:t>
      </w:r>
      <w:proofErr w:type="spellStart"/>
      <w:r>
        <w:t>los</w:t>
      </w:r>
      <w:proofErr w:type="spellEnd"/>
      <w:r>
        <w:t xml:space="preserve"> </w:t>
      </w:r>
      <w:proofErr w:type="spellStart"/>
      <w:r>
        <w:t>que</w:t>
      </w:r>
      <w:proofErr w:type="spellEnd"/>
      <w:r>
        <w:t xml:space="preserve"> van </w:t>
      </w:r>
      <w:proofErr w:type="spellStart"/>
      <w:r>
        <w:t>tras</w:t>
      </w:r>
      <w:proofErr w:type="spellEnd"/>
      <w:r>
        <w:t xml:space="preserve"> </w:t>
      </w:r>
      <w:proofErr w:type="spellStart"/>
      <w:r>
        <w:t>el</w:t>
      </w:r>
      <w:proofErr w:type="spellEnd"/>
      <w:r>
        <w:t xml:space="preserve"> placer </w:t>
      </w:r>
      <w:proofErr w:type="spellStart"/>
      <w:r>
        <w:t>como</w:t>
      </w:r>
      <w:proofErr w:type="spellEnd"/>
      <w:r>
        <w:t xml:space="preserve"> supremo ideal de </w:t>
      </w:r>
      <w:proofErr w:type="spellStart"/>
      <w:r>
        <w:t>su</w:t>
      </w:r>
      <w:proofErr w:type="spellEnd"/>
      <w:r>
        <w:t xml:space="preserve"> </w:t>
      </w:r>
      <w:proofErr w:type="spellStart"/>
      <w:r>
        <w:t>vida</w:t>
      </w:r>
      <w:proofErr w:type="spellEnd"/>
      <w:r>
        <w:t xml:space="preserve">, y no </w:t>
      </w:r>
      <w:proofErr w:type="spellStart"/>
      <w:r>
        <w:t>tienen</w:t>
      </w:r>
      <w:proofErr w:type="spellEnd"/>
      <w:r>
        <w:t xml:space="preserve"> </w:t>
      </w:r>
      <w:proofErr w:type="spellStart"/>
      <w:r>
        <w:t>por</w:t>
      </w:r>
      <w:proofErr w:type="spellEnd"/>
      <w:r>
        <w:t xml:space="preserve"> ley </w:t>
      </w:r>
      <w:proofErr w:type="spellStart"/>
      <w:r>
        <w:t>más</w:t>
      </w:r>
      <w:proofErr w:type="spellEnd"/>
      <w:r>
        <w:t xml:space="preserve"> </w:t>
      </w:r>
      <w:proofErr w:type="spellStart"/>
      <w:r>
        <w:t>que</w:t>
      </w:r>
      <w:proofErr w:type="spellEnd"/>
      <w:r>
        <w:t xml:space="preserve"> </w:t>
      </w:r>
      <w:proofErr w:type="spellStart"/>
      <w:r>
        <w:t>el</w:t>
      </w:r>
      <w:proofErr w:type="spellEnd"/>
      <w:r>
        <w:t xml:space="preserve"> </w:t>
      </w:r>
      <w:proofErr w:type="spellStart"/>
      <w:r>
        <w:t>dictado</w:t>
      </w:r>
      <w:proofErr w:type="spellEnd"/>
      <w:r>
        <w:t xml:space="preserve"> de </w:t>
      </w:r>
      <w:proofErr w:type="spellStart"/>
      <w:r>
        <w:t>su</w:t>
      </w:r>
      <w:proofErr w:type="spellEnd"/>
      <w:r>
        <w:t xml:space="preserve"> libre </w:t>
      </w:r>
      <w:proofErr w:type="spellStart"/>
      <w:r>
        <w:t>albedrío</w:t>
      </w:r>
      <w:proofErr w:type="spellEnd"/>
      <w:r>
        <w:t xml:space="preserve">. No </w:t>
      </w:r>
      <w:proofErr w:type="spellStart"/>
      <w:r>
        <w:t>porque</w:t>
      </w:r>
      <w:proofErr w:type="spellEnd"/>
      <w:r>
        <w:t xml:space="preserve"> no </w:t>
      </w:r>
      <w:proofErr w:type="spellStart"/>
      <w:r>
        <w:t>quieran</w:t>
      </w:r>
      <w:proofErr w:type="spellEnd"/>
      <w:r>
        <w:t xml:space="preserve"> </w:t>
      </w:r>
      <w:proofErr w:type="spellStart"/>
      <w:r>
        <w:t>ellos</w:t>
      </w:r>
      <w:proofErr w:type="spellEnd"/>
      <w:r>
        <w:t xml:space="preserve"> </w:t>
      </w:r>
      <w:proofErr w:type="spellStart"/>
      <w:r>
        <w:t>seguirme</w:t>
      </w:r>
      <w:proofErr w:type="spellEnd"/>
      <w:r>
        <w:t xml:space="preserve"> les </w:t>
      </w:r>
      <w:proofErr w:type="spellStart"/>
      <w:r>
        <w:t>abandono</w:t>
      </w:r>
      <w:proofErr w:type="spellEnd"/>
      <w:r>
        <w:t xml:space="preserve">, </w:t>
      </w:r>
      <w:proofErr w:type="spellStart"/>
      <w:r>
        <w:t>por</w:t>
      </w:r>
      <w:proofErr w:type="spellEnd"/>
      <w:r>
        <w:t xml:space="preserve"> </w:t>
      </w:r>
      <w:proofErr w:type="spellStart"/>
      <w:r>
        <w:t>el</w:t>
      </w:r>
      <w:proofErr w:type="spellEnd"/>
      <w:r>
        <w:t xml:space="preserve"> </w:t>
      </w:r>
      <w:proofErr w:type="spellStart"/>
      <w:r>
        <w:t>contrario</w:t>
      </w:r>
      <w:proofErr w:type="spellEnd"/>
      <w:r>
        <w:t xml:space="preserve">, son a </w:t>
      </w:r>
      <w:proofErr w:type="spellStart"/>
      <w:r>
        <w:t>los</w:t>
      </w:r>
      <w:proofErr w:type="spellEnd"/>
      <w:r>
        <w:t xml:space="preserve"> </w:t>
      </w:r>
      <w:proofErr w:type="spellStart"/>
      <w:r>
        <w:t>que</w:t>
      </w:r>
      <w:proofErr w:type="spellEnd"/>
      <w:r>
        <w:t xml:space="preserve"> </w:t>
      </w:r>
      <w:proofErr w:type="spellStart"/>
      <w:r>
        <w:t>busco</w:t>
      </w:r>
      <w:proofErr w:type="spellEnd"/>
      <w:r>
        <w:t xml:space="preserve"> </w:t>
      </w:r>
      <w:proofErr w:type="spellStart"/>
      <w:r>
        <w:t>más</w:t>
      </w:r>
      <w:proofErr w:type="spellEnd"/>
      <w:r>
        <w:t xml:space="preserve">, </w:t>
      </w:r>
      <w:proofErr w:type="spellStart"/>
      <w:r>
        <w:t>porque</w:t>
      </w:r>
      <w:proofErr w:type="spellEnd"/>
      <w:r>
        <w:t xml:space="preserve"> </w:t>
      </w:r>
      <w:proofErr w:type="spellStart"/>
      <w:r>
        <w:t>sé</w:t>
      </w:r>
      <w:proofErr w:type="spellEnd"/>
      <w:r>
        <w:t xml:space="preserve"> </w:t>
      </w:r>
      <w:proofErr w:type="spellStart"/>
      <w:r>
        <w:t>que</w:t>
      </w:r>
      <w:proofErr w:type="spellEnd"/>
      <w:r>
        <w:t xml:space="preserve"> </w:t>
      </w:r>
      <w:proofErr w:type="spellStart"/>
      <w:r>
        <w:t>ellos</w:t>
      </w:r>
      <w:proofErr w:type="spellEnd"/>
      <w:r>
        <w:t xml:space="preserve"> </w:t>
      </w:r>
      <w:proofErr w:type="spellStart"/>
      <w:r>
        <w:t>serán</w:t>
      </w:r>
      <w:proofErr w:type="spellEnd"/>
      <w:r>
        <w:t xml:space="preserve"> </w:t>
      </w:r>
      <w:proofErr w:type="spellStart"/>
      <w:r>
        <w:t>los</w:t>
      </w:r>
      <w:proofErr w:type="spellEnd"/>
      <w:r>
        <w:t xml:space="preserve"> </w:t>
      </w:r>
      <w:proofErr w:type="spellStart"/>
      <w:r>
        <w:t>que</w:t>
      </w:r>
      <w:proofErr w:type="spellEnd"/>
      <w:r>
        <w:t xml:space="preserve"> </w:t>
      </w:r>
      <w:proofErr w:type="spellStart"/>
      <w:r>
        <w:t>han</w:t>
      </w:r>
      <w:proofErr w:type="spellEnd"/>
      <w:r>
        <w:t xml:space="preserve"> de </w:t>
      </w:r>
      <w:proofErr w:type="spellStart"/>
      <w:r>
        <w:t>levantar</w:t>
      </w:r>
      <w:proofErr w:type="spellEnd"/>
      <w:r>
        <w:t xml:space="preserve"> sus ojos </w:t>
      </w:r>
      <w:proofErr w:type="spellStart"/>
      <w:r>
        <w:t>hacia</w:t>
      </w:r>
      <w:proofErr w:type="spellEnd"/>
      <w:r>
        <w:t xml:space="preserve"> </w:t>
      </w:r>
      <w:proofErr w:type="spellStart"/>
      <w:r>
        <w:t>Mí</w:t>
      </w:r>
      <w:proofErr w:type="spellEnd"/>
      <w:r>
        <w:t xml:space="preserve">, </w:t>
      </w:r>
      <w:proofErr w:type="spellStart"/>
      <w:r>
        <w:t>cuando</w:t>
      </w:r>
      <w:proofErr w:type="spellEnd"/>
      <w:r>
        <w:t xml:space="preserve"> </w:t>
      </w:r>
      <w:proofErr w:type="spellStart"/>
      <w:r>
        <w:t>el</w:t>
      </w:r>
      <w:proofErr w:type="spellEnd"/>
      <w:r>
        <w:t xml:space="preserve"> dolor, sea </w:t>
      </w:r>
      <w:proofErr w:type="spellStart"/>
      <w:r>
        <w:t>muy</w:t>
      </w:r>
      <w:proofErr w:type="spellEnd"/>
      <w:r>
        <w:t xml:space="preserve"> grande </w:t>
      </w:r>
      <w:proofErr w:type="spellStart"/>
      <w:r>
        <w:t>en</w:t>
      </w:r>
      <w:proofErr w:type="spellEnd"/>
      <w:r>
        <w:t xml:space="preserve"> </w:t>
      </w:r>
      <w:proofErr w:type="spellStart"/>
      <w:r>
        <w:t>su</w:t>
      </w:r>
      <w:proofErr w:type="spellEnd"/>
      <w:r>
        <w:t xml:space="preserve"> </w:t>
      </w:r>
      <w:proofErr w:type="spellStart"/>
      <w:r>
        <w:t>corazón</w:t>
      </w:r>
      <w:proofErr w:type="spellEnd"/>
      <w:r>
        <w:t xml:space="preserve">. </w:t>
      </w:r>
    </w:p>
    <w:p w14:paraId="7E436BEE" w14:textId="77777777" w:rsidR="00F50769" w:rsidRDefault="00F50769" w:rsidP="00F50769">
      <w:r>
        <w:t xml:space="preserve">38. En </w:t>
      </w:r>
      <w:proofErr w:type="spellStart"/>
      <w:r>
        <w:t>esos</w:t>
      </w:r>
      <w:proofErr w:type="spellEnd"/>
      <w:r>
        <w:t xml:space="preserve"> </w:t>
      </w:r>
      <w:proofErr w:type="spellStart"/>
      <w:r>
        <w:t>instantes</w:t>
      </w:r>
      <w:proofErr w:type="spellEnd"/>
      <w:r>
        <w:t xml:space="preserve"> de </w:t>
      </w:r>
      <w:proofErr w:type="spellStart"/>
      <w:r>
        <w:t>arrepentimiento</w:t>
      </w:r>
      <w:proofErr w:type="spellEnd"/>
      <w:r>
        <w:t xml:space="preserve"> </w:t>
      </w:r>
      <w:proofErr w:type="spellStart"/>
      <w:r>
        <w:t>Yo</w:t>
      </w:r>
      <w:proofErr w:type="spellEnd"/>
      <w:r>
        <w:t xml:space="preserve"> </w:t>
      </w:r>
      <w:proofErr w:type="spellStart"/>
      <w:r>
        <w:t>recibo</w:t>
      </w:r>
      <w:proofErr w:type="spellEnd"/>
      <w:r>
        <w:t xml:space="preserve"> y </w:t>
      </w:r>
      <w:proofErr w:type="spellStart"/>
      <w:r>
        <w:t>perdono</w:t>
      </w:r>
      <w:proofErr w:type="spellEnd"/>
      <w:r>
        <w:t xml:space="preserve"> a </w:t>
      </w:r>
      <w:proofErr w:type="spellStart"/>
      <w:r>
        <w:t>todos</w:t>
      </w:r>
      <w:proofErr w:type="spellEnd"/>
      <w:r>
        <w:t xml:space="preserve">; </w:t>
      </w:r>
      <w:proofErr w:type="spellStart"/>
      <w:r>
        <w:t>pero</w:t>
      </w:r>
      <w:proofErr w:type="spellEnd"/>
      <w:r>
        <w:t xml:space="preserve"> </w:t>
      </w:r>
      <w:proofErr w:type="spellStart"/>
      <w:r>
        <w:t>mientras</w:t>
      </w:r>
      <w:proofErr w:type="spellEnd"/>
      <w:r>
        <w:t xml:space="preserve"> </w:t>
      </w:r>
      <w:proofErr w:type="spellStart"/>
      <w:r>
        <w:t>unos</w:t>
      </w:r>
      <w:proofErr w:type="spellEnd"/>
      <w:r>
        <w:t xml:space="preserve"> </w:t>
      </w:r>
      <w:proofErr w:type="spellStart"/>
      <w:r>
        <w:t>logran</w:t>
      </w:r>
      <w:proofErr w:type="spellEnd"/>
      <w:r>
        <w:t xml:space="preserve"> </w:t>
      </w:r>
      <w:proofErr w:type="spellStart"/>
      <w:r>
        <w:t>regenerarse</w:t>
      </w:r>
      <w:proofErr w:type="spellEnd"/>
      <w:r>
        <w:t xml:space="preserve"> para </w:t>
      </w:r>
      <w:proofErr w:type="spellStart"/>
      <w:r>
        <w:t>toda</w:t>
      </w:r>
      <w:proofErr w:type="spellEnd"/>
      <w:r>
        <w:t xml:space="preserve"> </w:t>
      </w:r>
      <w:proofErr w:type="spellStart"/>
      <w:r>
        <w:t>su</w:t>
      </w:r>
      <w:proofErr w:type="spellEnd"/>
      <w:r>
        <w:t xml:space="preserve"> </w:t>
      </w:r>
      <w:proofErr w:type="spellStart"/>
      <w:r>
        <w:t>vida</w:t>
      </w:r>
      <w:proofErr w:type="spellEnd"/>
      <w:r>
        <w:t xml:space="preserve">, </w:t>
      </w:r>
      <w:proofErr w:type="spellStart"/>
      <w:r>
        <w:t>otros</w:t>
      </w:r>
      <w:proofErr w:type="spellEnd"/>
      <w:r>
        <w:t xml:space="preserve">, </w:t>
      </w:r>
      <w:proofErr w:type="spellStart"/>
      <w:r>
        <w:t>cuando</w:t>
      </w:r>
      <w:proofErr w:type="spellEnd"/>
      <w:r>
        <w:t xml:space="preserve"> </w:t>
      </w:r>
      <w:proofErr w:type="spellStart"/>
      <w:r>
        <w:t>han</w:t>
      </w:r>
      <w:proofErr w:type="spellEnd"/>
      <w:r>
        <w:t xml:space="preserve"> </w:t>
      </w:r>
      <w:proofErr w:type="spellStart"/>
      <w:r>
        <w:t>recobrado</w:t>
      </w:r>
      <w:proofErr w:type="spellEnd"/>
      <w:r>
        <w:t xml:space="preserve"> la </w:t>
      </w:r>
      <w:proofErr w:type="spellStart"/>
      <w:r>
        <w:t>paz</w:t>
      </w:r>
      <w:proofErr w:type="spellEnd"/>
      <w:r>
        <w:t xml:space="preserve"> o la </w:t>
      </w:r>
      <w:proofErr w:type="spellStart"/>
      <w:r>
        <w:t>salud</w:t>
      </w:r>
      <w:proofErr w:type="spellEnd"/>
      <w:r>
        <w:t xml:space="preserve">, </w:t>
      </w:r>
      <w:proofErr w:type="spellStart"/>
      <w:r>
        <w:t>cuando</w:t>
      </w:r>
      <w:proofErr w:type="spellEnd"/>
      <w:r>
        <w:t xml:space="preserve"> </w:t>
      </w:r>
      <w:proofErr w:type="spellStart"/>
      <w:r>
        <w:t>nuevamente</w:t>
      </w:r>
      <w:proofErr w:type="spellEnd"/>
      <w:r>
        <w:t xml:space="preserve"> se </w:t>
      </w:r>
      <w:proofErr w:type="spellStart"/>
      <w:r>
        <w:t>sienten</w:t>
      </w:r>
      <w:proofErr w:type="spellEnd"/>
      <w:r>
        <w:t xml:space="preserve"> </w:t>
      </w:r>
      <w:proofErr w:type="spellStart"/>
      <w:r>
        <w:t>fuertes</w:t>
      </w:r>
      <w:proofErr w:type="spellEnd"/>
      <w:r>
        <w:t xml:space="preserve">, </w:t>
      </w:r>
    </w:p>
    <w:p w14:paraId="7B907A73" w14:textId="77777777" w:rsidR="00F50769" w:rsidRDefault="00F50769" w:rsidP="00F50769">
      <w:proofErr w:type="spellStart"/>
      <w:r>
        <w:t>olvidan</w:t>
      </w:r>
      <w:proofErr w:type="spellEnd"/>
      <w:r>
        <w:t xml:space="preserve"> mi </w:t>
      </w:r>
      <w:proofErr w:type="spellStart"/>
      <w:r>
        <w:t>prueba</w:t>
      </w:r>
      <w:proofErr w:type="spellEnd"/>
      <w:r>
        <w:t xml:space="preserve"> de amor y se </w:t>
      </w:r>
      <w:proofErr w:type="spellStart"/>
      <w:r>
        <w:t>alejan</w:t>
      </w:r>
      <w:proofErr w:type="spellEnd"/>
      <w:r>
        <w:t xml:space="preserve"> </w:t>
      </w:r>
      <w:proofErr w:type="spellStart"/>
      <w:r>
        <w:t>aún</w:t>
      </w:r>
      <w:proofErr w:type="spellEnd"/>
      <w:r>
        <w:t xml:space="preserve"> </w:t>
      </w:r>
      <w:proofErr w:type="spellStart"/>
      <w:r>
        <w:t>más</w:t>
      </w:r>
      <w:proofErr w:type="spellEnd"/>
      <w:r>
        <w:t xml:space="preserve">. </w:t>
      </w:r>
      <w:proofErr w:type="spellStart"/>
      <w:r>
        <w:t>Estos</w:t>
      </w:r>
      <w:proofErr w:type="spellEnd"/>
      <w:r>
        <w:t xml:space="preserve"> no </w:t>
      </w:r>
      <w:proofErr w:type="spellStart"/>
      <w:r>
        <w:t>han</w:t>
      </w:r>
      <w:proofErr w:type="spellEnd"/>
      <w:r>
        <w:t xml:space="preserve"> </w:t>
      </w:r>
      <w:proofErr w:type="spellStart"/>
      <w:r>
        <w:t>sabido</w:t>
      </w:r>
      <w:proofErr w:type="spellEnd"/>
      <w:r>
        <w:t xml:space="preserve"> </w:t>
      </w:r>
      <w:proofErr w:type="spellStart"/>
      <w:r>
        <w:t>aprovechar</w:t>
      </w:r>
      <w:proofErr w:type="spellEnd"/>
      <w:r>
        <w:t xml:space="preserve"> la </w:t>
      </w:r>
      <w:proofErr w:type="spellStart"/>
      <w:r>
        <w:t>ocasión</w:t>
      </w:r>
      <w:proofErr w:type="spellEnd"/>
      <w:r>
        <w:t xml:space="preserve"> </w:t>
      </w:r>
      <w:proofErr w:type="spellStart"/>
      <w:r>
        <w:t>que</w:t>
      </w:r>
      <w:proofErr w:type="spellEnd"/>
      <w:r>
        <w:t xml:space="preserve"> la </w:t>
      </w:r>
      <w:proofErr w:type="spellStart"/>
      <w:r>
        <w:t>vida</w:t>
      </w:r>
      <w:proofErr w:type="spellEnd"/>
      <w:r>
        <w:t xml:space="preserve"> les ha </w:t>
      </w:r>
      <w:proofErr w:type="spellStart"/>
      <w:r>
        <w:t>brindado</w:t>
      </w:r>
      <w:proofErr w:type="spellEnd"/>
      <w:r>
        <w:t xml:space="preserve"> para </w:t>
      </w:r>
      <w:proofErr w:type="spellStart"/>
      <w:r>
        <w:t>volver</w:t>
      </w:r>
      <w:proofErr w:type="spellEnd"/>
      <w:r>
        <w:t xml:space="preserve"> al camino </w:t>
      </w:r>
      <w:proofErr w:type="spellStart"/>
      <w:r>
        <w:t>verdadero</w:t>
      </w:r>
      <w:proofErr w:type="spellEnd"/>
      <w:r>
        <w:t xml:space="preserve">. </w:t>
      </w:r>
      <w:proofErr w:type="spellStart"/>
      <w:r>
        <w:t>Entonces</w:t>
      </w:r>
      <w:proofErr w:type="spellEnd"/>
      <w:r>
        <w:t xml:space="preserve"> les </w:t>
      </w:r>
      <w:proofErr w:type="spellStart"/>
      <w:r>
        <w:t>llamo</w:t>
      </w:r>
      <w:proofErr w:type="spellEnd"/>
      <w:r>
        <w:t xml:space="preserve"> al Más </w:t>
      </w:r>
      <w:proofErr w:type="spellStart"/>
      <w:r>
        <w:t>Allá</w:t>
      </w:r>
      <w:proofErr w:type="spellEnd"/>
      <w:r>
        <w:t xml:space="preserve">, para </w:t>
      </w:r>
      <w:proofErr w:type="spellStart"/>
      <w:r>
        <w:t>que</w:t>
      </w:r>
      <w:proofErr w:type="spellEnd"/>
      <w:r>
        <w:t xml:space="preserve"> </w:t>
      </w:r>
      <w:proofErr w:type="spellStart"/>
      <w:r>
        <w:t>su</w:t>
      </w:r>
      <w:proofErr w:type="spellEnd"/>
      <w:r>
        <w:t xml:space="preserve"> </w:t>
      </w:r>
      <w:proofErr w:type="spellStart"/>
      <w:r>
        <w:t>espíritu</w:t>
      </w:r>
      <w:proofErr w:type="spellEnd"/>
      <w:r>
        <w:t xml:space="preserve"> </w:t>
      </w:r>
      <w:proofErr w:type="spellStart"/>
      <w:r>
        <w:t>pueda</w:t>
      </w:r>
      <w:proofErr w:type="spellEnd"/>
      <w:r>
        <w:t xml:space="preserve"> </w:t>
      </w:r>
      <w:proofErr w:type="spellStart"/>
      <w:r>
        <w:t>meditar</w:t>
      </w:r>
      <w:proofErr w:type="spellEnd"/>
      <w:r>
        <w:t xml:space="preserve"> </w:t>
      </w:r>
      <w:proofErr w:type="spellStart"/>
      <w:r>
        <w:t>en</w:t>
      </w:r>
      <w:proofErr w:type="spellEnd"/>
      <w:r>
        <w:t xml:space="preserve"> </w:t>
      </w:r>
      <w:proofErr w:type="spellStart"/>
      <w:r>
        <w:t>sí</w:t>
      </w:r>
      <w:proofErr w:type="spellEnd"/>
      <w:r>
        <w:t xml:space="preserve"> </w:t>
      </w:r>
      <w:proofErr w:type="spellStart"/>
      <w:r>
        <w:t>mismo</w:t>
      </w:r>
      <w:proofErr w:type="spellEnd"/>
      <w:r>
        <w:t xml:space="preserve">, fuera de la </w:t>
      </w:r>
      <w:proofErr w:type="spellStart"/>
      <w:r>
        <w:t>influencia</w:t>
      </w:r>
      <w:proofErr w:type="spellEnd"/>
      <w:r>
        <w:t xml:space="preserve"> de la </w:t>
      </w:r>
      <w:proofErr w:type="spellStart"/>
      <w:r>
        <w:t>materia</w:t>
      </w:r>
      <w:proofErr w:type="spellEnd"/>
      <w:r>
        <w:t xml:space="preserve"> y de </w:t>
      </w:r>
      <w:proofErr w:type="spellStart"/>
      <w:r>
        <w:t>todo</w:t>
      </w:r>
      <w:proofErr w:type="spellEnd"/>
      <w:r>
        <w:t xml:space="preserve"> lo </w:t>
      </w:r>
      <w:proofErr w:type="spellStart"/>
      <w:r>
        <w:t>que</w:t>
      </w:r>
      <w:proofErr w:type="spellEnd"/>
      <w:r>
        <w:t xml:space="preserve"> le </w:t>
      </w:r>
      <w:proofErr w:type="spellStart"/>
      <w:r>
        <w:t>ataba</w:t>
      </w:r>
      <w:proofErr w:type="spellEnd"/>
      <w:r>
        <w:t xml:space="preserve"> al </w:t>
      </w:r>
      <w:proofErr w:type="spellStart"/>
      <w:r>
        <w:t>mundo</w:t>
      </w:r>
      <w:proofErr w:type="spellEnd"/>
      <w:r>
        <w:t xml:space="preserve">. </w:t>
      </w:r>
    </w:p>
    <w:p w14:paraId="70B68AAE" w14:textId="77777777" w:rsidR="00F50769" w:rsidRDefault="00F50769" w:rsidP="00F50769">
      <w:r>
        <w:t xml:space="preserve">39. ¡A </w:t>
      </w:r>
      <w:proofErr w:type="spellStart"/>
      <w:r>
        <w:t>cuántos</w:t>
      </w:r>
      <w:proofErr w:type="spellEnd"/>
      <w:r>
        <w:t xml:space="preserve"> </w:t>
      </w:r>
      <w:proofErr w:type="spellStart"/>
      <w:r>
        <w:t>seres</w:t>
      </w:r>
      <w:proofErr w:type="spellEnd"/>
      <w:r>
        <w:t xml:space="preserve"> les </w:t>
      </w:r>
      <w:proofErr w:type="spellStart"/>
      <w:r>
        <w:t>hago</w:t>
      </w:r>
      <w:proofErr w:type="spellEnd"/>
      <w:r>
        <w:t xml:space="preserve"> </w:t>
      </w:r>
      <w:proofErr w:type="spellStart"/>
      <w:r>
        <w:t>el</w:t>
      </w:r>
      <w:proofErr w:type="spellEnd"/>
      <w:r>
        <w:t xml:space="preserve"> </w:t>
      </w:r>
      <w:proofErr w:type="spellStart"/>
      <w:r>
        <w:t>llamado</w:t>
      </w:r>
      <w:proofErr w:type="spellEnd"/>
      <w:r>
        <w:t xml:space="preserve"> día </w:t>
      </w:r>
      <w:proofErr w:type="spellStart"/>
      <w:r>
        <w:t>tras</w:t>
      </w:r>
      <w:proofErr w:type="spellEnd"/>
      <w:r>
        <w:t xml:space="preserve"> día! </w:t>
      </w:r>
      <w:proofErr w:type="spellStart"/>
      <w:r>
        <w:t>Ellos</w:t>
      </w:r>
      <w:proofErr w:type="spellEnd"/>
      <w:r>
        <w:t xml:space="preserve"> se </w:t>
      </w:r>
      <w:proofErr w:type="spellStart"/>
      <w:r>
        <w:t>purificarán</w:t>
      </w:r>
      <w:proofErr w:type="spellEnd"/>
      <w:r>
        <w:t xml:space="preserve"> </w:t>
      </w:r>
      <w:proofErr w:type="spellStart"/>
      <w:r>
        <w:t>en</w:t>
      </w:r>
      <w:proofErr w:type="spellEnd"/>
      <w:r>
        <w:t xml:space="preserve"> la luz de mi </w:t>
      </w:r>
      <w:proofErr w:type="spellStart"/>
      <w:r>
        <w:t>divina</w:t>
      </w:r>
      <w:proofErr w:type="spellEnd"/>
      <w:r>
        <w:t xml:space="preserve"> </w:t>
      </w:r>
      <w:proofErr w:type="spellStart"/>
      <w:r>
        <w:t>justicia</w:t>
      </w:r>
      <w:proofErr w:type="spellEnd"/>
      <w:r>
        <w:t xml:space="preserve"> antes de </w:t>
      </w:r>
      <w:proofErr w:type="spellStart"/>
      <w:r>
        <w:t>volver</w:t>
      </w:r>
      <w:proofErr w:type="spellEnd"/>
      <w:r>
        <w:t xml:space="preserve"> y </w:t>
      </w:r>
      <w:proofErr w:type="spellStart"/>
      <w:r>
        <w:t>esos</w:t>
      </w:r>
      <w:proofErr w:type="spellEnd"/>
      <w:r>
        <w:t xml:space="preserve"> </w:t>
      </w:r>
      <w:proofErr w:type="spellStart"/>
      <w:r>
        <w:t>que</w:t>
      </w:r>
      <w:proofErr w:type="spellEnd"/>
      <w:r>
        <w:t xml:space="preserve"> se </w:t>
      </w:r>
      <w:proofErr w:type="spellStart"/>
      <w:r>
        <w:t>limpian</w:t>
      </w:r>
      <w:proofErr w:type="spellEnd"/>
      <w:r>
        <w:t xml:space="preserve"> </w:t>
      </w:r>
      <w:proofErr w:type="spellStart"/>
      <w:r>
        <w:t>así</w:t>
      </w:r>
      <w:proofErr w:type="spellEnd"/>
      <w:r>
        <w:t xml:space="preserve"> no </w:t>
      </w:r>
      <w:proofErr w:type="spellStart"/>
      <w:r>
        <w:t>volverán</w:t>
      </w:r>
      <w:proofErr w:type="spellEnd"/>
      <w:r>
        <w:t xml:space="preserve"> a </w:t>
      </w:r>
      <w:proofErr w:type="spellStart"/>
      <w:r>
        <w:t>mancharse</w:t>
      </w:r>
      <w:proofErr w:type="spellEnd"/>
      <w:r>
        <w:t xml:space="preserve"> con </w:t>
      </w:r>
      <w:proofErr w:type="spellStart"/>
      <w:r>
        <w:t>el</w:t>
      </w:r>
      <w:proofErr w:type="spellEnd"/>
      <w:r>
        <w:t xml:space="preserve"> </w:t>
      </w:r>
      <w:proofErr w:type="spellStart"/>
      <w:r>
        <w:t>fango</w:t>
      </w:r>
      <w:proofErr w:type="spellEnd"/>
      <w:r>
        <w:t xml:space="preserve">, </w:t>
      </w:r>
      <w:proofErr w:type="spellStart"/>
      <w:r>
        <w:t>porque</w:t>
      </w:r>
      <w:proofErr w:type="spellEnd"/>
      <w:r>
        <w:t xml:space="preserve"> </w:t>
      </w:r>
      <w:proofErr w:type="spellStart"/>
      <w:r>
        <w:t>vendrán</w:t>
      </w:r>
      <w:proofErr w:type="spellEnd"/>
      <w:r>
        <w:t xml:space="preserve"> con </w:t>
      </w:r>
      <w:proofErr w:type="spellStart"/>
      <w:r>
        <w:t>el</w:t>
      </w:r>
      <w:proofErr w:type="spellEnd"/>
      <w:r>
        <w:t xml:space="preserve"> </w:t>
      </w:r>
      <w:proofErr w:type="spellStart"/>
      <w:r>
        <w:t>firme</w:t>
      </w:r>
      <w:proofErr w:type="spellEnd"/>
      <w:r>
        <w:t xml:space="preserve"> </w:t>
      </w:r>
      <w:proofErr w:type="spellStart"/>
      <w:r>
        <w:t>propósito</w:t>
      </w:r>
      <w:proofErr w:type="spellEnd"/>
      <w:r>
        <w:t xml:space="preserve"> de </w:t>
      </w:r>
      <w:proofErr w:type="spellStart"/>
      <w:r>
        <w:t>hacer</w:t>
      </w:r>
      <w:proofErr w:type="spellEnd"/>
      <w:r>
        <w:t xml:space="preserve"> </w:t>
      </w:r>
      <w:proofErr w:type="spellStart"/>
      <w:r>
        <w:t>obras</w:t>
      </w:r>
      <w:proofErr w:type="spellEnd"/>
      <w:r>
        <w:t xml:space="preserve"> </w:t>
      </w:r>
      <w:proofErr w:type="spellStart"/>
      <w:r>
        <w:t>meritorias</w:t>
      </w:r>
      <w:proofErr w:type="spellEnd"/>
      <w:r>
        <w:t xml:space="preserve">, </w:t>
      </w:r>
      <w:proofErr w:type="spellStart"/>
      <w:r>
        <w:t>obras</w:t>
      </w:r>
      <w:proofErr w:type="spellEnd"/>
      <w:r>
        <w:t xml:space="preserve"> </w:t>
      </w:r>
      <w:proofErr w:type="spellStart"/>
      <w:r>
        <w:t>agradables</w:t>
      </w:r>
      <w:proofErr w:type="spellEnd"/>
      <w:r>
        <w:t xml:space="preserve"> y </w:t>
      </w:r>
      <w:proofErr w:type="spellStart"/>
      <w:r>
        <w:t>dignas</w:t>
      </w:r>
      <w:proofErr w:type="spellEnd"/>
      <w:r>
        <w:t xml:space="preserve"> ante </w:t>
      </w:r>
      <w:proofErr w:type="spellStart"/>
      <w:r>
        <w:t>el</w:t>
      </w:r>
      <w:proofErr w:type="spellEnd"/>
      <w:r>
        <w:t xml:space="preserve"> </w:t>
      </w:r>
      <w:proofErr w:type="spellStart"/>
      <w:r>
        <w:t>Señor</w:t>
      </w:r>
      <w:proofErr w:type="spellEnd"/>
      <w:r>
        <w:t xml:space="preserve">. </w:t>
      </w:r>
    </w:p>
    <w:p w14:paraId="25F32D9F" w14:textId="77777777" w:rsidR="00F50769" w:rsidRDefault="00F50769" w:rsidP="00F50769">
      <w:r>
        <w:t>40. ¡</w:t>
      </w:r>
      <w:proofErr w:type="spellStart"/>
      <w:r>
        <w:t>Cuántos</w:t>
      </w:r>
      <w:proofErr w:type="spellEnd"/>
      <w:r>
        <w:t xml:space="preserve"> de </w:t>
      </w:r>
      <w:proofErr w:type="spellStart"/>
      <w:r>
        <w:t>vosotros</w:t>
      </w:r>
      <w:proofErr w:type="spellEnd"/>
      <w:r>
        <w:t xml:space="preserve"> </w:t>
      </w:r>
      <w:proofErr w:type="spellStart"/>
      <w:r>
        <w:t>tendréis</w:t>
      </w:r>
      <w:proofErr w:type="spellEnd"/>
      <w:r>
        <w:t xml:space="preserve"> </w:t>
      </w:r>
      <w:proofErr w:type="spellStart"/>
      <w:r>
        <w:t>que</w:t>
      </w:r>
      <w:proofErr w:type="spellEnd"/>
      <w:r>
        <w:t xml:space="preserve"> </w:t>
      </w:r>
      <w:proofErr w:type="spellStart"/>
      <w:r>
        <w:t>retornar</w:t>
      </w:r>
      <w:proofErr w:type="spellEnd"/>
      <w:r>
        <w:t xml:space="preserve"> a la Tierra </w:t>
      </w:r>
      <w:proofErr w:type="spellStart"/>
      <w:r>
        <w:t>en</w:t>
      </w:r>
      <w:proofErr w:type="spellEnd"/>
      <w:r>
        <w:t xml:space="preserve"> </w:t>
      </w:r>
      <w:proofErr w:type="spellStart"/>
      <w:r>
        <w:t>busca</w:t>
      </w:r>
      <w:proofErr w:type="spellEnd"/>
      <w:r>
        <w:t xml:space="preserve"> de la </w:t>
      </w:r>
      <w:proofErr w:type="spellStart"/>
      <w:r>
        <w:t>misión</w:t>
      </w:r>
      <w:proofErr w:type="spellEnd"/>
      <w:r>
        <w:t xml:space="preserve"> </w:t>
      </w:r>
      <w:proofErr w:type="spellStart"/>
      <w:r>
        <w:t>que</w:t>
      </w:r>
      <w:proofErr w:type="spellEnd"/>
      <w:r>
        <w:t xml:space="preserve"> </w:t>
      </w:r>
      <w:proofErr w:type="spellStart"/>
      <w:r>
        <w:t>dejasteis</w:t>
      </w:r>
      <w:proofErr w:type="spellEnd"/>
      <w:r>
        <w:t xml:space="preserve"> de </w:t>
      </w:r>
      <w:proofErr w:type="spellStart"/>
      <w:r>
        <w:t>cumplir</w:t>
      </w:r>
      <w:proofErr w:type="spellEnd"/>
      <w:r>
        <w:t xml:space="preserve"> o </w:t>
      </w:r>
      <w:proofErr w:type="spellStart"/>
      <w:r>
        <w:t>en</w:t>
      </w:r>
      <w:proofErr w:type="spellEnd"/>
      <w:r>
        <w:t xml:space="preserve"> </w:t>
      </w:r>
      <w:proofErr w:type="spellStart"/>
      <w:r>
        <w:t>busca</w:t>
      </w:r>
      <w:proofErr w:type="spellEnd"/>
      <w:r>
        <w:t xml:space="preserve"> de </w:t>
      </w:r>
      <w:proofErr w:type="spellStart"/>
      <w:r>
        <w:t>una</w:t>
      </w:r>
      <w:proofErr w:type="spellEnd"/>
      <w:r>
        <w:t xml:space="preserve"> </w:t>
      </w:r>
      <w:proofErr w:type="spellStart"/>
      <w:r>
        <w:t>ocasión</w:t>
      </w:r>
      <w:proofErr w:type="spellEnd"/>
      <w:r>
        <w:t xml:space="preserve"> de </w:t>
      </w:r>
      <w:proofErr w:type="spellStart"/>
      <w:r>
        <w:t>reparar</w:t>
      </w:r>
      <w:proofErr w:type="spellEnd"/>
      <w:r>
        <w:t xml:space="preserve"> </w:t>
      </w:r>
      <w:proofErr w:type="spellStart"/>
      <w:r>
        <w:t>los</w:t>
      </w:r>
      <w:proofErr w:type="spellEnd"/>
      <w:r>
        <w:t xml:space="preserve"> </w:t>
      </w:r>
      <w:proofErr w:type="spellStart"/>
      <w:r>
        <w:t>errores</w:t>
      </w:r>
      <w:proofErr w:type="spellEnd"/>
      <w:r>
        <w:t xml:space="preserve"> </w:t>
      </w:r>
      <w:proofErr w:type="spellStart"/>
      <w:r>
        <w:t>cometidos</w:t>
      </w:r>
      <w:proofErr w:type="spellEnd"/>
      <w:r>
        <w:t xml:space="preserve">! </w:t>
      </w:r>
    </w:p>
    <w:p w14:paraId="7D2A02B3" w14:textId="77777777" w:rsidR="00F50769" w:rsidRDefault="00F50769" w:rsidP="00F50769">
      <w:r>
        <w:t xml:space="preserve">41. </w:t>
      </w:r>
      <w:proofErr w:type="spellStart"/>
      <w:r>
        <w:t>Pensad</w:t>
      </w:r>
      <w:proofErr w:type="spellEnd"/>
      <w:r>
        <w:t xml:space="preserve"> </w:t>
      </w:r>
      <w:proofErr w:type="spellStart"/>
      <w:r>
        <w:t>que</w:t>
      </w:r>
      <w:proofErr w:type="spellEnd"/>
      <w:r>
        <w:t xml:space="preserve"> </w:t>
      </w:r>
      <w:proofErr w:type="spellStart"/>
      <w:r>
        <w:t>muchos</w:t>
      </w:r>
      <w:proofErr w:type="spellEnd"/>
      <w:r>
        <w:t xml:space="preserve"> de </w:t>
      </w:r>
      <w:proofErr w:type="spellStart"/>
      <w:r>
        <w:t>vosotros</w:t>
      </w:r>
      <w:proofErr w:type="spellEnd"/>
      <w:r>
        <w:t xml:space="preserve"> </w:t>
      </w:r>
      <w:proofErr w:type="spellStart"/>
      <w:r>
        <w:t>habéis</w:t>
      </w:r>
      <w:proofErr w:type="spellEnd"/>
      <w:r>
        <w:t xml:space="preserve"> </w:t>
      </w:r>
      <w:proofErr w:type="spellStart"/>
      <w:r>
        <w:t>tenido</w:t>
      </w:r>
      <w:proofErr w:type="spellEnd"/>
      <w:r>
        <w:t xml:space="preserve"> </w:t>
      </w:r>
      <w:proofErr w:type="spellStart"/>
      <w:r>
        <w:t>tiempo</w:t>
      </w:r>
      <w:proofErr w:type="spellEnd"/>
      <w:r>
        <w:t xml:space="preserve"> </w:t>
      </w:r>
      <w:proofErr w:type="spellStart"/>
      <w:r>
        <w:t>suficiente</w:t>
      </w:r>
      <w:proofErr w:type="spellEnd"/>
      <w:r>
        <w:t xml:space="preserve"> para </w:t>
      </w:r>
      <w:proofErr w:type="spellStart"/>
      <w:r>
        <w:t>escucharme</w:t>
      </w:r>
      <w:proofErr w:type="spellEnd"/>
      <w:r>
        <w:t xml:space="preserve"> y </w:t>
      </w:r>
      <w:proofErr w:type="spellStart"/>
      <w:r>
        <w:t>aprender</w:t>
      </w:r>
      <w:proofErr w:type="spellEnd"/>
      <w:r>
        <w:t xml:space="preserve"> de </w:t>
      </w:r>
      <w:proofErr w:type="spellStart"/>
      <w:r>
        <w:t>Mí</w:t>
      </w:r>
      <w:proofErr w:type="spellEnd"/>
      <w:r>
        <w:t xml:space="preserve">, </w:t>
      </w:r>
      <w:proofErr w:type="spellStart"/>
      <w:r>
        <w:t>pero</w:t>
      </w:r>
      <w:proofErr w:type="spellEnd"/>
      <w:r>
        <w:t xml:space="preserve"> </w:t>
      </w:r>
      <w:proofErr w:type="spellStart"/>
      <w:r>
        <w:t>que</w:t>
      </w:r>
      <w:proofErr w:type="spellEnd"/>
      <w:r>
        <w:t xml:space="preserve">, </w:t>
      </w:r>
      <w:proofErr w:type="spellStart"/>
      <w:r>
        <w:t>encontrándoos</w:t>
      </w:r>
      <w:proofErr w:type="spellEnd"/>
      <w:r>
        <w:t xml:space="preserve"> </w:t>
      </w:r>
      <w:proofErr w:type="spellStart"/>
      <w:r>
        <w:t>en</w:t>
      </w:r>
      <w:proofErr w:type="spellEnd"/>
      <w:r>
        <w:t xml:space="preserve"> las </w:t>
      </w:r>
      <w:proofErr w:type="spellStart"/>
      <w:r>
        <w:t>postrimerías</w:t>
      </w:r>
      <w:proofErr w:type="spellEnd"/>
      <w:r>
        <w:t xml:space="preserve"> de </w:t>
      </w:r>
      <w:proofErr w:type="spellStart"/>
      <w:r>
        <w:t>vuestra</w:t>
      </w:r>
      <w:proofErr w:type="spellEnd"/>
      <w:r>
        <w:t xml:space="preserve"> </w:t>
      </w:r>
      <w:proofErr w:type="spellStart"/>
      <w:r>
        <w:t>vida</w:t>
      </w:r>
      <w:proofErr w:type="spellEnd"/>
      <w:r>
        <w:t xml:space="preserve">, no </w:t>
      </w:r>
      <w:proofErr w:type="spellStart"/>
      <w:r>
        <w:t>vais</w:t>
      </w:r>
      <w:proofErr w:type="spellEnd"/>
      <w:r>
        <w:t xml:space="preserve"> a </w:t>
      </w:r>
      <w:proofErr w:type="spellStart"/>
      <w:r>
        <w:t>tener</w:t>
      </w:r>
      <w:proofErr w:type="spellEnd"/>
      <w:r>
        <w:t xml:space="preserve"> </w:t>
      </w:r>
      <w:proofErr w:type="spellStart"/>
      <w:r>
        <w:t>tiempo</w:t>
      </w:r>
      <w:proofErr w:type="spellEnd"/>
      <w:r>
        <w:t xml:space="preserve"> de </w:t>
      </w:r>
      <w:proofErr w:type="spellStart"/>
      <w:r>
        <w:t>sembrar</w:t>
      </w:r>
      <w:proofErr w:type="spellEnd"/>
      <w:r>
        <w:t xml:space="preserve"> lo </w:t>
      </w:r>
      <w:proofErr w:type="spellStart"/>
      <w:r>
        <w:t>que</w:t>
      </w:r>
      <w:proofErr w:type="spellEnd"/>
      <w:r>
        <w:t xml:space="preserve"> con tanto amor </w:t>
      </w:r>
      <w:proofErr w:type="spellStart"/>
      <w:r>
        <w:t>habéis</w:t>
      </w:r>
      <w:proofErr w:type="spellEnd"/>
      <w:r>
        <w:t xml:space="preserve"> </w:t>
      </w:r>
      <w:proofErr w:type="spellStart"/>
      <w:r>
        <w:t>acumulado</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No </w:t>
      </w:r>
      <w:proofErr w:type="spellStart"/>
      <w:r>
        <w:t>temáis</w:t>
      </w:r>
      <w:proofErr w:type="spellEnd"/>
      <w:r>
        <w:t xml:space="preserve">, </w:t>
      </w:r>
      <w:proofErr w:type="spellStart"/>
      <w:r>
        <w:t>Yo</w:t>
      </w:r>
      <w:proofErr w:type="spellEnd"/>
      <w:r>
        <w:t xml:space="preserve"> soy la </w:t>
      </w:r>
      <w:proofErr w:type="spellStart"/>
      <w:r>
        <w:t>vida</w:t>
      </w:r>
      <w:proofErr w:type="spellEnd"/>
      <w:r>
        <w:t xml:space="preserve"> y </w:t>
      </w:r>
      <w:proofErr w:type="spellStart"/>
      <w:r>
        <w:t>os</w:t>
      </w:r>
      <w:proofErr w:type="spellEnd"/>
      <w:r>
        <w:t xml:space="preserve"> </w:t>
      </w:r>
      <w:proofErr w:type="spellStart"/>
      <w:r>
        <w:t>haré</w:t>
      </w:r>
      <w:proofErr w:type="spellEnd"/>
      <w:r>
        <w:t xml:space="preserve"> </w:t>
      </w:r>
      <w:proofErr w:type="spellStart"/>
      <w:r>
        <w:t>vivir</w:t>
      </w:r>
      <w:proofErr w:type="spellEnd"/>
      <w:r>
        <w:t xml:space="preserve"> para </w:t>
      </w:r>
      <w:proofErr w:type="spellStart"/>
      <w:r>
        <w:t>que</w:t>
      </w:r>
      <w:proofErr w:type="spellEnd"/>
      <w:r>
        <w:t xml:space="preserve"> </w:t>
      </w:r>
      <w:proofErr w:type="spellStart"/>
      <w:r>
        <w:t>sembréis</w:t>
      </w:r>
      <w:proofErr w:type="spellEnd"/>
      <w:r>
        <w:t xml:space="preserve"> </w:t>
      </w:r>
      <w:proofErr w:type="spellStart"/>
      <w:r>
        <w:t>en</w:t>
      </w:r>
      <w:proofErr w:type="spellEnd"/>
      <w:r>
        <w:t xml:space="preserve"> </w:t>
      </w:r>
      <w:proofErr w:type="spellStart"/>
      <w:r>
        <w:t>los</w:t>
      </w:r>
      <w:proofErr w:type="spellEnd"/>
      <w:r>
        <w:t xml:space="preserve"> </w:t>
      </w:r>
      <w:proofErr w:type="spellStart"/>
      <w:r>
        <w:t>corazones</w:t>
      </w:r>
      <w:proofErr w:type="spellEnd"/>
      <w:r>
        <w:t xml:space="preserve">, </w:t>
      </w:r>
      <w:proofErr w:type="spellStart"/>
      <w:r>
        <w:t>esa</w:t>
      </w:r>
      <w:proofErr w:type="spellEnd"/>
      <w:r>
        <w:t xml:space="preserve"> </w:t>
      </w:r>
      <w:proofErr w:type="spellStart"/>
      <w:r>
        <w:t>semilla</w:t>
      </w:r>
      <w:proofErr w:type="spellEnd"/>
      <w:r>
        <w:t xml:space="preserve"> </w:t>
      </w:r>
      <w:proofErr w:type="spellStart"/>
      <w:r>
        <w:t>que</w:t>
      </w:r>
      <w:proofErr w:type="spellEnd"/>
      <w:r>
        <w:t xml:space="preserve"> tanto </w:t>
      </w:r>
      <w:proofErr w:type="spellStart"/>
      <w:r>
        <w:t>anheláis</w:t>
      </w:r>
      <w:proofErr w:type="spellEnd"/>
      <w:r>
        <w:t xml:space="preserve"> cultivar. </w:t>
      </w:r>
    </w:p>
    <w:p w14:paraId="4FB69A57" w14:textId="77777777" w:rsidR="00F50769" w:rsidRDefault="00F50769" w:rsidP="00F50769">
      <w:r>
        <w:t xml:space="preserve">42. Entre la </w:t>
      </w:r>
      <w:proofErr w:type="spellStart"/>
      <w:r>
        <w:t>multitud</w:t>
      </w:r>
      <w:proofErr w:type="spellEnd"/>
      <w:r>
        <w:t xml:space="preserve"> </w:t>
      </w:r>
      <w:proofErr w:type="spellStart"/>
      <w:r>
        <w:t>que</w:t>
      </w:r>
      <w:proofErr w:type="spellEnd"/>
      <w:r>
        <w:t xml:space="preserve"> me </w:t>
      </w:r>
      <w:proofErr w:type="spellStart"/>
      <w:r>
        <w:t>escucha</w:t>
      </w:r>
      <w:proofErr w:type="spellEnd"/>
      <w:r>
        <w:t xml:space="preserve">, no </w:t>
      </w:r>
      <w:proofErr w:type="spellStart"/>
      <w:r>
        <w:t>falta</w:t>
      </w:r>
      <w:proofErr w:type="spellEnd"/>
      <w:r>
        <w:t xml:space="preserve"> </w:t>
      </w:r>
      <w:proofErr w:type="spellStart"/>
      <w:r>
        <w:t>aquel</w:t>
      </w:r>
      <w:proofErr w:type="spellEnd"/>
      <w:r>
        <w:t xml:space="preserve"> </w:t>
      </w:r>
      <w:proofErr w:type="spellStart"/>
      <w:r>
        <w:t>que</w:t>
      </w:r>
      <w:proofErr w:type="spellEnd"/>
      <w:r>
        <w:t xml:space="preserve"> </w:t>
      </w:r>
      <w:proofErr w:type="spellStart"/>
      <w:r>
        <w:t>creyendo</w:t>
      </w:r>
      <w:proofErr w:type="spellEnd"/>
      <w:r>
        <w:t xml:space="preserve"> saber </w:t>
      </w:r>
      <w:proofErr w:type="spellStart"/>
      <w:r>
        <w:t>mucho</w:t>
      </w:r>
      <w:proofErr w:type="spellEnd"/>
      <w:r>
        <w:t xml:space="preserve"> de las </w:t>
      </w:r>
      <w:proofErr w:type="spellStart"/>
      <w:r>
        <w:t>lecciones</w:t>
      </w:r>
      <w:proofErr w:type="spellEnd"/>
      <w:r>
        <w:t xml:space="preserve"> de Dios, </w:t>
      </w:r>
      <w:proofErr w:type="spellStart"/>
      <w:r>
        <w:t>interiormente</w:t>
      </w:r>
      <w:proofErr w:type="spellEnd"/>
      <w:r>
        <w:t xml:space="preserve"> dude de </w:t>
      </w:r>
      <w:proofErr w:type="spellStart"/>
      <w:r>
        <w:t>esta</w:t>
      </w:r>
      <w:proofErr w:type="spellEnd"/>
      <w:r>
        <w:t xml:space="preserve"> palabra y la </w:t>
      </w:r>
      <w:proofErr w:type="spellStart"/>
      <w:r>
        <w:t>niega</w:t>
      </w:r>
      <w:proofErr w:type="spellEnd"/>
      <w:r>
        <w:t xml:space="preserve">; mas lo </w:t>
      </w:r>
      <w:proofErr w:type="spellStart"/>
      <w:r>
        <w:t>que</w:t>
      </w:r>
      <w:proofErr w:type="spellEnd"/>
      <w:r>
        <w:t xml:space="preserve"> no </w:t>
      </w:r>
      <w:proofErr w:type="spellStart"/>
      <w:r>
        <w:t>podrá</w:t>
      </w:r>
      <w:proofErr w:type="spellEnd"/>
      <w:r>
        <w:t xml:space="preserve"> </w:t>
      </w:r>
      <w:proofErr w:type="spellStart"/>
      <w:r>
        <w:t>negar</w:t>
      </w:r>
      <w:proofErr w:type="spellEnd"/>
      <w:r>
        <w:t xml:space="preserve"> es </w:t>
      </w:r>
      <w:proofErr w:type="spellStart"/>
      <w:r>
        <w:t>que</w:t>
      </w:r>
      <w:proofErr w:type="spellEnd"/>
      <w:r>
        <w:t xml:space="preserve"> </w:t>
      </w:r>
      <w:proofErr w:type="spellStart"/>
      <w:r>
        <w:t>su</w:t>
      </w:r>
      <w:proofErr w:type="spellEnd"/>
      <w:r>
        <w:t xml:space="preserve"> </w:t>
      </w:r>
      <w:proofErr w:type="spellStart"/>
      <w:r>
        <w:t>corazón</w:t>
      </w:r>
      <w:proofErr w:type="spellEnd"/>
      <w:r>
        <w:t xml:space="preserve"> se ha </w:t>
      </w:r>
      <w:proofErr w:type="spellStart"/>
      <w:r>
        <w:t>estremecido</w:t>
      </w:r>
      <w:proofErr w:type="spellEnd"/>
      <w:r>
        <w:t xml:space="preserve"> y ha </w:t>
      </w:r>
      <w:proofErr w:type="spellStart"/>
      <w:r>
        <w:t>latido</w:t>
      </w:r>
      <w:proofErr w:type="spellEnd"/>
      <w:r>
        <w:t xml:space="preserve"> de </w:t>
      </w:r>
      <w:proofErr w:type="spellStart"/>
      <w:r>
        <w:t>una</w:t>
      </w:r>
      <w:proofErr w:type="spellEnd"/>
      <w:r>
        <w:t xml:space="preserve"> </w:t>
      </w:r>
      <w:proofErr w:type="spellStart"/>
      <w:r>
        <w:t>manera</w:t>
      </w:r>
      <w:proofErr w:type="spellEnd"/>
      <w:r>
        <w:t xml:space="preserve"> </w:t>
      </w:r>
      <w:proofErr w:type="spellStart"/>
      <w:r>
        <w:t>desconocida</w:t>
      </w:r>
      <w:proofErr w:type="spellEnd"/>
      <w:r>
        <w:t xml:space="preserve">. </w:t>
      </w:r>
      <w:proofErr w:type="spellStart"/>
      <w:r>
        <w:t>Tratará</w:t>
      </w:r>
      <w:proofErr w:type="spellEnd"/>
      <w:r>
        <w:t xml:space="preserve"> de </w:t>
      </w:r>
      <w:proofErr w:type="spellStart"/>
      <w:r>
        <w:t>olvidar</w:t>
      </w:r>
      <w:proofErr w:type="spellEnd"/>
      <w:r>
        <w:t xml:space="preserve"> </w:t>
      </w:r>
      <w:proofErr w:type="spellStart"/>
      <w:r>
        <w:t>ciertas</w:t>
      </w:r>
      <w:proofErr w:type="spellEnd"/>
      <w:r>
        <w:t xml:space="preserve"> palabras </w:t>
      </w:r>
      <w:proofErr w:type="spellStart"/>
      <w:r>
        <w:t>que</w:t>
      </w:r>
      <w:proofErr w:type="spellEnd"/>
      <w:r>
        <w:t xml:space="preserve"> a </w:t>
      </w:r>
      <w:proofErr w:type="spellStart"/>
      <w:r>
        <w:t>él</w:t>
      </w:r>
      <w:proofErr w:type="spellEnd"/>
      <w:r>
        <w:t xml:space="preserve"> </w:t>
      </w:r>
      <w:proofErr w:type="spellStart"/>
      <w:r>
        <w:t>dirigí</w:t>
      </w:r>
      <w:proofErr w:type="spellEnd"/>
      <w:r>
        <w:t xml:space="preserve"> y no </w:t>
      </w:r>
      <w:proofErr w:type="spellStart"/>
      <w:r>
        <w:t>podrá</w:t>
      </w:r>
      <w:proofErr w:type="spellEnd"/>
      <w:r>
        <w:t xml:space="preserve">, y </w:t>
      </w:r>
      <w:proofErr w:type="spellStart"/>
      <w:r>
        <w:t>aún</w:t>
      </w:r>
      <w:proofErr w:type="spellEnd"/>
      <w:r>
        <w:t xml:space="preserve"> </w:t>
      </w:r>
      <w:proofErr w:type="spellStart"/>
      <w:r>
        <w:t>perderá</w:t>
      </w:r>
      <w:proofErr w:type="spellEnd"/>
      <w:r>
        <w:t xml:space="preserve"> </w:t>
      </w:r>
      <w:proofErr w:type="spellStart"/>
      <w:r>
        <w:t>algunas</w:t>
      </w:r>
      <w:proofErr w:type="spellEnd"/>
      <w:r>
        <w:t xml:space="preserve"> horas de </w:t>
      </w:r>
      <w:proofErr w:type="spellStart"/>
      <w:r>
        <w:t>sueño</w:t>
      </w:r>
      <w:proofErr w:type="spellEnd"/>
      <w:r>
        <w:t xml:space="preserve"> </w:t>
      </w:r>
      <w:proofErr w:type="spellStart"/>
      <w:r>
        <w:t>escuchando</w:t>
      </w:r>
      <w:proofErr w:type="spellEnd"/>
      <w:r>
        <w:t xml:space="preserve"> </w:t>
      </w:r>
      <w:proofErr w:type="spellStart"/>
      <w:r>
        <w:t>el</w:t>
      </w:r>
      <w:proofErr w:type="spellEnd"/>
      <w:r>
        <w:t xml:space="preserve"> eco de </w:t>
      </w:r>
      <w:proofErr w:type="spellStart"/>
      <w:r>
        <w:t>esta</w:t>
      </w:r>
      <w:proofErr w:type="spellEnd"/>
      <w:r>
        <w:t xml:space="preserve"> palabra </w:t>
      </w:r>
      <w:proofErr w:type="spellStart"/>
      <w:r>
        <w:t>humilde</w:t>
      </w:r>
      <w:proofErr w:type="spellEnd"/>
      <w:r>
        <w:t xml:space="preserve"> y </w:t>
      </w:r>
      <w:proofErr w:type="spellStart"/>
      <w:r>
        <w:t>sencilla</w:t>
      </w:r>
      <w:proofErr w:type="spellEnd"/>
      <w:r>
        <w:t xml:space="preserve">. Es </w:t>
      </w:r>
      <w:proofErr w:type="spellStart"/>
      <w:r>
        <w:t>que</w:t>
      </w:r>
      <w:proofErr w:type="spellEnd"/>
      <w:r>
        <w:t xml:space="preserve"> </w:t>
      </w:r>
      <w:proofErr w:type="spellStart"/>
      <w:r>
        <w:t>su</w:t>
      </w:r>
      <w:proofErr w:type="spellEnd"/>
      <w:r>
        <w:t xml:space="preserve"> </w:t>
      </w:r>
      <w:proofErr w:type="spellStart"/>
      <w:r>
        <w:t>conciencia</w:t>
      </w:r>
      <w:proofErr w:type="spellEnd"/>
      <w:r>
        <w:t xml:space="preserve"> le </w:t>
      </w:r>
      <w:proofErr w:type="spellStart"/>
      <w:r>
        <w:t>dirá</w:t>
      </w:r>
      <w:proofErr w:type="spellEnd"/>
      <w:r>
        <w:t xml:space="preserve"> </w:t>
      </w:r>
      <w:proofErr w:type="spellStart"/>
      <w:r>
        <w:t>que</w:t>
      </w:r>
      <w:proofErr w:type="spellEnd"/>
      <w:r>
        <w:t xml:space="preserve"> </w:t>
      </w:r>
      <w:proofErr w:type="spellStart"/>
      <w:r>
        <w:t>tras</w:t>
      </w:r>
      <w:proofErr w:type="spellEnd"/>
      <w:r>
        <w:t xml:space="preserve"> de </w:t>
      </w:r>
      <w:proofErr w:type="spellStart"/>
      <w:r>
        <w:t>aquella</w:t>
      </w:r>
      <w:proofErr w:type="spellEnd"/>
      <w:r>
        <w:t xml:space="preserve"> palabra </w:t>
      </w:r>
      <w:proofErr w:type="spellStart"/>
      <w:r>
        <w:t>estuvo</w:t>
      </w:r>
      <w:proofErr w:type="spellEnd"/>
      <w:r>
        <w:t xml:space="preserve"> </w:t>
      </w:r>
      <w:proofErr w:type="spellStart"/>
      <w:r>
        <w:t>una</w:t>
      </w:r>
      <w:proofErr w:type="spellEnd"/>
      <w:r>
        <w:t xml:space="preserve"> luz </w:t>
      </w:r>
      <w:proofErr w:type="spellStart"/>
      <w:r>
        <w:t>que</w:t>
      </w:r>
      <w:proofErr w:type="spellEnd"/>
      <w:r>
        <w:t xml:space="preserve"> </w:t>
      </w:r>
      <w:proofErr w:type="spellStart"/>
      <w:r>
        <w:t>descubrió</w:t>
      </w:r>
      <w:proofErr w:type="spellEnd"/>
      <w:r>
        <w:t xml:space="preserve"> lo </w:t>
      </w:r>
      <w:proofErr w:type="spellStart"/>
      <w:r>
        <w:t>que</w:t>
      </w:r>
      <w:proofErr w:type="spellEnd"/>
      <w:r>
        <w:t xml:space="preserve"> </w:t>
      </w:r>
      <w:proofErr w:type="spellStart"/>
      <w:r>
        <w:t>en</w:t>
      </w:r>
      <w:proofErr w:type="spellEnd"/>
      <w:r>
        <w:t xml:space="preserve"> </w:t>
      </w:r>
      <w:proofErr w:type="spellStart"/>
      <w:r>
        <w:t>su</w:t>
      </w:r>
      <w:proofErr w:type="spellEnd"/>
      <w:r>
        <w:t xml:space="preserve"> </w:t>
      </w:r>
      <w:proofErr w:type="spellStart"/>
      <w:r>
        <w:t>corazón</w:t>
      </w:r>
      <w:proofErr w:type="spellEnd"/>
      <w:r>
        <w:t xml:space="preserve"> </w:t>
      </w:r>
      <w:proofErr w:type="spellStart"/>
      <w:r>
        <w:t>ocultaba</w:t>
      </w:r>
      <w:proofErr w:type="spellEnd"/>
      <w:r>
        <w:t xml:space="preserve"> y le </w:t>
      </w:r>
      <w:proofErr w:type="spellStart"/>
      <w:r>
        <w:t>habló</w:t>
      </w:r>
      <w:proofErr w:type="spellEnd"/>
      <w:r>
        <w:t xml:space="preserve"> de lo </w:t>
      </w:r>
      <w:proofErr w:type="spellStart"/>
      <w:r>
        <w:t>que</w:t>
      </w:r>
      <w:proofErr w:type="spellEnd"/>
      <w:r>
        <w:t xml:space="preserve"> </w:t>
      </w:r>
      <w:proofErr w:type="spellStart"/>
      <w:r>
        <w:t>sólo</w:t>
      </w:r>
      <w:proofErr w:type="spellEnd"/>
      <w:r>
        <w:t xml:space="preserve"> </w:t>
      </w:r>
      <w:proofErr w:type="spellStart"/>
      <w:r>
        <w:t>él</w:t>
      </w:r>
      <w:proofErr w:type="spellEnd"/>
      <w:r>
        <w:t xml:space="preserve"> </w:t>
      </w:r>
      <w:proofErr w:type="spellStart"/>
      <w:r>
        <w:t>sabía</w:t>
      </w:r>
      <w:proofErr w:type="spellEnd"/>
      <w:r>
        <w:t xml:space="preserve">. </w:t>
      </w:r>
    </w:p>
    <w:p w14:paraId="2B4BEB7A" w14:textId="77777777" w:rsidR="00F50769" w:rsidRDefault="00F50769" w:rsidP="00F50769">
      <w:r>
        <w:lastRenderedPageBreak/>
        <w:t xml:space="preserve">43. He </w:t>
      </w:r>
      <w:proofErr w:type="spellStart"/>
      <w:r>
        <w:t>aquí</w:t>
      </w:r>
      <w:proofErr w:type="spellEnd"/>
      <w:r>
        <w:t xml:space="preserve"> </w:t>
      </w:r>
      <w:proofErr w:type="spellStart"/>
      <w:r>
        <w:t>una</w:t>
      </w:r>
      <w:proofErr w:type="spellEnd"/>
      <w:r>
        <w:t xml:space="preserve"> </w:t>
      </w:r>
      <w:proofErr w:type="spellStart"/>
      <w:r>
        <w:t>página</w:t>
      </w:r>
      <w:proofErr w:type="spellEnd"/>
      <w:r>
        <w:t xml:space="preserve"> </w:t>
      </w:r>
      <w:proofErr w:type="spellStart"/>
      <w:r>
        <w:t>más</w:t>
      </w:r>
      <w:proofErr w:type="spellEnd"/>
      <w:r>
        <w:t xml:space="preserve"> del Libro de la Vida, </w:t>
      </w:r>
      <w:proofErr w:type="spellStart"/>
      <w:r>
        <w:t>escrita</w:t>
      </w:r>
      <w:proofErr w:type="spellEnd"/>
      <w:r>
        <w:t xml:space="preserve"> </w:t>
      </w:r>
      <w:proofErr w:type="spellStart"/>
      <w:r>
        <w:t>por</w:t>
      </w:r>
      <w:proofErr w:type="spellEnd"/>
      <w:r>
        <w:t xml:space="preserve"> mi </w:t>
      </w:r>
      <w:proofErr w:type="spellStart"/>
      <w:r>
        <w:t>caridad</w:t>
      </w:r>
      <w:proofErr w:type="spellEnd"/>
      <w:r>
        <w:t xml:space="preserve">; he </w:t>
      </w:r>
      <w:proofErr w:type="spellStart"/>
      <w:r>
        <w:t>venido</w:t>
      </w:r>
      <w:proofErr w:type="spellEnd"/>
      <w:r>
        <w:t xml:space="preserve"> a </w:t>
      </w:r>
      <w:proofErr w:type="spellStart"/>
      <w:r>
        <w:t>hablarle</w:t>
      </w:r>
      <w:proofErr w:type="spellEnd"/>
      <w:r>
        <w:t xml:space="preserve"> a </w:t>
      </w:r>
      <w:proofErr w:type="spellStart"/>
      <w:r>
        <w:t>vuestro</w:t>
      </w:r>
      <w:proofErr w:type="spellEnd"/>
      <w:r>
        <w:t xml:space="preserve"> </w:t>
      </w:r>
      <w:proofErr w:type="spellStart"/>
      <w:r>
        <w:t>espíritu</w:t>
      </w:r>
      <w:proofErr w:type="spellEnd"/>
      <w:r>
        <w:t xml:space="preserve"> </w:t>
      </w:r>
      <w:proofErr w:type="spellStart"/>
      <w:r>
        <w:t>porque</w:t>
      </w:r>
      <w:proofErr w:type="spellEnd"/>
      <w:r>
        <w:t xml:space="preserve"> </w:t>
      </w:r>
      <w:proofErr w:type="spellStart"/>
      <w:r>
        <w:t>en</w:t>
      </w:r>
      <w:proofErr w:type="spellEnd"/>
      <w:r>
        <w:t xml:space="preserve"> </w:t>
      </w:r>
      <w:proofErr w:type="spellStart"/>
      <w:r>
        <w:t>todos</w:t>
      </w:r>
      <w:proofErr w:type="spellEnd"/>
      <w:r>
        <w:t xml:space="preserve"> </w:t>
      </w:r>
      <w:proofErr w:type="spellStart"/>
      <w:r>
        <w:t>los</w:t>
      </w:r>
      <w:proofErr w:type="spellEnd"/>
      <w:r>
        <w:t xml:space="preserve"> </w:t>
      </w:r>
      <w:proofErr w:type="spellStart"/>
      <w:r>
        <w:t>tiempos</w:t>
      </w:r>
      <w:proofErr w:type="spellEnd"/>
      <w:r>
        <w:t xml:space="preserve"> me he </w:t>
      </w:r>
      <w:proofErr w:type="spellStart"/>
      <w:r>
        <w:t>comunicado</w:t>
      </w:r>
      <w:proofErr w:type="spellEnd"/>
      <w:r>
        <w:t xml:space="preserve"> con la </w:t>
      </w:r>
      <w:proofErr w:type="spellStart"/>
      <w:r>
        <w:t>humanidad</w:t>
      </w:r>
      <w:proofErr w:type="spellEnd"/>
      <w:r>
        <w:t xml:space="preserve">. La forma </w:t>
      </w:r>
      <w:proofErr w:type="spellStart"/>
      <w:r>
        <w:t>en</w:t>
      </w:r>
      <w:proofErr w:type="spellEnd"/>
      <w:r>
        <w:t xml:space="preserve"> </w:t>
      </w:r>
      <w:proofErr w:type="spellStart"/>
      <w:r>
        <w:t>que</w:t>
      </w:r>
      <w:proofErr w:type="spellEnd"/>
      <w:r>
        <w:t xml:space="preserve"> </w:t>
      </w:r>
      <w:proofErr w:type="spellStart"/>
      <w:r>
        <w:t>ahora</w:t>
      </w:r>
      <w:proofErr w:type="spellEnd"/>
      <w:r>
        <w:t xml:space="preserve"> me </w:t>
      </w:r>
      <w:proofErr w:type="spellStart"/>
      <w:r>
        <w:t>manifiesto</w:t>
      </w:r>
      <w:proofErr w:type="spellEnd"/>
      <w:r>
        <w:t xml:space="preserve"> no es </w:t>
      </w:r>
      <w:proofErr w:type="spellStart"/>
      <w:r>
        <w:t>nueva</w:t>
      </w:r>
      <w:proofErr w:type="spellEnd"/>
      <w:r>
        <w:t xml:space="preserve"> </w:t>
      </w:r>
      <w:proofErr w:type="spellStart"/>
      <w:r>
        <w:t>ni</w:t>
      </w:r>
      <w:proofErr w:type="spellEnd"/>
      <w:r>
        <w:t xml:space="preserve"> </w:t>
      </w:r>
      <w:proofErr w:type="spellStart"/>
      <w:r>
        <w:t>extraña</w:t>
      </w:r>
      <w:proofErr w:type="spellEnd"/>
      <w:r>
        <w:t xml:space="preserve">; </w:t>
      </w:r>
      <w:proofErr w:type="spellStart"/>
      <w:r>
        <w:t>sólo</w:t>
      </w:r>
      <w:proofErr w:type="spellEnd"/>
      <w:r>
        <w:t xml:space="preserve"> al </w:t>
      </w:r>
      <w:proofErr w:type="spellStart"/>
      <w:r>
        <w:t>que</w:t>
      </w:r>
      <w:proofErr w:type="spellEnd"/>
      <w:r>
        <w:t xml:space="preserve"> se ha </w:t>
      </w:r>
      <w:proofErr w:type="spellStart"/>
      <w:r>
        <w:t>materializado</w:t>
      </w:r>
      <w:proofErr w:type="spellEnd"/>
      <w:r>
        <w:t xml:space="preserve"> </w:t>
      </w:r>
      <w:proofErr w:type="spellStart"/>
      <w:r>
        <w:t>podrá</w:t>
      </w:r>
      <w:proofErr w:type="spellEnd"/>
      <w:r>
        <w:t xml:space="preserve"> </w:t>
      </w:r>
      <w:proofErr w:type="spellStart"/>
      <w:r>
        <w:t>parecerle</w:t>
      </w:r>
      <w:proofErr w:type="spellEnd"/>
      <w:r>
        <w:t xml:space="preserve"> </w:t>
      </w:r>
      <w:proofErr w:type="spellStart"/>
      <w:r>
        <w:t>extraña</w:t>
      </w:r>
      <w:proofErr w:type="spellEnd"/>
      <w:r>
        <w:t xml:space="preserve"> o </w:t>
      </w:r>
      <w:proofErr w:type="spellStart"/>
      <w:r>
        <w:t>imposible</w:t>
      </w:r>
      <w:proofErr w:type="spellEnd"/>
      <w:r>
        <w:t xml:space="preserve">, </w:t>
      </w:r>
      <w:proofErr w:type="spellStart"/>
      <w:r>
        <w:t>en</w:t>
      </w:r>
      <w:proofErr w:type="spellEnd"/>
      <w:r>
        <w:t xml:space="preserve"> </w:t>
      </w:r>
      <w:proofErr w:type="spellStart"/>
      <w:r>
        <w:t>cambio</w:t>
      </w:r>
      <w:proofErr w:type="spellEnd"/>
      <w:r>
        <w:t xml:space="preserve"> para </w:t>
      </w:r>
      <w:proofErr w:type="spellStart"/>
      <w:r>
        <w:t>el</w:t>
      </w:r>
      <w:proofErr w:type="spellEnd"/>
      <w:r>
        <w:t xml:space="preserve"> </w:t>
      </w:r>
      <w:proofErr w:type="spellStart"/>
      <w:r>
        <w:t>que</w:t>
      </w:r>
      <w:proofErr w:type="spellEnd"/>
      <w:r>
        <w:t xml:space="preserve"> me </w:t>
      </w:r>
      <w:proofErr w:type="spellStart"/>
      <w:r>
        <w:t>esperaba</w:t>
      </w:r>
      <w:proofErr w:type="spellEnd"/>
      <w:r>
        <w:t xml:space="preserve">, es lo </w:t>
      </w:r>
      <w:proofErr w:type="spellStart"/>
      <w:r>
        <w:t>más</w:t>
      </w:r>
      <w:proofErr w:type="spellEnd"/>
      <w:r>
        <w:t xml:space="preserve"> natural y </w:t>
      </w:r>
      <w:proofErr w:type="spellStart"/>
      <w:r>
        <w:t>justo</w:t>
      </w:r>
      <w:proofErr w:type="spellEnd"/>
      <w:r>
        <w:t xml:space="preserve"> </w:t>
      </w:r>
      <w:proofErr w:type="spellStart"/>
      <w:r>
        <w:t>oír</w:t>
      </w:r>
      <w:proofErr w:type="spellEnd"/>
      <w:r>
        <w:t xml:space="preserve"> la </w:t>
      </w:r>
      <w:proofErr w:type="spellStart"/>
      <w:r>
        <w:t>voz</w:t>
      </w:r>
      <w:proofErr w:type="spellEnd"/>
      <w:r>
        <w:t xml:space="preserve"> de </w:t>
      </w:r>
      <w:proofErr w:type="spellStart"/>
      <w:r>
        <w:t>su</w:t>
      </w:r>
      <w:proofErr w:type="spellEnd"/>
      <w:r>
        <w:t xml:space="preserve"> Padre </w:t>
      </w:r>
      <w:proofErr w:type="spellStart"/>
      <w:r>
        <w:t>en</w:t>
      </w:r>
      <w:proofErr w:type="spellEnd"/>
      <w:r>
        <w:t xml:space="preserve"> </w:t>
      </w:r>
      <w:proofErr w:type="spellStart"/>
      <w:r>
        <w:t>sí</w:t>
      </w:r>
      <w:proofErr w:type="spellEnd"/>
      <w:r>
        <w:t xml:space="preserve"> </w:t>
      </w:r>
      <w:proofErr w:type="spellStart"/>
      <w:r>
        <w:t>mismo</w:t>
      </w:r>
      <w:proofErr w:type="spellEnd"/>
      <w:r>
        <w:t xml:space="preserve">. </w:t>
      </w:r>
      <w:proofErr w:type="spellStart"/>
      <w:r>
        <w:t>Sólo</w:t>
      </w:r>
      <w:proofErr w:type="spellEnd"/>
      <w:r>
        <w:t xml:space="preserve"> las </w:t>
      </w:r>
      <w:proofErr w:type="spellStart"/>
      <w:r>
        <w:t>vírgenes</w:t>
      </w:r>
      <w:proofErr w:type="spellEnd"/>
      <w:r>
        <w:t xml:space="preserve"> </w:t>
      </w:r>
      <w:proofErr w:type="spellStart"/>
      <w:r>
        <w:t>que</w:t>
      </w:r>
      <w:proofErr w:type="spellEnd"/>
      <w:r>
        <w:t xml:space="preserve"> </w:t>
      </w:r>
      <w:proofErr w:type="spellStart"/>
      <w:r>
        <w:t>supieron</w:t>
      </w:r>
      <w:proofErr w:type="spellEnd"/>
      <w:r>
        <w:t xml:space="preserve"> velar con sus </w:t>
      </w:r>
      <w:proofErr w:type="spellStart"/>
      <w:r>
        <w:t>lámparas</w:t>
      </w:r>
      <w:proofErr w:type="spellEnd"/>
      <w:r>
        <w:t xml:space="preserve"> </w:t>
      </w:r>
      <w:proofErr w:type="spellStart"/>
      <w:r>
        <w:t>encendidas</w:t>
      </w:r>
      <w:proofErr w:type="spellEnd"/>
      <w:r>
        <w:t xml:space="preserve"> </w:t>
      </w:r>
      <w:proofErr w:type="spellStart"/>
      <w:r>
        <w:t>escucharon</w:t>
      </w:r>
      <w:proofErr w:type="spellEnd"/>
      <w:r>
        <w:t xml:space="preserve"> la </w:t>
      </w:r>
      <w:proofErr w:type="spellStart"/>
      <w:r>
        <w:t>voz</w:t>
      </w:r>
      <w:proofErr w:type="spellEnd"/>
      <w:r>
        <w:t xml:space="preserve"> del </w:t>
      </w:r>
      <w:proofErr w:type="spellStart"/>
      <w:r>
        <w:t>esposo</w:t>
      </w:r>
      <w:proofErr w:type="spellEnd"/>
      <w:r>
        <w:t xml:space="preserve"> </w:t>
      </w:r>
      <w:proofErr w:type="spellStart"/>
      <w:r>
        <w:t>cuando</w:t>
      </w:r>
      <w:proofErr w:type="spellEnd"/>
      <w:r>
        <w:t xml:space="preserve"> </w:t>
      </w:r>
      <w:proofErr w:type="spellStart"/>
      <w:r>
        <w:t>éste</w:t>
      </w:r>
      <w:proofErr w:type="spellEnd"/>
      <w:r>
        <w:t xml:space="preserve"> </w:t>
      </w:r>
      <w:proofErr w:type="spellStart"/>
      <w:r>
        <w:t>llegó</w:t>
      </w:r>
      <w:proofErr w:type="spellEnd"/>
      <w:r>
        <w:t xml:space="preserve"> a media </w:t>
      </w:r>
      <w:proofErr w:type="spellStart"/>
      <w:r>
        <w:t>noche</w:t>
      </w:r>
      <w:proofErr w:type="spellEnd"/>
      <w:r>
        <w:t xml:space="preserve">. </w:t>
      </w:r>
    </w:p>
    <w:p w14:paraId="1A956211" w14:textId="77777777" w:rsidR="00F50769" w:rsidRDefault="00F50769" w:rsidP="00F50769">
      <w:r>
        <w:t xml:space="preserve">44. Ha </w:t>
      </w:r>
      <w:proofErr w:type="spellStart"/>
      <w:r>
        <w:t>habido</w:t>
      </w:r>
      <w:proofErr w:type="spellEnd"/>
      <w:r>
        <w:t xml:space="preserve"> </w:t>
      </w:r>
      <w:proofErr w:type="spellStart"/>
      <w:r>
        <w:t>seres</w:t>
      </w:r>
      <w:proofErr w:type="spellEnd"/>
      <w:r>
        <w:t xml:space="preserve"> a </w:t>
      </w:r>
      <w:proofErr w:type="spellStart"/>
      <w:r>
        <w:t>quienes</w:t>
      </w:r>
      <w:proofErr w:type="spellEnd"/>
      <w:r>
        <w:t xml:space="preserve"> he </w:t>
      </w:r>
      <w:proofErr w:type="spellStart"/>
      <w:r>
        <w:t>tenido</w:t>
      </w:r>
      <w:proofErr w:type="spellEnd"/>
      <w:r>
        <w:t xml:space="preserve"> </w:t>
      </w:r>
      <w:proofErr w:type="spellStart"/>
      <w:r>
        <w:t>que</w:t>
      </w:r>
      <w:proofErr w:type="spellEnd"/>
      <w:r>
        <w:t xml:space="preserve"> </w:t>
      </w:r>
      <w:proofErr w:type="spellStart"/>
      <w:r>
        <w:t>llamar</w:t>
      </w:r>
      <w:proofErr w:type="spellEnd"/>
      <w:r>
        <w:t xml:space="preserve"> </w:t>
      </w:r>
      <w:proofErr w:type="spellStart"/>
      <w:r>
        <w:t>por</w:t>
      </w:r>
      <w:proofErr w:type="spellEnd"/>
      <w:r>
        <w:t xml:space="preserve"> </w:t>
      </w:r>
      <w:proofErr w:type="spellStart"/>
      <w:r>
        <w:t>primera</w:t>
      </w:r>
      <w:proofErr w:type="spellEnd"/>
      <w:r>
        <w:t xml:space="preserve">, </w:t>
      </w:r>
      <w:proofErr w:type="spellStart"/>
      <w:r>
        <w:t>segunda</w:t>
      </w:r>
      <w:proofErr w:type="spellEnd"/>
      <w:r>
        <w:t xml:space="preserve"> y </w:t>
      </w:r>
      <w:proofErr w:type="spellStart"/>
      <w:r>
        <w:t>tercera</w:t>
      </w:r>
      <w:proofErr w:type="spellEnd"/>
      <w:r>
        <w:t xml:space="preserve"> </w:t>
      </w:r>
      <w:proofErr w:type="spellStart"/>
      <w:r>
        <w:t>vez</w:t>
      </w:r>
      <w:proofErr w:type="spellEnd"/>
      <w:r>
        <w:t xml:space="preserve">, </w:t>
      </w:r>
      <w:proofErr w:type="spellStart"/>
      <w:r>
        <w:t>algunos</w:t>
      </w:r>
      <w:proofErr w:type="spellEnd"/>
      <w:r>
        <w:t xml:space="preserve"> </w:t>
      </w:r>
      <w:proofErr w:type="spellStart"/>
      <w:r>
        <w:t>que</w:t>
      </w:r>
      <w:proofErr w:type="spellEnd"/>
      <w:r>
        <w:t xml:space="preserve"> </w:t>
      </w:r>
      <w:proofErr w:type="spellStart"/>
      <w:r>
        <w:t>además</w:t>
      </w:r>
      <w:proofErr w:type="spellEnd"/>
      <w:r>
        <w:t xml:space="preserve"> de </w:t>
      </w:r>
      <w:proofErr w:type="spellStart"/>
      <w:r>
        <w:t>escucharme</w:t>
      </w:r>
      <w:proofErr w:type="spellEnd"/>
      <w:r>
        <w:t xml:space="preserve">, </w:t>
      </w:r>
      <w:proofErr w:type="spellStart"/>
      <w:r>
        <w:t>tuvieron</w:t>
      </w:r>
      <w:proofErr w:type="spellEnd"/>
      <w:r>
        <w:t xml:space="preserve"> </w:t>
      </w:r>
      <w:proofErr w:type="spellStart"/>
      <w:r>
        <w:t>que</w:t>
      </w:r>
      <w:proofErr w:type="spellEnd"/>
      <w:r>
        <w:t xml:space="preserve"> </w:t>
      </w:r>
      <w:proofErr w:type="spellStart"/>
      <w:r>
        <w:t>escudriñarlo</w:t>
      </w:r>
      <w:proofErr w:type="spellEnd"/>
      <w:r>
        <w:t xml:space="preserve"> </w:t>
      </w:r>
      <w:proofErr w:type="spellStart"/>
      <w:r>
        <w:t>todo</w:t>
      </w:r>
      <w:proofErr w:type="spellEnd"/>
      <w:r>
        <w:t xml:space="preserve"> para </w:t>
      </w:r>
      <w:proofErr w:type="spellStart"/>
      <w:r>
        <w:t>encender</w:t>
      </w:r>
      <w:proofErr w:type="spellEnd"/>
      <w:r>
        <w:t xml:space="preserve"> </w:t>
      </w:r>
      <w:proofErr w:type="spellStart"/>
      <w:r>
        <w:t>su</w:t>
      </w:r>
      <w:proofErr w:type="spellEnd"/>
      <w:r>
        <w:t xml:space="preserve"> </w:t>
      </w:r>
      <w:proofErr w:type="spellStart"/>
      <w:r>
        <w:t>fe</w:t>
      </w:r>
      <w:proofErr w:type="spellEnd"/>
      <w:r>
        <w:t xml:space="preserve">, y ha </w:t>
      </w:r>
      <w:proofErr w:type="spellStart"/>
      <w:r>
        <w:t>habido</w:t>
      </w:r>
      <w:proofErr w:type="spellEnd"/>
      <w:r>
        <w:t xml:space="preserve"> </w:t>
      </w:r>
      <w:proofErr w:type="spellStart"/>
      <w:r>
        <w:t>quienes</w:t>
      </w:r>
      <w:proofErr w:type="spellEnd"/>
      <w:r>
        <w:t xml:space="preserve"> </w:t>
      </w:r>
      <w:proofErr w:type="spellStart"/>
      <w:r>
        <w:t>blasfemaron</w:t>
      </w:r>
      <w:proofErr w:type="spellEnd"/>
      <w:r>
        <w:t xml:space="preserve"> de mi Obra, </w:t>
      </w:r>
      <w:proofErr w:type="spellStart"/>
      <w:r>
        <w:t>pero</w:t>
      </w:r>
      <w:proofErr w:type="spellEnd"/>
      <w:r>
        <w:t xml:space="preserve"> </w:t>
      </w:r>
      <w:proofErr w:type="spellStart"/>
      <w:r>
        <w:t>más</w:t>
      </w:r>
      <w:proofErr w:type="spellEnd"/>
      <w:r>
        <w:t xml:space="preserve"> </w:t>
      </w:r>
      <w:proofErr w:type="spellStart"/>
      <w:r>
        <w:t>tarde</w:t>
      </w:r>
      <w:proofErr w:type="spellEnd"/>
      <w:r>
        <w:t xml:space="preserve">, </w:t>
      </w:r>
      <w:proofErr w:type="spellStart"/>
      <w:r>
        <w:t>cuando</w:t>
      </w:r>
      <w:proofErr w:type="spellEnd"/>
      <w:r>
        <w:t xml:space="preserve"> </w:t>
      </w:r>
      <w:proofErr w:type="spellStart"/>
      <w:r>
        <w:t>hice</w:t>
      </w:r>
      <w:proofErr w:type="spellEnd"/>
      <w:r>
        <w:t xml:space="preserve"> </w:t>
      </w:r>
      <w:proofErr w:type="spellStart"/>
      <w:r>
        <w:t>el</w:t>
      </w:r>
      <w:proofErr w:type="spellEnd"/>
      <w:r>
        <w:t xml:space="preserve"> </w:t>
      </w:r>
      <w:proofErr w:type="spellStart"/>
      <w:r>
        <w:t>milagro</w:t>
      </w:r>
      <w:proofErr w:type="spellEnd"/>
      <w:r>
        <w:t xml:space="preserve"> </w:t>
      </w:r>
      <w:proofErr w:type="spellStart"/>
      <w:r>
        <w:t>en</w:t>
      </w:r>
      <w:proofErr w:type="spellEnd"/>
      <w:r>
        <w:t xml:space="preserve"> </w:t>
      </w:r>
      <w:proofErr w:type="spellStart"/>
      <w:r>
        <w:t>su</w:t>
      </w:r>
      <w:proofErr w:type="spellEnd"/>
      <w:r>
        <w:t xml:space="preserve"> camino, </w:t>
      </w:r>
      <w:proofErr w:type="spellStart"/>
      <w:r>
        <w:t>vinieron</w:t>
      </w:r>
      <w:proofErr w:type="spellEnd"/>
      <w:r>
        <w:t xml:space="preserve"> </w:t>
      </w:r>
      <w:proofErr w:type="spellStart"/>
      <w:r>
        <w:t>arrepentidos</w:t>
      </w:r>
      <w:proofErr w:type="spellEnd"/>
      <w:r>
        <w:t xml:space="preserve"> y </w:t>
      </w:r>
      <w:proofErr w:type="spellStart"/>
      <w:r>
        <w:t>temerosos</w:t>
      </w:r>
      <w:proofErr w:type="spellEnd"/>
      <w:r>
        <w:t xml:space="preserve"> a </w:t>
      </w:r>
      <w:proofErr w:type="spellStart"/>
      <w:r>
        <w:t>confesar</w:t>
      </w:r>
      <w:proofErr w:type="spellEnd"/>
      <w:r>
        <w:t xml:space="preserve"> </w:t>
      </w:r>
      <w:proofErr w:type="spellStart"/>
      <w:r>
        <w:t>que</w:t>
      </w:r>
      <w:proofErr w:type="spellEnd"/>
      <w:r>
        <w:t xml:space="preserve"> </w:t>
      </w:r>
      <w:proofErr w:type="spellStart"/>
      <w:r>
        <w:t>el</w:t>
      </w:r>
      <w:proofErr w:type="spellEnd"/>
      <w:r>
        <w:t xml:space="preserve"> </w:t>
      </w:r>
      <w:proofErr w:type="spellStart"/>
      <w:r>
        <w:t>que</w:t>
      </w:r>
      <w:proofErr w:type="spellEnd"/>
      <w:r>
        <w:t xml:space="preserve"> </w:t>
      </w:r>
      <w:proofErr w:type="spellStart"/>
      <w:r>
        <w:t>hablaba</w:t>
      </w:r>
      <w:proofErr w:type="spellEnd"/>
      <w:r>
        <w:t xml:space="preserve"> era </w:t>
      </w:r>
      <w:proofErr w:type="spellStart"/>
      <w:r>
        <w:t>el</w:t>
      </w:r>
      <w:proofErr w:type="spellEnd"/>
      <w:r>
        <w:t xml:space="preserve"> Verbo de Dios, </w:t>
      </w:r>
      <w:proofErr w:type="spellStart"/>
      <w:r>
        <w:t>el</w:t>
      </w:r>
      <w:proofErr w:type="spellEnd"/>
      <w:r>
        <w:t xml:space="preserve"> Divino Maestro. Esa es mi </w:t>
      </w:r>
      <w:proofErr w:type="spellStart"/>
      <w:r>
        <w:t>mejor</w:t>
      </w:r>
      <w:proofErr w:type="spellEnd"/>
      <w:r>
        <w:t xml:space="preserve"> </w:t>
      </w:r>
    </w:p>
    <w:p w14:paraId="6FDFE93C" w14:textId="77777777" w:rsidR="00F50769" w:rsidRDefault="00F50769" w:rsidP="00F50769">
      <w:proofErr w:type="spellStart"/>
      <w:r>
        <w:t>enseñanza</w:t>
      </w:r>
      <w:proofErr w:type="spellEnd"/>
      <w:r>
        <w:t xml:space="preserve">, </w:t>
      </w:r>
      <w:proofErr w:type="spellStart"/>
      <w:r>
        <w:t>vosotros</w:t>
      </w:r>
      <w:proofErr w:type="spellEnd"/>
      <w:r>
        <w:t xml:space="preserve"> </w:t>
      </w:r>
      <w:proofErr w:type="spellStart"/>
      <w:r>
        <w:t>tened</w:t>
      </w:r>
      <w:proofErr w:type="spellEnd"/>
      <w:r>
        <w:t xml:space="preserve"> </w:t>
      </w:r>
      <w:proofErr w:type="spellStart"/>
      <w:r>
        <w:t>paciencia</w:t>
      </w:r>
      <w:proofErr w:type="spellEnd"/>
      <w:r>
        <w:t xml:space="preserve"> con </w:t>
      </w:r>
      <w:proofErr w:type="spellStart"/>
      <w:r>
        <w:t>vuestros</w:t>
      </w:r>
      <w:proofErr w:type="spellEnd"/>
      <w:r>
        <w:t xml:space="preserve"> </w:t>
      </w:r>
      <w:proofErr w:type="spellStart"/>
      <w:r>
        <w:t>hermanos</w:t>
      </w:r>
      <w:proofErr w:type="spellEnd"/>
      <w:r>
        <w:t xml:space="preserve">, </w:t>
      </w:r>
      <w:proofErr w:type="spellStart"/>
      <w:r>
        <w:t>cuando</w:t>
      </w:r>
      <w:proofErr w:type="spellEnd"/>
      <w:r>
        <w:t xml:space="preserve"> al </w:t>
      </w:r>
      <w:proofErr w:type="spellStart"/>
      <w:r>
        <w:t>enseñarlos</w:t>
      </w:r>
      <w:proofErr w:type="spellEnd"/>
      <w:r>
        <w:t xml:space="preserve"> </w:t>
      </w:r>
      <w:proofErr w:type="spellStart"/>
      <w:r>
        <w:t>duden</w:t>
      </w:r>
      <w:proofErr w:type="spellEnd"/>
      <w:r>
        <w:t xml:space="preserve">, </w:t>
      </w:r>
      <w:proofErr w:type="spellStart"/>
      <w:r>
        <w:t>nunca</w:t>
      </w:r>
      <w:proofErr w:type="spellEnd"/>
      <w:r>
        <w:t xml:space="preserve"> </w:t>
      </w:r>
      <w:proofErr w:type="spellStart"/>
      <w:r>
        <w:t>devolváis</w:t>
      </w:r>
      <w:proofErr w:type="spellEnd"/>
      <w:r>
        <w:t xml:space="preserve"> </w:t>
      </w:r>
      <w:proofErr w:type="spellStart"/>
      <w:r>
        <w:t>blasfemia</w:t>
      </w:r>
      <w:proofErr w:type="spellEnd"/>
      <w:r>
        <w:t xml:space="preserve"> </w:t>
      </w:r>
      <w:proofErr w:type="spellStart"/>
      <w:r>
        <w:t>por</w:t>
      </w:r>
      <w:proofErr w:type="spellEnd"/>
      <w:r>
        <w:t xml:space="preserve"> </w:t>
      </w:r>
      <w:proofErr w:type="spellStart"/>
      <w:r>
        <w:t>blasfemia</w:t>
      </w:r>
      <w:proofErr w:type="spellEnd"/>
      <w:r>
        <w:t xml:space="preserve">. </w:t>
      </w:r>
    </w:p>
    <w:p w14:paraId="7C039270" w14:textId="77777777" w:rsidR="00F50769" w:rsidRDefault="00F50769" w:rsidP="00F50769">
      <w:r>
        <w:t xml:space="preserve">45. </w:t>
      </w:r>
      <w:proofErr w:type="spellStart"/>
      <w:r>
        <w:t>Benditos</w:t>
      </w:r>
      <w:proofErr w:type="spellEnd"/>
      <w:r>
        <w:t xml:space="preserve"> </w:t>
      </w:r>
      <w:proofErr w:type="spellStart"/>
      <w:r>
        <w:t>sean</w:t>
      </w:r>
      <w:proofErr w:type="spellEnd"/>
      <w:r>
        <w:t xml:space="preserve"> </w:t>
      </w:r>
      <w:proofErr w:type="spellStart"/>
      <w:r>
        <w:t>los</w:t>
      </w:r>
      <w:proofErr w:type="spellEnd"/>
      <w:r>
        <w:t xml:space="preserve"> </w:t>
      </w:r>
      <w:proofErr w:type="spellStart"/>
      <w:r>
        <w:t>que</w:t>
      </w:r>
      <w:proofErr w:type="spellEnd"/>
      <w:r>
        <w:t xml:space="preserve"> </w:t>
      </w:r>
      <w:proofErr w:type="spellStart"/>
      <w:r>
        <w:t>tratan</w:t>
      </w:r>
      <w:proofErr w:type="spellEnd"/>
      <w:r>
        <w:t xml:space="preserve"> de </w:t>
      </w:r>
      <w:proofErr w:type="spellStart"/>
      <w:r>
        <w:t>ocultar</w:t>
      </w:r>
      <w:proofErr w:type="spellEnd"/>
      <w:r>
        <w:t xml:space="preserve"> ante mis ojos </w:t>
      </w:r>
      <w:proofErr w:type="spellStart"/>
      <w:r>
        <w:t>el</w:t>
      </w:r>
      <w:proofErr w:type="spellEnd"/>
      <w:r>
        <w:t xml:space="preserve"> dolor </w:t>
      </w:r>
      <w:proofErr w:type="spellStart"/>
      <w:r>
        <w:t>que</w:t>
      </w:r>
      <w:proofErr w:type="spellEnd"/>
      <w:r>
        <w:t xml:space="preserve"> la </w:t>
      </w:r>
      <w:proofErr w:type="spellStart"/>
      <w:r>
        <w:t>humanidad</w:t>
      </w:r>
      <w:proofErr w:type="spellEnd"/>
      <w:r>
        <w:t xml:space="preserve"> les causa con </w:t>
      </w:r>
      <w:proofErr w:type="spellStart"/>
      <w:r>
        <w:t>su</w:t>
      </w:r>
      <w:proofErr w:type="spellEnd"/>
      <w:r>
        <w:t xml:space="preserve"> </w:t>
      </w:r>
      <w:proofErr w:type="spellStart"/>
      <w:r>
        <w:t>mofa</w:t>
      </w:r>
      <w:proofErr w:type="spellEnd"/>
      <w:r>
        <w:t xml:space="preserve"> y </w:t>
      </w:r>
      <w:proofErr w:type="spellStart"/>
      <w:r>
        <w:t>su</w:t>
      </w:r>
      <w:proofErr w:type="spellEnd"/>
      <w:r>
        <w:t xml:space="preserve"> </w:t>
      </w:r>
      <w:proofErr w:type="spellStart"/>
      <w:r>
        <w:t>dureza</w:t>
      </w:r>
      <w:proofErr w:type="spellEnd"/>
      <w:r>
        <w:t xml:space="preserve"> de </w:t>
      </w:r>
      <w:proofErr w:type="spellStart"/>
      <w:r>
        <w:t>corazón</w:t>
      </w:r>
      <w:proofErr w:type="spellEnd"/>
      <w:r>
        <w:t xml:space="preserve">. </w:t>
      </w:r>
      <w:proofErr w:type="spellStart"/>
      <w:r>
        <w:t>Benditos</w:t>
      </w:r>
      <w:proofErr w:type="spellEnd"/>
      <w:r>
        <w:t xml:space="preserve"> </w:t>
      </w:r>
      <w:proofErr w:type="spellStart"/>
      <w:r>
        <w:t>los</w:t>
      </w:r>
      <w:proofErr w:type="spellEnd"/>
      <w:r>
        <w:t xml:space="preserve"> </w:t>
      </w:r>
      <w:proofErr w:type="spellStart"/>
      <w:r>
        <w:t>que</w:t>
      </w:r>
      <w:proofErr w:type="spellEnd"/>
      <w:r>
        <w:t xml:space="preserve"> no se </w:t>
      </w:r>
      <w:proofErr w:type="spellStart"/>
      <w:r>
        <w:t>quejan</w:t>
      </w:r>
      <w:proofErr w:type="spellEnd"/>
      <w:r>
        <w:t xml:space="preserve"> y </w:t>
      </w:r>
      <w:proofErr w:type="spellStart"/>
      <w:r>
        <w:t>en</w:t>
      </w:r>
      <w:proofErr w:type="spellEnd"/>
      <w:r>
        <w:t xml:space="preserve"> </w:t>
      </w:r>
      <w:proofErr w:type="spellStart"/>
      <w:r>
        <w:t>cambio</w:t>
      </w:r>
      <w:proofErr w:type="spellEnd"/>
      <w:r>
        <w:t xml:space="preserve"> me dan gracias, </w:t>
      </w:r>
      <w:proofErr w:type="spellStart"/>
      <w:r>
        <w:t>porque</w:t>
      </w:r>
      <w:proofErr w:type="spellEnd"/>
      <w:r>
        <w:t xml:space="preserve"> a </w:t>
      </w:r>
      <w:proofErr w:type="spellStart"/>
      <w:r>
        <w:t>pesar</w:t>
      </w:r>
      <w:proofErr w:type="spellEnd"/>
      <w:r>
        <w:t xml:space="preserve"> de sus </w:t>
      </w:r>
      <w:proofErr w:type="spellStart"/>
      <w:r>
        <w:t>pruebas</w:t>
      </w:r>
      <w:proofErr w:type="spellEnd"/>
      <w:r>
        <w:t xml:space="preserve">, mi </w:t>
      </w:r>
      <w:proofErr w:type="spellStart"/>
      <w:r>
        <w:t>gracia</w:t>
      </w:r>
      <w:proofErr w:type="spellEnd"/>
      <w:r>
        <w:t xml:space="preserve"> les </w:t>
      </w:r>
      <w:proofErr w:type="spellStart"/>
      <w:r>
        <w:t>sigue</w:t>
      </w:r>
      <w:proofErr w:type="spellEnd"/>
      <w:r>
        <w:t xml:space="preserve"> </w:t>
      </w:r>
      <w:proofErr w:type="spellStart"/>
      <w:r>
        <w:t>por</w:t>
      </w:r>
      <w:proofErr w:type="spellEnd"/>
      <w:r>
        <w:t xml:space="preserve"> </w:t>
      </w:r>
      <w:proofErr w:type="spellStart"/>
      <w:r>
        <w:t>doquier</w:t>
      </w:r>
      <w:proofErr w:type="spellEnd"/>
      <w:r>
        <w:t xml:space="preserve">.  </w:t>
      </w:r>
    </w:p>
    <w:p w14:paraId="3015C541" w14:textId="77777777" w:rsidR="00F50769" w:rsidRDefault="00F50769" w:rsidP="00F50769">
      <w:r>
        <w:t>46. ¿</w:t>
      </w:r>
      <w:proofErr w:type="spellStart"/>
      <w:r>
        <w:t>Qué</w:t>
      </w:r>
      <w:proofErr w:type="spellEnd"/>
      <w:r>
        <w:t xml:space="preserve"> </w:t>
      </w:r>
      <w:proofErr w:type="spellStart"/>
      <w:r>
        <w:t>podéis</w:t>
      </w:r>
      <w:proofErr w:type="spellEnd"/>
      <w:r>
        <w:t xml:space="preserve"> </w:t>
      </w:r>
      <w:proofErr w:type="spellStart"/>
      <w:r>
        <w:t>ocultar</w:t>
      </w:r>
      <w:proofErr w:type="spellEnd"/>
      <w:r>
        <w:t xml:space="preserve"> a mi </w:t>
      </w:r>
      <w:proofErr w:type="spellStart"/>
      <w:r>
        <w:t>mirada</w:t>
      </w:r>
      <w:proofErr w:type="spellEnd"/>
      <w:r>
        <w:t xml:space="preserve"> </w:t>
      </w:r>
      <w:proofErr w:type="spellStart"/>
      <w:r>
        <w:t>que</w:t>
      </w:r>
      <w:proofErr w:type="spellEnd"/>
      <w:r>
        <w:t xml:space="preserve"> </w:t>
      </w:r>
      <w:proofErr w:type="spellStart"/>
      <w:r>
        <w:t>ella</w:t>
      </w:r>
      <w:proofErr w:type="spellEnd"/>
      <w:r>
        <w:t xml:space="preserve"> no </w:t>
      </w:r>
      <w:proofErr w:type="spellStart"/>
      <w:r>
        <w:t>descubra</w:t>
      </w:r>
      <w:proofErr w:type="spellEnd"/>
      <w:r>
        <w:t xml:space="preserve">? </w:t>
      </w:r>
      <w:proofErr w:type="spellStart"/>
      <w:r>
        <w:t>Yo</w:t>
      </w:r>
      <w:proofErr w:type="spellEnd"/>
      <w:r>
        <w:t xml:space="preserve"> </w:t>
      </w:r>
      <w:proofErr w:type="spellStart"/>
      <w:r>
        <w:t>os</w:t>
      </w:r>
      <w:proofErr w:type="spellEnd"/>
      <w:r>
        <w:t xml:space="preserve"> </w:t>
      </w:r>
      <w:proofErr w:type="spellStart"/>
      <w:r>
        <w:t>premiaré</w:t>
      </w:r>
      <w:proofErr w:type="spellEnd"/>
      <w:r>
        <w:t xml:space="preserve">, </w:t>
      </w:r>
      <w:proofErr w:type="spellStart"/>
      <w:r>
        <w:t>veréis</w:t>
      </w:r>
      <w:proofErr w:type="spellEnd"/>
      <w:r>
        <w:t xml:space="preserve"> </w:t>
      </w:r>
      <w:proofErr w:type="spellStart"/>
      <w:r>
        <w:t>aparecer</w:t>
      </w:r>
      <w:proofErr w:type="spellEnd"/>
      <w:r>
        <w:t xml:space="preserve"> </w:t>
      </w:r>
      <w:proofErr w:type="spellStart"/>
      <w:r>
        <w:t>siempre</w:t>
      </w:r>
      <w:proofErr w:type="spellEnd"/>
      <w:r>
        <w:t xml:space="preserve"> </w:t>
      </w:r>
      <w:proofErr w:type="spellStart"/>
      <w:r>
        <w:t>después</w:t>
      </w:r>
      <w:proofErr w:type="spellEnd"/>
      <w:r>
        <w:t xml:space="preserve"> de las </w:t>
      </w:r>
      <w:proofErr w:type="spellStart"/>
      <w:r>
        <w:t>tempestades</w:t>
      </w:r>
      <w:proofErr w:type="spellEnd"/>
      <w:r>
        <w:t xml:space="preserve"> </w:t>
      </w:r>
      <w:proofErr w:type="spellStart"/>
      <w:r>
        <w:t>el</w:t>
      </w:r>
      <w:proofErr w:type="spellEnd"/>
      <w:r>
        <w:t xml:space="preserve"> iris de la </w:t>
      </w:r>
      <w:proofErr w:type="spellStart"/>
      <w:r>
        <w:t>paz</w:t>
      </w:r>
      <w:proofErr w:type="spellEnd"/>
      <w:r>
        <w:t xml:space="preserve">. </w:t>
      </w:r>
      <w:proofErr w:type="spellStart"/>
      <w:r>
        <w:t>Seguid</w:t>
      </w:r>
      <w:proofErr w:type="spellEnd"/>
      <w:r>
        <w:t xml:space="preserve"> </w:t>
      </w:r>
      <w:proofErr w:type="spellStart"/>
      <w:r>
        <w:t>atesorando</w:t>
      </w:r>
      <w:proofErr w:type="spellEnd"/>
      <w:r>
        <w:t xml:space="preserve"> mi </w:t>
      </w:r>
      <w:proofErr w:type="spellStart"/>
      <w:r>
        <w:t>Doctrina</w:t>
      </w:r>
      <w:proofErr w:type="spellEnd"/>
      <w:r>
        <w:t xml:space="preserve">, </w:t>
      </w:r>
      <w:proofErr w:type="spellStart"/>
      <w:r>
        <w:t>ponedla</w:t>
      </w:r>
      <w:proofErr w:type="spellEnd"/>
      <w:r>
        <w:t xml:space="preserve"> </w:t>
      </w:r>
      <w:proofErr w:type="spellStart"/>
      <w:r>
        <w:t>en</w:t>
      </w:r>
      <w:proofErr w:type="spellEnd"/>
      <w:r>
        <w:t xml:space="preserve"> </w:t>
      </w:r>
      <w:proofErr w:type="spellStart"/>
      <w:r>
        <w:t>práctica</w:t>
      </w:r>
      <w:proofErr w:type="spellEnd"/>
      <w:r>
        <w:t xml:space="preserve"> para </w:t>
      </w:r>
      <w:proofErr w:type="spellStart"/>
      <w:r>
        <w:t>que</w:t>
      </w:r>
      <w:proofErr w:type="spellEnd"/>
      <w:r>
        <w:t xml:space="preserve"> la </w:t>
      </w:r>
      <w:proofErr w:type="spellStart"/>
      <w:r>
        <w:t>caridad</w:t>
      </w:r>
      <w:proofErr w:type="spellEnd"/>
      <w:r>
        <w:t xml:space="preserve"> se </w:t>
      </w:r>
      <w:proofErr w:type="spellStart"/>
      <w:r>
        <w:t>acrisole</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
    <w:p w14:paraId="4E3D1E1D" w14:textId="77777777" w:rsidR="00F50769" w:rsidRDefault="00F50769" w:rsidP="00F50769">
      <w:r>
        <w:t xml:space="preserve">47. Entre </w:t>
      </w:r>
      <w:proofErr w:type="spellStart"/>
      <w:r>
        <w:t>vosotros</w:t>
      </w:r>
      <w:proofErr w:type="spellEnd"/>
      <w:r>
        <w:t xml:space="preserve"> se </w:t>
      </w:r>
      <w:proofErr w:type="spellStart"/>
      <w:r>
        <w:t>encuentran</w:t>
      </w:r>
      <w:proofErr w:type="spellEnd"/>
      <w:r>
        <w:t xml:space="preserve"> </w:t>
      </w:r>
      <w:proofErr w:type="spellStart"/>
      <w:r>
        <w:t>los</w:t>
      </w:r>
      <w:proofErr w:type="spellEnd"/>
      <w:r>
        <w:t xml:space="preserve"> </w:t>
      </w:r>
      <w:proofErr w:type="spellStart"/>
      <w:r>
        <w:t>que</w:t>
      </w:r>
      <w:proofErr w:type="spellEnd"/>
      <w:r>
        <w:t xml:space="preserve"> </w:t>
      </w:r>
      <w:proofErr w:type="spellStart"/>
      <w:r>
        <w:t>ayer</w:t>
      </w:r>
      <w:proofErr w:type="spellEnd"/>
      <w:r>
        <w:t xml:space="preserve"> </w:t>
      </w:r>
      <w:proofErr w:type="spellStart"/>
      <w:r>
        <w:t>sintieron</w:t>
      </w:r>
      <w:proofErr w:type="spellEnd"/>
      <w:r>
        <w:t xml:space="preserve"> placer </w:t>
      </w:r>
      <w:proofErr w:type="spellStart"/>
      <w:r>
        <w:t>en</w:t>
      </w:r>
      <w:proofErr w:type="spellEnd"/>
      <w:r>
        <w:t xml:space="preserve"> </w:t>
      </w:r>
      <w:proofErr w:type="spellStart"/>
      <w:r>
        <w:t>el</w:t>
      </w:r>
      <w:proofErr w:type="spellEnd"/>
      <w:r>
        <w:t xml:space="preserve"> mal, </w:t>
      </w:r>
      <w:proofErr w:type="spellStart"/>
      <w:r>
        <w:t>los</w:t>
      </w:r>
      <w:proofErr w:type="spellEnd"/>
      <w:r>
        <w:t xml:space="preserve"> </w:t>
      </w:r>
      <w:proofErr w:type="spellStart"/>
      <w:r>
        <w:t>que</w:t>
      </w:r>
      <w:proofErr w:type="spellEnd"/>
      <w:r>
        <w:t xml:space="preserve"> se </w:t>
      </w:r>
      <w:proofErr w:type="spellStart"/>
      <w:r>
        <w:t>complacieron</w:t>
      </w:r>
      <w:proofErr w:type="spellEnd"/>
      <w:r>
        <w:t xml:space="preserve"> </w:t>
      </w:r>
      <w:proofErr w:type="spellStart"/>
      <w:r>
        <w:t>en</w:t>
      </w:r>
      <w:proofErr w:type="spellEnd"/>
      <w:r>
        <w:t xml:space="preserve"> </w:t>
      </w:r>
      <w:proofErr w:type="spellStart"/>
      <w:r>
        <w:t>el</w:t>
      </w:r>
      <w:proofErr w:type="spellEnd"/>
      <w:r>
        <w:t xml:space="preserve"> </w:t>
      </w:r>
      <w:proofErr w:type="spellStart"/>
      <w:r>
        <w:t>odio</w:t>
      </w:r>
      <w:proofErr w:type="spellEnd"/>
      <w:r>
        <w:t xml:space="preserve"> y </w:t>
      </w:r>
      <w:proofErr w:type="spellStart"/>
      <w:r>
        <w:t>en</w:t>
      </w:r>
      <w:proofErr w:type="spellEnd"/>
      <w:r>
        <w:t xml:space="preserve"> la </w:t>
      </w:r>
      <w:proofErr w:type="spellStart"/>
      <w:r>
        <w:t>perversidad</w:t>
      </w:r>
      <w:proofErr w:type="spellEnd"/>
      <w:r>
        <w:t xml:space="preserve">, y </w:t>
      </w:r>
      <w:proofErr w:type="spellStart"/>
      <w:r>
        <w:t>en</w:t>
      </w:r>
      <w:proofErr w:type="spellEnd"/>
      <w:r>
        <w:t xml:space="preserve"> </w:t>
      </w:r>
      <w:proofErr w:type="spellStart"/>
      <w:r>
        <w:t>cambio</w:t>
      </w:r>
      <w:proofErr w:type="spellEnd"/>
      <w:r>
        <w:t xml:space="preserve"> </w:t>
      </w:r>
      <w:proofErr w:type="spellStart"/>
      <w:r>
        <w:t>sentían</w:t>
      </w:r>
      <w:proofErr w:type="spellEnd"/>
      <w:r>
        <w:t xml:space="preserve"> horror ante </w:t>
      </w:r>
      <w:proofErr w:type="spellStart"/>
      <w:r>
        <w:t>el</w:t>
      </w:r>
      <w:proofErr w:type="spellEnd"/>
      <w:r>
        <w:t xml:space="preserve"> amor, la </w:t>
      </w:r>
      <w:proofErr w:type="spellStart"/>
      <w:r>
        <w:t>caridad</w:t>
      </w:r>
      <w:proofErr w:type="spellEnd"/>
      <w:r>
        <w:t xml:space="preserve"> y la </w:t>
      </w:r>
      <w:proofErr w:type="spellStart"/>
      <w:r>
        <w:t>humildad</w:t>
      </w:r>
      <w:proofErr w:type="spellEnd"/>
      <w:r>
        <w:t xml:space="preserve">. </w:t>
      </w:r>
      <w:proofErr w:type="spellStart"/>
      <w:r>
        <w:t>Ahora</w:t>
      </w:r>
      <w:proofErr w:type="spellEnd"/>
      <w:r>
        <w:t xml:space="preserve"> se </w:t>
      </w:r>
      <w:proofErr w:type="spellStart"/>
      <w:r>
        <w:t>recrean</w:t>
      </w:r>
      <w:proofErr w:type="spellEnd"/>
      <w:r>
        <w:t xml:space="preserve"> con </w:t>
      </w:r>
      <w:proofErr w:type="spellStart"/>
      <w:r>
        <w:t>su</w:t>
      </w:r>
      <w:proofErr w:type="spellEnd"/>
      <w:r>
        <w:t xml:space="preserve"> </w:t>
      </w:r>
      <w:proofErr w:type="spellStart"/>
      <w:r>
        <w:t>transformación</w:t>
      </w:r>
      <w:proofErr w:type="spellEnd"/>
      <w:r>
        <w:t xml:space="preserve">, con </w:t>
      </w:r>
      <w:proofErr w:type="spellStart"/>
      <w:r>
        <w:t>su</w:t>
      </w:r>
      <w:proofErr w:type="spellEnd"/>
      <w:r>
        <w:t xml:space="preserve"> </w:t>
      </w:r>
      <w:proofErr w:type="spellStart"/>
      <w:r>
        <w:t>regeneración</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está</w:t>
      </w:r>
      <w:proofErr w:type="spellEnd"/>
      <w:r>
        <w:t xml:space="preserve"> </w:t>
      </w:r>
      <w:proofErr w:type="spellStart"/>
      <w:r>
        <w:t>ya</w:t>
      </w:r>
      <w:proofErr w:type="spellEnd"/>
      <w:r>
        <w:t xml:space="preserve"> </w:t>
      </w:r>
      <w:proofErr w:type="spellStart"/>
      <w:r>
        <w:t>tomando</w:t>
      </w:r>
      <w:proofErr w:type="spellEnd"/>
      <w:r>
        <w:t xml:space="preserve"> </w:t>
      </w:r>
      <w:proofErr w:type="spellStart"/>
      <w:r>
        <w:t>potestad</w:t>
      </w:r>
      <w:proofErr w:type="spellEnd"/>
      <w:r>
        <w:t xml:space="preserve"> </w:t>
      </w:r>
      <w:proofErr w:type="spellStart"/>
      <w:r>
        <w:t>sobre</w:t>
      </w:r>
      <w:proofErr w:type="spellEnd"/>
      <w:r>
        <w:t xml:space="preserve"> </w:t>
      </w:r>
      <w:proofErr w:type="spellStart"/>
      <w:r>
        <w:t>vuestra</w:t>
      </w:r>
      <w:proofErr w:type="spellEnd"/>
      <w:r>
        <w:t xml:space="preserve"> </w:t>
      </w:r>
      <w:proofErr w:type="spellStart"/>
      <w:r>
        <w:t>materia</w:t>
      </w:r>
      <w:proofErr w:type="spellEnd"/>
      <w:r>
        <w:t xml:space="preserve">. </w:t>
      </w:r>
      <w:proofErr w:type="spellStart"/>
      <w:r>
        <w:t>Ahora</w:t>
      </w:r>
      <w:proofErr w:type="spellEnd"/>
      <w:r>
        <w:t xml:space="preserve"> </w:t>
      </w:r>
      <w:proofErr w:type="spellStart"/>
      <w:r>
        <w:t>os</w:t>
      </w:r>
      <w:proofErr w:type="spellEnd"/>
      <w:r>
        <w:t xml:space="preserve"> </w:t>
      </w:r>
      <w:proofErr w:type="spellStart"/>
      <w:r>
        <w:t>recreáis</w:t>
      </w:r>
      <w:proofErr w:type="spellEnd"/>
      <w:r>
        <w:t xml:space="preserve"> </w:t>
      </w:r>
      <w:proofErr w:type="spellStart"/>
      <w:r>
        <w:t>haciendo</w:t>
      </w:r>
      <w:proofErr w:type="spellEnd"/>
      <w:r>
        <w:t xml:space="preserve"> </w:t>
      </w:r>
      <w:proofErr w:type="spellStart"/>
      <w:r>
        <w:t>el</w:t>
      </w:r>
      <w:proofErr w:type="spellEnd"/>
      <w:r>
        <w:t xml:space="preserve"> bien, </w:t>
      </w:r>
      <w:proofErr w:type="spellStart"/>
      <w:r>
        <w:t>experimentáis</w:t>
      </w:r>
      <w:proofErr w:type="spellEnd"/>
      <w:r>
        <w:t xml:space="preserve"> placer </w:t>
      </w:r>
      <w:proofErr w:type="spellStart"/>
      <w:r>
        <w:t>en</w:t>
      </w:r>
      <w:proofErr w:type="spellEnd"/>
      <w:r>
        <w:t xml:space="preserve"> </w:t>
      </w:r>
      <w:proofErr w:type="spellStart"/>
      <w:r>
        <w:t>hacer</w:t>
      </w:r>
      <w:proofErr w:type="spellEnd"/>
      <w:r>
        <w:t xml:space="preserve"> la </w:t>
      </w:r>
      <w:proofErr w:type="spellStart"/>
      <w:r>
        <w:t>caridad</w:t>
      </w:r>
      <w:proofErr w:type="spellEnd"/>
      <w:r>
        <w:t xml:space="preserve"> y </w:t>
      </w:r>
      <w:proofErr w:type="spellStart"/>
      <w:r>
        <w:t>sentís</w:t>
      </w:r>
      <w:proofErr w:type="spellEnd"/>
      <w:r>
        <w:t xml:space="preserve"> </w:t>
      </w:r>
      <w:proofErr w:type="spellStart"/>
      <w:r>
        <w:t>satisfacción</w:t>
      </w:r>
      <w:proofErr w:type="spellEnd"/>
      <w:r>
        <w:t xml:space="preserve"> </w:t>
      </w:r>
      <w:proofErr w:type="spellStart"/>
      <w:r>
        <w:t>siendo</w:t>
      </w:r>
      <w:proofErr w:type="spellEnd"/>
      <w:r>
        <w:t xml:space="preserve"> </w:t>
      </w:r>
      <w:proofErr w:type="spellStart"/>
      <w:r>
        <w:t>mansos</w:t>
      </w:r>
      <w:proofErr w:type="spellEnd"/>
      <w:r>
        <w:t xml:space="preserve"> y </w:t>
      </w:r>
      <w:proofErr w:type="spellStart"/>
      <w:r>
        <w:t>humildes</w:t>
      </w:r>
      <w:proofErr w:type="spellEnd"/>
      <w:r>
        <w:t xml:space="preserve">; </w:t>
      </w:r>
      <w:proofErr w:type="spellStart"/>
      <w:r>
        <w:t>comenzáis</w:t>
      </w:r>
      <w:proofErr w:type="spellEnd"/>
      <w:r>
        <w:t xml:space="preserve"> a </w:t>
      </w:r>
      <w:proofErr w:type="spellStart"/>
      <w:r>
        <w:t>sentir</w:t>
      </w:r>
      <w:proofErr w:type="spellEnd"/>
      <w:r>
        <w:t xml:space="preserve"> horror y </w:t>
      </w:r>
      <w:proofErr w:type="spellStart"/>
      <w:r>
        <w:t>aversión</w:t>
      </w:r>
      <w:proofErr w:type="spellEnd"/>
      <w:r>
        <w:t xml:space="preserve"> </w:t>
      </w:r>
      <w:proofErr w:type="spellStart"/>
      <w:r>
        <w:t>por</w:t>
      </w:r>
      <w:proofErr w:type="spellEnd"/>
      <w:r>
        <w:t xml:space="preserve"> la </w:t>
      </w:r>
      <w:proofErr w:type="spellStart"/>
      <w:r>
        <w:t>perversidad</w:t>
      </w:r>
      <w:proofErr w:type="spellEnd"/>
      <w:r>
        <w:t xml:space="preserve">. No hay uno </w:t>
      </w:r>
      <w:proofErr w:type="spellStart"/>
      <w:r>
        <w:t>que</w:t>
      </w:r>
      <w:proofErr w:type="spellEnd"/>
      <w:r>
        <w:t xml:space="preserve"> </w:t>
      </w:r>
      <w:proofErr w:type="spellStart"/>
      <w:r>
        <w:t>habiéndome</w:t>
      </w:r>
      <w:proofErr w:type="spellEnd"/>
      <w:r>
        <w:t xml:space="preserve"> </w:t>
      </w:r>
      <w:proofErr w:type="spellStart"/>
      <w:r>
        <w:t>escuchado</w:t>
      </w:r>
      <w:proofErr w:type="spellEnd"/>
      <w:r>
        <w:t xml:space="preserve">, no </w:t>
      </w:r>
      <w:proofErr w:type="spellStart"/>
      <w:r>
        <w:t>haya</w:t>
      </w:r>
      <w:proofErr w:type="spellEnd"/>
      <w:r>
        <w:t xml:space="preserve"> </w:t>
      </w:r>
      <w:proofErr w:type="spellStart"/>
      <w:r>
        <w:t>modificado</w:t>
      </w:r>
      <w:proofErr w:type="spellEnd"/>
      <w:r>
        <w:t xml:space="preserve"> </w:t>
      </w:r>
      <w:proofErr w:type="spellStart"/>
      <w:r>
        <w:t>en</w:t>
      </w:r>
      <w:proofErr w:type="spellEnd"/>
      <w:r>
        <w:t xml:space="preserve"> algo </w:t>
      </w:r>
      <w:proofErr w:type="spellStart"/>
      <w:r>
        <w:t>su</w:t>
      </w:r>
      <w:proofErr w:type="spellEnd"/>
      <w:r>
        <w:t xml:space="preserve"> </w:t>
      </w:r>
      <w:proofErr w:type="spellStart"/>
      <w:r>
        <w:t>vida</w:t>
      </w:r>
      <w:proofErr w:type="spellEnd"/>
      <w:r>
        <w:t>. ¿</w:t>
      </w:r>
      <w:proofErr w:type="spellStart"/>
      <w:r>
        <w:t>Quién</w:t>
      </w:r>
      <w:proofErr w:type="spellEnd"/>
      <w:r>
        <w:t xml:space="preserve"> es </w:t>
      </w:r>
      <w:proofErr w:type="spellStart"/>
      <w:r>
        <w:t>aquel</w:t>
      </w:r>
      <w:proofErr w:type="spellEnd"/>
      <w:r>
        <w:t xml:space="preserve"> </w:t>
      </w:r>
      <w:proofErr w:type="spellStart"/>
      <w:r>
        <w:t>que</w:t>
      </w:r>
      <w:proofErr w:type="spellEnd"/>
      <w:r>
        <w:t xml:space="preserve"> </w:t>
      </w:r>
      <w:proofErr w:type="spellStart"/>
      <w:r>
        <w:t>habiendo</w:t>
      </w:r>
      <w:proofErr w:type="spellEnd"/>
      <w:r>
        <w:t xml:space="preserve"> </w:t>
      </w:r>
      <w:proofErr w:type="spellStart"/>
      <w:r>
        <w:t>recibido</w:t>
      </w:r>
      <w:proofErr w:type="spellEnd"/>
      <w:r>
        <w:t xml:space="preserve"> </w:t>
      </w:r>
      <w:proofErr w:type="spellStart"/>
      <w:r>
        <w:t>sobre</w:t>
      </w:r>
      <w:proofErr w:type="spellEnd"/>
      <w:r>
        <w:t xml:space="preserve"> </w:t>
      </w:r>
      <w:proofErr w:type="spellStart"/>
      <w:r>
        <w:t>su</w:t>
      </w:r>
      <w:proofErr w:type="spellEnd"/>
      <w:r>
        <w:t xml:space="preserve"> </w:t>
      </w:r>
      <w:proofErr w:type="spellStart"/>
      <w:r>
        <w:t>cuerpo</w:t>
      </w:r>
      <w:proofErr w:type="spellEnd"/>
      <w:r>
        <w:t xml:space="preserve"> y </w:t>
      </w:r>
      <w:proofErr w:type="spellStart"/>
      <w:r>
        <w:t>espíritu</w:t>
      </w:r>
      <w:proofErr w:type="spellEnd"/>
      <w:r>
        <w:t xml:space="preserve"> </w:t>
      </w:r>
      <w:proofErr w:type="spellStart"/>
      <w:r>
        <w:t>el</w:t>
      </w:r>
      <w:proofErr w:type="spellEnd"/>
      <w:r>
        <w:t xml:space="preserve"> </w:t>
      </w:r>
      <w:proofErr w:type="spellStart"/>
      <w:r>
        <w:t>bálsamo</w:t>
      </w:r>
      <w:proofErr w:type="spellEnd"/>
      <w:r>
        <w:t xml:space="preserve"> del Doctor de </w:t>
      </w:r>
      <w:proofErr w:type="spellStart"/>
      <w:r>
        <w:t>los</w:t>
      </w:r>
      <w:proofErr w:type="spellEnd"/>
      <w:r>
        <w:t xml:space="preserve"> </w:t>
      </w:r>
      <w:proofErr w:type="spellStart"/>
      <w:r>
        <w:t>doctores</w:t>
      </w:r>
      <w:proofErr w:type="spellEnd"/>
      <w:r>
        <w:t xml:space="preserve">, no ha </w:t>
      </w:r>
      <w:proofErr w:type="spellStart"/>
      <w:r>
        <w:t>sentido</w:t>
      </w:r>
      <w:proofErr w:type="spellEnd"/>
      <w:r>
        <w:t xml:space="preserve"> pasar </w:t>
      </w:r>
      <w:proofErr w:type="spellStart"/>
      <w:r>
        <w:t>por</w:t>
      </w:r>
      <w:proofErr w:type="spellEnd"/>
      <w:r>
        <w:t xml:space="preserve"> </w:t>
      </w:r>
      <w:proofErr w:type="spellStart"/>
      <w:r>
        <w:t>su</w:t>
      </w:r>
      <w:proofErr w:type="spellEnd"/>
      <w:r>
        <w:t xml:space="preserve"> ser la </w:t>
      </w:r>
      <w:proofErr w:type="spellStart"/>
      <w:r>
        <w:t>verdadera</w:t>
      </w:r>
      <w:proofErr w:type="spellEnd"/>
      <w:r>
        <w:t xml:space="preserve"> </w:t>
      </w:r>
      <w:proofErr w:type="spellStart"/>
      <w:r>
        <w:t>salud</w:t>
      </w:r>
      <w:proofErr w:type="spellEnd"/>
      <w:r>
        <w:t>? ¡</w:t>
      </w:r>
      <w:proofErr w:type="spellStart"/>
      <w:r>
        <w:t>Cuántos</w:t>
      </w:r>
      <w:proofErr w:type="spellEnd"/>
      <w:r>
        <w:t xml:space="preserve"> </w:t>
      </w:r>
      <w:proofErr w:type="spellStart"/>
      <w:r>
        <w:t>milagros</w:t>
      </w:r>
      <w:proofErr w:type="spellEnd"/>
      <w:r>
        <w:t xml:space="preserve"> ha </w:t>
      </w:r>
      <w:proofErr w:type="spellStart"/>
      <w:r>
        <w:t>hecho</w:t>
      </w:r>
      <w:proofErr w:type="spellEnd"/>
      <w:r>
        <w:t xml:space="preserve"> mi palabra </w:t>
      </w:r>
      <w:proofErr w:type="spellStart"/>
      <w:r>
        <w:t>solamente</w:t>
      </w:r>
      <w:proofErr w:type="spellEnd"/>
      <w:r>
        <w:t xml:space="preserve">! Todo </w:t>
      </w:r>
      <w:proofErr w:type="spellStart"/>
      <w:r>
        <w:t>os</w:t>
      </w:r>
      <w:proofErr w:type="spellEnd"/>
      <w:r>
        <w:t xml:space="preserve"> lo he </w:t>
      </w:r>
      <w:proofErr w:type="spellStart"/>
      <w:r>
        <w:t>concedido</w:t>
      </w:r>
      <w:proofErr w:type="spellEnd"/>
      <w:r>
        <w:t xml:space="preserve"> para </w:t>
      </w:r>
      <w:proofErr w:type="spellStart"/>
      <w:r>
        <w:t>ayudaros</w:t>
      </w:r>
      <w:proofErr w:type="spellEnd"/>
      <w:r>
        <w:t xml:space="preserve"> a </w:t>
      </w:r>
      <w:proofErr w:type="spellStart"/>
      <w:r>
        <w:t>salir</w:t>
      </w:r>
      <w:proofErr w:type="spellEnd"/>
      <w:r>
        <w:t xml:space="preserve"> de </w:t>
      </w:r>
      <w:proofErr w:type="spellStart"/>
      <w:r>
        <w:t>vuestro</w:t>
      </w:r>
      <w:proofErr w:type="spellEnd"/>
      <w:r>
        <w:t xml:space="preserve"> </w:t>
      </w:r>
      <w:proofErr w:type="spellStart"/>
      <w:r>
        <w:t>letargo</w:t>
      </w:r>
      <w:proofErr w:type="spellEnd"/>
      <w:r>
        <w:t xml:space="preserve">, </w:t>
      </w:r>
      <w:proofErr w:type="spellStart"/>
      <w:r>
        <w:t>porque</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no he </w:t>
      </w:r>
      <w:proofErr w:type="spellStart"/>
      <w:r>
        <w:t>venido</w:t>
      </w:r>
      <w:proofErr w:type="spellEnd"/>
      <w:r>
        <w:t xml:space="preserve"> </w:t>
      </w:r>
      <w:proofErr w:type="gramStart"/>
      <w:r>
        <w:t>a</w:t>
      </w:r>
      <w:proofErr w:type="gramEnd"/>
      <w:r>
        <w:t xml:space="preserve"> </w:t>
      </w:r>
      <w:proofErr w:type="spellStart"/>
      <w:r>
        <w:t>inmolarme</w:t>
      </w:r>
      <w:proofErr w:type="spellEnd"/>
      <w:r>
        <w:t xml:space="preserve"> </w:t>
      </w:r>
      <w:proofErr w:type="spellStart"/>
      <w:r>
        <w:t>como</w:t>
      </w:r>
      <w:proofErr w:type="spellEnd"/>
      <w:r>
        <w:t xml:space="preserve"> hombre, </w:t>
      </w:r>
      <w:proofErr w:type="spellStart"/>
      <w:r>
        <w:t>sino</w:t>
      </w:r>
      <w:proofErr w:type="spellEnd"/>
      <w:r>
        <w:t xml:space="preserve"> </w:t>
      </w:r>
      <w:proofErr w:type="gramStart"/>
      <w:r>
        <w:t>a</w:t>
      </w:r>
      <w:proofErr w:type="gramEnd"/>
      <w:r>
        <w:t xml:space="preserve"> </w:t>
      </w:r>
      <w:proofErr w:type="spellStart"/>
      <w:r>
        <w:t>inspiraros</w:t>
      </w:r>
      <w:proofErr w:type="spellEnd"/>
      <w:r>
        <w:t xml:space="preserve"> para </w:t>
      </w:r>
      <w:proofErr w:type="spellStart"/>
      <w:r>
        <w:t>que</w:t>
      </w:r>
      <w:proofErr w:type="spellEnd"/>
      <w:r>
        <w:t xml:space="preserve"> </w:t>
      </w:r>
      <w:proofErr w:type="spellStart"/>
      <w:r>
        <w:t>hagáis</w:t>
      </w:r>
      <w:proofErr w:type="spellEnd"/>
      <w:r>
        <w:t xml:space="preserve"> </w:t>
      </w:r>
      <w:proofErr w:type="spellStart"/>
      <w:r>
        <w:t>méritos</w:t>
      </w:r>
      <w:proofErr w:type="spellEnd"/>
      <w:r>
        <w:t xml:space="preserve"> </w:t>
      </w:r>
      <w:r>
        <w:lastRenderedPageBreak/>
        <w:t xml:space="preserve">para </w:t>
      </w:r>
      <w:proofErr w:type="spellStart"/>
      <w:r>
        <w:t>merecer</w:t>
      </w:r>
      <w:proofErr w:type="spellEnd"/>
      <w:r>
        <w:t xml:space="preserve"> </w:t>
      </w:r>
      <w:proofErr w:type="spellStart"/>
      <w:r>
        <w:t>vuestra</w:t>
      </w:r>
      <w:proofErr w:type="spellEnd"/>
      <w:r>
        <w:t xml:space="preserve"> </w:t>
      </w:r>
      <w:proofErr w:type="spellStart"/>
      <w:r>
        <w:t>salvación</w:t>
      </w:r>
      <w:proofErr w:type="spellEnd"/>
      <w:r>
        <w:t xml:space="preserve">. </w:t>
      </w:r>
      <w:proofErr w:type="spellStart"/>
      <w:r>
        <w:t>Sobre</w:t>
      </w:r>
      <w:proofErr w:type="spellEnd"/>
      <w:r>
        <w:t xml:space="preserve"> </w:t>
      </w:r>
      <w:proofErr w:type="spellStart"/>
      <w:r>
        <w:t>vosotros</w:t>
      </w:r>
      <w:proofErr w:type="spellEnd"/>
      <w:r>
        <w:t xml:space="preserve"> </w:t>
      </w:r>
      <w:proofErr w:type="spellStart"/>
      <w:r>
        <w:t>existe</w:t>
      </w:r>
      <w:proofErr w:type="spellEnd"/>
      <w:r>
        <w:t xml:space="preserve"> un </w:t>
      </w:r>
      <w:proofErr w:type="spellStart"/>
      <w:r>
        <w:t>arcano</w:t>
      </w:r>
      <w:proofErr w:type="spellEnd"/>
      <w:r>
        <w:t xml:space="preserve"> </w:t>
      </w:r>
      <w:proofErr w:type="spellStart"/>
      <w:r>
        <w:t>que</w:t>
      </w:r>
      <w:proofErr w:type="spellEnd"/>
      <w:r>
        <w:t xml:space="preserve"> es </w:t>
      </w:r>
      <w:proofErr w:type="spellStart"/>
      <w:r>
        <w:t>heredad</w:t>
      </w:r>
      <w:proofErr w:type="spellEnd"/>
      <w:r>
        <w:t xml:space="preserve"> para </w:t>
      </w:r>
      <w:proofErr w:type="spellStart"/>
      <w:r>
        <w:t>vuestro</w:t>
      </w:r>
      <w:proofErr w:type="spellEnd"/>
      <w:r>
        <w:t xml:space="preserve"> </w:t>
      </w:r>
      <w:proofErr w:type="spellStart"/>
      <w:r>
        <w:t>espíritu</w:t>
      </w:r>
      <w:proofErr w:type="spellEnd"/>
      <w:r>
        <w:t>, ¿</w:t>
      </w:r>
      <w:proofErr w:type="spellStart"/>
      <w:r>
        <w:t>Cuándo</w:t>
      </w:r>
      <w:proofErr w:type="spellEnd"/>
      <w:r>
        <w:t xml:space="preserve"> </w:t>
      </w:r>
      <w:proofErr w:type="spellStart"/>
      <w:r>
        <w:t>poseeréis</w:t>
      </w:r>
      <w:proofErr w:type="spellEnd"/>
      <w:r>
        <w:t xml:space="preserve"> </w:t>
      </w:r>
      <w:proofErr w:type="spellStart"/>
      <w:r>
        <w:t>todo</w:t>
      </w:r>
      <w:proofErr w:type="spellEnd"/>
      <w:r>
        <w:t xml:space="preserve"> </w:t>
      </w:r>
      <w:proofErr w:type="spellStart"/>
      <w:r>
        <w:t>cuanto</w:t>
      </w:r>
      <w:proofErr w:type="spellEnd"/>
      <w:r>
        <w:t xml:space="preserve"> </w:t>
      </w:r>
      <w:proofErr w:type="spellStart"/>
      <w:r>
        <w:t>os</w:t>
      </w:r>
      <w:proofErr w:type="spellEnd"/>
      <w:r>
        <w:t xml:space="preserve"> </w:t>
      </w:r>
      <w:proofErr w:type="spellStart"/>
      <w:r>
        <w:t>tengo</w:t>
      </w:r>
      <w:proofErr w:type="spellEnd"/>
      <w:r>
        <w:t xml:space="preserve"> </w:t>
      </w:r>
      <w:proofErr w:type="spellStart"/>
      <w:r>
        <w:t>destinado</w:t>
      </w:r>
      <w:proofErr w:type="spellEnd"/>
      <w:r>
        <w:t xml:space="preserve">?  </w:t>
      </w:r>
    </w:p>
    <w:p w14:paraId="19B90DA9" w14:textId="77777777" w:rsidR="00F50769" w:rsidRDefault="00F50769" w:rsidP="00F50769">
      <w:r>
        <w:t xml:space="preserve">48. Hoy </w:t>
      </w:r>
      <w:proofErr w:type="spellStart"/>
      <w:r>
        <w:t>ninguno</w:t>
      </w:r>
      <w:proofErr w:type="spellEnd"/>
      <w:r>
        <w:t xml:space="preserve"> </w:t>
      </w:r>
      <w:proofErr w:type="spellStart"/>
      <w:r>
        <w:t>puede</w:t>
      </w:r>
      <w:proofErr w:type="spellEnd"/>
      <w:r>
        <w:t xml:space="preserve"> saber </w:t>
      </w:r>
      <w:proofErr w:type="spellStart"/>
      <w:r>
        <w:t>cuánto</w:t>
      </w:r>
      <w:proofErr w:type="spellEnd"/>
      <w:r>
        <w:t xml:space="preserve"> es lo </w:t>
      </w:r>
      <w:proofErr w:type="spellStart"/>
      <w:r>
        <w:t>que</w:t>
      </w:r>
      <w:proofErr w:type="spellEnd"/>
      <w:r>
        <w:t xml:space="preserve"> ha </w:t>
      </w:r>
      <w:proofErr w:type="spellStart"/>
      <w:r>
        <w:t>alcanzado</w:t>
      </w:r>
      <w:proofErr w:type="spellEnd"/>
      <w:r>
        <w:t xml:space="preserve">. </w:t>
      </w:r>
    </w:p>
    <w:p w14:paraId="6B4DDF0A" w14:textId="77777777" w:rsidR="00F50769" w:rsidRDefault="00F50769" w:rsidP="00F50769">
      <w:r>
        <w:t xml:space="preserve">49. ¡Cuán </w:t>
      </w:r>
      <w:proofErr w:type="spellStart"/>
      <w:r>
        <w:t>menesterosos</w:t>
      </w:r>
      <w:proofErr w:type="spellEnd"/>
      <w:r>
        <w:t xml:space="preserve"> </w:t>
      </w:r>
      <w:proofErr w:type="spellStart"/>
      <w:r>
        <w:t>os</w:t>
      </w:r>
      <w:proofErr w:type="spellEnd"/>
      <w:r>
        <w:t xml:space="preserve"> </w:t>
      </w:r>
      <w:proofErr w:type="spellStart"/>
      <w:r>
        <w:t>sentís</w:t>
      </w:r>
      <w:proofErr w:type="spellEnd"/>
      <w:r>
        <w:t xml:space="preserve"> </w:t>
      </w:r>
      <w:proofErr w:type="spellStart"/>
      <w:r>
        <w:t>por</w:t>
      </w:r>
      <w:proofErr w:type="spellEnd"/>
      <w:r>
        <w:t xml:space="preserve"> </w:t>
      </w:r>
      <w:proofErr w:type="spellStart"/>
      <w:r>
        <w:t>momentos</w:t>
      </w:r>
      <w:proofErr w:type="spellEnd"/>
      <w:r>
        <w:t xml:space="preserve">! </w:t>
      </w:r>
      <w:proofErr w:type="spellStart"/>
      <w:r>
        <w:t>Unos</w:t>
      </w:r>
      <w:proofErr w:type="spellEnd"/>
      <w:r>
        <w:t xml:space="preserve"> </w:t>
      </w:r>
      <w:proofErr w:type="spellStart"/>
      <w:r>
        <w:t>lloran</w:t>
      </w:r>
      <w:proofErr w:type="spellEnd"/>
      <w:r>
        <w:t xml:space="preserve"> y sin saber </w:t>
      </w:r>
      <w:proofErr w:type="spellStart"/>
      <w:r>
        <w:t>por</w:t>
      </w:r>
      <w:proofErr w:type="spellEnd"/>
      <w:r>
        <w:t xml:space="preserve"> </w:t>
      </w:r>
      <w:proofErr w:type="spellStart"/>
      <w:r>
        <w:t>qué</w:t>
      </w:r>
      <w:proofErr w:type="spellEnd"/>
      <w:r>
        <w:t xml:space="preserve">, la </w:t>
      </w:r>
      <w:proofErr w:type="spellStart"/>
      <w:r>
        <w:t>enfermedad</w:t>
      </w:r>
      <w:proofErr w:type="spellEnd"/>
      <w:r>
        <w:t xml:space="preserve"> </w:t>
      </w:r>
      <w:proofErr w:type="spellStart"/>
      <w:r>
        <w:t>persiste</w:t>
      </w:r>
      <w:proofErr w:type="spellEnd"/>
      <w:r>
        <w:t xml:space="preserve"> </w:t>
      </w:r>
      <w:proofErr w:type="spellStart"/>
      <w:r>
        <w:t>en</w:t>
      </w:r>
      <w:proofErr w:type="spellEnd"/>
      <w:r>
        <w:t xml:space="preserve"> </w:t>
      </w:r>
      <w:proofErr w:type="spellStart"/>
      <w:r>
        <w:t>ellos</w:t>
      </w:r>
      <w:proofErr w:type="spellEnd"/>
      <w:r>
        <w:t xml:space="preserve">; </w:t>
      </w:r>
      <w:proofErr w:type="spellStart"/>
      <w:r>
        <w:t>otros</w:t>
      </w:r>
      <w:proofErr w:type="spellEnd"/>
      <w:r>
        <w:t xml:space="preserve">, </w:t>
      </w:r>
      <w:proofErr w:type="spellStart"/>
      <w:r>
        <w:t>siendo</w:t>
      </w:r>
      <w:proofErr w:type="spellEnd"/>
      <w:r>
        <w:t xml:space="preserve"> padres, se </w:t>
      </w:r>
      <w:proofErr w:type="spellStart"/>
      <w:r>
        <w:t>preguntan</w:t>
      </w:r>
      <w:proofErr w:type="spellEnd"/>
      <w:r>
        <w:t xml:space="preserve"> </w:t>
      </w:r>
      <w:proofErr w:type="spellStart"/>
      <w:r>
        <w:t>por</w:t>
      </w:r>
      <w:proofErr w:type="spellEnd"/>
      <w:r>
        <w:t xml:space="preserve"> </w:t>
      </w:r>
      <w:proofErr w:type="spellStart"/>
      <w:r>
        <w:t>qué</w:t>
      </w:r>
      <w:proofErr w:type="spellEnd"/>
      <w:r>
        <w:t xml:space="preserve"> </w:t>
      </w:r>
      <w:proofErr w:type="spellStart"/>
      <w:r>
        <w:t>si</w:t>
      </w:r>
      <w:proofErr w:type="spellEnd"/>
      <w:r>
        <w:t xml:space="preserve"> </w:t>
      </w:r>
      <w:proofErr w:type="spellStart"/>
      <w:r>
        <w:t>han</w:t>
      </w:r>
      <w:proofErr w:type="spellEnd"/>
      <w:r>
        <w:t xml:space="preserve"> </w:t>
      </w:r>
      <w:proofErr w:type="spellStart"/>
      <w:r>
        <w:t>velado</w:t>
      </w:r>
      <w:proofErr w:type="spellEnd"/>
      <w:r>
        <w:t xml:space="preserve"> </w:t>
      </w:r>
      <w:proofErr w:type="spellStart"/>
      <w:r>
        <w:t>por</w:t>
      </w:r>
      <w:proofErr w:type="spellEnd"/>
      <w:r>
        <w:t xml:space="preserve"> </w:t>
      </w:r>
      <w:proofErr w:type="spellStart"/>
      <w:r>
        <w:t>su</w:t>
      </w:r>
      <w:proofErr w:type="spellEnd"/>
      <w:r>
        <w:t xml:space="preserve"> familia y la </w:t>
      </w:r>
      <w:proofErr w:type="spellStart"/>
      <w:r>
        <w:t>han</w:t>
      </w:r>
      <w:proofErr w:type="spellEnd"/>
      <w:r>
        <w:t xml:space="preserve"> </w:t>
      </w:r>
      <w:proofErr w:type="spellStart"/>
      <w:r>
        <w:t>cultivado</w:t>
      </w:r>
      <w:proofErr w:type="spellEnd"/>
      <w:r>
        <w:t xml:space="preserve"> con amor, </w:t>
      </w:r>
      <w:proofErr w:type="spellStart"/>
      <w:r>
        <w:t>sólo</w:t>
      </w:r>
      <w:proofErr w:type="spellEnd"/>
      <w:r>
        <w:t xml:space="preserve"> </w:t>
      </w:r>
      <w:proofErr w:type="spellStart"/>
      <w:r>
        <w:t>frutos</w:t>
      </w:r>
      <w:proofErr w:type="spellEnd"/>
      <w:r>
        <w:t xml:space="preserve"> de </w:t>
      </w:r>
      <w:proofErr w:type="spellStart"/>
      <w:r>
        <w:t>incomprensión</w:t>
      </w:r>
      <w:proofErr w:type="spellEnd"/>
      <w:r>
        <w:t xml:space="preserve"> e </w:t>
      </w:r>
      <w:proofErr w:type="spellStart"/>
      <w:r>
        <w:t>ingratitud</w:t>
      </w:r>
      <w:proofErr w:type="spellEnd"/>
      <w:r>
        <w:t xml:space="preserve"> </w:t>
      </w:r>
      <w:proofErr w:type="spellStart"/>
      <w:r>
        <w:t>reciben</w:t>
      </w:r>
      <w:proofErr w:type="spellEnd"/>
      <w:r>
        <w:t xml:space="preserve">. Y las </w:t>
      </w:r>
      <w:proofErr w:type="spellStart"/>
      <w:r>
        <w:t>mujeres</w:t>
      </w:r>
      <w:proofErr w:type="spellEnd"/>
      <w:r>
        <w:t xml:space="preserve"> </w:t>
      </w:r>
      <w:proofErr w:type="spellStart"/>
      <w:r>
        <w:t>que</w:t>
      </w:r>
      <w:proofErr w:type="spellEnd"/>
      <w:r>
        <w:t xml:space="preserve"> </w:t>
      </w:r>
      <w:proofErr w:type="spellStart"/>
      <w:r>
        <w:t>han</w:t>
      </w:r>
      <w:proofErr w:type="spellEnd"/>
      <w:r>
        <w:t xml:space="preserve"> </w:t>
      </w:r>
      <w:proofErr w:type="spellStart"/>
      <w:r>
        <w:t>ido</w:t>
      </w:r>
      <w:proofErr w:type="spellEnd"/>
      <w:r>
        <w:t xml:space="preserve"> </w:t>
      </w:r>
      <w:proofErr w:type="spellStart"/>
      <w:r>
        <w:t>en</w:t>
      </w:r>
      <w:proofErr w:type="spellEnd"/>
      <w:r>
        <w:t xml:space="preserve"> pos de </w:t>
      </w:r>
      <w:proofErr w:type="spellStart"/>
      <w:r>
        <w:t>cariño</w:t>
      </w:r>
      <w:proofErr w:type="spellEnd"/>
      <w:r>
        <w:t xml:space="preserve"> y </w:t>
      </w:r>
      <w:proofErr w:type="spellStart"/>
      <w:r>
        <w:t>apoyo</w:t>
      </w:r>
      <w:proofErr w:type="spellEnd"/>
      <w:r>
        <w:t xml:space="preserve"> </w:t>
      </w:r>
      <w:proofErr w:type="spellStart"/>
      <w:r>
        <w:t>en</w:t>
      </w:r>
      <w:proofErr w:type="spellEnd"/>
      <w:r>
        <w:t xml:space="preserve"> la Tierra, también se </w:t>
      </w:r>
      <w:proofErr w:type="spellStart"/>
      <w:r>
        <w:t>preguntan</w:t>
      </w:r>
      <w:proofErr w:type="spellEnd"/>
      <w:r>
        <w:t xml:space="preserve"> </w:t>
      </w:r>
      <w:proofErr w:type="spellStart"/>
      <w:r>
        <w:t>por</w:t>
      </w:r>
      <w:proofErr w:type="spellEnd"/>
      <w:r>
        <w:t xml:space="preserve"> </w:t>
      </w:r>
      <w:proofErr w:type="spellStart"/>
      <w:r>
        <w:t>qué</w:t>
      </w:r>
      <w:proofErr w:type="spellEnd"/>
      <w:r>
        <w:t xml:space="preserve"> </w:t>
      </w:r>
      <w:proofErr w:type="spellStart"/>
      <w:r>
        <w:t>en</w:t>
      </w:r>
      <w:proofErr w:type="spellEnd"/>
      <w:r>
        <w:t xml:space="preserve"> la </w:t>
      </w:r>
      <w:proofErr w:type="spellStart"/>
      <w:r>
        <w:t>vida</w:t>
      </w:r>
      <w:proofErr w:type="spellEnd"/>
      <w:r>
        <w:t xml:space="preserve"> no </w:t>
      </w:r>
      <w:proofErr w:type="spellStart"/>
      <w:r>
        <w:t>han</w:t>
      </w:r>
      <w:proofErr w:type="spellEnd"/>
      <w:r>
        <w:t xml:space="preserve"> </w:t>
      </w:r>
      <w:proofErr w:type="spellStart"/>
      <w:r>
        <w:t>podido</w:t>
      </w:r>
      <w:proofErr w:type="spellEnd"/>
      <w:r>
        <w:t xml:space="preserve"> </w:t>
      </w:r>
      <w:proofErr w:type="spellStart"/>
      <w:r>
        <w:t>calmar</w:t>
      </w:r>
      <w:proofErr w:type="spellEnd"/>
      <w:r>
        <w:t xml:space="preserve"> </w:t>
      </w:r>
      <w:proofErr w:type="spellStart"/>
      <w:r>
        <w:t>esa</w:t>
      </w:r>
      <w:proofErr w:type="spellEnd"/>
      <w:r>
        <w:t xml:space="preserve"> sed de </w:t>
      </w:r>
      <w:proofErr w:type="spellStart"/>
      <w:r>
        <w:t>ternura</w:t>
      </w:r>
      <w:proofErr w:type="spellEnd"/>
      <w:r>
        <w:t xml:space="preserve">. Los </w:t>
      </w:r>
      <w:proofErr w:type="spellStart"/>
      <w:r>
        <w:t>hermanos</w:t>
      </w:r>
      <w:proofErr w:type="spellEnd"/>
      <w:r>
        <w:t xml:space="preserve">, </w:t>
      </w:r>
      <w:proofErr w:type="spellStart"/>
      <w:r>
        <w:t>llevando</w:t>
      </w:r>
      <w:proofErr w:type="spellEnd"/>
      <w:r>
        <w:t xml:space="preserve"> </w:t>
      </w:r>
      <w:proofErr w:type="spellStart"/>
      <w:r>
        <w:t>una</w:t>
      </w:r>
      <w:proofErr w:type="spellEnd"/>
      <w:r>
        <w:t xml:space="preserve"> </w:t>
      </w:r>
      <w:proofErr w:type="spellStart"/>
      <w:r>
        <w:t>misma</w:t>
      </w:r>
      <w:proofErr w:type="spellEnd"/>
      <w:r>
        <w:t xml:space="preserve"> </w:t>
      </w:r>
      <w:proofErr w:type="spellStart"/>
      <w:r>
        <w:t>sangre</w:t>
      </w:r>
      <w:proofErr w:type="spellEnd"/>
      <w:r>
        <w:t xml:space="preserve">, se </w:t>
      </w:r>
      <w:proofErr w:type="spellStart"/>
      <w:r>
        <w:t>sienten</w:t>
      </w:r>
      <w:proofErr w:type="spellEnd"/>
      <w:r>
        <w:t xml:space="preserve"> </w:t>
      </w:r>
      <w:proofErr w:type="spellStart"/>
      <w:r>
        <w:t>distantes</w:t>
      </w:r>
      <w:proofErr w:type="spellEnd"/>
      <w:r>
        <w:t xml:space="preserve">, no se </w:t>
      </w:r>
      <w:proofErr w:type="spellStart"/>
      <w:r>
        <w:t>aman</w:t>
      </w:r>
      <w:proofErr w:type="spellEnd"/>
      <w:r>
        <w:t xml:space="preserve">, </w:t>
      </w:r>
      <w:proofErr w:type="spellStart"/>
      <w:r>
        <w:t>ni</w:t>
      </w:r>
      <w:proofErr w:type="spellEnd"/>
      <w:r>
        <w:t xml:space="preserve"> se </w:t>
      </w:r>
      <w:proofErr w:type="spellStart"/>
      <w:r>
        <w:t>comprenden</w:t>
      </w:r>
      <w:proofErr w:type="spellEnd"/>
      <w:r>
        <w:t xml:space="preserve">. </w:t>
      </w:r>
      <w:proofErr w:type="spellStart"/>
      <w:r>
        <w:t>Os</w:t>
      </w:r>
      <w:proofErr w:type="spellEnd"/>
      <w:r>
        <w:t xml:space="preserve"> </w:t>
      </w:r>
      <w:proofErr w:type="spellStart"/>
      <w:r>
        <w:t>preguntáis</w:t>
      </w:r>
      <w:proofErr w:type="spellEnd"/>
      <w:r>
        <w:t xml:space="preserve"> la causa de </w:t>
      </w:r>
      <w:proofErr w:type="spellStart"/>
      <w:r>
        <w:t>todo</w:t>
      </w:r>
      <w:proofErr w:type="spellEnd"/>
      <w:r>
        <w:t xml:space="preserve"> </w:t>
      </w:r>
      <w:proofErr w:type="spellStart"/>
      <w:r>
        <w:t>esto</w:t>
      </w:r>
      <w:proofErr w:type="spellEnd"/>
      <w:r>
        <w:t xml:space="preserve">, y no </w:t>
      </w:r>
      <w:proofErr w:type="spellStart"/>
      <w:r>
        <w:t>alcanzáis</w:t>
      </w:r>
      <w:proofErr w:type="spellEnd"/>
      <w:r>
        <w:t xml:space="preserve"> a </w:t>
      </w:r>
      <w:proofErr w:type="spellStart"/>
      <w:r>
        <w:t>comprender</w:t>
      </w:r>
      <w:proofErr w:type="spellEnd"/>
      <w:r>
        <w:t xml:space="preserve"> </w:t>
      </w:r>
      <w:proofErr w:type="spellStart"/>
      <w:r>
        <w:t>por</w:t>
      </w:r>
      <w:proofErr w:type="spellEnd"/>
      <w:r>
        <w:t xml:space="preserve"> </w:t>
      </w:r>
      <w:proofErr w:type="spellStart"/>
      <w:r>
        <w:t>qué</w:t>
      </w:r>
      <w:proofErr w:type="spellEnd"/>
      <w:r>
        <w:t xml:space="preserve"> </w:t>
      </w:r>
      <w:proofErr w:type="spellStart"/>
      <w:r>
        <w:t>fracasa</w:t>
      </w:r>
      <w:proofErr w:type="spellEnd"/>
      <w:r>
        <w:t xml:space="preserve"> </w:t>
      </w:r>
      <w:proofErr w:type="spellStart"/>
      <w:r>
        <w:t>el</w:t>
      </w:r>
      <w:proofErr w:type="spellEnd"/>
      <w:r>
        <w:t xml:space="preserve"> bien ante </w:t>
      </w:r>
      <w:proofErr w:type="spellStart"/>
      <w:r>
        <w:t>vuestros</w:t>
      </w:r>
      <w:proofErr w:type="spellEnd"/>
      <w:r>
        <w:t xml:space="preserve"> ojos. Y </w:t>
      </w:r>
      <w:proofErr w:type="spellStart"/>
      <w:r>
        <w:t>yo</w:t>
      </w:r>
      <w:proofErr w:type="spellEnd"/>
      <w:r>
        <w:t xml:space="preserve"> </w:t>
      </w:r>
      <w:proofErr w:type="spellStart"/>
      <w:r>
        <w:t>os</w:t>
      </w:r>
      <w:proofErr w:type="spellEnd"/>
      <w:r>
        <w:t xml:space="preserve"> </w:t>
      </w:r>
      <w:proofErr w:type="spellStart"/>
      <w:r>
        <w:t>digo</w:t>
      </w:r>
      <w:proofErr w:type="spellEnd"/>
      <w:r>
        <w:t xml:space="preserve">: </w:t>
      </w:r>
      <w:proofErr w:type="spellStart"/>
      <w:r>
        <w:t>cuando</w:t>
      </w:r>
      <w:proofErr w:type="spellEnd"/>
      <w:r>
        <w:t xml:space="preserve"> </w:t>
      </w:r>
      <w:proofErr w:type="spellStart"/>
      <w:r>
        <w:t>el</w:t>
      </w:r>
      <w:proofErr w:type="spellEnd"/>
      <w:r>
        <w:t xml:space="preserve"> bien de </w:t>
      </w:r>
      <w:proofErr w:type="spellStart"/>
      <w:r>
        <w:t>unos</w:t>
      </w:r>
      <w:proofErr w:type="spellEnd"/>
      <w:r>
        <w:t xml:space="preserve"> </w:t>
      </w:r>
      <w:proofErr w:type="spellStart"/>
      <w:r>
        <w:t>llegue</w:t>
      </w:r>
      <w:proofErr w:type="spellEnd"/>
      <w:r>
        <w:t xml:space="preserve"> </w:t>
      </w:r>
      <w:proofErr w:type="gramStart"/>
      <w:r>
        <w:t>a</w:t>
      </w:r>
      <w:proofErr w:type="gramEnd"/>
      <w:r>
        <w:t xml:space="preserve"> </w:t>
      </w:r>
      <w:proofErr w:type="spellStart"/>
      <w:r>
        <w:t>encontrar</w:t>
      </w:r>
      <w:proofErr w:type="spellEnd"/>
      <w:r>
        <w:t xml:space="preserve"> eco </w:t>
      </w:r>
      <w:proofErr w:type="spellStart"/>
      <w:r>
        <w:t>en</w:t>
      </w:r>
      <w:proofErr w:type="spellEnd"/>
      <w:r>
        <w:t xml:space="preserve"> </w:t>
      </w:r>
      <w:proofErr w:type="spellStart"/>
      <w:r>
        <w:t>los</w:t>
      </w:r>
      <w:proofErr w:type="spellEnd"/>
      <w:r>
        <w:t xml:space="preserve"> </w:t>
      </w:r>
      <w:proofErr w:type="spellStart"/>
      <w:r>
        <w:t>otros</w:t>
      </w:r>
      <w:proofErr w:type="spellEnd"/>
      <w:r>
        <w:t xml:space="preserve"> y </w:t>
      </w:r>
      <w:proofErr w:type="spellStart"/>
      <w:r>
        <w:t>su</w:t>
      </w:r>
      <w:proofErr w:type="spellEnd"/>
      <w:r>
        <w:t xml:space="preserve"> </w:t>
      </w:r>
      <w:proofErr w:type="spellStart"/>
      <w:r>
        <w:t>corazón</w:t>
      </w:r>
      <w:proofErr w:type="spellEnd"/>
      <w:r>
        <w:t xml:space="preserve"> se </w:t>
      </w:r>
      <w:proofErr w:type="spellStart"/>
      <w:r>
        <w:t>sienta</w:t>
      </w:r>
      <w:proofErr w:type="spellEnd"/>
      <w:r>
        <w:t xml:space="preserve"> </w:t>
      </w:r>
      <w:proofErr w:type="spellStart"/>
      <w:r>
        <w:t>regocijado</w:t>
      </w:r>
      <w:proofErr w:type="spellEnd"/>
      <w:r>
        <w:t xml:space="preserve"> </w:t>
      </w:r>
      <w:proofErr w:type="spellStart"/>
      <w:r>
        <w:t>por</w:t>
      </w:r>
      <w:proofErr w:type="spellEnd"/>
      <w:r>
        <w:t xml:space="preserve"> </w:t>
      </w:r>
      <w:proofErr w:type="spellStart"/>
      <w:r>
        <w:t>ello</w:t>
      </w:r>
      <w:proofErr w:type="spellEnd"/>
      <w:r>
        <w:t xml:space="preserve">; </w:t>
      </w:r>
      <w:proofErr w:type="spellStart"/>
      <w:r>
        <w:t>cuando</w:t>
      </w:r>
      <w:proofErr w:type="spellEnd"/>
      <w:r>
        <w:t xml:space="preserve"> las </w:t>
      </w:r>
      <w:proofErr w:type="spellStart"/>
      <w:r>
        <w:t>virtudes</w:t>
      </w:r>
      <w:proofErr w:type="spellEnd"/>
      <w:r>
        <w:t xml:space="preserve"> o </w:t>
      </w:r>
      <w:proofErr w:type="spellStart"/>
      <w:r>
        <w:t>valores</w:t>
      </w:r>
      <w:proofErr w:type="spellEnd"/>
      <w:r>
        <w:t xml:space="preserve"> </w:t>
      </w:r>
      <w:proofErr w:type="spellStart"/>
      <w:r>
        <w:t>espirituales</w:t>
      </w:r>
      <w:proofErr w:type="spellEnd"/>
      <w:r>
        <w:t xml:space="preserve"> </w:t>
      </w:r>
      <w:proofErr w:type="spellStart"/>
      <w:r>
        <w:t>hayan</w:t>
      </w:r>
      <w:proofErr w:type="spellEnd"/>
      <w:r>
        <w:t xml:space="preserve"> </w:t>
      </w:r>
      <w:proofErr w:type="spellStart"/>
      <w:r>
        <w:t>sido</w:t>
      </w:r>
      <w:proofErr w:type="spellEnd"/>
      <w:r>
        <w:t xml:space="preserve"> </w:t>
      </w:r>
      <w:proofErr w:type="spellStart"/>
      <w:r>
        <w:t>debidamente</w:t>
      </w:r>
      <w:proofErr w:type="spellEnd"/>
      <w:r>
        <w:t xml:space="preserve"> </w:t>
      </w:r>
      <w:proofErr w:type="spellStart"/>
      <w:r>
        <w:t>estimados</w:t>
      </w:r>
      <w:proofErr w:type="spellEnd"/>
      <w:r>
        <w:t xml:space="preserve">, </w:t>
      </w:r>
      <w:proofErr w:type="spellStart"/>
      <w:r>
        <w:t>entonces</w:t>
      </w:r>
      <w:proofErr w:type="spellEnd"/>
      <w:r>
        <w:t xml:space="preserve"> </w:t>
      </w:r>
      <w:proofErr w:type="spellStart"/>
      <w:r>
        <w:t>el</w:t>
      </w:r>
      <w:proofErr w:type="spellEnd"/>
      <w:r>
        <w:t xml:space="preserve"> </w:t>
      </w:r>
      <w:proofErr w:type="spellStart"/>
      <w:r>
        <w:t>hambre</w:t>
      </w:r>
      <w:proofErr w:type="spellEnd"/>
      <w:r>
        <w:t xml:space="preserve">, la sed de </w:t>
      </w:r>
      <w:proofErr w:type="spellStart"/>
      <w:r>
        <w:t>justicia</w:t>
      </w:r>
      <w:proofErr w:type="spellEnd"/>
      <w:r>
        <w:t xml:space="preserve">, de amor y de </w:t>
      </w:r>
      <w:proofErr w:type="spellStart"/>
      <w:r>
        <w:t>comprensión</w:t>
      </w:r>
      <w:proofErr w:type="spellEnd"/>
      <w:r>
        <w:t xml:space="preserve">, se </w:t>
      </w:r>
      <w:proofErr w:type="spellStart"/>
      <w:r>
        <w:t>apartará</w:t>
      </w:r>
      <w:proofErr w:type="spellEnd"/>
      <w:r>
        <w:t xml:space="preserve"> del </w:t>
      </w:r>
      <w:proofErr w:type="spellStart"/>
      <w:r>
        <w:t>corazón</w:t>
      </w:r>
      <w:proofErr w:type="spellEnd"/>
      <w:r>
        <w:t xml:space="preserve"> de la </w:t>
      </w:r>
      <w:proofErr w:type="spellStart"/>
      <w:r>
        <w:t>humanidad</w:t>
      </w:r>
      <w:proofErr w:type="spellEnd"/>
      <w:r>
        <w:t xml:space="preserve">. </w:t>
      </w:r>
    </w:p>
    <w:p w14:paraId="257269E3" w14:textId="77777777" w:rsidR="00F50769" w:rsidRDefault="00F50769" w:rsidP="00F50769">
      <w:r>
        <w:t xml:space="preserve">50. También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aquí</w:t>
      </w:r>
      <w:proofErr w:type="spellEnd"/>
      <w:r>
        <w:t xml:space="preserve"> </w:t>
      </w:r>
      <w:proofErr w:type="spellStart"/>
      <w:r>
        <w:t>en</w:t>
      </w:r>
      <w:proofErr w:type="spellEnd"/>
      <w:r>
        <w:t xml:space="preserve"> la Tierra, no </w:t>
      </w:r>
      <w:proofErr w:type="spellStart"/>
      <w:r>
        <w:t>sabéis</w:t>
      </w:r>
      <w:proofErr w:type="spellEnd"/>
      <w:r>
        <w:t xml:space="preserve"> </w:t>
      </w:r>
      <w:proofErr w:type="spellStart"/>
      <w:r>
        <w:t>espiritualmente</w:t>
      </w:r>
      <w:proofErr w:type="spellEnd"/>
      <w:r>
        <w:t xml:space="preserve"> </w:t>
      </w:r>
      <w:proofErr w:type="spellStart"/>
      <w:r>
        <w:t>quienes</w:t>
      </w:r>
      <w:proofErr w:type="spellEnd"/>
      <w:r>
        <w:t xml:space="preserve"> </w:t>
      </w:r>
      <w:proofErr w:type="spellStart"/>
      <w:r>
        <w:t>sois</w:t>
      </w:r>
      <w:proofErr w:type="spellEnd"/>
      <w:r>
        <w:t xml:space="preserve">, </w:t>
      </w:r>
      <w:proofErr w:type="spellStart"/>
      <w:r>
        <w:t>ni</w:t>
      </w:r>
      <w:proofErr w:type="spellEnd"/>
      <w:r>
        <w:t xml:space="preserve"> </w:t>
      </w:r>
      <w:proofErr w:type="spellStart"/>
      <w:r>
        <w:t>sabéis</w:t>
      </w:r>
      <w:proofErr w:type="spellEnd"/>
      <w:r>
        <w:t xml:space="preserve"> </w:t>
      </w:r>
      <w:proofErr w:type="spellStart"/>
      <w:r>
        <w:t>quien</w:t>
      </w:r>
      <w:proofErr w:type="spellEnd"/>
      <w:r>
        <w:t xml:space="preserve"> es </w:t>
      </w:r>
      <w:proofErr w:type="spellStart"/>
      <w:r>
        <w:t>el</w:t>
      </w:r>
      <w:proofErr w:type="spellEnd"/>
      <w:r>
        <w:t xml:space="preserve"> </w:t>
      </w:r>
      <w:proofErr w:type="spellStart"/>
      <w:r>
        <w:t>espíritu</w:t>
      </w:r>
      <w:proofErr w:type="spellEnd"/>
      <w:r>
        <w:t xml:space="preserve"> de </w:t>
      </w:r>
      <w:proofErr w:type="spellStart"/>
      <w:r>
        <w:t>vuestra</w:t>
      </w:r>
      <w:proofErr w:type="spellEnd"/>
      <w:r>
        <w:t xml:space="preserve"> </w:t>
      </w:r>
      <w:proofErr w:type="spellStart"/>
      <w:r>
        <w:t>esposa</w:t>
      </w:r>
      <w:proofErr w:type="spellEnd"/>
      <w:r>
        <w:t xml:space="preserve"> o </w:t>
      </w:r>
      <w:proofErr w:type="spellStart"/>
      <w:r>
        <w:t>esposo</w:t>
      </w:r>
      <w:proofErr w:type="spellEnd"/>
      <w:r>
        <w:t xml:space="preserve">, </w:t>
      </w:r>
    </w:p>
    <w:p w14:paraId="3154E87B" w14:textId="77777777" w:rsidR="00F50769" w:rsidRDefault="00F50769" w:rsidP="00F50769">
      <w:r>
        <w:t xml:space="preserve">de </w:t>
      </w:r>
      <w:proofErr w:type="spellStart"/>
      <w:r>
        <w:t>vuestros</w:t>
      </w:r>
      <w:proofErr w:type="spellEnd"/>
      <w:r>
        <w:t xml:space="preserve"> padres o </w:t>
      </w:r>
      <w:proofErr w:type="spellStart"/>
      <w:r>
        <w:t>hijos</w:t>
      </w:r>
      <w:proofErr w:type="spellEnd"/>
      <w:r>
        <w:t xml:space="preserve">. </w:t>
      </w:r>
      <w:proofErr w:type="spellStart"/>
      <w:r>
        <w:t>Sólo</w:t>
      </w:r>
      <w:proofErr w:type="spellEnd"/>
      <w:r>
        <w:t xml:space="preserve"> </w:t>
      </w:r>
      <w:proofErr w:type="spellStart"/>
      <w:r>
        <w:t>así</w:t>
      </w:r>
      <w:proofErr w:type="spellEnd"/>
      <w:r>
        <w:t xml:space="preserve"> </w:t>
      </w:r>
      <w:proofErr w:type="spellStart"/>
      <w:r>
        <w:t>habéis</w:t>
      </w:r>
      <w:proofErr w:type="spellEnd"/>
      <w:r>
        <w:t xml:space="preserve"> </w:t>
      </w:r>
      <w:proofErr w:type="spellStart"/>
      <w:r>
        <w:t>podido</w:t>
      </w:r>
      <w:proofErr w:type="spellEnd"/>
      <w:r>
        <w:t xml:space="preserve"> </w:t>
      </w:r>
      <w:proofErr w:type="spellStart"/>
      <w:r>
        <w:t>llevar</w:t>
      </w:r>
      <w:proofErr w:type="spellEnd"/>
      <w:r>
        <w:t xml:space="preserve"> </w:t>
      </w:r>
      <w:proofErr w:type="spellStart"/>
      <w:r>
        <w:t>el</w:t>
      </w:r>
      <w:proofErr w:type="spellEnd"/>
      <w:r>
        <w:t xml:space="preserve"> peso de </w:t>
      </w:r>
      <w:proofErr w:type="spellStart"/>
      <w:r>
        <w:t>muchas</w:t>
      </w:r>
      <w:proofErr w:type="spellEnd"/>
      <w:r>
        <w:t xml:space="preserve"> </w:t>
      </w:r>
      <w:proofErr w:type="spellStart"/>
      <w:r>
        <w:t>expiaciones</w:t>
      </w:r>
      <w:proofErr w:type="spellEnd"/>
      <w:r>
        <w:t xml:space="preserve"> </w:t>
      </w:r>
      <w:proofErr w:type="spellStart"/>
      <w:r>
        <w:t>que</w:t>
      </w:r>
      <w:proofErr w:type="spellEnd"/>
      <w:r>
        <w:t xml:space="preserve"> </w:t>
      </w:r>
      <w:proofErr w:type="spellStart"/>
      <w:r>
        <w:t>forman</w:t>
      </w:r>
      <w:proofErr w:type="spellEnd"/>
      <w:r>
        <w:t xml:space="preserve"> </w:t>
      </w:r>
      <w:proofErr w:type="spellStart"/>
      <w:r>
        <w:t>vuestra</w:t>
      </w:r>
      <w:proofErr w:type="spellEnd"/>
      <w:r>
        <w:t xml:space="preserve"> </w:t>
      </w:r>
      <w:proofErr w:type="spellStart"/>
      <w:r>
        <w:t>cruz</w:t>
      </w:r>
      <w:proofErr w:type="spellEnd"/>
      <w:r>
        <w:t xml:space="preserve">. </w:t>
      </w:r>
      <w:proofErr w:type="spellStart"/>
      <w:r>
        <w:t>Llevad</w:t>
      </w:r>
      <w:proofErr w:type="spellEnd"/>
      <w:r>
        <w:t xml:space="preserve"> </w:t>
      </w:r>
      <w:proofErr w:type="spellStart"/>
      <w:r>
        <w:t>esta</w:t>
      </w:r>
      <w:proofErr w:type="spellEnd"/>
      <w:r>
        <w:t xml:space="preserve"> </w:t>
      </w:r>
      <w:proofErr w:type="spellStart"/>
      <w:r>
        <w:t>cruz</w:t>
      </w:r>
      <w:proofErr w:type="spellEnd"/>
      <w:r>
        <w:t xml:space="preserve"> con amor, no </w:t>
      </w:r>
      <w:proofErr w:type="spellStart"/>
      <w:r>
        <w:t>tratéis</w:t>
      </w:r>
      <w:proofErr w:type="spellEnd"/>
      <w:r>
        <w:t xml:space="preserve"> de saber </w:t>
      </w:r>
      <w:proofErr w:type="spellStart"/>
      <w:r>
        <w:t>por</w:t>
      </w:r>
      <w:proofErr w:type="spellEnd"/>
      <w:r>
        <w:t xml:space="preserve"> </w:t>
      </w:r>
      <w:proofErr w:type="spellStart"/>
      <w:r>
        <w:t>ahora</w:t>
      </w:r>
      <w:proofErr w:type="spellEnd"/>
      <w:r>
        <w:t xml:space="preserve"> </w:t>
      </w:r>
      <w:proofErr w:type="spellStart"/>
      <w:r>
        <w:t>quién</w:t>
      </w:r>
      <w:proofErr w:type="spellEnd"/>
      <w:r>
        <w:t xml:space="preserve"> o </w:t>
      </w:r>
      <w:proofErr w:type="spellStart"/>
      <w:r>
        <w:t>quienes</w:t>
      </w:r>
      <w:proofErr w:type="spellEnd"/>
      <w:r>
        <w:t xml:space="preserve"> </w:t>
      </w:r>
      <w:proofErr w:type="spellStart"/>
      <w:r>
        <w:t>podéis</w:t>
      </w:r>
      <w:proofErr w:type="spellEnd"/>
      <w:r>
        <w:t xml:space="preserve"> ser </w:t>
      </w:r>
      <w:proofErr w:type="spellStart"/>
      <w:r>
        <w:t>vosotros</w:t>
      </w:r>
      <w:proofErr w:type="spellEnd"/>
      <w:r>
        <w:t xml:space="preserve">, </w:t>
      </w:r>
      <w:proofErr w:type="spellStart"/>
      <w:r>
        <w:t>conformaos</w:t>
      </w:r>
      <w:proofErr w:type="spellEnd"/>
      <w:r>
        <w:t xml:space="preserve"> con saber </w:t>
      </w:r>
      <w:proofErr w:type="spellStart"/>
      <w:r>
        <w:t>que</w:t>
      </w:r>
      <w:proofErr w:type="spellEnd"/>
      <w:r>
        <w:t xml:space="preserve"> </w:t>
      </w:r>
      <w:proofErr w:type="spellStart"/>
      <w:r>
        <w:t>todos</w:t>
      </w:r>
      <w:proofErr w:type="spellEnd"/>
      <w:r>
        <w:t xml:space="preserve"> </w:t>
      </w:r>
      <w:proofErr w:type="spellStart"/>
      <w:r>
        <w:t>sois</w:t>
      </w:r>
      <w:proofErr w:type="spellEnd"/>
      <w:r>
        <w:t xml:space="preserve"> </w:t>
      </w:r>
      <w:proofErr w:type="spellStart"/>
      <w:r>
        <w:t>hermanos</w:t>
      </w:r>
      <w:proofErr w:type="spellEnd"/>
      <w:r>
        <w:t xml:space="preserve"> </w:t>
      </w:r>
      <w:proofErr w:type="spellStart"/>
      <w:r>
        <w:t>hijos</w:t>
      </w:r>
      <w:proofErr w:type="spellEnd"/>
      <w:r>
        <w:t xml:space="preserve"> de un solo Padre, y </w:t>
      </w:r>
      <w:proofErr w:type="spellStart"/>
      <w:r>
        <w:t>que</w:t>
      </w:r>
      <w:proofErr w:type="spellEnd"/>
      <w:r>
        <w:t xml:space="preserve"> entre </w:t>
      </w:r>
      <w:proofErr w:type="spellStart"/>
      <w:r>
        <w:t>hermanos</w:t>
      </w:r>
      <w:proofErr w:type="spellEnd"/>
      <w:r>
        <w:t xml:space="preserve">, no </w:t>
      </w:r>
      <w:proofErr w:type="spellStart"/>
      <w:r>
        <w:t>debe</w:t>
      </w:r>
      <w:proofErr w:type="spellEnd"/>
      <w:r>
        <w:t xml:space="preserve"> </w:t>
      </w:r>
      <w:proofErr w:type="spellStart"/>
      <w:r>
        <w:t>haber</w:t>
      </w:r>
      <w:proofErr w:type="spellEnd"/>
      <w:r>
        <w:t xml:space="preserve"> </w:t>
      </w:r>
      <w:proofErr w:type="spellStart"/>
      <w:r>
        <w:t>enemigos</w:t>
      </w:r>
      <w:proofErr w:type="spellEnd"/>
      <w:r>
        <w:t xml:space="preserve">. Amaos </w:t>
      </w:r>
      <w:proofErr w:type="spellStart"/>
      <w:r>
        <w:t>los</w:t>
      </w:r>
      <w:proofErr w:type="spellEnd"/>
      <w:r>
        <w:t xml:space="preserve"> </w:t>
      </w:r>
      <w:proofErr w:type="spellStart"/>
      <w:r>
        <w:t>unos</w:t>
      </w:r>
      <w:proofErr w:type="spellEnd"/>
      <w:r>
        <w:t xml:space="preserve"> a </w:t>
      </w:r>
      <w:proofErr w:type="spellStart"/>
      <w:r>
        <w:t>los</w:t>
      </w:r>
      <w:proofErr w:type="spellEnd"/>
      <w:r>
        <w:t xml:space="preserve"> </w:t>
      </w:r>
      <w:proofErr w:type="spellStart"/>
      <w:r>
        <w:t>otros</w:t>
      </w:r>
      <w:proofErr w:type="spellEnd"/>
      <w:r>
        <w:t xml:space="preserve"> y </w:t>
      </w:r>
      <w:proofErr w:type="spellStart"/>
      <w:r>
        <w:t>adelantaréis</w:t>
      </w:r>
      <w:proofErr w:type="spellEnd"/>
      <w:r>
        <w:t xml:space="preserve"> </w:t>
      </w:r>
      <w:proofErr w:type="spellStart"/>
      <w:r>
        <w:t>en</w:t>
      </w:r>
      <w:proofErr w:type="spellEnd"/>
      <w:r>
        <w:t xml:space="preserve"> </w:t>
      </w:r>
      <w:proofErr w:type="spellStart"/>
      <w:r>
        <w:t>el</w:t>
      </w:r>
      <w:proofErr w:type="spellEnd"/>
      <w:r>
        <w:t xml:space="preserve"> </w:t>
      </w:r>
      <w:proofErr w:type="spellStart"/>
      <w:r>
        <w:t>sendero</w:t>
      </w:r>
      <w:proofErr w:type="spellEnd"/>
      <w:r>
        <w:t xml:space="preserve"> de la </w:t>
      </w:r>
      <w:proofErr w:type="spellStart"/>
      <w:r>
        <w:t>evolución</w:t>
      </w:r>
      <w:proofErr w:type="spellEnd"/>
      <w:r>
        <w:t xml:space="preserve">. </w:t>
      </w:r>
    </w:p>
    <w:p w14:paraId="2167874F" w14:textId="77777777" w:rsidR="00F50769" w:rsidRDefault="00F50769" w:rsidP="00F50769">
      <w:r>
        <w:t xml:space="preserve">51. El Edén, ha </w:t>
      </w:r>
      <w:proofErr w:type="spellStart"/>
      <w:r>
        <w:t>mucho</w:t>
      </w:r>
      <w:proofErr w:type="spellEnd"/>
      <w:r>
        <w:t xml:space="preserve"> </w:t>
      </w:r>
      <w:proofErr w:type="spellStart"/>
      <w:r>
        <w:t>tiempo</w:t>
      </w:r>
      <w:proofErr w:type="spellEnd"/>
      <w:r>
        <w:t xml:space="preserve"> </w:t>
      </w:r>
      <w:proofErr w:type="spellStart"/>
      <w:r>
        <w:t>que</w:t>
      </w:r>
      <w:proofErr w:type="spellEnd"/>
      <w:r>
        <w:t xml:space="preserve"> </w:t>
      </w:r>
      <w:proofErr w:type="spellStart"/>
      <w:r>
        <w:t>cerró</w:t>
      </w:r>
      <w:proofErr w:type="spellEnd"/>
      <w:r>
        <w:t xml:space="preserve"> sus </w:t>
      </w:r>
      <w:proofErr w:type="spellStart"/>
      <w:r>
        <w:t>puertas</w:t>
      </w:r>
      <w:proofErr w:type="spellEnd"/>
      <w:r>
        <w:t xml:space="preserve"> a la </w:t>
      </w:r>
      <w:proofErr w:type="spellStart"/>
      <w:r>
        <w:t>humanidad</w:t>
      </w:r>
      <w:proofErr w:type="spellEnd"/>
      <w:r>
        <w:t xml:space="preserve">, </w:t>
      </w:r>
      <w:proofErr w:type="spellStart"/>
      <w:r>
        <w:t>desapareció</w:t>
      </w:r>
      <w:proofErr w:type="spellEnd"/>
      <w:r>
        <w:t xml:space="preserve"> y </w:t>
      </w:r>
      <w:proofErr w:type="spellStart"/>
      <w:r>
        <w:t>su</w:t>
      </w:r>
      <w:proofErr w:type="spellEnd"/>
      <w:r>
        <w:t xml:space="preserve"> </w:t>
      </w:r>
      <w:proofErr w:type="spellStart"/>
      <w:r>
        <w:t>fragancia</w:t>
      </w:r>
      <w:proofErr w:type="spellEnd"/>
      <w:r>
        <w:t xml:space="preserve"> se </w:t>
      </w:r>
      <w:proofErr w:type="spellStart"/>
      <w:r>
        <w:t>elevó</w:t>
      </w:r>
      <w:proofErr w:type="spellEnd"/>
      <w:r>
        <w:t xml:space="preserve"> </w:t>
      </w:r>
      <w:proofErr w:type="spellStart"/>
      <w:r>
        <w:t>hacia</w:t>
      </w:r>
      <w:proofErr w:type="spellEnd"/>
      <w:r>
        <w:t xml:space="preserve"> </w:t>
      </w:r>
      <w:proofErr w:type="spellStart"/>
      <w:r>
        <w:t>el</w:t>
      </w:r>
      <w:proofErr w:type="spellEnd"/>
      <w:r>
        <w:t xml:space="preserve"> </w:t>
      </w:r>
      <w:proofErr w:type="spellStart"/>
      <w:r>
        <w:t>infinito</w:t>
      </w:r>
      <w:proofErr w:type="spellEnd"/>
      <w:r>
        <w:t xml:space="preserve">. La Tierra se </w:t>
      </w:r>
      <w:proofErr w:type="spellStart"/>
      <w:r>
        <w:t>convirtió</w:t>
      </w:r>
      <w:proofErr w:type="spellEnd"/>
      <w:r>
        <w:t xml:space="preserve"> </w:t>
      </w:r>
      <w:proofErr w:type="spellStart"/>
      <w:r>
        <w:t>entonces</w:t>
      </w:r>
      <w:proofErr w:type="spellEnd"/>
      <w:r>
        <w:t xml:space="preserve"> </w:t>
      </w:r>
      <w:proofErr w:type="spellStart"/>
      <w:r>
        <w:t>en</w:t>
      </w:r>
      <w:proofErr w:type="spellEnd"/>
      <w:r>
        <w:t xml:space="preserve"> </w:t>
      </w:r>
      <w:proofErr w:type="spellStart"/>
      <w:r>
        <w:t>valle</w:t>
      </w:r>
      <w:proofErr w:type="spellEnd"/>
      <w:r>
        <w:t xml:space="preserve"> de </w:t>
      </w:r>
      <w:proofErr w:type="spellStart"/>
      <w:r>
        <w:t>lágrimas</w:t>
      </w:r>
      <w:proofErr w:type="spellEnd"/>
      <w:r>
        <w:t xml:space="preserve"> y </w:t>
      </w:r>
      <w:proofErr w:type="spellStart"/>
      <w:r>
        <w:t>comenzó</w:t>
      </w:r>
      <w:proofErr w:type="spellEnd"/>
      <w:r>
        <w:t xml:space="preserve"> la </w:t>
      </w:r>
      <w:proofErr w:type="spellStart"/>
      <w:r>
        <w:t>restitución</w:t>
      </w:r>
      <w:proofErr w:type="spellEnd"/>
      <w:r>
        <w:t xml:space="preserve"> </w:t>
      </w:r>
      <w:proofErr w:type="spellStart"/>
      <w:r>
        <w:t>espiritual</w:t>
      </w:r>
      <w:proofErr w:type="spellEnd"/>
      <w:r>
        <w:t xml:space="preserve">, </w:t>
      </w:r>
      <w:proofErr w:type="spellStart"/>
      <w:r>
        <w:t>el</w:t>
      </w:r>
      <w:proofErr w:type="spellEnd"/>
      <w:r>
        <w:t xml:space="preserve"> campo de lucha </w:t>
      </w:r>
      <w:proofErr w:type="spellStart"/>
      <w:r>
        <w:t>donde</w:t>
      </w:r>
      <w:proofErr w:type="spellEnd"/>
      <w:r>
        <w:t xml:space="preserve"> se </w:t>
      </w:r>
      <w:proofErr w:type="spellStart"/>
      <w:r>
        <w:t>purifica</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más</w:t>
      </w:r>
      <w:proofErr w:type="spellEnd"/>
      <w:r>
        <w:t xml:space="preserve"> un </w:t>
      </w:r>
      <w:proofErr w:type="spellStart"/>
      <w:r>
        <w:t>paraíso</w:t>
      </w:r>
      <w:proofErr w:type="spellEnd"/>
      <w:r>
        <w:t xml:space="preserve"> </w:t>
      </w:r>
      <w:proofErr w:type="spellStart"/>
      <w:r>
        <w:t>mejor</w:t>
      </w:r>
      <w:proofErr w:type="spellEnd"/>
      <w:r>
        <w:t xml:space="preserve"> </w:t>
      </w:r>
      <w:proofErr w:type="spellStart"/>
      <w:r>
        <w:t>que</w:t>
      </w:r>
      <w:proofErr w:type="spellEnd"/>
      <w:r>
        <w:t xml:space="preserve"> </w:t>
      </w:r>
      <w:proofErr w:type="spellStart"/>
      <w:r>
        <w:t>el</w:t>
      </w:r>
      <w:proofErr w:type="spellEnd"/>
      <w:r>
        <w:t xml:space="preserve"> </w:t>
      </w:r>
      <w:proofErr w:type="spellStart"/>
      <w:r>
        <w:t>que</w:t>
      </w:r>
      <w:proofErr w:type="spellEnd"/>
      <w:r>
        <w:t xml:space="preserve"> </w:t>
      </w:r>
      <w:proofErr w:type="spellStart"/>
      <w:r>
        <w:t>perdisteis</w:t>
      </w:r>
      <w:proofErr w:type="spellEnd"/>
      <w:r>
        <w:t xml:space="preserve"> es </w:t>
      </w:r>
      <w:proofErr w:type="spellStart"/>
      <w:r>
        <w:t>el</w:t>
      </w:r>
      <w:proofErr w:type="spellEnd"/>
      <w:r>
        <w:t xml:space="preserve"> </w:t>
      </w:r>
      <w:proofErr w:type="spellStart"/>
      <w:r>
        <w:t>que</w:t>
      </w:r>
      <w:proofErr w:type="spellEnd"/>
      <w:r>
        <w:t xml:space="preserve"> </w:t>
      </w:r>
      <w:proofErr w:type="spellStart"/>
      <w:r>
        <w:t>hallaréis</w:t>
      </w:r>
      <w:proofErr w:type="spellEnd"/>
      <w:r>
        <w:t xml:space="preserve">, </w:t>
      </w:r>
      <w:proofErr w:type="spellStart"/>
      <w:r>
        <w:t>él</w:t>
      </w:r>
      <w:proofErr w:type="spellEnd"/>
      <w:r>
        <w:t xml:space="preserve"> </w:t>
      </w:r>
      <w:proofErr w:type="spellStart"/>
      <w:r>
        <w:t>os</w:t>
      </w:r>
      <w:proofErr w:type="spellEnd"/>
      <w:r>
        <w:t xml:space="preserve"> </w:t>
      </w:r>
      <w:proofErr w:type="spellStart"/>
      <w:r>
        <w:t>espera</w:t>
      </w:r>
      <w:proofErr w:type="spellEnd"/>
      <w:r>
        <w:t xml:space="preserve"> con sus </w:t>
      </w:r>
      <w:proofErr w:type="spellStart"/>
      <w:r>
        <w:t>puertas</w:t>
      </w:r>
      <w:proofErr w:type="spellEnd"/>
      <w:r>
        <w:t xml:space="preserve"> </w:t>
      </w:r>
      <w:proofErr w:type="spellStart"/>
      <w:r>
        <w:t>abiertas</w:t>
      </w:r>
      <w:proofErr w:type="spellEnd"/>
      <w:r>
        <w:t xml:space="preserve">. </w:t>
      </w:r>
      <w:proofErr w:type="spellStart"/>
      <w:r>
        <w:t>Orad</w:t>
      </w:r>
      <w:proofErr w:type="spellEnd"/>
      <w:r>
        <w:t xml:space="preserve"> para </w:t>
      </w:r>
      <w:proofErr w:type="spellStart"/>
      <w:r>
        <w:t>que</w:t>
      </w:r>
      <w:proofErr w:type="spellEnd"/>
      <w:r>
        <w:t xml:space="preserve"> </w:t>
      </w:r>
      <w:proofErr w:type="spellStart"/>
      <w:r>
        <w:t>recibáis</w:t>
      </w:r>
      <w:proofErr w:type="spellEnd"/>
      <w:r>
        <w:t xml:space="preserve"> mi </w:t>
      </w:r>
      <w:proofErr w:type="spellStart"/>
      <w:r>
        <w:t>fuerza</w:t>
      </w:r>
      <w:proofErr w:type="spellEnd"/>
      <w:r>
        <w:t xml:space="preserve"> y </w:t>
      </w:r>
      <w:proofErr w:type="spellStart"/>
      <w:r>
        <w:t>podáis</w:t>
      </w:r>
      <w:proofErr w:type="spellEnd"/>
      <w:r>
        <w:t xml:space="preserve"> </w:t>
      </w:r>
      <w:proofErr w:type="spellStart"/>
      <w:r>
        <w:t>seguir</w:t>
      </w:r>
      <w:proofErr w:type="spellEnd"/>
      <w:r>
        <w:t xml:space="preserve"> </w:t>
      </w:r>
      <w:proofErr w:type="spellStart"/>
      <w:r>
        <w:t>adelantando</w:t>
      </w:r>
      <w:proofErr w:type="spellEnd"/>
      <w:r>
        <w:t xml:space="preserve"> </w:t>
      </w:r>
      <w:proofErr w:type="spellStart"/>
      <w:r>
        <w:t>en</w:t>
      </w:r>
      <w:proofErr w:type="spellEnd"/>
      <w:r>
        <w:t xml:space="preserve"> </w:t>
      </w:r>
      <w:proofErr w:type="spellStart"/>
      <w:r>
        <w:t>vuestro</w:t>
      </w:r>
      <w:proofErr w:type="spellEnd"/>
      <w:r>
        <w:t xml:space="preserve"> camino de </w:t>
      </w:r>
      <w:proofErr w:type="spellStart"/>
      <w:r>
        <w:t>evolución</w:t>
      </w:r>
      <w:proofErr w:type="spellEnd"/>
      <w:r>
        <w:t xml:space="preserve"> </w:t>
      </w:r>
      <w:proofErr w:type="spellStart"/>
      <w:r>
        <w:t>espiritual</w:t>
      </w:r>
      <w:proofErr w:type="spellEnd"/>
      <w:r>
        <w:t xml:space="preserve">, mas </w:t>
      </w:r>
      <w:proofErr w:type="spellStart"/>
      <w:r>
        <w:t>hacedlo</w:t>
      </w:r>
      <w:proofErr w:type="spellEnd"/>
      <w:r>
        <w:t xml:space="preserve"> con </w:t>
      </w:r>
      <w:proofErr w:type="spellStart"/>
      <w:r>
        <w:t>el</w:t>
      </w:r>
      <w:proofErr w:type="spellEnd"/>
      <w:r>
        <w:t xml:space="preserve"> </w:t>
      </w:r>
      <w:proofErr w:type="spellStart"/>
      <w:r>
        <w:t>espíritu</w:t>
      </w:r>
      <w:proofErr w:type="spellEnd"/>
      <w:r>
        <w:t xml:space="preserve">, no lo </w:t>
      </w:r>
      <w:proofErr w:type="spellStart"/>
      <w:r>
        <w:t>hagáis</w:t>
      </w:r>
      <w:proofErr w:type="spellEnd"/>
      <w:r>
        <w:t xml:space="preserve"> con </w:t>
      </w:r>
      <w:proofErr w:type="spellStart"/>
      <w:r>
        <w:t>oraciones</w:t>
      </w:r>
      <w:proofErr w:type="spellEnd"/>
      <w:r>
        <w:t xml:space="preserve"> </w:t>
      </w:r>
      <w:proofErr w:type="spellStart"/>
      <w:r>
        <w:t>aprendidas</w:t>
      </w:r>
      <w:proofErr w:type="spellEnd"/>
      <w:r>
        <w:t xml:space="preserve"> </w:t>
      </w:r>
      <w:proofErr w:type="spellStart"/>
      <w:r>
        <w:t>por</w:t>
      </w:r>
      <w:proofErr w:type="spellEnd"/>
      <w:r>
        <w:t xml:space="preserve"> </w:t>
      </w:r>
      <w:proofErr w:type="spellStart"/>
      <w:r>
        <w:t>muy</w:t>
      </w:r>
      <w:proofErr w:type="spellEnd"/>
      <w:r>
        <w:t xml:space="preserve"> </w:t>
      </w:r>
      <w:proofErr w:type="spellStart"/>
      <w:r>
        <w:t>hermosas</w:t>
      </w:r>
      <w:proofErr w:type="spellEnd"/>
      <w:r>
        <w:t xml:space="preserve"> </w:t>
      </w:r>
      <w:proofErr w:type="spellStart"/>
      <w:r>
        <w:t>que</w:t>
      </w:r>
      <w:proofErr w:type="spellEnd"/>
      <w:r>
        <w:t xml:space="preserve"> </w:t>
      </w:r>
      <w:proofErr w:type="spellStart"/>
      <w:r>
        <w:t>ellas</w:t>
      </w:r>
      <w:proofErr w:type="spellEnd"/>
      <w:r>
        <w:t xml:space="preserve"> </w:t>
      </w:r>
      <w:proofErr w:type="spellStart"/>
      <w:r>
        <w:t>sean</w:t>
      </w:r>
      <w:proofErr w:type="spellEnd"/>
      <w:r>
        <w:t xml:space="preserve">, </w:t>
      </w:r>
      <w:proofErr w:type="spellStart"/>
      <w:r>
        <w:t>si</w:t>
      </w:r>
      <w:proofErr w:type="spellEnd"/>
      <w:r>
        <w:t xml:space="preserve"> </w:t>
      </w:r>
      <w:proofErr w:type="gramStart"/>
      <w:r>
        <w:t>no</w:t>
      </w:r>
      <w:proofErr w:type="gramEnd"/>
      <w:r>
        <w:t xml:space="preserve"> las </w:t>
      </w:r>
      <w:proofErr w:type="spellStart"/>
      <w:r>
        <w:t>sentís</w:t>
      </w:r>
      <w:proofErr w:type="spellEnd"/>
      <w:r>
        <w:t xml:space="preserve">. Luego, </w:t>
      </w:r>
      <w:proofErr w:type="spellStart"/>
      <w:r>
        <w:t>amad</w:t>
      </w:r>
      <w:proofErr w:type="spellEnd"/>
      <w:r>
        <w:t xml:space="preserve"> y </w:t>
      </w:r>
      <w:proofErr w:type="spellStart"/>
      <w:r>
        <w:t>perdonad</w:t>
      </w:r>
      <w:proofErr w:type="spellEnd"/>
      <w:r>
        <w:t xml:space="preserve"> a </w:t>
      </w:r>
      <w:proofErr w:type="spellStart"/>
      <w:r>
        <w:t>vuestros</w:t>
      </w:r>
      <w:proofErr w:type="spellEnd"/>
      <w:r>
        <w:t xml:space="preserve"> </w:t>
      </w:r>
      <w:proofErr w:type="spellStart"/>
      <w:r>
        <w:t>hermanos</w:t>
      </w:r>
      <w:proofErr w:type="spellEnd"/>
      <w:r>
        <w:t xml:space="preserve">. Ya </w:t>
      </w:r>
      <w:proofErr w:type="spellStart"/>
      <w:r>
        <w:t>veréis</w:t>
      </w:r>
      <w:proofErr w:type="spellEnd"/>
      <w:r>
        <w:t xml:space="preserve"> </w:t>
      </w:r>
      <w:proofErr w:type="spellStart"/>
      <w:r>
        <w:t>cuanta</w:t>
      </w:r>
      <w:proofErr w:type="spellEnd"/>
      <w:r>
        <w:t xml:space="preserve"> </w:t>
      </w:r>
      <w:proofErr w:type="spellStart"/>
      <w:r>
        <w:t>dulzura</w:t>
      </w:r>
      <w:proofErr w:type="spellEnd"/>
      <w:r>
        <w:t xml:space="preserve"> </w:t>
      </w:r>
      <w:proofErr w:type="spellStart"/>
      <w:r>
        <w:t>desciende</w:t>
      </w:r>
      <w:proofErr w:type="spellEnd"/>
      <w:r>
        <w:t xml:space="preserve"> de la </w:t>
      </w:r>
      <w:proofErr w:type="spellStart"/>
      <w:r>
        <w:t>conciencia</w:t>
      </w:r>
      <w:proofErr w:type="spellEnd"/>
      <w:r>
        <w:t xml:space="preserve"> al </w:t>
      </w:r>
      <w:proofErr w:type="spellStart"/>
      <w:r>
        <w:t>corazón</w:t>
      </w:r>
      <w:proofErr w:type="spellEnd"/>
      <w:r>
        <w:t xml:space="preserve"> </w:t>
      </w:r>
      <w:proofErr w:type="spellStart"/>
      <w:r>
        <w:t>cuando</w:t>
      </w:r>
      <w:proofErr w:type="spellEnd"/>
      <w:r>
        <w:t xml:space="preserve"> </w:t>
      </w:r>
      <w:proofErr w:type="spellStart"/>
      <w:r>
        <w:t>practiquéis</w:t>
      </w:r>
      <w:proofErr w:type="spellEnd"/>
      <w:r>
        <w:t xml:space="preserve"> mis </w:t>
      </w:r>
      <w:proofErr w:type="spellStart"/>
      <w:r>
        <w:t>enseñanzas</w:t>
      </w:r>
      <w:proofErr w:type="spellEnd"/>
      <w:r>
        <w:t xml:space="preserve">. </w:t>
      </w:r>
    </w:p>
    <w:p w14:paraId="1BBEA643" w14:textId="77777777" w:rsidR="00F50769" w:rsidRDefault="00F50769" w:rsidP="00F50769">
      <w:r>
        <w:lastRenderedPageBreak/>
        <w:t xml:space="preserve">52. Tiempo ha, </w:t>
      </w:r>
      <w:proofErr w:type="spellStart"/>
      <w:r>
        <w:t>que</w:t>
      </w:r>
      <w:proofErr w:type="spellEnd"/>
      <w:r>
        <w:t xml:space="preserve"> </w:t>
      </w:r>
      <w:proofErr w:type="spellStart"/>
      <w:r>
        <w:t>vengo</w:t>
      </w:r>
      <w:proofErr w:type="spellEnd"/>
      <w:r>
        <w:t xml:space="preserve"> </w:t>
      </w:r>
      <w:proofErr w:type="spellStart"/>
      <w:r>
        <w:t>preparándoos</w:t>
      </w:r>
      <w:proofErr w:type="spellEnd"/>
      <w:r>
        <w:t xml:space="preserve"> </w:t>
      </w:r>
      <w:proofErr w:type="spellStart"/>
      <w:r>
        <w:t>porque</w:t>
      </w:r>
      <w:proofErr w:type="spellEnd"/>
      <w:r>
        <w:t xml:space="preserve"> </w:t>
      </w:r>
      <w:proofErr w:type="spellStart"/>
      <w:r>
        <w:t>llegarán</w:t>
      </w:r>
      <w:proofErr w:type="spellEnd"/>
      <w:r>
        <w:t xml:space="preserve"> a </w:t>
      </w:r>
      <w:proofErr w:type="spellStart"/>
      <w:r>
        <w:t>señalaros</w:t>
      </w:r>
      <w:proofErr w:type="spellEnd"/>
      <w:r>
        <w:t xml:space="preserve"> </w:t>
      </w:r>
      <w:proofErr w:type="spellStart"/>
      <w:r>
        <w:t>como</w:t>
      </w:r>
      <w:proofErr w:type="spellEnd"/>
      <w:r>
        <w:t xml:space="preserve"> </w:t>
      </w:r>
      <w:proofErr w:type="spellStart"/>
      <w:r>
        <w:t>trastornadores</w:t>
      </w:r>
      <w:proofErr w:type="spellEnd"/>
      <w:r>
        <w:t xml:space="preserve"> del </w:t>
      </w:r>
      <w:proofErr w:type="spellStart"/>
      <w:r>
        <w:t>orden</w:t>
      </w:r>
      <w:proofErr w:type="spellEnd"/>
      <w:r>
        <w:t xml:space="preserve"> y de la </w:t>
      </w:r>
      <w:proofErr w:type="spellStart"/>
      <w:r>
        <w:t>paz</w:t>
      </w:r>
      <w:proofErr w:type="spellEnd"/>
      <w:r>
        <w:t xml:space="preserve"> </w:t>
      </w:r>
      <w:proofErr w:type="spellStart"/>
      <w:r>
        <w:t>espiritual</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w:t>
      </w:r>
      <w:proofErr w:type="spellStart"/>
      <w:r>
        <w:t>porque</w:t>
      </w:r>
      <w:proofErr w:type="spellEnd"/>
      <w:r>
        <w:t xml:space="preserve"> </w:t>
      </w:r>
      <w:proofErr w:type="spellStart"/>
      <w:r>
        <w:t>os</w:t>
      </w:r>
      <w:proofErr w:type="spellEnd"/>
      <w:r>
        <w:t xml:space="preserve"> </w:t>
      </w:r>
      <w:proofErr w:type="spellStart"/>
      <w:r>
        <w:t>calumniarán</w:t>
      </w:r>
      <w:proofErr w:type="spellEnd"/>
      <w:r>
        <w:t xml:space="preserve">. Mi </w:t>
      </w:r>
      <w:proofErr w:type="spellStart"/>
      <w:r>
        <w:t>enseñanza</w:t>
      </w:r>
      <w:proofErr w:type="spellEnd"/>
      <w:r>
        <w:t xml:space="preserve"> </w:t>
      </w:r>
      <w:proofErr w:type="spellStart"/>
      <w:r>
        <w:t>viene</w:t>
      </w:r>
      <w:proofErr w:type="spellEnd"/>
      <w:r>
        <w:t xml:space="preserve"> a </w:t>
      </w:r>
      <w:proofErr w:type="spellStart"/>
      <w:r>
        <w:t>preparar</w:t>
      </w:r>
      <w:proofErr w:type="spellEnd"/>
      <w:r>
        <w:t xml:space="preserve"> a </w:t>
      </w:r>
      <w:proofErr w:type="spellStart"/>
      <w:r>
        <w:t>los</w:t>
      </w:r>
      <w:proofErr w:type="spellEnd"/>
      <w:r>
        <w:t xml:space="preserve"> </w:t>
      </w:r>
      <w:proofErr w:type="spellStart"/>
      <w:r>
        <w:t>que</w:t>
      </w:r>
      <w:proofErr w:type="spellEnd"/>
      <w:r>
        <w:t xml:space="preserve"> </w:t>
      </w:r>
      <w:proofErr w:type="spellStart"/>
      <w:r>
        <w:t>mañana</w:t>
      </w:r>
      <w:proofErr w:type="spellEnd"/>
      <w:r>
        <w:t xml:space="preserve"> </w:t>
      </w:r>
      <w:proofErr w:type="spellStart"/>
      <w:r>
        <w:t>serán</w:t>
      </w:r>
      <w:proofErr w:type="spellEnd"/>
      <w:r>
        <w:t xml:space="preserve"> </w:t>
      </w:r>
      <w:proofErr w:type="spellStart"/>
      <w:r>
        <w:t>los</w:t>
      </w:r>
      <w:proofErr w:type="spellEnd"/>
      <w:r>
        <w:t xml:space="preserve"> maestros </w:t>
      </w:r>
      <w:proofErr w:type="spellStart"/>
      <w:r>
        <w:t>pacientes</w:t>
      </w:r>
      <w:proofErr w:type="spellEnd"/>
      <w:r>
        <w:t xml:space="preserve">, </w:t>
      </w:r>
      <w:proofErr w:type="spellStart"/>
      <w:r>
        <w:t>humildes</w:t>
      </w:r>
      <w:proofErr w:type="spellEnd"/>
      <w:r>
        <w:t xml:space="preserve"> y </w:t>
      </w:r>
      <w:proofErr w:type="spellStart"/>
      <w:r>
        <w:t>mansos</w:t>
      </w:r>
      <w:proofErr w:type="spellEnd"/>
      <w:r>
        <w:t xml:space="preserve">, </w:t>
      </w:r>
      <w:proofErr w:type="spellStart"/>
      <w:r>
        <w:t>aquellos</w:t>
      </w:r>
      <w:proofErr w:type="spellEnd"/>
      <w:r>
        <w:t xml:space="preserve"> </w:t>
      </w:r>
      <w:proofErr w:type="spellStart"/>
      <w:r>
        <w:t>que</w:t>
      </w:r>
      <w:proofErr w:type="spellEnd"/>
      <w:r>
        <w:t xml:space="preserve"> con </w:t>
      </w:r>
      <w:proofErr w:type="spellStart"/>
      <w:r>
        <w:t>su</w:t>
      </w:r>
      <w:proofErr w:type="spellEnd"/>
      <w:r>
        <w:t xml:space="preserve"> amor </w:t>
      </w:r>
      <w:proofErr w:type="spellStart"/>
      <w:r>
        <w:t>contesten</w:t>
      </w:r>
      <w:proofErr w:type="spellEnd"/>
      <w:r>
        <w:t xml:space="preserve"> a </w:t>
      </w:r>
      <w:proofErr w:type="spellStart"/>
      <w:r>
        <w:t>todas</w:t>
      </w:r>
      <w:proofErr w:type="spellEnd"/>
      <w:r>
        <w:t xml:space="preserve"> las </w:t>
      </w:r>
      <w:proofErr w:type="spellStart"/>
      <w:r>
        <w:t>preguntas</w:t>
      </w:r>
      <w:proofErr w:type="spellEnd"/>
      <w:r>
        <w:t xml:space="preserve"> de sus </w:t>
      </w:r>
      <w:proofErr w:type="spellStart"/>
      <w:r>
        <w:t>hermanos</w:t>
      </w:r>
      <w:proofErr w:type="spellEnd"/>
      <w:r>
        <w:t xml:space="preserve">. </w:t>
      </w:r>
    </w:p>
    <w:p w14:paraId="7BFD1388" w14:textId="77777777" w:rsidR="00F50769" w:rsidRDefault="00F50769" w:rsidP="00F50769">
      <w:r>
        <w:t xml:space="preserve">53. Cada </w:t>
      </w:r>
      <w:proofErr w:type="spellStart"/>
      <w:r>
        <w:t>una</w:t>
      </w:r>
      <w:proofErr w:type="spellEnd"/>
      <w:r>
        <w:t xml:space="preserve"> de mis </w:t>
      </w:r>
      <w:proofErr w:type="spellStart"/>
      <w:r>
        <w:t>lecciones</w:t>
      </w:r>
      <w:proofErr w:type="spellEnd"/>
      <w:r>
        <w:t xml:space="preserve"> es un </w:t>
      </w:r>
      <w:proofErr w:type="spellStart"/>
      <w:r>
        <w:t>volumen</w:t>
      </w:r>
      <w:proofErr w:type="spellEnd"/>
      <w:r>
        <w:t xml:space="preserve"> </w:t>
      </w:r>
      <w:proofErr w:type="spellStart"/>
      <w:r>
        <w:t>donde</w:t>
      </w:r>
      <w:proofErr w:type="spellEnd"/>
      <w:r>
        <w:t xml:space="preserve"> </w:t>
      </w:r>
      <w:proofErr w:type="spellStart"/>
      <w:r>
        <w:t>podéis</w:t>
      </w:r>
      <w:proofErr w:type="spellEnd"/>
      <w:r>
        <w:t xml:space="preserve"> </w:t>
      </w:r>
      <w:proofErr w:type="spellStart"/>
      <w:r>
        <w:t>aprender</w:t>
      </w:r>
      <w:proofErr w:type="spellEnd"/>
      <w:r>
        <w:t xml:space="preserve"> </w:t>
      </w:r>
      <w:proofErr w:type="spellStart"/>
      <w:r>
        <w:t>todo</w:t>
      </w:r>
      <w:proofErr w:type="spellEnd"/>
      <w:r>
        <w:t xml:space="preserve"> lo </w:t>
      </w:r>
      <w:proofErr w:type="spellStart"/>
      <w:r>
        <w:t>que</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necesita</w:t>
      </w:r>
      <w:proofErr w:type="spellEnd"/>
      <w:r>
        <w:t xml:space="preserve"> para </w:t>
      </w:r>
      <w:proofErr w:type="spellStart"/>
      <w:r>
        <w:t>más</w:t>
      </w:r>
      <w:proofErr w:type="spellEnd"/>
      <w:r>
        <w:t xml:space="preserve"> </w:t>
      </w:r>
      <w:proofErr w:type="spellStart"/>
      <w:r>
        <w:t>tarde</w:t>
      </w:r>
      <w:proofErr w:type="spellEnd"/>
      <w:r>
        <w:t xml:space="preserve"> </w:t>
      </w:r>
      <w:proofErr w:type="spellStart"/>
      <w:r>
        <w:t>enseñar</w:t>
      </w:r>
      <w:proofErr w:type="spellEnd"/>
      <w:r>
        <w:t xml:space="preserve"> a </w:t>
      </w:r>
      <w:proofErr w:type="spellStart"/>
      <w:r>
        <w:t>vuestros</w:t>
      </w:r>
      <w:proofErr w:type="spellEnd"/>
      <w:r>
        <w:t xml:space="preserve"> </w:t>
      </w:r>
      <w:proofErr w:type="spellStart"/>
      <w:r>
        <w:t>hermanos</w:t>
      </w:r>
      <w:proofErr w:type="spellEnd"/>
      <w:r>
        <w:t xml:space="preserve">. Mi </w:t>
      </w:r>
      <w:proofErr w:type="spellStart"/>
      <w:r>
        <w:t>enseñanza</w:t>
      </w:r>
      <w:proofErr w:type="spellEnd"/>
      <w:r>
        <w:t xml:space="preserve"> </w:t>
      </w:r>
      <w:proofErr w:type="spellStart"/>
      <w:r>
        <w:t>os</w:t>
      </w:r>
      <w:proofErr w:type="spellEnd"/>
      <w:r>
        <w:t xml:space="preserve"> </w:t>
      </w:r>
      <w:proofErr w:type="spellStart"/>
      <w:r>
        <w:t>está</w:t>
      </w:r>
      <w:proofErr w:type="spellEnd"/>
      <w:r>
        <w:t xml:space="preserve"> </w:t>
      </w:r>
      <w:proofErr w:type="spellStart"/>
      <w:r>
        <w:t>preparando</w:t>
      </w:r>
      <w:proofErr w:type="spellEnd"/>
      <w:r>
        <w:t xml:space="preserve"> un nuevo </w:t>
      </w:r>
      <w:proofErr w:type="spellStart"/>
      <w:r>
        <w:t>mundo</w:t>
      </w:r>
      <w:proofErr w:type="spellEnd"/>
      <w:r>
        <w:t xml:space="preserve">, </w:t>
      </w:r>
      <w:proofErr w:type="spellStart"/>
      <w:r>
        <w:t>una</w:t>
      </w:r>
      <w:proofErr w:type="spellEnd"/>
      <w:r>
        <w:t xml:space="preserve"> </w:t>
      </w:r>
      <w:proofErr w:type="spellStart"/>
      <w:r>
        <w:t>nueva</w:t>
      </w:r>
      <w:proofErr w:type="spellEnd"/>
      <w:r>
        <w:t xml:space="preserve"> </w:t>
      </w:r>
      <w:proofErr w:type="spellStart"/>
      <w:r>
        <w:t>vida</w:t>
      </w:r>
      <w:proofErr w:type="spellEnd"/>
      <w:r>
        <w:t xml:space="preserve"> </w:t>
      </w:r>
      <w:proofErr w:type="spellStart"/>
      <w:r>
        <w:t>desde</w:t>
      </w:r>
      <w:proofErr w:type="spellEnd"/>
      <w:r>
        <w:t xml:space="preserve"> </w:t>
      </w:r>
      <w:proofErr w:type="spellStart"/>
      <w:r>
        <w:t>esta</w:t>
      </w:r>
      <w:proofErr w:type="spellEnd"/>
      <w:r>
        <w:t xml:space="preserve"> Tierra, </w:t>
      </w:r>
      <w:proofErr w:type="spellStart"/>
      <w:r>
        <w:t>pero</w:t>
      </w:r>
      <w:proofErr w:type="spellEnd"/>
      <w:r>
        <w:t xml:space="preserve"> </w:t>
      </w:r>
      <w:proofErr w:type="spellStart"/>
      <w:r>
        <w:t>cuando</w:t>
      </w:r>
      <w:proofErr w:type="spellEnd"/>
      <w:r>
        <w:t xml:space="preserve"> </w:t>
      </w:r>
      <w:proofErr w:type="spellStart"/>
      <w:r>
        <w:t>os</w:t>
      </w:r>
      <w:proofErr w:type="spellEnd"/>
      <w:r>
        <w:t xml:space="preserve"> </w:t>
      </w:r>
      <w:proofErr w:type="spellStart"/>
      <w:r>
        <w:t>hablo</w:t>
      </w:r>
      <w:proofErr w:type="spellEnd"/>
      <w:r>
        <w:t xml:space="preserve"> de </w:t>
      </w:r>
      <w:proofErr w:type="spellStart"/>
      <w:r>
        <w:t>esta</w:t>
      </w:r>
      <w:proofErr w:type="spellEnd"/>
      <w:r>
        <w:t xml:space="preserve"> </w:t>
      </w:r>
      <w:proofErr w:type="spellStart"/>
      <w:r>
        <w:t>verdad</w:t>
      </w:r>
      <w:proofErr w:type="spellEnd"/>
      <w:r>
        <w:t xml:space="preserve"> y </w:t>
      </w:r>
      <w:proofErr w:type="spellStart"/>
      <w:r>
        <w:t>pensáis</w:t>
      </w:r>
      <w:proofErr w:type="spellEnd"/>
      <w:r>
        <w:t xml:space="preserve"> </w:t>
      </w:r>
      <w:proofErr w:type="spellStart"/>
      <w:r>
        <w:t>en</w:t>
      </w:r>
      <w:proofErr w:type="spellEnd"/>
      <w:r>
        <w:t xml:space="preserve"> la </w:t>
      </w:r>
      <w:proofErr w:type="spellStart"/>
      <w:r>
        <w:t>guerra</w:t>
      </w:r>
      <w:proofErr w:type="spellEnd"/>
      <w:r>
        <w:t xml:space="preserve"> </w:t>
      </w:r>
      <w:proofErr w:type="spellStart"/>
      <w:r>
        <w:t>que</w:t>
      </w:r>
      <w:proofErr w:type="spellEnd"/>
      <w:r>
        <w:t xml:space="preserve"> </w:t>
      </w:r>
      <w:proofErr w:type="spellStart"/>
      <w:r>
        <w:t>sostienen</w:t>
      </w:r>
      <w:proofErr w:type="spellEnd"/>
      <w:r>
        <w:t xml:space="preserve"> las </w:t>
      </w:r>
      <w:proofErr w:type="spellStart"/>
      <w:r>
        <w:t>naciones</w:t>
      </w:r>
      <w:proofErr w:type="spellEnd"/>
      <w:r>
        <w:t xml:space="preserve">, </w:t>
      </w:r>
      <w:proofErr w:type="spellStart"/>
      <w:r>
        <w:t>donde</w:t>
      </w:r>
      <w:proofErr w:type="spellEnd"/>
      <w:r>
        <w:t xml:space="preserve"> </w:t>
      </w:r>
      <w:proofErr w:type="spellStart"/>
      <w:r>
        <w:t>sólo</w:t>
      </w:r>
      <w:proofErr w:type="spellEnd"/>
      <w:r>
        <w:t xml:space="preserve"> </w:t>
      </w:r>
      <w:proofErr w:type="spellStart"/>
      <w:r>
        <w:t>existe</w:t>
      </w:r>
      <w:proofErr w:type="spellEnd"/>
      <w:r>
        <w:t xml:space="preserve"> </w:t>
      </w:r>
      <w:proofErr w:type="spellStart"/>
      <w:r>
        <w:t>el</w:t>
      </w:r>
      <w:proofErr w:type="spellEnd"/>
      <w:r>
        <w:t xml:space="preserve"> dolor, </w:t>
      </w:r>
      <w:proofErr w:type="spellStart"/>
      <w:r>
        <w:t>angustia</w:t>
      </w:r>
      <w:proofErr w:type="spellEnd"/>
      <w:r>
        <w:t xml:space="preserve"> y </w:t>
      </w:r>
      <w:proofErr w:type="spellStart"/>
      <w:r>
        <w:t>miseria</w:t>
      </w:r>
      <w:proofErr w:type="spellEnd"/>
      <w:r>
        <w:t xml:space="preserve">, </w:t>
      </w:r>
      <w:proofErr w:type="spellStart"/>
      <w:r>
        <w:t>juzgáis</w:t>
      </w:r>
      <w:proofErr w:type="spellEnd"/>
      <w:r>
        <w:t xml:space="preserve"> de </w:t>
      </w:r>
      <w:proofErr w:type="spellStart"/>
      <w:r>
        <w:t>imposible</w:t>
      </w:r>
      <w:proofErr w:type="spellEnd"/>
      <w:r>
        <w:t xml:space="preserve"> la </w:t>
      </w:r>
      <w:proofErr w:type="spellStart"/>
      <w:r>
        <w:t>realización</w:t>
      </w:r>
      <w:proofErr w:type="spellEnd"/>
      <w:r>
        <w:t xml:space="preserve"> de </w:t>
      </w:r>
      <w:proofErr w:type="spellStart"/>
      <w:r>
        <w:t>esta</w:t>
      </w:r>
      <w:proofErr w:type="spellEnd"/>
      <w:r>
        <w:t xml:space="preserve"> palabra, </w:t>
      </w:r>
      <w:proofErr w:type="spellStart"/>
      <w:r>
        <w:t>más</w:t>
      </w:r>
      <w:proofErr w:type="spellEnd"/>
      <w:r>
        <w:t xml:space="preserve"> </w:t>
      </w:r>
      <w:proofErr w:type="spellStart"/>
      <w:r>
        <w:t>en</w:t>
      </w:r>
      <w:proofErr w:type="spellEnd"/>
      <w:r>
        <w:t xml:space="preserve">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además</w:t>
      </w:r>
      <w:proofErr w:type="spellEnd"/>
      <w:r>
        <w:t xml:space="preserve"> de ser </w:t>
      </w:r>
      <w:proofErr w:type="spellStart"/>
      <w:r>
        <w:t>una</w:t>
      </w:r>
      <w:proofErr w:type="spellEnd"/>
      <w:r>
        <w:t xml:space="preserve"> </w:t>
      </w:r>
      <w:proofErr w:type="spellStart"/>
      <w:r>
        <w:t>doctrina</w:t>
      </w:r>
      <w:proofErr w:type="spellEnd"/>
      <w:r>
        <w:t xml:space="preserve"> lo </w:t>
      </w:r>
      <w:proofErr w:type="spellStart"/>
      <w:r>
        <w:t>que</w:t>
      </w:r>
      <w:proofErr w:type="spellEnd"/>
      <w:r>
        <w:t xml:space="preserve"> </w:t>
      </w:r>
      <w:proofErr w:type="spellStart"/>
      <w:r>
        <w:t>os</w:t>
      </w:r>
      <w:proofErr w:type="spellEnd"/>
      <w:r>
        <w:t xml:space="preserve"> </w:t>
      </w:r>
      <w:proofErr w:type="spellStart"/>
      <w:r>
        <w:t>enseño</w:t>
      </w:r>
      <w:proofErr w:type="spellEnd"/>
      <w:r>
        <w:t xml:space="preserve">, también es </w:t>
      </w:r>
      <w:proofErr w:type="spellStart"/>
      <w:r>
        <w:t>una</w:t>
      </w:r>
      <w:proofErr w:type="spellEnd"/>
      <w:r>
        <w:t xml:space="preserve"> </w:t>
      </w:r>
      <w:proofErr w:type="spellStart"/>
      <w:r>
        <w:t>profecía</w:t>
      </w:r>
      <w:proofErr w:type="spellEnd"/>
      <w:r>
        <w:t xml:space="preserve">. </w:t>
      </w:r>
    </w:p>
    <w:p w14:paraId="36E33547" w14:textId="77777777" w:rsidR="00F50769" w:rsidRDefault="00F50769" w:rsidP="00F50769">
      <w:r>
        <w:t xml:space="preserve">54. Si </w:t>
      </w:r>
      <w:proofErr w:type="spellStart"/>
      <w:r>
        <w:t>vuestra</w:t>
      </w:r>
      <w:proofErr w:type="spellEnd"/>
      <w:r>
        <w:t xml:space="preserve"> </w:t>
      </w:r>
      <w:proofErr w:type="spellStart"/>
      <w:r>
        <w:t>ciencia</w:t>
      </w:r>
      <w:proofErr w:type="spellEnd"/>
      <w:r>
        <w:t xml:space="preserve"> y </w:t>
      </w:r>
      <w:proofErr w:type="spellStart"/>
      <w:r>
        <w:t>pecado</w:t>
      </w:r>
      <w:proofErr w:type="spellEnd"/>
      <w:r>
        <w:t xml:space="preserve"> </w:t>
      </w:r>
      <w:proofErr w:type="spellStart"/>
      <w:r>
        <w:t>os</w:t>
      </w:r>
      <w:proofErr w:type="spellEnd"/>
      <w:r>
        <w:t xml:space="preserve"> </w:t>
      </w:r>
      <w:proofErr w:type="spellStart"/>
      <w:r>
        <w:t>hicieron</w:t>
      </w:r>
      <w:proofErr w:type="spellEnd"/>
      <w:r>
        <w:t xml:space="preserve"> </w:t>
      </w:r>
      <w:proofErr w:type="spellStart"/>
      <w:r>
        <w:t>perder</w:t>
      </w:r>
      <w:proofErr w:type="spellEnd"/>
      <w:r>
        <w:t xml:space="preserve"> </w:t>
      </w:r>
      <w:proofErr w:type="spellStart"/>
      <w:r>
        <w:t>el</w:t>
      </w:r>
      <w:proofErr w:type="spellEnd"/>
      <w:r>
        <w:t xml:space="preserve"> </w:t>
      </w:r>
      <w:proofErr w:type="spellStart"/>
      <w:r>
        <w:t>paraíso</w:t>
      </w:r>
      <w:proofErr w:type="spellEnd"/>
      <w:r>
        <w:t xml:space="preserve"> de la </w:t>
      </w:r>
      <w:proofErr w:type="spellStart"/>
      <w:r>
        <w:t>paz</w:t>
      </w:r>
      <w:proofErr w:type="spellEnd"/>
      <w:r>
        <w:t xml:space="preserve">, de la </w:t>
      </w:r>
      <w:proofErr w:type="spellStart"/>
      <w:r>
        <w:t>pureza</w:t>
      </w:r>
      <w:proofErr w:type="spellEnd"/>
      <w:r>
        <w:t xml:space="preserve"> y de la </w:t>
      </w:r>
      <w:proofErr w:type="spellStart"/>
      <w:r>
        <w:t>fraternidad</w:t>
      </w:r>
      <w:proofErr w:type="spellEnd"/>
      <w:r>
        <w:t xml:space="preserve">, la </w:t>
      </w:r>
      <w:proofErr w:type="spellStart"/>
      <w:r>
        <w:t>espiritualidad</w:t>
      </w:r>
      <w:proofErr w:type="spellEnd"/>
      <w:r>
        <w:t xml:space="preserve"> </w:t>
      </w:r>
      <w:proofErr w:type="spellStart"/>
      <w:r>
        <w:t>os</w:t>
      </w:r>
      <w:proofErr w:type="spellEnd"/>
      <w:r>
        <w:t xml:space="preserve"> </w:t>
      </w:r>
      <w:proofErr w:type="spellStart"/>
      <w:r>
        <w:t>devolverá</w:t>
      </w:r>
      <w:proofErr w:type="spellEnd"/>
      <w:r>
        <w:t xml:space="preserve"> </w:t>
      </w:r>
      <w:proofErr w:type="spellStart"/>
      <w:r>
        <w:t>aquella</w:t>
      </w:r>
      <w:proofErr w:type="spellEnd"/>
      <w:r>
        <w:t xml:space="preserve"> </w:t>
      </w:r>
      <w:proofErr w:type="spellStart"/>
      <w:r>
        <w:t>gracia</w:t>
      </w:r>
      <w:proofErr w:type="spellEnd"/>
      <w:r>
        <w:t xml:space="preserve">, </w:t>
      </w:r>
      <w:proofErr w:type="spellStart"/>
      <w:r>
        <w:t>que</w:t>
      </w:r>
      <w:proofErr w:type="spellEnd"/>
      <w:r>
        <w:t xml:space="preserve"> </w:t>
      </w:r>
      <w:proofErr w:type="spellStart"/>
      <w:r>
        <w:t>será</w:t>
      </w:r>
      <w:proofErr w:type="spellEnd"/>
      <w:r>
        <w:t xml:space="preserve"> </w:t>
      </w:r>
      <w:proofErr w:type="spellStart"/>
      <w:r>
        <w:t>mejor</w:t>
      </w:r>
      <w:proofErr w:type="spellEnd"/>
      <w:r>
        <w:t xml:space="preserve"> </w:t>
      </w:r>
      <w:proofErr w:type="spellStart"/>
      <w:r>
        <w:t>estimada</w:t>
      </w:r>
      <w:proofErr w:type="spellEnd"/>
      <w:r>
        <w:t xml:space="preserve"> </w:t>
      </w:r>
      <w:proofErr w:type="spellStart"/>
      <w:r>
        <w:t>que</w:t>
      </w:r>
      <w:proofErr w:type="spellEnd"/>
      <w:r>
        <w:t xml:space="preserve"> </w:t>
      </w:r>
      <w:proofErr w:type="spellStart"/>
      <w:r>
        <w:t>el</w:t>
      </w:r>
      <w:proofErr w:type="spellEnd"/>
      <w:r>
        <w:t xml:space="preserve"> alto </w:t>
      </w:r>
      <w:proofErr w:type="spellStart"/>
      <w:r>
        <w:t>grado</w:t>
      </w:r>
      <w:proofErr w:type="spellEnd"/>
      <w:r>
        <w:t xml:space="preserve"> de </w:t>
      </w:r>
      <w:proofErr w:type="spellStart"/>
      <w:r>
        <w:t>evolución</w:t>
      </w:r>
      <w:proofErr w:type="spellEnd"/>
      <w:r>
        <w:t xml:space="preserve"> </w:t>
      </w:r>
      <w:proofErr w:type="spellStart"/>
      <w:r>
        <w:t>que</w:t>
      </w:r>
      <w:proofErr w:type="spellEnd"/>
      <w:r>
        <w:t xml:space="preserve"> hoy </w:t>
      </w:r>
      <w:proofErr w:type="spellStart"/>
      <w:r>
        <w:t>poseéis</w:t>
      </w:r>
      <w:proofErr w:type="spellEnd"/>
      <w:r>
        <w:t xml:space="preserve"> </w:t>
      </w:r>
      <w:proofErr w:type="spellStart"/>
      <w:r>
        <w:t>que</w:t>
      </w:r>
      <w:proofErr w:type="spellEnd"/>
      <w:r>
        <w:t xml:space="preserve"> </w:t>
      </w:r>
      <w:proofErr w:type="spellStart"/>
      <w:r>
        <w:t>cuando</w:t>
      </w:r>
      <w:proofErr w:type="spellEnd"/>
      <w:r>
        <w:t xml:space="preserve"> </w:t>
      </w:r>
      <w:proofErr w:type="spellStart"/>
      <w:r>
        <w:t>estuvisteis</w:t>
      </w:r>
      <w:proofErr w:type="spellEnd"/>
      <w:r>
        <w:t xml:space="preserve"> </w:t>
      </w:r>
      <w:proofErr w:type="spellStart"/>
      <w:r>
        <w:t>en</w:t>
      </w:r>
      <w:proofErr w:type="spellEnd"/>
      <w:r>
        <w:t xml:space="preserve"> </w:t>
      </w:r>
      <w:proofErr w:type="spellStart"/>
      <w:r>
        <w:t>estado</w:t>
      </w:r>
      <w:proofErr w:type="spellEnd"/>
      <w:r>
        <w:t xml:space="preserve"> de </w:t>
      </w:r>
      <w:proofErr w:type="spellStart"/>
      <w:r>
        <w:t>inocencia</w:t>
      </w:r>
      <w:proofErr w:type="spellEnd"/>
      <w:r>
        <w:t xml:space="preserve">. </w:t>
      </w:r>
    </w:p>
    <w:p w14:paraId="457FBBC9" w14:textId="77777777" w:rsidR="00F50769" w:rsidRDefault="00F50769" w:rsidP="00F50769">
      <w:r>
        <w:t xml:space="preserve">55. </w:t>
      </w:r>
      <w:proofErr w:type="spellStart"/>
      <w:r>
        <w:t>Humilde</w:t>
      </w:r>
      <w:proofErr w:type="spellEnd"/>
      <w:r>
        <w:t xml:space="preserve"> y </w:t>
      </w:r>
      <w:proofErr w:type="spellStart"/>
      <w:r>
        <w:t>sencilla</w:t>
      </w:r>
      <w:proofErr w:type="spellEnd"/>
      <w:r>
        <w:t xml:space="preserve"> es mi </w:t>
      </w:r>
      <w:proofErr w:type="spellStart"/>
      <w:r>
        <w:t>lección</w:t>
      </w:r>
      <w:proofErr w:type="spellEnd"/>
      <w:r>
        <w:t xml:space="preserve">, para </w:t>
      </w:r>
      <w:proofErr w:type="spellStart"/>
      <w:r>
        <w:t>que</w:t>
      </w:r>
      <w:proofErr w:type="spellEnd"/>
      <w:r>
        <w:t xml:space="preserve"> </w:t>
      </w:r>
      <w:proofErr w:type="spellStart"/>
      <w:r>
        <w:t>los</w:t>
      </w:r>
      <w:proofErr w:type="spellEnd"/>
      <w:r>
        <w:t xml:space="preserve"> </w:t>
      </w:r>
      <w:proofErr w:type="spellStart"/>
      <w:r>
        <w:t>párvulos</w:t>
      </w:r>
      <w:proofErr w:type="spellEnd"/>
      <w:r>
        <w:t xml:space="preserve"> la </w:t>
      </w:r>
      <w:proofErr w:type="spellStart"/>
      <w:r>
        <w:t>puedan</w:t>
      </w:r>
      <w:proofErr w:type="spellEnd"/>
      <w:r>
        <w:t xml:space="preserve"> </w:t>
      </w:r>
      <w:proofErr w:type="spellStart"/>
      <w:r>
        <w:t>comprender</w:t>
      </w:r>
      <w:proofErr w:type="spellEnd"/>
      <w:r>
        <w:t xml:space="preserve">. A </w:t>
      </w:r>
      <w:proofErr w:type="spellStart"/>
      <w:r>
        <w:t>pesar</w:t>
      </w:r>
      <w:proofErr w:type="spellEnd"/>
      <w:r>
        <w:t xml:space="preserve"> de </w:t>
      </w:r>
      <w:proofErr w:type="spellStart"/>
      <w:r>
        <w:t>estar</w:t>
      </w:r>
      <w:proofErr w:type="spellEnd"/>
      <w:r>
        <w:t xml:space="preserve"> </w:t>
      </w:r>
      <w:proofErr w:type="spellStart"/>
      <w:r>
        <w:t>comunicándome</w:t>
      </w:r>
      <w:proofErr w:type="spellEnd"/>
      <w:r>
        <w:t xml:space="preserve"> </w:t>
      </w:r>
      <w:proofErr w:type="spellStart"/>
      <w:r>
        <w:t>por</w:t>
      </w:r>
      <w:proofErr w:type="spellEnd"/>
      <w:r>
        <w:t xml:space="preserve"> medio de </w:t>
      </w:r>
      <w:proofErr w:type="spellStart"/>
      <w:r>
        <w:t>materias</w:t>
      </w:r>
      <w:proofErr w:type="spellEnd"/>
      <w:r>
        <w:t xml:space="preserve"> </w:t>
      </w:r>
      <w:proofErr w:type="spellStart"/>
      <w:r>
        <w:t>pecadoras</w:t>
      </w:r>
      <w:proofErr w:type="spellEnd"/>
      <w:r>
        <w:t xml:space="preserve">, mi palabra </w:t>
      </w:r>
      <w:proofErr w:type="spellStart"/>
      <w:r>
        <w:t>va</w:t>
      </w:r>
      <w:proofErr w:type="spellEnd"/>
      <w:r>
        <w:t xml:space="preserve"> </w:t>
      </w:r>
      <w:proofErr w:type="spellStart"/>
      <w:r>
        <w:t>quedando</w:t>
      </w:r>
      <w:proofErr w:type="spellEnd"/>
      <w:r>
        <w:t xml:space="preserve"> </w:t>
      </w:r>
      <w:proofErr w:type="spellStart"/>
      <w:r>
        <w:t>como</w:t>
      </w:r>
      <w:proofErr w:type="spellEnd"/>
      <w:r>
        <w:t xml:space="preserve"> </w:t>
      </w:r>
      <w:proofErr w:type="spellStart"/>
      <w:r>
        <w:t>una</w:t>
      </w:r>
      <w:proofErr w:type="spellEnd"/>
      <w:r>
        <w:t xml:space="preserve"> </w:t>
      </w:r>
      <w:proofErr w:type="spellStart"/>
      <w:r>
        <w:t>huella</w:t>
      </w:r>
      <w:proofErr w:type="spellEnd"/>
      <w:r>
        <w:t xml:space="preserve"> de amor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del pueblo. Esta forma de </w:t>
      </w:r>
      <w:proofErr w:type="spellStart"/>
      <w:r>
        <w:t>comunicación</w:t>
      </w:r>
      <w:proofErr w:type="spellEnd"/>
      <w:r>
        <w:t xml:space="preserve"> es </w:t>
      </w:r>
      <w:proofErr w:type="spellStart"/>
      <w:r>
        <w:t>una</w:t>
      </w:r>
      <w:proofErr w:type="spellEnd"/>
      <w:r>
        <w:t xml:space="preserve"> </w:t>
      </w:r>
      <w:proofErr w:type="spellStart"/>
      <w:r>
        <w:t>prueba</w:t>
      </w:r>
      <w:proofErr w:type="spellEnd"/>
      <w:r>
        <w:t xml:space="preserve"> </w:t>
      </w:r>
      <w:proofErr w:type="spellStart"/>
      <w:r>
        <w:t>más</w:t>
      </w:r>
      <w:proofErr w:type="spellEnd"/>
      <w:r>
        <w:t xml:space="preserve"> de </w:t>
      </w:r>
      <w:proofErr w:type="spellStart"/>
      <w:r>
        <w:t>humildad</w:t>
      </w:r>
      <w:proofErr w:type="spellEnd"/>
      <w:r>
        <w:t xml:space="preserve"> </w:t>
      </w:r>
      <w:proofErr w:type="spellStart"/>
      <w:r>
        <w:t>que</w:t>
      </w:r>
      <w:proofErr w:type="spellEnd"/>
      <w:r>
        <w:t xml:space="preserve"> he dado a mis </w:t>
      </w:r>
      <w:proofErr w:type="spellStart"/>
      <w:r>
        <w:t>hijos</w:t>
      </w:r>
      <w:proofErr w:type="spellEnd"/>
      <w:r>
        <w:t xml:space="preserve">. A </w:t>
      </w:r>
      <w:proofErr w:type="spellStart"/>
      <w:r>
        <w:t>cada</w:t>
      </w:r>
      <w:proofErr w:type="spellEnd"/>
      <w:r>
        <w:t xml:space="preserve"> paso </w:t>
      </w:r>
      <w:proofErr w:type="spellStart"/>
      <w:r>
        <w:t>os</w:t>
      </w:r>
      <w:proofErr w:type="spellEnd"/>
      <w:r>
        <w:t xml:space="preserve"> </w:t>
      </w:r>
      <w:proofErr w:type="spellStart"/>
      <w:r>
        <w:t>enseño</w:t>
      </w:r>
      <w:proofErr w:type="spellEnd"/>
      <w:r>
        <w:t xml:space="preserve"> </w:t>
      </w:r>
      <w:proofErr w:type="spellStart"/>
      <w:r>
        <w:t>esta</w:t>
      </w:r>
      <w:proofErr w:type="spellEnd"/>
      <w:r>
        <w:t xml:space="preserve"> </w:t>
      </w:r>
      <w:proofErr w:type="spellStart"/>
      <w:r>
        <w:t>virtud</w:t>
      </w:r>
      <w:proofErr w:type="spellEnd"/>
      <w:r>
        <w:t xml:space="preserve">, </w:t>
      </w:r>
      <w:proofErr w:type="spellStart"/>
      <w:r>
        <w:t>porque</w:t>
      </w:r>
      <w:proofErr w:type="spellEnd"/>
      <w:r>
        <w:t xml:space="preserve"> es </w:t>
      </w:r>
      <w:proofErr w:type="spellStart"/>
      <w:r>
        <w:t>una</w:t>
      </w:r>
      <w:proofErr w:type="spellEnd"/>
      <w:r>
        <w:t xml:space="preserve"> de las </w:t>
      </w:r>
      <w:proofErr w:type="spellStart"/>
      <w:r>
        <w:t>que</w:t>
      </w:r>
      <w:proofErr w:type="spellEnd"/>
      <w:r>
        <w:t xml:space="preserve"> </w:t>
      </w:r>
      <w:proofErr w:type="spellStart"/>
      <w:r>
        <w:t>más</w:t>
      </w:r>
      <w:proofErr w:type="spellEnd"/>
      <w:r>
        <w:t xml:space="preserve"> </w:t>
      </w:r>
      <w:proofErr w:type="spellStart"/>
      <w:r>
        <w:t>debe</w:t>
      </w:r>
      <w:proofErr w:type="spellEnd"/>
      <w:r>
        <w:t xml:space="preserve"> </w:t>
      </w:r>
      <w:proofErr w:type="spellStart"/>
      <w:r>
        <w:t>practicar</w:t>
      </w:r>
      <w:proofErr w:type="spellEnd"/>
      <w:r>
        <w:t xml:space="preserve"> </w:t>
      </w:r>
      <w:proofErr w:type="spellStart"/>
      <w:r>
        <w:t>el</w:t>
      </w:r>
      <w:proofErr w:type="spellEnd"/>
      <w:r>
        <w:t xml:space="preserve"> </w:t>
      </w:r>
      <w:proofErr w:type="spellStart"/>
      <w:r>
        <w:t>espíritu</w:t>
      </w:r>
      <w:proofErr w:type="spellEnd"/>
      <w:r>
        <w:t xml:space="preserve">. A </w:t>
      </w:r>
      <w:proofErr w:type="spellStart"/>
      <w:r>
        <w:t>unos</w:t>
      </w:r>
      <w:proofErr w:type="spellEnd"/>
      <w:r>
        <w:t xml:space="preserve"> les he dado un </w:t>
      </w:r>
      <w:proofErr w:type="spellStart"/>
      <w:r>
        <w:t>origen</w:t>
      </w:r>
      <w:proofErr w:type="spellEnd"/>
      <w:r>
        <w:t xml:space="preserve"> </w:t>
      </w:r>
      <w:proofErr w:type="spellStart"/>
      <w:r>
        <w:t>humilde</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para </w:t>
      </w:r>
      <w:proofErr w:type="spellStart"/>
      <w:r>
        <w:t>que</w:t>
      </w:r>
      <w:proofErr w:type="spellEnd"/>
      <w:r>
        <w:t xml:space="preserve"> </w:t>
      </w:r>
      <w:proofErr w:type="spellStart"/>
      <w:r>
        <w:t>imiten</w:t>
      </w:r>
      <w:proofErr w:type="spellEnd"/>
      <w:r>
        <w:t xml:space="preserve"> </w:t>
      </w:r>
      <w:proofErr w:type="spellStart"/>
      <w:r>
        <w:t>en</w:t>
      </w:r>
      <w:proofErr w:type="spellEnd"/>
      <w:r>
        <w:t xml:space="preserve"> </w:t>
      </w:r>
      <w:proofErr w:type="spellStart"/>
      <w:r>
        <w:t>su</w:t>
      </w:r>
      <w:proofErr w:type="spellEnd"/>
      <w:r>
        <w:t xml:space="preserve"> </w:t>
      </w:r>
      <w:proofErr w:type="spellStart"/>
      <w:r>
        <w:t>vida</w:t>
      </w:r>
      <w:proofErr w:type="spellEnd"/>
      <w:r>
        <w:t xml:space="preserve"> al Maestro, </w:t>
      </w:r>
      <w:proofErr w:type="gramStart"/>
      <w:r>
        <w:t>a</w:t>
      </w:r>
      <w:proofErr w:type="gramEnd"/>
      <w:r>
        <w:t xml:space="preserve"> </w:t>
      </w:r>
      <w:proofErr w:type="spellStart"/>
      <w:r>
        <w:t>otros</w:t>
      </w:r>
      <w:proofErr w:type="spellEnd"/>
      <w:r>
        <w:t xml:space="preserve">, se les ha dado un </w:t>
      </w:r>
      <w:proofErr w:type="spellStart"/>
      <w:r>
        <w:t>rico</w:t>
      </w:r>
      <w:proofErr w:type="spellEnd"/>
      <w:r>
        <w:t xml:space="preserve"> </w:t>
      </w:r>
      <w:proofErr w:type="spellStart"/>
      <w:r>
        <w:t>hogar</w:t>
      </w:r>
      <w:proofErr w:type="spellEnd"/>
      <w:r>
        <w:t xml:space="preserve">, para </w:t>
      </w:r>
      <w:proofErr w:type="spellStart"/>
      <w:r>
        <w:t>que</w:t>
      </w:r>
      <w:proofErr w:type="spellEnd"/>
      <w:r>
        <w:t xml:space="preserve"> también </w:t>
      </w:r>
      <w:proofErr w:type="spellStart"/>
      <w:r>
        <w:t>imiten</w:t>
      </w:r>
      <w:proofErr w:type="spellEnd"/>
      <w:r>
        <w:t xml:space="preserve"> </w:t>
      </w:r>
    </w:p>
    <w:p w14:paraId="5053E370" w14:textId="77777777" w:rsidR="00F50769" w:rsidRDefault="00F50769" w:rsidP="00F50769">
      <w:r>
        <w:t xml:space="preserve">a Jesús, </w:t>
      </w:r>
      <w:proofErr w:type="spellStart"/>
      <w:r>
        <w:t>que</w:t>
      </w:r>
      <w:proofErr w:type="spellEnd"/>
      <w:r>
        <w:t xml:space="preserve"> </w:t>
      </w:r>
      <w:proofErr w:type="spellStart"/>
      <w:r>
        <w:t>siendo</w:t>
      </w:r>
      <w:proofErr w:type="spellEnd"/>
      <w:r>
        <w:t xml:space="preserve"> Rey </w:t>
      </w:r>
      <w:proofErr w:type="spellStart"/>
      <w:r>
        <w:t>supo</w:t>
      </w:r>
      <w:proofErr w:type="spellEnd"/>
      <w:r>
        <w:t xml:space="preserve"> </w:t>
      </w:r>
      <w:proofErr w:type="spellStart"/>
      <w:r>
        <w:t>dejar</w:t>
      </w:r>
      <w:proofErr w:type="spellEnd"/>
      <w:r>
        <w:t xml:space="preserve"> </w:t>
      </w:r>
      <w:proofErr w:type="spellStart"/>
      <w:r>
        <w:t>su</w:t>
      </w:r>
      <w:proofErr w:type="spellEnd"/>
      <w:r>
        <w:t xml:space="preserve"> </w:t>
      </w:r>
      <w:proofErr w:type="spellStart"/>
      <w:r>
        <w:t>trono</w:t>
      </w:r>
      <w:proofErr w:type="spellEnd"/>
      <w:r>
        <w:t xml:space="preserve"> para </w:t>
      </w:r>
      <w:proofErr w:type="spellStart"/>
      <w:r>
        <w:t>venir</w:t>
      </w:r>
      <w:proofErr w:type="spellEnd"/>
      <w:r>
        <w:t xml:space="preserve"> a </w:t>
      </w:r>
      <w:proofErr w:type="spellStart"/>
      <w:r>
        <w:t>servir</w:t>
      </w:r>
      <w:proofErr w:type="spellEnd"/>
      <w:r>
        <w:t xml:space="preserve"> a </w:t>
      </w:r>
      <w:proofErr w:type="spellStart"/>
      <w:r>
        <w:t>los</w:t>
      </w:r>
      <w:proofErr w:type="spellEnd"/>
      <w:r>
        <w:t xml:space="preserve"> </w:t>
      </w:r>
      <w:proofErr w:type="spellStart"/>
      <w:r>
        <w:t>pobres</w:t>
      </w:r>
      <w:proofErr w:type="spellEnd"/>
      <w:r>
        <w:t xml:space="preserve">, a </w:t>
      </w:r>
      <w:proofErr w:type="spellStart"/>
      <w:r>
        <w:t>los</w:t>
      </w:r>
      <w:proofErr w:type="spellEnd"/>
      <w:r>
        <w:t xml:space="preserve"> </w:t>
      </w:r>
      <w:proofErr w:type="spellStart"/>
      <w:r>
        <w:t>enfermos</w:t>
      </w:r>
      <w:proofErr w:type="spellEnd"/>
      <w:r>
        <w:t xml:space="preserve"> y a </w:t>
      </w:r>
      <w:proofErr w:type="spellStart"/>
      <w:r>
        <w:t>los</w:t>
      </w:r>
      <w:proofErr w:type="spellEnd"/>
      <w:r>
        <w:t xml:space="preserve"> </w:t>
      </w:r>
      <w:proofErr w:type="spellStart"/>
      <w:r>
        <w:t>pecadores</w:t>
      </w:r>
      <w:proofErr w:type="spellEnd"/>
      <w:r>
        <w:t xml:space="preserve">. </w:t>
      </w:r>
    </w:p>
    <w:p w14:paraId="3D491C39" w14:textId="77777777" w:rsidR="00F50769" w:rsidRDefault="00F50769" w:rsidP="00F50769">
      <w:r>
        <w:t xml:space="preserve">56. Tan grande es </w:t>
      </w:r>
      <w:proofErr w:type="spellStart"/>
      <w:r>
        <w:t>el</w:t>
      </w:r>
      <w:proofErr w:type="spellEnd"/>
      <w:r>
        <w:t xml:space="preserve"> </w:t>
      </w:r>
      <w:proofErr w:type="spellStart"/>
      <w:r>
        <w:t>mérito</w:t>
      </w:r>
      <w:proofErr w:type="spellEnd"/>
      <w:r>
        <w:t xml:space="preserve"> del </w:t>
      </w:r>
      <w:proofErr w:type="spellStart"/>
      <w:r>
        <w:t>que</w:t>
      </w:r>
      <w:proofErr w:type="spellEnd"/>
      <w:r>
        <w:t xml:space="preserve"> sabe descender de </w:t>
      </w:r>
      <w:proofErr w:type="spellStart"/>
      <w:r>
        <w:t>su</w:t>
      </w:r>
      <w:proofErr w:type="spellEnd"/>
      <w:r>
        <w:t xml:space="preserve"> </w:t>
      </w:r>
      <w:proofErr w:type="spellStart"/>
      <w:r>
        <w:t>posición</w:t>
      </w:r>
      <w:proofErr w:type="spellEnd"/>
      <w:r>
        <w:t xml:space="preserve"> para </w:t>
      </w:r>
      <w:proofErr w:type="spellStart"/>
      <w:r>
        <w:t>servir</w:t>
      </w:r>
      <w:proofErr w:type="spellEnd"/>
      <w:r>
        <w:t xml:space="preserve"> a sus </w:t>
      </w:r>
      <w:proofErr w:type="spellStart"/>
      <w:r>
        <w:t>semejantes</w:t>
      </w:r>
      <w:proofErr w:type="spellEnd"/>
      <w:r>
        <w:t xml:space="preserve">, </w:t>
      </w:r>
      <w:proofErr w:type="spellStart"/>
      <w:r>
        <w:t>sean</w:t>
      </w:r>
      <w:proofErr w:type="spellEnd"/>
      <w:r>
        <w:t xml:space="preserve"> </w:t>
      </w:r>
      <w:proofErr w:type="spellStart"/>
      <w:r>
        <w:t>los</w:t>
      </w:r>
      <w:proofErr w:type="spellEnd"/>
      <w:r>
        <w:t xml:space="preserve"> </w:t>
      </w:r>
      <w:proofErr w:type="spellStart"/>
      <w:r>
        <w:t>que</w:t>
      </w:r>
      <w:proofErr w:type="spellEnd"/>
      <w:r>
        <w:t xml:space="preserve"> </w:t>
      </w:r>
      <w:proofErr w:type="spellStart"/>
      <w:r>
        <w:t>fueren</w:t>
      </w:r>
      <w:proofErr w:type="spellEnd"/>
      <w:r>
        <w:t xml:space="preserve">, </w:t>
      </w:r>
      <w:proofErr w:type="spellStart"/>
      <w:r>
        <w:t>como</w:t>
      </w:r>
      <w:proofErr w:type="spellEnd"/>
      <w:r>
        <w:t xml:space="preserve"> del </w:t>
      </w:r>
      <w:proofErr w:type="spellStart"/>
      <w:r>
        <w:t>que</w:t>
      </w:r>
      <w:proofErr w:type="spellEnd"/>
      <w:r>
        <w:t xml:space="preserve"> se </w:t>
      </w:r>
      <w:proofErr w:type="spellStart"/>
      <w:r>
        <w:t>eleva</w:t>
      </w:r>
      <w:proofErr w:type="spellEnd"/>
      <w:r>
        <w:t xml:space="preserve"> </w:t>
      </w:r>
      <w:proofErr w:type="spellStart"/>
      <w:r>
        <w:t>desde</w:t>
      </w:r>
      <w:proofErr w:type="spellEnd"/>
      <w:r>
        <w:t xml:space="preserve"> </w:t>
      </w:r>
      <w:proofErr w:type="spellStart"/>
      <w:r>
        <w:t>su</w:t>
      </w:r>
      <w:proofErr w:type="spellEnd"/>
      <w:r>
        <w:t xml:space="preserve"> </w:t>
      </w:r>
      <w:proofErr w:type="spellStart"/>
      <w:r>
        <w:t>vida</w:t>
      </w:r>
      <w:proofErr w:type="spellEnd"/>
      <w:r>
        <w:t xml:space="preserve"> </w:t>
      </w:r>
      <w:proofErr w:type="spellStart"/>
      <w:r>
        <w:t>humilde</w:t>
      </w:r>
      <w:proofErr w:type="spellEnd"/>
      <w:r>
        <w:t xml:space="preserve"> e </w:t>
      </w:r>
      <w:proofErr w:type="spellStart"/>
      <w:r>
        <w:t>ignorada</w:t>
      </w:r>
      <w:proofErr w:type="spellEnd"/>
      <w:r>
        <w:t xml:space="preserve"> hasta la </w:t>
      </w:r>
      <w:proofErr w:type="spellStart"/>
      <w:r>
        <w:t>altura</w:t>
      </w:r>
      <w:proofErr w:type="spellEnd"/>
      <w:r>
        <w:t xml:space="preserve"> de </w:t>
      </w:r>
      <w:proofErr w:type="spellStart"/>
      <w:r>
        <w:t>los</w:t>
      </w:r>
      <w:proofErr w:type="spellEnd"/>
      <w:r>
        <w:t xml:space="preserve"> </w:t>
      </w:r>
      <w:proofErr w:type="spellStart"/>
      <w:r>
        <w:t>justos</w:t>
      </w:r>
      <w:proofErr w:type="spellEnd"/>
      <w:r>
        <w:t xml:space="preserve">, </w:t>
      </w:r>
      <w:proofErr w:type="spellStart"/>
      <w:r>
        <w:t>por</w:t>
      </w:r>
      <w:proofErr w:type="spellEnd"/>
      <w:r>
        <w:t xml:space="preserve"> </w:t>
      </w:r>
      <w:proofErr w:type="spellStart"/>
      <w:r>
        <w:t>el</w:t>
      </w:r>
      <w:proofErr w:type="spellEnd"/>
      <w:r>
        <w:t xml:space="preserve"> camino del amor. </w:t>
      </w:r>
    </w:p>
    <w:p w14:paraId="38CC9D0F" w14:textId="77777777" w:rsidR="00F50769" w:rsidRDefault="00F50769" w:rsidP="00F50769">
      <w:r>
        <w:t xml:space="preserve">57. ¡Ah, </w:t>
      </w:r>
      <w:proofErr w:type="spellStart"/>
      <w:r>
        <w:t>sí</w:t>
      </w:r>
      <w:proofErr w:type="spellEnd"/>
      <w:r>
        <w:t xml:space="preserve"> de entre </w:t>
      </w:r>
      <w:proofErr w:type="spellStart"/>
      <w:r>
        <w:t>vosotros</w:t>
      </w:r>
      <w:proofErr w:type="spellEnd"/>
      <w:r>
        <w:t xml:space="preserve"> </w:t>
      </w:r>
      <w:proofErr w:type="spellStart"/>
      <w:r>
        <w:t>surgiese</w:t>
      </w:r>
      <w:proofErr w:type="spellEnd"/>
      <w:r>
        <w:t xml:space="preserve"> un </w:t>
      </w:r>
      <w:proofErr w:type="spellStart"/>
      <w:r>
        <w:t>corazón</w:t>
      </w:r>
      <w:proofErr w:type="spellEnd"/>
      <w:r>
        <w:t xml:space="preserve"> </w:t>
      </w:r>
      <w:proofErr w:type="spellStart"/>
      <w:r>
        <w:t>humilde</w:t>
      </w:r>
      <w:proofErr w:type="spellEnd"/>
      <w:r>
        <w:t xml:space="preserve"> </w:t>
      </w:r>
      <w:proofErr w:type="spellStart"/>
      <w:r>
        <w:t>que</w:t>
      </w:r>
      <w:proofErr w:type="spellEnd"/>
      <w:r>
        <w:t xml:space="preserve"> </w:t>
      </w:r>
      <w:proofErr w:type="spellStart"/>
      <w:r>
        <w:t>pudiera</w:t>
      </w:r>
      <w:proofErr w:type="spellEnd"/>
      <w:r>
        <w:t xml:space="preserve"> </w:t>
      </w:r>
      <w:proofErr w:type="spellStart"/>
      <w:r>
        <w:t>servir</w:t>
      </w:r>
      <w:proofErr w:type="spellEnd"/>
      <w:r>
        <w:t xml:space="preserve"> de </w:t>
      </w:r>
      <w:proofErr w:type="spellStart"/>
      <w:r>
        <w:t>ejemplo</w:t>
      </w:r>
      <w:proofErr w:type="spellEnd"/>
      <w:r>
        <w:t xml:space="preserve"> a </w:t>
      </w:r>
      <w:proofErr w:type="spellStart"/>
      <w:r>
        <w:t>los</w:t>
      </w:r>
      <w:proofErr w:type="spellEnd"/>
      <w:r>
        <w:t xml:space="preserve"> </w:t>
      </w:r>
      <w:proofErr w:type="spellStart"/>
      <w:r>
        <w:t>demás</w:t>
      </w:r>
      <w:proofErr w:type="spellEnd"/>
      <w:r>
        <w:t xml:space="preserve">! </w:t>
      </w:r>
      <w:proofErr w:type="spellStart"/>
      <w:r>
        <w:t>porque</w:t>
      </w:r>
      <w:proofErr w:type="spellEnd"/>
      <w:r>
        <w:t xml:space="preserve"> </w:t>
      </w:r>
      <w:proofErr w:type="spellStart"/>
      <w:r>
        <w:t>cuántos</w:t>
      </w:r>
      <w:proofErr w:type="spellEnd"/>
      <w:r>
        <w:t xml:space="preserve"> de </w:t>
      </w:r>
      <w:proofErr w:type="spellStart"/>
      <w:r>
        <w:t>los</w:t>
      </w:r>
      <w:proofErr w:type="spellEnd"/>
      <w:r>
        <w:t xml:space="preserve"> </w:t>
      </w:r>
      <w:proofErr w:type="spellStart"/>
      <w:r>
        <w:t>que</w:t>
      </w:r>
      <w:proofErr w:type="spellEnd"/>
      <w:r>
        <w:t xml:space="preserve"> </w:t>
      </w:r>
      <w:proofErr w:type="spellStart"/>
      <w:r>
        <w:t>llevan</w:t>
      </w:r>
      <w:proofErr w:type="spellEnd"/>
      <w:r>
        <w:t xml:space="preserve"> </w:t>
      </w:r>
      <w:proofErr w:type="spellStart"/>
      <w:r>
        <w:t>una</w:t>
      </w:r>
      <w:proofErr w:type="spellEnd"/>
      <w:r>
        <w:t xml:space="preserve"> </w:t>
      </w:r>
      <w:proofErr w:type="spellStart"/>
      <w:r>
        <w:t>expresión</w:t>
      </w:r>
      <w:proofErr w:type="spellEnd"/>
      <w:r>
        <w:t xml:space="preserve"> de </w:t>
      </w:r>
      <w:proofErr w:type="spellStart"/>
      <w:r>
        <w:t>humildad</w:t>
      </w:r>
      <w:proofErr w:type="spellEnd"/>
      <w:r>
        <w:t xml:space="preserve"> </w:t>
      </w:r>
      <w:proofErr w:type="spellStart"/>
      <w:r>
        <w:t>en</w:t>
      </w:r>
      <w:proofErr w:type="spellEnd"/>
      <w:r>
        <w:t xml:space="preserve"> </w:t>
      </w:r>
      <w:proofErr w:type="spellStart"/>
      <w:r>
        <w:t>su</w:t>
      </w:r>
      <w:proofErr w:type="spellEnd"/>
      <w:r>
        <w:t xml:space="preserve"> rostro, van </w:t>
      </w:r>
      <w:proofErr w:type="spellStart"/>
      <w:r>
        <w:t>sembrando</w:t>
      </w:r>
      <w:proofErr w:type="spellEnd"/>
      <w:r>
        <w:t xml:space="preserve"> </w:t>
      </w:r>
      <w:proofErr w:type="spellStart"/>
      <w:r>
        <w:t>el</w:t>
      </w:r>
      <w:proofErr w:type="spellEnd"/>
      <w:r>
        <w:t xml:space="preserve"> </w:t>
      </w:r>
      <w:proofErr w:type="spellStart"/>
      <w:r>
        <w:t>orgullo</w:t>
      </w:r>
      <w:proofErr w:type="spellEnd"/>
      <w:r>
        <w:t xml:space="preserve"> </w:t>
      </w:r>
      <w:proofErr w:type="spellStart"/>
      <w:r>
        <w:t>que</w:t>
      </w:r>
      <w:proofErr w:type="spellEnd"/>
      <w:r>
        <w:t xml:space="preserve"> </w:t>
      </w:r>
      <w:proofErr w:type="spellStart"/>
      <w:r>
        <w:t>llevan</w:t>
      </w:r>
      <w:proofErr w:type="spellEnd"/>
      <w:r>
        <w:t xml:space="preserve"> </w:t>
      </w:r>
      <w:proofErr w:type="spellStart"/>
      <w:r>
        <w:t>escondido</w:t>
      </w:r>
      <w:proofErr w:type="spellEnd"/>
      <w:r>
        <w:t xml:space="preserve"> </w:t>
      </w:r>
      <w:proofErr w:type="spellStart"/>
      <w:r>
        <w:t>en</w:t>
      </w:r>
      <w:proofErr w:type="spellEnd"/>
      <w:r>
        <w:t xml:space="preserve"> </w:t>
      </w:r>
      <w:proofErr w:type="spellStart"/>
      <w:r>
        <w:t>su</w:t>
      </w:r>
      <w:proofErr w:type="spellEnd"/>
      <w:r>
        <w:t xml:space="preserve"> </w:t>
      </w:r>
      <w:proofErr w:type="spellStart"/>
      <w:r>
        <w:t>corazón</w:t>
      </w:r>
      <w:proofErr w:type="spellEnd"/>
      <w:r>
        <w:t xml:space="preserve"> </w:t>
      </w:r>
      <w:proofErr w:type="spellStart"/>
      <w:r>
        <w:t>vanidoso</w:t>
      </w:r>
      <w:proofErr w:type="spellEnd"/>
      <w:r>
        <w:t xml:space="preserve">. </w:t>
      </w:r>
      <w:proofErr w:type="spellStart"/>
      <w:r>
        <w:t>Yo</w:t>
      </w:r>
      <w:proofErr w:type="spellEnd"/>
      <w:r>
        <w:t xml:space="preserve"> he </w:t>
      </w:r>
      <w:proofErr w:type="spellStart"/>
      <w:r>
        <w:t>querido</w:t>
      </w:r>
      <w:proofErr w:type="spellEnd"/>
      <w:r>
        <w:t xml:space="preserve"> </w:t>
      </w:r>
      <w:proofErr w:type="spellStart"/>
      <w:r>
        <w:t>que</w:t>
      </w:r>
      <w:proofErr w:type="spellEnd"/>
      <w:r>
        <w:t xml:space="preserve"> de </w:t>
      </w:r>
      <w:proofErr w:type="spellStart"/>
      <w:r>
        <w:t>este</w:t>
      </w:r>
      <w:proofErr w:type="spellEnd"/>
      <w:r>
        <w:t xml:space="preserve"> pueblo </w:t>
      </w:r>
      <w:proofErr w:type="spellStart"/>
      <w:r>
        <w:t>caiga</w:t>
      </w:r>
      <w:proofErr w:type="spellEnd"/>
      <w:r>
        <w:t xml:space="preserve"> </w:t>
      </w:r>
      <w:proofErr w:type="spellStart"/>
      <w:r>
        <w:t>esa</w:t>
      </w:r>
      <w:proofErr w:type="spellEnd"/>
      <w:r>
        <w:t xml:space="preserve"> </w:t>
      </w:r>
      <w:proofErr w:type="spellStart"/>
      <w:r>
        <w:t>máscara</w:t>
      </w:r>
      <w:proofErr w:type="spellEnd"/>
      <w:r>
        <w:t xml:space="preserve"> de </w:t>
      </w:r>
      <w:proofErr w:type="spellStart"/>
      <w:r>
        <w:t>hipocresía</w:t>
      </w:r>
      <w:proofErr w:type="spellEnd"/>
      <w:r>
        <w:t xml:space="preserve">, a fin de </w:t>
      </w:r>
      <w:proofErr w:type="spellStart"/>
      <w:r>
        <w:t>que</w:t>
      </w:r>
      <w:proofErr w:type="spellEnd"/>
      <w:r>
        <w:t xml:space="preserve"> la </w:t>
      </w:r>
      <w:proofErr w:type="spellStart"/>
      <w:r>
        <w:t>humanidad</w:t>
      </w:r>
      <w:proofErr w:type="spellEnd"/>
      <w:r>
        <w:t xml:space="preserve"> </w:t>
      </w:r>
      <w:proofErr w:type="spellStart"/>
      <w:r>
        <w:t>pueda</w:t>
      </w:r>
      <w:proofErr w:type="spellEnd"/>
      <w:r>
        <w:t xml:space="preserve"> </w:t>
      </w:r>
      <w:proofErr w:type="spellStart"/>
      <w:r>
        <w:t>reconoceros</w:t>
      </w:r>
      <w:proofErr w:type="spellEnd"/>
      <w:r>
        <w:t xml:space="preserve"> </w:t>
      </w:r>
      <w:proofErr w:type="spellStart"/>
      <w:r>
        <w:t>por</w:t>
      </w:r>
      <w:proofErr w:type="spellEnd"/>
      <w:r>
        <w:t xml:space="preserve"> </w:t>
      </w:r>
      <w:proofErr w:type="spellStart"/>
      <w:r>
        <w:t>vuestra</w:t>
      </w:r>
      <w:proofErr w:type="spellEnd"/>
      <w:r>
        <w:t xml:space="preserve"> </w:t>
      </w:r>
      <w:proofErr w:type="spellStart"/>
      <w:r>
        <w:t>humildad</w:t>
      </w:r>
      <w:proofErr w:type="spellEnd"/>
      <w:r>
        <w:t xml:space="preserve">, </w:t>
      </w:r>
      <w:proofErr w:type="spellStart"/>
      <w:r>
        <w:t>como</w:t>
      </w:r>
      <w:proofErr w:type="spellEnd"/>
      <w:r>
        <w:t xml:space="preserve"> </w:t>
      </w:r>
      <w:proofErr w:type="spellStart"/>
      <w:r>
        <w:t>discípulo</w:t>
      </w:r>
      <w:proofErr w:type="spellEnd"/>
      <w:r>
        <w:t xml:space="preserve"> del Espíritu Santo. </w:t>
      </w:r>
    </w:p>
    <w:p w14:paraId="1CB226F0" w14:textId="77777777" w:rsidR="00F50769" w:rsidRDefault="00F50769" w:rsidP="00F50769">
      <w:r>
        <w:lastRenderedPageBreak/>
        <w:t xml:space="preserve">58. La </w:t>
      </w:r>
      <w:proofErr w:type="spellStart"/>
      <w:r>
        <w:t>vida</w:t>
      </w:r>
      <w:proofErr w:type="spellEnd"/>
      <w:r>
        <w:t xml:space="preserve"> de </w:t>
      </w:r>
      <w:proofErr w:type="spellStart"/>
      <w:r>
        <w:t>vuestro</w:t>
      </w:r>
      <w:proofErr w:type="spellEnd"/>
      <w:r>
        <w:t xml:space="preserve"> Maestro, es </w:t>
      </w:r>
      <w:proofErr w:type="spellStart"/>
      <w:r>
        <w:t>ejemplo</w:t>
      </w:r>
      <w:proofErr w:type="spellEnd"/>
      <w:r>
        <w:t xml:space="preserve"> para </w:t>
      </w:r>
      <w:proofErr w:type="spellStart"/>
      <w:r>
        <w:t>toda</w:t>
      </w:r>
      <w:proofErr w:type="spellEnd"/>
      <w:r>
        <w:t xml:space="preserve"> la </w:t>
      </w:r>
      <w:proofErr w:type="spellStart"/>
      <w:r>
        <w:t>humanidad</w:t>
      </w:r>
      <w:proofErr w:type="spellEnd"/>
      <w:r>
        <w:t xml:space="preserve">; mas </w:t>
      </w:r>
      <w:proofErr w:type="spellStart"/>
      <w:r>
        <w:t>como</w:t>
      </w:r>
      <w:proofErr w:type="spellEnd"/>
      <w:r>
        <w:t xml:space="preserve"> a la </w:t>
      </w:r>
      <w:proofErr w:type="spellStart"/>
      <w:r>
        <w:t>mujer</w:t>
      </w:r>
      <w:proofErr w:type="spellEnd"/>
      <w:r>
        <w:t xml:space="preserve"> le </w:t>
      </w:r>
      <w:proofErr w:type="spellStart"/>
      <w:r>
        <w:t>hacía</w:t>
      </w:r>
      <w:proofErr w:type="spellEnd"/>
      <w:r>
        <w:t xml:space="preserve"> </w:t>
      </w:r>
      <w:proofErr w:type="spellStart"/>
      <w:r>
        <w:t>falta</w:t>
      </w:r>
      <w:proofErr w:type="spellEnd"/>
      <w:r>
        <w:t xml:space="preserve"> </w:t>
      </w:r>
      <w:proofErr w:type="spellStart"/>
      <w:r>
        <w:t>enseñanza</w:t>
      </w:r>
      <w:proofErr w:type="spellEnd"/>
      <w:r>
        <w:t xml:space="preserve"> </w:t>
      </w:r>
      <w:proofErr w:type="spellStart"/>
      <w:r>
        <w:t>sobre</w:t>
      </w:r>
      <w:proofErr w:type="spellEnd"/>
      <w:r>
        <w:t xml:space="preserve"> </w:t>
      </w:r>
      <w:proofErr w:type="spellStart"/>
      <w:r>
        <w:t>su</w:t>
      </w:r>
      <w:proofErr w:type="spellEnd"/>
      <w:r>
        <w:t xml:space="preserve"> </w:t>
      </w:r>
      <w:proofErr w:type="spellStart"/>
      <w:r>
        <w:t>misión</w:t>
      </w:r>
      <w:proofErr w:type="spellEnd"/>
      <w:r>
        <w:t xml:space="preserve"> de madre, le </w:t>
      </w:r>
      <w:proofErr w:type="spellStart"/>
      <w:r>
        <w:t>fue</w:t>
      </w:r>
      <w:proofErr w:type="spellEnd"/>
      <w:r>
        <w:t xml:space="preserve"> </w:t>
      </w:r>
      <w:proofErr w:type="spellStart"/>
      <w:r>
        <w:t>enviada</w:t>
      </w:r>
      <w:proofErr w:type="spellEnd"/>
      <w:r>
        <w:t xml:space="preserve"> María, </w:t>
      </w:r>
      <w:proofErr w:type="spellStart"/>
      <w:r>
        <w:t>en</w:t>
      </w:r>
      <w:proofErr w:type="spellEnd"/>
      <w:r>
        <w:t xml:space="preserve"> </w:t>
      </w:r>
      <w:proofErr w:type="spellStart"/>
      <w:r>
        <w:t>representación</w:t>
      </w:r>
      <w:proofErr w:type="spellEnd"/>
      <w:r>
        <w:t xml:space="preserve"> de la </w:t>
      </w:r>
      <w:proofErr w:type="spellStart"/>
      <w:r>
        <w:t>Ternura</w:t>
      </w:r>
      <w:proofErr w:type="spellEnd"/>
      <w:r>
        <w:t xml:space="preserve"> Divina, </w:t>
      </w:r>
      <w:proofErr w:type="spellStart"/>
      <w:r>
        <w:t>que</w:t>
      </w:r>
      <w:proofErr w:type="spellEnd"/>
      <w:r>
        <w:t xml:space="preserve"> </w:t>
      </w:r>
      <w:proofErr w:type="spellStart"/>
      <w:r>
        <w:t>surgió</w:t>
      </w:r>
      <w:proofErr w:type="spellEnd"/>
      <w:r>
        <w:t xml:space="preserve"> </w:t>
      </w:r>
      <w:proofErr w:type="spellStart"/>
      <w:r>
        <w:t>como</w:t>
      </w:r>
      <w:proofErr w:type="spellEnd"/>
      <w:r>
        <w:t xml:space="preserve"> </w:t>
      </w:r>
      <w:proofErr w:type="spellStart"/>
      <w:r>
        <w:t>mujer</w:t>
      </w:r>
      <w:proofErr w:type="spellEnd"/>
      <w:r>
        <w:t xml:space="preserve"> entre la </w:t>
      </w:r>
      <w:proofErr w:type="spellStart"/>
      <w:r>
        <w:t>humanidad</w:t>
      </w:r>
      <w:proofErr w:type="spellEnd"/>
      <w:r>
        <w:t xml:space="preserve"> para </w:t>
      </w:r>
      <w:proofErr w:type="spellStart"/>
      <w:r>
        <w:t>daros</w:t>
      </w:r>
      <w:proofErr w:type="spellEnd"/>
      <w:r>
        <w:t xml:space="preserve"> también </w:t>
      </w:r>
      <w:proofErr w:type="spellStart"/>
      <w:r>
        <w:t>su</w:t>
      </w:r>
      <w:proofErr w:type="spellEnd"/>
      <w:r>
        <w:t xml:space="preserve"> </w:t>
      </w:r>
      <w:proofErr w:type="spellStart"/>
      <w:r>
        <w:t>divino</w:t>
      </w:r>
      <w:proofErr w:type="spellEnd"/>
      <w:r>
        <w:t xml:space="preserve"> </w:t>
      </w:r>
      <w:proofErr w:type="spellStart"/>
      <w:r>
        <w:t>ejemplo</w:t>
      </w:r>
      <w:proofErr w:type="spellEnd"/>
      <w:r>
        <w:t xml:space="preserve"> de </w:t>
      </w:r>
      <w:proofErr w:type="spellStart"/>
      <w:r>
        <w:t>humildad</w:t>
      </w:r>
      <w:proofErr w:type="spellEnd"/>
      <w:r>
        <w:t xml:space="preserve">.  </w:t>
      </w:r>
    </w:p>
    <w:p w14:paraId="798C7A89" w14:textId="77777777" w:rsidR="00F50769" w:rsidRDefault="00F50769" w:rsidP="00F50769">
      <w:r>
        <w:t xml:space="preserve">59. Cada </w:t>
      </w:r>
      <w:proofErr w:type="spellStart"/>
      <w:r>
        <w:t>vez</w:t>
      </w:r>
      <w:proofErr w:type="spellEnd"/>
      <w:r>
        <w:t xml:space="preserve"> </w:t>
      </w:r>
      <w:proofErr w:type="spellStart"/>
      <w:r>
        <w:t>que</w:t>
      </w:r>
      <w:proofErr w:type="spellEnd"/>
      <w:r>
        <w:t xml:space="preserve"> me </w:t>
      </w:r>
      <w:proofErr w:type="spellStart"/>
      <w:r>
        <w:t>oís</w:t>
      </w:r>
      <w:proofErr w:type="spellEnd"/>
      <w:r>
        <w:t xml:space="preserve"> </w:t>
      </w:r>
      <w:proofErr w:type="spellStart"/>
      <w:r>
        <w:t>ensalzar</w:t>
      </w:r>
      <w:proofErr w:type="spellEnd"/>
      <w:r>
        <w:t xml:space="preserve"> la </w:t>
      </w:r>
      <w:proofErr w:type="spellStart"/>
      <w:r>
        <w:t>virtud</w:t>
      </w:r>
      <w:proofErr w:type="spellEnd"/>
      <w:r>
        <w:t xml:space="preserve">, </w:t>
      </w:r>
      <w:proofErr w:type="spellStart"/>
      <w:r>
        <w:t>sentís</w:t>
      </w:r>
      <w:proofErr w:type="spellEnd"/>
      <w:r>
        <w:t xml:space="preserve"> </w:t>
      </w:r>
      <w:proofErr w:type="spellStart"/>
      <w:r>
        <w:t>que</w:t>
      </w:r>
      <w:proofErr w:type="spellEnd"/>
      <w:r>
        <w:t xml:space="preserve"> </w:t>
      </w:r>
      <w:proofErr w:type="spellStart"/>
      <w:r>
        <w:t>el</w:t>
      </w:r>
      <w:proofErr w:type="spellEnd"/>
      <w:r>
        <w:t xml:space="preserve"> </w:t>
      </w:r>
      <w:proofErr w:type="spellStart"/>
      <w:r>
        <w:t>pecado</w:t>
      </w:r>
      <w:proofErr w:type="spellEnd"/>
      <w:r>
        <w:t xml:space="preserve"> y la </w:t>
      </w:r>
      <w:proofErr w:type="spellStart"/>
      <w:r>
        <w:t>imperfección</w:t>
      </w:r>
      <w:proofErr w:type="spellEnd"/>
      <w:r>
        <w:t xml:space="preserve"> </w:t>
      </w:r>
      <w:proofErr w:type="spellStart"/>
      <w:r>
        <w:t>humanas</w:t>
      </w:r>
      <w:proofErr w:type="spellEnd"/>
      <w:r>
        <w:t xml:space="preserve"> </w:t>
      </w:r>
      <w:proofErr w:type="spellStart"/>
      <w:r>
        <w:t>aparecen</w:t>
      </w:r>
      <w:proofErr w:type="spellEnd"/>
      <w:r>
        <w:t xml:space="preserve"> </w:t>
      </w:r>
      <w:proofErr w:type="spellStart"/>
      <w:r>
        <w:t>delante</w:t>
      </w:r>
      <w:proofErr w:type="spellEnd"/>
      <w:r>
        <w:t xml:space="preserve"> de </w:t>
      </w:r>
      <w:proofErr w:type="spellStart"/>
      <w:r>
        <w:t>vuestros</w:t>
      </w:r>
      <w:proofErr w:type="spellEnd"/>
      <w:r>
        <w:t xml:space="preserve"> ojos </w:t>
      </w:r>
      <w:proofErr w:type="spellStart"/>
      <w:r>
        <w:t>en</w:t>
      </w:r>
      <w:proofErr w:type="spellEnd"/>
      <w:r>
        <w:t xml:space="preserve"> </w:t>
      </w:r>
      <w:proofErr w:type="spellStart"/>
      <w:r>
        <w:t>toda</w:t>
      </w:r>
      <w:proofErr w:type="spellEnd"/>
      <w:r>
        <w:t xml:space="preserve"> </w:t>
      </w:r>
      <w:proofErr w:type="spellStart"/>
      <w:r>
        <w:t>plenitud</w:t>
      </w:r>
      <w:proofErr w:type="spellEnd"/>
      <w:r>
        <w:t xml:space="preserve">; </w:t>
      </w:r>
      <w:proofErr w:type="spellStart"/>
      <w:r>
        <w:t>entonces</w:t>
      </w:r>
      <w:proofErr w:type="spellEnd"/>
      <w:r>
        <w:t xml:space="preserve">, </w:t>
      </w:r>
      <w:proofErr w:type="spellStart"/>
      <w:r>
        <w:t>inclináis</w:t>
      </w:r>
      <w:proofErr w:type="spellEnd"/>
      <w:r>
        <w:t xml:space="preserve"> con </w:t>
      </w:r>
      <w:proofErr w:type="spellStart"/>
      <w:r>
        <w:t>pena</w:t>
      </w:r>
      <w:proofErr w:type="spellEnd"/>
      <w:r>
        <w:t xml:space="preserve"> </w:t>
      </w:r>
      <w:proofErr w:type="spellStart"/>
      <w:r>
        <w:t>vuestra</w:t>
      </w:r>
      <w:proofErr w:type="spellEnd"/>
      <w:r>
        <w:t xml:space="preserve"> </w:t>
      </w:r>
      <w:proofErr w:type="spellStart"/>
      <w:r>
        <w:t>cerviz</w:t>
      </w:r>
      <w:proofErr w:type="spellEnd"/>
      <w:r>
        <w:t xml:space="preserve"> y hay </w:t>
      </w:r>
      <w:proofErr w:type="spellStart"/>
      <w:r>
        <w:t>quien</w:t>
      </w:r>
      <w:proofErr w:type="spellEnd"/>
      <w:r>
        <w:t xml:space="preserve"> me dice: </w:t>
      </w:r>
      <w:proofErr w:type="spellStart"/>
      <w:r>
        <w:t>Señor</w:t>
      </w:r>
      <w:proofErr w:type="spellEnd"/>
      <w:r>
        <w:t>, ¿</w:t>
      </w:r>
      <w:proofErr w:type="spellStart"/>
      <w:r>
        <w:t>Venís</w:t>
      </w:r>
      <w:proofErr w:type="spellEnd"/>
      <w:r>
        <w:t xml:space="preserve"> con </w:t>
      </w:r>
      <w:proofErr w:type="spellStart"/>
      <w:r>
        <w:t>vuestra</w:t>
      </w:r>
      <w:proofErr w:type="spellEnd"/>
      <w:r>
        <w:t xml:space="preserve"> </w:t>
      </w:r>
      <w:proofErr w:type="spellStart"/>
      <w:r>
        <w:t>pureza</w:t>
      </w:r>
      <w:proofErr w:type="spellEnd"/>
      <w:r>
        <w:t xml:space="preserve"> y </w:t>
      </w:r>
      <w:proofErr w:type="spellStart"/>
      <w:r>
        <w:t>vuestra</w:t>
      </w:r>
      <w:proofErr w:type="spellEnd"/>
      <w:r>
        <w:t xml:space="preserve"> </w:t>
      </w:r>
      <w:proofErr w:type="spellStart"/>
      <w:r>
        <w:t>santidad</w:t>
      </w:r>
      <w:proofErr w:type="spellEnd"/>
      <w:r>
        <w:t xml:space="preserve"> a </w:t>
      </w:r>
      <w:proofErr w:type="spellStart"/>
      <w:r>
        <w:t>humillarnos</w:t>
      </w:r>
      <w:proofErr w:type="spellEnd"/>
      <w:r>
        <w:t xml:space="preserve"> </w:t>
      </w:r>
      <w:proofErr w:type="spellStart"/>
      <w:r>
        <w:t>por</w:t>
      </w:r>
      <w:proofErr w:type="spellEnd"/>
      <w:r>
        <w:t xml:space="preserve"> </w:t>
      </w:r>
      <w:proofErr w:type="spellStart"/>
      <w:r>
        <w:t>nuestros</w:t>
      </w:r>
      <w:proofErr w:type="spellEnd"/>
      <w:r>
        <w:t xml:space="preserve"> </w:t>
      </w:r>
      <w:proofErr w:type="spellStart"/>
      <w:r>
        <w:t>pecados</w:t>
      </w:r>
      <w:proofErr w:type="spellEnd"/>
      <w:r>
        <w:t xml:space="preserve">, </w:t>
      </w:r>
      <w:proofErr w:type="spellStart"/>
      <w:r>
        <w:t>vos</w:t>
      </w:r>
      <w:proofErr w:type="spellEnd"/>
      <w:r>
        <w:t xml:space="preserve"> </w:t>
      </w:r>
      <w:proofErr w:type="spellStart"/>
      <w:r>
        <w:t>que</w:t>
      </w:r>
      <w:proofErr w:type="spellEnd"/>
      <w:r>
        <w:t xml:space="preserve"> </w:t>
      </w:r>
      <w:proofErr w:type="spellStart"/>
      <w:r>
        <w:t>sois</w:t>
      </w:r>
      <w:proofErr w:type="spellEnd"/>
      <w:r>
        <w:t xml:space="preserve"> </w:t>
      </w:r>
      <w:proofErr w:type="spellStart"/>
      <w:r>
        <w:t>el</w:t>
      </w:r>
      <w:proofErr w:type="spellEnd"/>
      <w:r>
        <w:t xml:space="preserve"> </w:t>
      </w:r>
      <w:proofErr w:type="spellStart"/>
      <w:r>
        <w:t>que</w:t>
      </w:r>
      <w:proofErr w:type="spellEnd"/>
      <w:r>
        <w:t xml:space="preserve"> </w:t>
      </w:r>
      <w:proofErr w:type="spellStart"/>
      <w:r>
        <w:t>nos</w:t>
      </w:r>
      <w:proofErr w:type="spellEnd"/>
      <w:r>
        <w:t xml:space="preserve"> </w:t>
      </w:r>
      <w:proofErr w:type="spellStart"/>
      <w:r>
        <w:t>está</w:t>
      </w:r>
      <w:proofErr w:type="spellEnd"/>
      <w:r>
        <w:t xml:space="preserve"> </w:t>
      </w:r>
      <w:proofErr w:type="spellStart"/>
      <w:r>
        <w:t>aconsejando</w:t>
      </w:r>
      <w:proofErr w:type="spellEnd"/>
      <w:r>
        <w:t xml:space="preserve"> la </w:t>
      </w:r>
      <w:proofErr w:type="spellStart"/>
      <w:r>
        <w:t>humildad</w:t>
      </w:r>
      <w:proofErr w:type="spellEnd"/>
      <w:r>
        <w:t xml:space="preserve">? </w:t>
      </w:r>
      <w:proofErr w:type="spellStart"/>
      <w:r>
        <w:t>Yo</w:t>
      </w:r>
      <w:proofErr w:type="spellEnd"/>
      <w:r>
        <w:t xml:space="preserve"> </w:t>
      </w:r>
      <w:proofErr w:type="spellStart"/>
      <w:r>
        <w:t>contesto</w:t>
      </w:r>
      <w:proofErr w:type="spellEnd"/>
      <w:r>
        <w:t xml:space="preserve"> </w:t>
      </w:r>
      <w:proofErr w:type="gramStart"/>
      <w:r>
        <w:t>a</w:t>
      </w:r>
      <w:proofErr w:type="gramEnd"/>
      <w:r>
        <w:t xml:space="preserve"> ese </w:t>
      </w:r>
      <w:proofErr w:type="spellStart"/>
      <w:r>
        <w:t>corazón</w:t>
      </w:r>
      <w:proofErr w:type="spellEnd"/>
      <w:r>
        <w:t xml:space="preserve"> </w:t>
      </w:r>
      <w:proofErr w:type="spellStart"/>
      <w:r>
        <w:t>que</w:t>
      </w:r>
      <w:proofErr w:type="spellEnd"/>
      <w:r>
        <w:t xml:space="preserve"> no ha </w:t>
      </w:r>
      <w:proofErr w:type="spellStart"/>
      <w:r>
        <w:t>sabido</w:t>
      </w:r>
      <w:proofErr w:type="spellEnd"/>
      <w:r>
        <w:t xml:space="preserve"> </w:t>
      </w:r>
      <w:proofErr w:type="spellStart"/>
      <w:r>
        <w:t>comprender</w:t>
      </w:r>
      <w:proofErr w:type="spellEnd"/>
      <w:r>
        <w:t xml:space="preserve"> mi palabra, </w:t>
      </w:r>
      <w:proofErr w:type="spellStart"/>
      <w:r>
        <w:t>que</w:t>
      </w:r>
      <w:proofErr w:type="spellEnd"/>
      <w:r>
        <w:t xml:space="preserve"> </w:t>
      </w:r>
      <w:proofErr w:type="spellStart"/>
      <w:r>
        <w:t>sólo</w:t>
      </w:r>
      <w:proofErr w:type="spellEnd"/>
      <w:r>
        <w:t xml:space="preserve"> un </w:t>
      </w:r>
      <w:proofErr w:type="spellStart"/>
      <w:r>
        <w:t>átomo</w:t>
      </w:r>
      <w:proofErr w:type="spellEnd"/>
      <w:r>
        <w:t xml:space="preserve"> de mi luz y de mi </w:t>
      </w:r>
      <w:proofErr w:type="spellStart"/>
      <w:r>
        <w:t>santidad</w:t>
      </w:r>
      <w:proofErr w:type="spellEnd"/>
      <w:r>
        <w:t xml:space="preserve"> es la </w:t>
      </w:r>
      <w:proofErr w:type="spellStart"/>
      <w:r>
        <w:t>que</w:t>
      </w:r>
      <w:proofErr w:type="spellEnd"/>
      <w:r>
        <w:t xml:space="preserve"> </w:t>
      </w:r>
      <w:proofErr w:type="spellStart"/>
      <w:r>
        <w:t>vengo</w:t>
      </w:r>
      <w:proofErr w:type="spellEnd"/>
      <w:r>
        <w:t xml:space="preserve"> a </w:t>
      </w:r>
      <w:proofErr w:type="spellStart"/>
      <w:r>
        <w:t>mostrar</w:t>
      </w:r>
      <w:proofErr w:type="spellEnd"/>
      <w:r>
        <w:t xml:space="preserve"> </w:t>
      </w:r>
      <w:proofErr w:type="spellStart"/>
      <w:r>
        <w:t>delante</w:t>
      </w:r>
      <w:proofErr w:type="spellEnd"/>
      <w:r>
        <w:t xml:space="preserve"> de </w:t>
      </w:r>
      <w:proofErr w:type="spellStart"/>
      <w:r>
        <w:t>vuestros</w:t>
      </w:r>
      <w:proofErr w:type="spellEnd"/>
      <w:r>
        <w:t xml:space="preserve"> ojos, para </w:t>
      </w:r>
      <w:proofErr w:type="spellStart"/>
      <w:r>
        <w:t>que</w:t>
      </w:r>
      <w:proofErr w:type="spellEnd"/>
      <w:r>
        <w:t xml:space="preserve"> no </w:t>
      </w:r>
      <w:proofErr w:type="spellStart"/>
      <w:r>
        <w:t>os</w:t>
      </w:r>
      <w:proofErr w:type="spellEnd"/>
      <w:r>
        <w:t xml:space="preserve"> </w:t>
      </w:r>
      <w:proofErr w:type="spellStart"/>
      <w:r>
        <w:t>sintáis</w:t>
      </w:r>
      <w:proofErr w:type="spellEnd"/>
      <w:r>
        <w:t xml:space="preserve"> </w:t>
      </w:r>
      <w:proofErr w:type="spellStart"/>
      <w:r>
        <w:t>humillados</w:t>
      </w:r>
      <w:proofErr w:type="spellEnd"/>
      <w:r>
        <w:t xml:space="preserve"> </w:t>
      </w:r>
      <w:proofErr w:type="spellStart"/>
      <w:r>
        <w:t>delante</w:t>
      </w:r>
      <w:proofErr w:type="spellEnd"/>
      <w:r>
        <w:t xml:space="preserve"> de </w:t>
      </w:r>
      <w:proofErr w:type="spellStart"/>
      <w:r>
        <w:t>Mí</w:t>
      </w:r>
      <w:proofErr w:type="spellEnd"/>
      <w:r>
        <w:t xml:space="preserve">, </w:t>
      </w:r>
      <w:proofErr w:type="spellStart"/>
      <w:r>
        <w:t>ni</w:t>
      </w:r>
      <w:proofErr w:type="spellEnd"/>
      <w:r>
        <w:t xml:space="preserve"> </w:t>
      </w:r>
      <w:proofErr w:type="spellStart"/>
      <w:r>
        <w:t>impotentes</w:t>
      </w:r>
      <w:proofErr w:type="spellEnd"/>
      <w:r>
        <w:t xml:space="preserve"> para </w:t>
      </w:r>
      <w:proofErr w:type="spellStart"/>
      <w:r>
        <w:t>imitarme</w:t>
      </w:r>
      <w:proofErr w:type="spellEnd"/>
      <w:r>
        <w:t xml:space="preserve"> </w:t>
      </w:r>
      <w:proofErr w:type="spellStart"/>
      <w:r>
        <w:t>en</w:t>
      </w:r>
      <w:proofErr w:type="spellEnd"/>
      <w:r>
        <w:t xml:space="preserve"> la </w:t>
      </w:r>
      <w:proofErr w:type="spellStart"/>
      <w:r>
        <w:t>virtud</w:t>
      </w:r>
      <w:proofErr w:type="spellEnd"/>
      <w:r>
        <w:t xml:space="preserve">. </w:t>
      </w:r>
    </w:p>
    <w:p w14:paraId="1D45C033" w14:textId="77777777" w:rsidR="00F50769" w:rsidRDefault="00F50769" w:rsidP="00F50769">
      <w:r>
        <w:t xml:space="preserve">60. No </w:t>
      </w:r>
      <w:proofErr w:type="spellStart"/>
      <w:r>
        <w:t>confundáis</w:t>
      </w:r>
      <w:proofErr w:type="spellEnd"/>
      <w:r>
        <w:t xml:space="preserve"> la </w:t>
      </w:r>
      <w:proofErr w:type="spellStart"/>
      <w:r>
        <w:t>humildad</w:t>
      </w:r>
      <w:proofErr w:type="spellEnd"/>
      <w:r>
        <w:t xml:space="preserve"> con la </w:t>
      </w:r>
      <w:proofErr w:type="spellStart"/>
      <w:r>
        <w:t>pobreza</w:t>
      </w:r>
      <w:proofErr w:type="spellEnd"/>
      <w:r>
        <w:t xml:space="preserve"> de </w:t>
      </w:r>
      <w:proofErr w:type="spellStart"/>
      <w:r>
        <w:t>indumentaria</w:t>
      </w:r>
      <w:proofErr w:type="spellEnd"/>
      <w:r>
        <w:t xml:space="preserve">; </w:t>
      </w:r>
      <w:proofErr w:type="spellStart"/>
      <w:r>
        <w:t>tampoco</w:t>
      </w:r>
      <w:proofErr w:type="spellEnd"/>
      <w:r>
        <w:t xml:space="preserve"> </w:t>
      </w:r>
      <w:proofErr w:type="spellStart"/>
      <w:r>
        <w:t>creáis</w:t>
      </w:r>
      <w:proofErr w:type="spellEnd"/>
      <w:r>
        <w:t xml:space="preserve"> </w:t>
      </w:r>
      <w:proofErr w:type="spellStart"/>
      <w:r>
        <w:t>que</w:t>
      </w:r>
      <w:proofErr w:type="spellEnd"/>
      <w:r>
        <w:t xml:space="preserve"> es </w:t>
      </w:r>
      <w:proofErr w:type="spellStart"/>
      <w:r>
        <w:t>humilde</w:t>
      </w:r>
      <w:proofErr w:type="spellEnd"/>
      <w:r>
        <w:t xml:space="preserve"> </w:t>
      </w:r>
      <w:proofErr w:type="spellStart"/>
      <w:r>
        <w:t>el</w:t>
      </w:r>
      <w:proofErr w:type="spellEnd"/>
      <w:r>
        <w:t xml:space="preserve"> </w:t>
      </w:r>
      <w:proofErr w:type="spellStart"/>
      <w:r>
        <w:t>que</w:t>
      </w:r>
      <w:proofErr w:type="spellEnd"/>
      <w:r>
        <w:t xml:space="preserve"> </w:t>
      </w:r>
      <w:proofErr w:type="spellStart"/>
      <w:r>
        <w:t>llevando</w:t>
      </w:r>
      <w:proofErr w:type="spellEnd"/>
      <w:r>
        <w:t xml:space="preserve"> </w:t>
      </w:r>
      <w:proofErr w:type="spellStart"/>
      <w:r>
        <w:t>en</w:t>
      </w:r>
      <w:proofErr w:type="spellEnd"/>
      <w:r>
        <w:t xml:space="preserve"> </w:t>
      </w:r>
      <w:proofErr w:type="spellStart"/>
      <w:r>
        <w:t>sí</w:t>
      </w:r>
      <w:proofErr w:type="spellEnd"/>
      <w:r>
        <w:t xml:space="preserve"> </w:t>
      </w:r>
      <w:proofErr w:type="spellStart"/>
      <w:r>
        <w:t>mismo</w:t>
      </w:r>
      <w:proofErr w:type="spellEnd"/>
      <w:r>
        <w:t xml:space="preserve"> </w:t>
      </w:r>
      <w:proofErr w:type="spellStart"/>
      <w:r>
        <w:t>una</w:t>
      </w:r>
      <w:proofErr w:type="spellEnd"/>
      <w:r>
        <w:t xml:space="preserve"> idea de </w:t>
      </w:r>
      <w:proofErr w:type="spellStart"/>
      <w:r>
        <w:t>inferioridad</w:t>
      </w:r>
      <w:proofErr w:type="spellEnd"/>
      <w:r>
        <w:t xml:space="preserve">, sea </w:t>
      </w:r>
      <w:proofErr w:type="spellStart"/>
      <w:r>
        <w:t>esa</w:t>
      </w:r>
      <w:proofErr w:type="spellEnd"/>
      <w:r>
        <w:t xml:space="preserve"> la causa </w:t>
      </w:r>
      <w:proofErr w:type="spellStart"/>
      <w:r>
        <w:t>que</w:t>
      </w:r>
      <w:proofErr w:type="spellEnd"/>
      <w:r>
        <w:t xml:space="preserve"> lo </w:t>
      </w:r>
      <w:proofErr w:type="spellStart"/>
      <w:r>
        <w:t>obliga</w:t>
      </w:r>
      <w:proofErr w:type="spellEnd"/>
      <w:r>
        <w:t xml:space="preserve"> a </w:t>
      </w:r>
      <w:proofErr w:type="spellStart"/>
      <w:r>
        <w:t>servir</w:t>
      </w:r>
      <w:proofErr w:type="spellEnd"/>
      <w:r>
        <w:t xml:space="preserve"> a </w:t>
      </w:r>
      <w:proofErr w:type="spellStart"/>
      <w:r>
        <w:t>los</w:t>
      </w:r>
      <w:proofErr w:type="spellEnd"/>
      <w:r>
        <w:t xml:space="preserve"> </w:t>
      </w:r>
      <w:proofErr w:type="spellStart"/>
      <w:r>
        <w:t>demás</w:t>
      </w:r>
      <w:proofErr w:type="spellEnd"/>
      <w:r>
        <w:t xml:space="preserve"> y </w:t>
      </w:r>
      <w:proofErr w:type="gramStart"/>
      <w:r>
        <w:t>a</w:t>
      </w:r>
      <w:proofErr w:type="gramEnd"/>
      <w:r>
        <w:t xml:space="preserve"> </w:t>
      </w:r>
      <w:proofErr w:type="spellStart"/>
      <w:r>
        <w:t>inclinarse</w:t>
      </w:r>
      <w:proofErr w:type="spellEnd"/>
      <w:r>
        <w:t xml:space="preserve"> </w:t>
      </w:r>
      <w:proofErr w:type="spellStart"/>
      <w:r>
        <w:t>delante</w:t>
      </w:r>
      <w:proofErr w:type="spellEnd"/>
      <w:r>
        <w:t xml:space="preserve"> de </w:t>
      </w:r>
      <w:proofErr w:type="spellStart"/>
      <w:r>
        <w:t>ellos</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la </w:t>
      </w:r>
      <w:proofErr w:type="spellStart"/>
      <w:r>
        <w:t>verdadera</w:t>
      </w:r>
      <w:proofErr w:type="spellEnd"/>
      <w:r>
        <w:t xml:space="preserve"> </w:t>
      </w:r>
      <w:proofErr w:type="spellStart"/>
      <w:r>
        <w:t>humildad</w:t>
      </w:r>
      <w:proofErr w:type="spellEnd"/>
      <w:r>
        <w:t xml:space="preserve"> </w:t>
      </w:r>
      <w:proofErr w:type="spellStart"/>
      <w:r>
        <w:t>está</w:t>
      </w:r>
      <w:proofErr w:type="spellEnd"/>
      <w:r>
        <w:t xml:space="preserve"> </w:t>
      </w:r>
      <w:proofErr w:type="spellStart"/>
      <w:r>
        <w:t>en</w:t>
      </w:r>
      <w:proofErr w:type="spellEnd"/>
      <w:r>
        <w:t xml:space="preserve"> </w:t>
      </w:r>
      <w:proofErr w:type="spellStart"/>
      <w:r>
        <w:t>aquel</w:t>
      </w:r>
      <w:proofErr w:type="spellEnd"/>
      <w:r>
        <w:t xml:space="preserve"> </w:t>
      </w:r>
      <w:proofErr w:type="spellStart"/>
      <w:r>
        <w:t>que</w:t>
      </w:r>
      <w:proofErr w:type="spellEnd"/>
      <w:r>
        <w:t xml:space="preserve">, </w:t>
      </w:r>
      <w:proofErr w:type="spellStart"/>
      <w:r>
        <w:t>sabiendo</w:t>
      </w:r>
      <w:proofErr w:type="spellEnd"/>
      <w:r>
        <w:t xml:space="preserve"> </w:t>
      </w:r>
      <w:proofErr w:type="spellStart"/>
      <w:r>
        <w:t>valorizar</w:t>
      </w:r>
      <w:proofErr w:type="spellEnd"/>
      <w:r>
        <w:t xml:space="preserve"> </w:t>
      </w:r>
      <w:proofErr w:type="spellStart"/>
      <w:r>
        <w:t>que</w:t>
      </w:r>
      <w:proofErr w:type="spellEnd"/>
      <w:r>
        <w:t xml:space="preserve"> es </w:t>
      </w:r>
      <w:proofErr w:type="spellStart"/>
      <w:r>
        <w:t>alguien</w:t>
      </w:r>
      <w:proofErr w:type="spellEnd"/>
      <w:r>
        <w:t xml:space="preserve">, y </w:t>
      </w:r>
      <w:proofErr w:type="spellStart"/>
      <w:r>
        <w:t>sabiendo</w:t>
      </w:r>
      <w:proofErr w:type="spellEnd"/>
      <w:r>
        <w:t xml:space="preserve"> </w:t>
      </w:r>
      <w:proofErr w:type="spellStart"/>
      <w:r>
        <w:t>que</w:t>
      </w:r>
      <w:proofErr w:type="spellEnd"/>
      <w:r>
        <w:t xml:space="preserve"> </w:t>
      </w:r>
      <w:proofErr w:type="spellStart"/>
      <w:r>
        <w:t>algún</w:t>
      </w:r>
      <w:proofErr w:type="spellEnd"/>
      <w:r>
        <w:t xml:space="preserve"> </w:t>
      </w:r>
      <w:proofErr w:type="spellStart"/>
      <w:r>
        <w:t>conocimiento</w:t>
      </w:r>
      <w:proofErr w:type="spellEnd"/>
      <w:r>
        <w:t xml:space="preserve"> </w:t>
      </w:r>
      <w:proofErr w:type="spellStart"/>
      <w:r>
        <w:t>posee</w:t>
      </w:r>
      <w:proofErr w:type="spellEnd"/>
      <w:r>
        <w:t xml:space="preserve">, sabe descender a </w:t>
      </w:r>
      <w:proofErr w:type="spellStart"/>
      <w:r>
        <w:t>los</w:t>
      </w:r>
      <w:proofErr w:type="spellEnd"/>
      <w:r>
        <w:t xml:space="preserve"> </w:t>
      </w:r>
      <w:proofErr w:type="spellStart"/>
      <w:r>
        <w:t>demás</w:t>
      </w:r>
      <w:proofErr w:type="spellEnd"/>
      <w:r>
        <w:t xml:space="preserve"> y </w:t>
      </w:r>
      <w:proofErr w:type="spellStart"/>
      <w:r>
        <w:t>gusta</w:t>
      </w:r>
      <w:proofErr w:type="spellEnd"/>
      <w:r>
        <w:t xml:space="preserve"> de </w:t>
      </w:r>
      <w:proofErr w:type="spellStart"/>
      <w:r>
        <w:t>compartir</w:t>
      </w:r>
      <w:proofErr w:type="spellEnd"/>
      <w:r>
        <w:t xml:space="preserve"> con </w:t>
      </w:r>
      <w:proofErr w:type="spellStart"/>
      <w:r>
        <w:t>ellos</w:t>
      </w:r>
      <w:proofErr w:type="spellEnd"/>
      <w:r>
        <w:t xml:space="preserve"> lo </w:t>
      </w:r>
      <w:proofErr w:type="spellStart"/>
      <w:r>
        <w:t>que</w:t>
      </w:r>
      <w:proofErr w:type="spellEnd"/>
      <w:r>
        <w:t xml:space="preserve"> </w:t>
      </w:r>
      <w:proofErr w:type="spellStart"/>
      <w:r>
        <w:t>tiene</w:t>
      </w:r>
      <w:proofErr w:type="spellEnd"/>
      <w:r>
        <w:t xml:space="preserve">. </w:t>
      </w:r>
    </w:p>
    <w:p w14:paraId="17EB23B2" w14:textId="77777777" w:rsidR="00F50769" w:rsidRDefault="00F50769" w:rsidP="00F50769">
      <w:r>
        <w:t xml:space="preserve">61. La </w:t>
      </w:r>
      <w:proofErr w:type="spellStart"/>
      <w:r>
        <w:t>humildad</w:t>
      </w:r>
      <w:proofErr w:type="spellEnd"/>
      <w:r>
        <w:t xml:space="preserve"> es la luz del </w:t>
      </w:r>
      <w:proofErr w:type="spellStart"/>
      <w:r>
        <w:t>espíritu</w:t>
      </w:r>
      <w:proofErr w:type="spellEnd"/>
      <w:r>
        <w:t xml:space="preserve"> y </w:t>
      </w:r>
      <w:proofErr w:type="spellStart"/>
      <w:r>
        <w:t>por</w:t>
      </w:r>
      <w:proofErr w:type="spellEnd"/>
      <w:r>
        <w:t xml:space="preserve"> </w:t>
      </w:r>
      <w:proofErr w:type="spellStart"/>
      <w:r>
        <w:t>el</w:t>
      </w:r>
      <w:proofErr w:type="spellEnd"/>
      <w:r>
        <w:t xml:space="preserve"> </w:t>
      </w:r>
      <w:proofErr w:type="spellStart"/>
      <w:r>
        <w:t>contrario</w:t>
      </w:r>
      <w:proofErr w:type="spellEnd"/>
      <w:r>
        <w:t xml:space="preserve">, la </w:t>
      </w:r>
      <w:proofErr w:type="spellStart"/>
      <w:r>
        <w:t>carencia</w:t>
      </w:r>
      <w:proofErr w:type="spellEnd"/>
      <w:r>
        <w:t xml:space="preserve"> de </w:t>
      </w:r>
      <w:proofErr w:type="spellStart"/>
      <w:r>
        <w:t>ella</w:t>
      </w:r>
      <w:proofErr w:type="spellEnd"/>
      <w:r>
        <w:t xml:space="preserve">, es </w:t>
      </w:r>
      <w:proofErr w:type="spellStart"/>
      <w:r>
        <w:t>oscuridad</w:t>
      </w:r>
      <w:proofErr w:type="spellEnd"/>
      <w:r>
        <w:t xml:space="preserve"> </w:t>
      </w:r>
      <w:proofErr w:type="spellStart"/>
      <w:r>
        <w:t>en</w:t>
      </w:r>
      <w:proofErr w:type="spellEnd"/>
      <w:r>
        <w:t xml:space="preserve"> </w:t>
      </w:r>
      <w:proofErr w:type="spellStart"/>
      <w:r>
        <w:t>él</w:t>
      </w:r>
      <w:proofErr w:type="spellEnd"/>
      <w:r>
        <w:t xml:space="preserve">; la </w:t>
      </w:r>
      <w:proofErr w:type="spellStart"/>
      <w:r>
        <w:t>vanidad</w:t>
      </w:r>
      <w:proofErr w:type="spellEnd"/>
      <w:r>
        <w:t xml:space="preserve"> es </w:t>
      </w:r>
      <w:proofErr w:type="spellStart"/>
      <w:r>
        <w:t>el</w:t>
      </w:r>
      <w:proofErr w:type="spellEnd"/>
      <w:r>
        <w:t xml:space="preserve"> </w:t>
      </w:r>
      <w:proofErr w:type="spellStart"/>
      <w:r>
        <w:t>fruto</w:t>
      </w:r>
      <w:proofErr w:type="spellEnd"/>
      <w:r>
        <w:t xml:space="preserve"> de la </w:t>
      </w:r>
      <w:proofErr w:type="spellStart"/>
      <w:r>
        <w:t>ignorancia</w:t>
      </w:r>
      <w:proofErr w:type="spellEnd"/>
      <w:r>
        <w:t xml:space="preserve">. El </w:t>
      </w:r>
      <w:proofErr w:type="spellStart"/>
      <w:r>
        <w:t>que</w:t>
      </w:r>
      <w:proofErr w:type="spellEnd"/>
      <w:r>
        <w:t xml:space="preserve"> es grande </w:t>
      </w:r>
      <w:proofErr w:type="spellStart"/>
      <w:r>
        <w:t>por</w:t>
      </w:r>
      <w:proofErr w:type="spellEnd"/>
      <w:r>
        <w:t xml:space="preserve"> </w:t>
      </w:r>
      <w:proofErr w:type="spellStart"/>
      <w:r>
        <w:t>el</w:t>
      </w:r>
      <w:proofErr w:type="spellEnd"/>
      <w:r>
        <w:t xml:space="preserve"> saber y vale </w:t>
      </w:r>
      <w:proofErr w:type="spellStart"/>
      <w:r>
        <w:t>por</w:t>
      </w:r>
      <w:proofErr w:type="spellEnd"/>
      <w:r>
        <w:t xml:space="preserve"> la </w:t>
      </w:r>
      <w:proofErr w:type="spellStart"/>
      <w:r>
        <w:t>virtud</w:t>
      </w:r>
      <w:proofErr w:type="spellEnd"/>
      <w:r>
        <w:t xml:space="preserve">, </w:t>
      </w:r>
      <w:proofErr w:type="spellStart"/>
      <w:r>
        <w:t>lleva</w:t>
      </w:r>
      <w:proofErr w:type="spellEnd"/>
      <w:r>
        <w:t xml:space="preserve"> la </w:t>
      </w:r>
      <w:proofErr w:type="spellStart"/>
      <w:r>
        <w:t>verdadera</w:t>
      </w:r>
      <w:proofErr w:type="spellEnd"/>
      <w:r>
        <w:t xml:space="preserve"> </w:t>
      </w:r>
      <w:proofErr w:type="spellStart"/>
      <w:r>
        <w:t>modestia</w:t>
      </w:r>
      <w:proofErr w:type="spellEnd"/>
      <w:r>
        <w:t xml:space="preserve"> y </w:t>
      </w:r>
      <w:proofErr w:type="spellStart"/>
      <w:r>
        <w:t>humildad</w:t>
      </w:r>
      <w:proofErr w:type="spellEnd"/>
      <w:r>
        <w:t xml:space="preserve"> </w:t>
      </w:r>
      <w:proofErr w:type="spellStart"/>
      <w:r>
        <w:t>espiritual</w:t>
      </w:r>
      <w:proofErr w:type="spellEnd"/>
      <w:r>
        <w:t xml:space="preserve">. </w:t>
      </w:r>
    </w:p>
    <w:p w14:paraId="32C51BDD" w14:textId="77777777" w:rsidR="00F50769" w:rsidRDefault="00F50769" w:rsidP="00F50769">
      <w:r>
        <w:t xml:space="preserve">62. </w:t>
      </w:r>
      <w:proofErr w:type="spellStart"/>
      <w:r>
        <w:t>Qué</w:t>
      </w:r>
      <w:proofErr w:type="spellEnd"/>
      <w:r>
        <w:t xml:space="preserve"> </w:t>
      </w:r>
      <w:proofErr w:type="spellStart"/>
      <w:r>
        <w:t>emoción</w:t>
      </w:r>
      <w:proofErr w:type="spellEnd"/>
      <w:r>
        <w:t xml:space="preserve"> tan grata </w:t>
      </w:r>
      <w:proofErr w:type="spellStart"/>
      <w:r>
        <w:t>sentís</w:t>
      </w:r>
      <w:proofErr w:type="spellEnd"/>
      <w:r>
        <w:t xml:space="preserve"> </w:t>
      </w:r>
      <w:proofErr w:type="spellStart"/>
      <w:r>
        <w:t>cuando</w:t>
      </w:r>
      <w:proofErr w:type="spellEnd"/>
      <w:r>
        <w:t xml:space="preserve"> </w:t>
      </w:r>
      <w:proofErr w:type="spellStart"/>
      <w:r>
        <w:t>miráis</w:t>
      </w:r>
      <w:proofErr w:type="spellEnd"/>
      <w:r>
        <w:t xml:space="preserve"> </w:t>
      </w:r>
      <w:proofErr w:type="spellStart"/>
      <w:r>
        <w:t>que</w:t>
      </w:r>
      <w:proofErr w:type="spellEnd"/>
      <w:r>
        <w:t xml:space="preserve"> un hombre notable entre </w:t>
      </w:r>
      <w:proofErr w:type="spellStart"/>
      <w:r>
        <w:t>los</w:t>
      </w:r>
      <w:proofErr w:type="spellEnd"/>
      <w:r>
        <w:t xml:space="preserve"> hombres, </w:t>
      </w:r>
      <w:proofErr w:type="spellStart"/>
      <w:r>
        <w:t>os</w:t>
      </w:r>
      <w:proofErr w:type="spellEnd"/>
      <w:r>
        <w:t xml:space="preserve"> </w:t>
      </w:r>
      <w:proofErr w:type="spellStart"/>
      <w:r>
        <w:t>hace</w:t>
      </w:r>
      <w:proofErr w:type="spellEnd"/>
      <w:r>
        <w:t xml:space="preserve"> </w:t>
      </w:r>
      <w:proofErr w:type="spellStart"/>
      <w:r>
        <w:t>una</w:t>
      </w:r>
      <w:proofErr w:type="spellEnd"/>
      <w:r>
        <w:t xml:space="preserve"> </w:t>
      </w:r>
      <w:proofErr w:type="spellStart"/>
      <w:r>
        <w:t>manifestación</w:t>
      </w:r>
      <w:proofErr w:type="spellEnd"/>
      <w:r>
        <w:t xml:space="preserve"> de </w:t>
      </w:r>
      <w:proofErr w:type="spellStart"/>
      <w:r>
        <w:t>afecto</w:t>
      </w:r>
      <w:proofErr w:type="spellEnd"/>
      <w:r>
        <w:t xml:space="preserve">, de </w:t>
      </w:r>
      <w:proofErr w:type="spellStart"/>
      <w:r>
        <w:t>comprensión</w:t>
      </w:r>
      <w:proofErr w:type="spellEnd"/>
      <w:r>
        <w:t xml:space="preserve">, de </w:t>
      </w:r>
      <w:proofErr w:type="spellStart"/>
      <w:r>
        <w:t>humildad</w:t>
      </w:r>
      <w:proofErr w:type="spellEnd"/>
      <w:r>
        <w:t xml:space="preserve">. Esa </w:t>
      </w:r>
      <w:proofErr w:type="spellStart"/>
      <w:r>
        <w:t>misma</w:t>
      </w:r>
      <w:proofErr w:type="spellEnd"/>
      <w:r>
        <w:t xml:space="preserve"> </w:t>
      </w:r>
      <w:proofErr w:type="spellStart"/>
      <w:r>
        <w:t>sensación</w:t>
      </w:r>
      <w:proofErr w:type="spellEnd"/>
      <w:r>
        <w:t xml:space="preserve">, la </w:t>
      </w:r>
      <w:proofErr w:type="spellStart"/>
      <w:r>
        <w:t>podéis</w:t>
      </w:r>
      <w:proofErr w:type="spellEnd"/>
      <w:r>
        <w:t xml:space="preserve"> </w:t>
      </w:r>
      <w:proofErr w:type="spellStart"/>
      <w:r>
        <w:t>llevar</w:t>
      </w:r>
      <w:proofErr w:type="spellEnd"/>
      <w:r>
        <w:t xml:space="preserve"> a </w:t>
      </w:r>
      <w:proofErr w:type="spellStart"/>
      <w:r>
        <w:t>los</w:t>
      </w:r>
      <w:proofErr w:type="spellEnd"/>
      <w:r>
        <w:t xml:space="preserve"> </w:t>
      </w:r>
      <w:proofErr w:type="spellStart"/>
      <w:r>
        <w:t>que</w:t>
      </w:r>
      <w:proofErr w:type="spellEnd"/>
      <w:r>
        <w:t xml:space="preserve"> </w:t>
      </w:r>
      <w:proofErr w:type="spellStart"/>
      <w:r>
        <w:t>sean</w:t>
      </w:r>
      <w:proofErr w:type="spellEnd"/>
      <w:r>
        <w:t xml:space="preserve"> o se </w:t>
      </w:r>
      <w:proofErr w:type="spellStart"/>
      <w:r>
        <w:t>sientan</w:t>
      </w:r>
      <w:proofErr w:type="spellEnd"/>
      <w:r>
        <w:t xml:space="preserve"> </w:t>
      </w:r>
      <w:proofErr w:type="spellStart"/>
      <w:r>
        <w:t>inferiores</w:t>
      </w:r>
      <w:proofErr w:type="spellEnd"/>
      <w:r>
        <w:t xml:space="preserve"> a </w:t>
      </w:r>
      <w:proofErr w:type="spellStart"/>
      <w:r>
        <w:t>vosotros</w:t>
      </w:r>
      <w:proofErr w:type="spellEnd"/>
      <w:r>
        <w:t xml:space="preserve">. Sabed descender, sabed tender la mano sin </w:t>
      </w:r>
      <w:proofErr w:type="spellStart"/>
      <w:r>
        <w:t>sentir</w:t>
      </w:r>
      <w:proofErr w:type="spellEnd"/>
      <w:r>
        <w:t xml:space="preserve"> </w:t>
      </w:r>
      <w:proofErr w:type="spellStart"/>
      <w:r>
        <w:t>superioridad</w:t>
      </w:r>
      <w:proofErr w:type="spellEnd"/>
      <w:r>
        <w:t xml:space="preserve">, sabed ser </w:t>
      </w:r>
      <w:proofErr w:type="spellStart"/>
      <w:r>
        <w:t>comprensivos</w:t>
      </w:r>
      <w:proofErr w:type="spellEnd"/>
      <w:r>
        <w:t xml:space="preserve">. </w:t>
      </w:r>
      <w:proofErr w:type="spellStart"/>
      <w:r>
        <w:t>Os</w:t>
      </w:r>
      <w:proofErr w:type="spellEnd"/>
      <w:r>
        <w:t xml:space="preserve"> </w:t>
      </w:r>
    </w:p>
    <w:p w14:paraId="4ECAA99A" w14:textId="77777777" w:rsidR="00F50769" w:rsidRDefault="00F50769" w:rsidP="00F50769">
      <w:proofErr w:type="spellStart"/>
      <w:r>
        <w:t>digo</w:t>
      </w:r>
      <w:proofErr w:type="spellEnd"/>
      <w:r>
        <w:t xml:space="preserve">, </w:t>
      </w:r>
      <w:proofErr w:type="spellStart"/>
      <w:r>
        <w:t>que</w:t>
      </w:r>
      <w:proofErr w:type="spellEnd"/>
      <w:r>
        <w:t xml:space="preserve"> </w:t>
      </w:r>
      <w:proofErr w:type="spellStart"/>
      <w:r>
        <w:t>en</w:t>
      </w:r>
      <w:proofErr w:type="spellEnd"/>
      <w:r>
        <w:t xml:space="preserve"> </w:t>
      </w:r>
      <w:proofErr w:type="spellStart"/>
      <w:r>
        <w:t>estos</w:t>
      </w:r>
      <w:proofErr w:type="spellEnd"/>
      <w:r>
        <w:t xml:space="preserve"> </w:t>
      </w:r>
      <w:proofErr w:type="spellStart"/>
      <w:r>
        <w:t>casos</w:t>
      </w:r>
      <w:proofErr w:type="spellEnd"/>
      <w:r>
        <w:t xml:space="preserve">, no </w:t>
      </w:r>
      <w:proofErr w:type="spellStart"/>
      <w:r>
        <w:t>sólo</w:t>
      </w:r>
      <w:proofErr w:type="spellEnd"/>
      <w:r>
        <w:t xml:space="preserve"> </w:t>
      </w:r>
      <w:proofErr w:type="spellStart"/>
      <w:r>
        <w:t>goza</w:t>
      </w:r>
      <w:proofErr w:type="spellEnd"/>
      <w:r>
        <w:t xml:space="preserve"> </w:t>
      </w:r>
      <w:proofErr w:type="spellStart"/>
      <w:r>
        <w:t>el</w:t>
      </w:r>
      <w:proofErr w:type="spellEnd"/>
      <w:r>
        <w:t xml:space="preserve"> </w:t>
      </w:r>
      <w:proofErr w:type="spellStart"/>
      <w:r>
        <w:t>que</w:t>
      </w:r>
      <w:proofErr w:type="spellEnd"/>
      <w:r>
        <w:t xml:space="preserve"> </w:t>
      </w:r>
      <w:proofErr w:type="spellStart"/>
      <w:r>
        <w:t>recibe</w:t>
      </w:r>
      <w:proofErr w:type="spellEnd"/>
      <w:r>
        <w:t xml:space="preserve"> la </w:t>
      </w:r>
      <w:proofErr w:type="spellStart"/>
      <w:r>
        <w:t>prueba</w:t>
      </w:r>
      <w:proofErr w:type="spellEnd"/>
      <w:r>
        <w:t xml:space="preserve"> de </w:t>
      </w:r>
      <w:proofErr w:type="spellStart"/>
      <w:r>
        <w:t>afecto</w:t>
      </w:r>
      <w:proofErr w:type="spellEnd"/>
      <w:r>
        <w:t xml:space="preserve">, la </w:t>
      </w:r>
      <w:proofErr w:type="spellStart"/>
      <w:r>
        <w:t>ayuda</w:t>
      </w:r>
      <w:proofErr w:type="spellEnd"/>
      <w:r>
        <w:t xml:space="preserve"> o </w:t>
      </w:r>
      <w:proofErr w:type="spellStart"/>
      <w:r>
        <w:t>el</w:t>
      </w:r>
      <w:proofErr w:type="spellEnd"/>
      <w:r>
        <w:t xml:space="preserve"> </w:t>
      </w:r>
      <w:proofErr w:type="spellStart"/>
      <w:r>
        <w:t>consuelo</w:t>
      </w:r>
      <w:proofErr w:type="spellEnd"/>
      <w:r>
        <w:t xml:space="preserve">, </w:t>
      </w:r>
      <w:proofErr w:type="spellStart"/>
      <w:r>
        <w:t>sino</w:t>
      </w:r>
      <w:proofErr w:type="spellEnd"/>
      <w:r>
        <w:t xml:space="preserve"> también </w:t>
      </w:r>
      <w:proofErr w:type="spellStart"/>
      <w:r>
        <w:t>el</w:t>
      </w:r>
      <w:proofErr w:type="spellEnd"/>
      <w:r>
        <w:t xml:space="preserve"> </w:t>
      </w:r>
      <w:proofErr w:type="spellStart"/>
      <w:r>
        <w:t>que</w:t>
      </w:r>
      <w:proofErr w:type="spellEnd"/>
      <w:r>
        <w:t xml:space="preserve"> la da, </w:t>
      </w:r>
      <w:proofErr w:type="spellStart"/>
      <w:r>
        <w:t>porque</w:t>
      </w:r>
      <w:proofErr w:type="spellEnd"/>
      <w:r>
        <w:t xml:space="preserve"> sabe </w:t>
      </w:r>
      <w:proofErr w:type="spellStart"/>
      <w:r>
        <w:t>que</w:t>
      </w:r>
      <w:proofErr w:type="spellEnd"/>
      <w:r>
        <w:t xml:space="preserve"> </w:t>
      </w:r>
      <w:proofErr w:type="spellStart"/>
      <w:r>
        <w:t>sobre</w:t>
      </w:r>
      <w:proofErr w:type="spellEnd"/>
      <w:r>
        <w:t xml:space="preserve"> </w:t>
      </w:r>
      <w:proofErr w:type="spellStart"/>
      <w:r>
        <w:t>él</w:t>
      </w:r>
      <w:proofErr w:type="spellEnd"/>
      <w:r>
        <w:t xml:space="preserve">, hay Uno </w:t>
      </w:r>
      <w:proofErr w:type="spellStart"/>
      <w:r>
        <w:t>que</w:t>
      </w:r>
      <w:proofErr w:type="spellEnd"/>
      <w:r>
        <w:t xml:space="preserve"> le ha dado </w:t>
      </w:r>
      <w:proofErr w:type="spellStart"/>
      <w:r>
        <w:t>pruebas</w:t>
      </w:r>
      <w:proofErr w:type="spellEnd"/>
      <w:r>
        <w:t xml:space="preserve"> de amor y de </w:t>
      </w:r>
      <w:proofErr w:type="spellStart"/>
      <w:r>
        <w:t>humildad</w:t>
      </w:r>
      <w:proofErr w:type="spellEnd"/>
      <w:r>
        <w:t xml:space="preserve"> y </w:t>
      </w:r>
      <w:proofErr w:type="spellStart"/>
      <w:r>
        <w:t>que</w:t>
      </w:r>
      <w:proofErr w:type="spellEnd"/>
      <w:r>
        <w:t xml:space="preserve"> Ese es </w:t>
      </w:r>
      <w:proofErr w:type="spellStart"/>
      <w:r>
        <w:t>su</w:t>
      </w:r>
      <w:proofErr w:type="spellEnd"/>
      <w:r>
        <w:t xml:space="preserve"> Dios y </w:t>
      </w:r>
      <w:proofErr w:type="spellStart"/>
      <w:r>
        <w:t>Señor</w:t>
      </w:r>
      <w:proofErr w:type="spellEnd"/>
      <w:r>
        <w:t xml:space="preserve">. </w:t>
      </w:r>
    </w:p>
    <w:p w14:paraId="4FD95B40" w14:textId="77777777" w:rsidR="00F50769" w:rsidRDefault="00F50769" w:rsidP="00F50769">
      <w:r>
        <w:t xml:space="preserve">63. </w:t>
      </w:r>
      <w:proofErr w:type="spellStart"/>
      <w:r>
        <w:t>Experimentad</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el</w:t>
      </w:r>
      <w:proofErr w:type="spellEnd"/>
      <w:r>
        <w:t xml:space="preserve"> </w:t>
      </w:r>
      <w:proofErr w:type="spellStart"/>
      <w:r>
        <w:t>goce</w:t>
      </w:r>
      <w:proofErr w:type="spellEnd"/>
      <w:r>
        <w:t xml:space="preserve"> de </w:t>
      </w:r>
      <w:proofErr w:type="spellStart"/>
      <w:r>
        <w:t>sentiros</w:t>
      </w:r>
      <w:proofErr w:type="spellEnd"/>
      <w:r>
        <w:t xml:space="preserve"> </w:t>
      </w:r>
      <w:proofErr w:type="spellStart"/>
      <w:r>
        <w:t>amados</w:t>
      </w:r>
      <w:proofErr w:type="spellEnd"/>
      <w:r>
        <w:t xml:space="preserve"> </w:t>
      </w:r>
      <w:proofErr w:type="spellStart"/>
      <w:r>
        <w:t>por</w:t>
      </w:r>
      <w:proofErr w:type="spellEnd"/>
      <w:r>
        <w:t xml:space="preserve"> </w:t>
      </w:r>
      <w:proofErr w:type="spellStart"/>
      <w:r>
        <w:t>vuestro</w:t>
      </w:r>
      <w:proofErr w:type="spellEnd"/>
      <w:r>
        <w:t xml:space="preserve"> Padre, </w:t>
      </w:r>
      <w:proofErr w:type="spellStart"/>
      <w:r>
        <w:t>quien</w:t>
      </w:r>
      <w:proofErr w:type="spellEnd"/>
      <w:r>
        <w:t xml:space="preserve"> no ha </w:t>
      </w:r>
      <w:proofErr w:type="spellStart"/>
      <w:r>
        <w:t>venido</w:t>
      </w:r>
      <w:proofErr w:type="spellEnd"/>
      <w:r>
        <w:t xml:space="preserve"> </w:t>
      </w:r>
      <w:proofErr w:type="spellStart"/>
      <w:r>
        <w:t>nunca</w:t>
      </w:r>
      <w:proofErr w:type="spellEnd"/>
      <w:r>
        <w:t xml:space="preserve"> a </w:t>
      </w:r>
      <w:proofErr w:type="spellStart"/>
      <w:r>
        <w:t>humillaros</w:t>
      </w:r>
      <w:proofErr w:type="spellEnd"/>
      <w:r>
        <w:t xml:space="preserve"> con </w:t>
      </w:r>
      <w:proofErr w:type="spellStart"/>
      <w:r>
        <w:t>su</w:t>
      </w:r>
      <w:proofErr w:type="spellEnd"/>
      <w:r>
        <w:t xml:space="preserve"> </w:t>
      </w:r>
      <w:proofErr w:type="spellStart"/>
      <w:r>
        <w:t>grandeza</w:t>
      </w:r>
      <w:proofErr w:type="spellEnd"/>
      <w:r>
        <w:t xml:space="preserve">, </w:t>
      </w:r>
      <w:proofErr w:type="spellStart"/>
      <w:r>
        <w:t>sino</w:t>
      </w:r>
      <w:proofErr w:type="spellEnd"/>
      <w:r>
        <w:t xml:space="preserve"> a </w:t>
      </w:r>
      <w:proofErr w:type="spellStart"/>
      <w:r>
        <w:t>manifestárosla</w:t>
      </w:r>
      <w:proofErr w:type="spellEnd"/>
      <w:r>
        <w:t xml:space="preserve"> </w:t>
      </w:r>
      <w:proofErr w:type="spellStart"/>
      <w:r>
        <w:t>dentro</w:t>
      </w:r>
      <w:proofErr w:type="spellEnd"/>
      <w:r>
        <w:t xml:space="preserve"> de </w:t>
      </w:r>
      <w:proofErr w:type="spellStart"/>
      <w:r>
        <w:t>su</w:t>
      </w:r>
      <w:proofErr w:type="spellEnd"/>
      <w:r>
        <w:t xml:space="preserve"> </w:t>
      </w:r>
      <w:proofErr w:type="spellStart"/>
      <w:r>
        <w:t>humildad</w:t>
      </w:r>
      <w:proofErr w:type="spellEnd"/>
      <w:r>
        <w:t xml:space="preserve"> </w:t>
      </w:r>
      <w:r>
        <w:lastRenderedPageBreak/>
        <w:t xml:space="preserve">perfecta, para </w:t>
      </w:r>
      <w:proofErr w:type="spellStart"/>
      <w:r>
        <w:t>haceros</w:t>
      </w:r>
      <w:proofErr w:type="spellEnd"/>
      <w:r>
        <w:t xml:space="preserve"> </w:t>
      </w:r>
      <w:proofErr w:type="spellStart"/>
      <w:r>
        <w:t>grandes</w:t>
      </w:r>
      <w:proofErr w:type="spellEnd"/>
      <w:r>
        <w:t xml:space="preserve"> </w:t>
      </w:r>
      <w:proofErr w:type="spellStart"/>
      <w:r>
        <w:t>llevándoos</w:t>
      </w:r>
      <w:proofErr w:type="spellEnd"/>
      <w:r>
        <w:t xml:space="preserve"> a </w:t>
      </w:r>
      <w:proofErr w:type="spellStart"/>
      <w:r>
        <w:t>vivir</w:t>
      </w:r>
      <w:proofErr w:type="spellEnd"/>
      <w:r>
        <w:t xml:space="preserve"> la </w:t>
      </w:r>
      <w:proofErr w:type="spellStart"/>
      <w:r>
        <w:t>verdadera</w:t>
      </w:r>
      <w:proofErr w:type="spellEnd"/>
      <w:r>
        <w:t xml:space="preserve"> </w:t>
      </w:r>
      <w:proofErr w:type="spellStart"/>
      <w:r>
        <w:t>vida</w:t>
      </w:r>
      <w:proofErr w:type="spellEnd"/>
      <w:r>
        <w:t xml:space="preserve"> </w:t>
      </w:r>
      <w:proofErr w:type="spellStart"/>
      <w:r>
        <w:t>en</w:t>
      </w:r>
      <w:proofErr w:type="spellEnd"/>
      <w:r>
        <w:t xml:space="preserve"> </w:t>
      </w:r>
      <w:proofErr w:type="spellStart"/>
      <w:r>
        <w:t>su</w:t>
      </w:r>
      <w:proofErr w:type="spellEnd"/>
      <w:r>
        <w:t xml:space="preserve"> Reino, </w:t>
      </w:r>
      <w:proofErr w:type="spellStart"/>
      <w:r>
        <w:t>que</w:t>
      </w:r>
      <w:proofErr w:type="spellEnd"/>
      <w:r>
        <w:t xml:space="preserve"> no </w:t>
      </w:r>
      <w:proofErr w:type="spellStart"/>
      <w:r>
        <w:t>tiene</w:t>
      </w:r>
      <w:proofErr w:type="spellEnd"/>
      <w:r>
        <w:t xml:space="preserve"> principio </w:t>
      </w:r>
      <w:proofErr w:type="spellStart"/>
      <w:r>
        <w:t>ni</w:t>
      </w:r>
      <w:proofErr w:type="spellEnd"/>
      <w:r>
        <w:t xml:space="preserve"> fin. </w:t>
      </w:r>
    </w:p>
    <w:p w14:paraId="608E8C13" w14:textId="77777777" w:rsidR="00F50769" w:rsidRDefault="00F50769" w:rsidP="00F50769">
      <w:r>
        <w:t xml:space="preserve"> </w:t>
      </w:r>
    </w:p>
    <w:p w14:paraId="57A0AF56" w14:textId="77777777" w:rsidR="00F50769" w:rsidRDefault="00F50769" w:rsidP="00F50769">
      <w:r>
        <w:t xml:space="preserve">¡MI PAZ SEA CON VOSOTROS! </w:t>
      </w:r>
    </w:p>
    <w:p w14:paraId="4A734870" w14:textId="77777777" w:rsidR="00F50769" w:rsidRDefault="00F50769" w:rsidP="00F50769">
      <w:r>
        <w:t xml:space="preserve"> </w:t>
      </w:r>
    </w:p>
    <w:p w14:paraId="43AED47E" w14:textId="77777777" w:rsidR="00F50769" w:rsidRDefault="00F50769" w:rsidP="00F50769">
      <w:r>
        <w:t xml:space="preserve"> </w:t>
      </w:r>
    </w:p>
    <w:p w14:paraId="251ABD84" w14:textId="77777777" w:rsidR="00F50769" w:rsidRDefault="00F50769" w:rsidP="00F50769">
      <w:r>
        <w:t xml:space="preserve">ENSEÑANZA N° 102 </w:t>
      </w:r>
    </w:p>
    <w:p w14:paraId="0DE53F55" w14:textId="77777777" w:rsidR="00F50769" w:rsidRDefault="00F50769" w:rsidP="00F50769">
      <w:r>
        <w:t xml:space="preserve"> </w:t>
      </w:r>
    </w:p>
    <w:p w14:paraId="2EBB5335" w14:textId="77777777" w:rsidR="00F50769" w:rsidRDefault="00F50769" w:rsidP="00F50769">
      <w:r>
        <w:t xml:space="preserve"> </w:t>
      </w:r>
    </w:p>
    <w:p w14:paraId="6373DBFD" w14:textId="77777777" w:rsidR="00F50769" w:rsidRDefault="00F50769" w:rsidP="00F50769">
      <w:r>
        <w:t xml:space="preserve">1. </w:t>
      </w:r>
      <w:proofErr w:type="spellStart"/>
      <w:r>
        <w:t>Vuestra</w:t>
      </w:r>
      <w:proofErr w:type="spellEnd"/>
      <w:r>
        <w:t xml:space="preserve"> </w:t>
      </w:r>
      <w:proofErr w:type="spellStart"/>
      <w:r>
        <w:t>plegaria</w:t>
      </w:r>
      <w:proofErr w:type="spellEnd"/>
      <w:r>
        <w:t xml:space="preserve"> ha </w:t>
      </w:r>
      <w:proofErr w:type="spellStart"/>
      <w:r>
        <w:t>llegado</w:t>
      </w:r>
      <w:proofErr w:type="spellEnd"/>
      <w:r>
        <w:t xml:space="preserve"> hasta </w:t>
      </w:r>
      <w:proofErr w:type="spellStart"/>
      <w:r>
        <w:t>los</w:t>
      </w:r>
      <w:proofErr w:type="spellEnd"/>
      <w:r>
        <w:t xml:space="preserve"> </w:t>
      </w:r>
      <w:proofErr w:type="spellStart"/>
      <w:r>
        <w:t>cielos</w:t>
      </w:r>
      <w:proofErr w:type="spellEnd"/>
      <w:r>
        <w:t xml:space="preserve"> y </w:t>
      </w:r>
      <w:proofErr w:type="spellStart"/>
      <w:r>
        <w:t>como</w:t>
      </w:r>
      <w:proofErr w:type="spellEnd"/>
      <w:r>
        <w:t xml:space="preserve"> </w:t>
      </w:r>
      <w:proofErr w:type="spellStart"/>
      <w:r>
        <w:t>prueba</w:t>
      </w:r>
      <w:proofErr w:type="spellEnd"/>
      <w:r>
        <w:t xml:space="preserve"> de </w:t>
      </w:r>
      <w:proofErr w:type="spellStart"/>
      <w:r>
        <w:t>ello</w:t>
      </w:r>
      <w:proofErr w:type="spellEnd"/>
      <w:r>
        <w:t xml:space="preserve">, </w:t>
      </w:r>
      <w:proofErr w:type="spellStart"/>
      <w:r>
        <w:t>sentís</w:t>
      </w:r>
      <w:proofErr w:type="spellEnd"/>
      <w:r>
        <w:t xml:space="preserve"> </w:t>
      </w:r>
      <w:proofErr w:type="spellStart"/>
      <w:r>
        <w:t>en</w:t>
      </w:r>
      <w:proofErr w:type="spellEnd"/>
      <w:r>
        <w:t xml:space="preserve"> </w:t>
      </w:r>
      <w:proofErr w:type="spellStart"/>
      <w:r>
        <w:t>estos</w:t>
      </w:r>
      <w:proofErr w:type="spellEnd"/>
      <w:r>
        <w:t xml:space="preserve"> </w:t>
      </w:r>
      <w:proofErr w:type="spellStart"/>
      <w:r>
        <w:t>momentos</w:t>
      </w:r>
      <w:proofErr w:type="spellEnd"/>
      <w:r>
        <w:t xml:space="preserve"> mi </w:t>
      </w:r>
      <w:proofErr w:type="spellStart"/>
      <w:r>
        <w:t>paz</w:t>
      </w:r>
      <w:proofErr w:type="spellEnd"/>
      <w:r>
        <w:t xml:space="preserve">. Si </w:t>
      </w:r>
      <w:proofErr w:type="spellStart"/>
      <w:r>
        <w:t>en</w:t>
      </w:r>
      <w:proofErr w:type="spellEnd"/>
      <w:r>
        <w:t xml:space="preserve"> </w:t>
      </w:r>
      <w:proofErr w:type="spellStart"/>
      <w:r>
        <w:t>alguna</w:t>
      </w:r>
      <w:proofErr w:type="spellEnd"/>
      <w:r>
        <w:t xml:space="preserve"> </w:t>
      </w:r>
      <w:proofErr w:type="spellStart"/>
      <w:r>
        <w:t>ocasión</w:t>
      </w:r>
      <w:proofErr w:type="spellEnd"/>
      <w:r>
        <w:t xml:space="preserve"> </w:t>
      </w:r>
      <w:proofErr w:type="spellStart"/>
      <w:r>
        <w:t>llegáis</w:t>
      </w:r>
      <w:proofErr w:type="spellEnd"/>
      <w:r>
        <w:t xml:space="preserve"> a </w:t>
      </w:r>
      <w:proofErr w:type="spellStart"/>
      <w:r>
        <w:t>sentir</w:t>
      </w:r>
      <w:proofErr w:type="spellEnd"/>
      <w:r>
        <w:t xml:space="preserve"> </w:t>
      </w:r>
      <w:proofErr w:type="spellStart"/>
      <w:r>
        <w:t>que</w:t>
      </w:r>
      <w:proofErr w:type="spellEnd"/>
      <w:r>
        <w:t xml:space="preserve"> </w:t>
      </w:r>
      <w:proofErr w:type="spellStart"/>
      <w:r>
        <w:t>una</w:t>
      </w:r>
      <w:proofErr w:type="spellEnd"/>
      <w:r>
        <w:t xml:space="preserve"> dulce </w:t>
      </w:r>
      <w:proofErr w:type="spellStart"/>
      <w:r>
        <w:t>paz</w:t>
      </w:r>
      <w:proofErr w:type="spellEnd"/>
      <w:r>
        <w:t xml:space="preserve"> invade </w:t>
      </w:r>
      <w:proofErr w:type="spellStart"/>
      <w:r>
        <w:t>vuestro</w:t>
      </w:r>
      <w:proofErr w:type="spellEnd"/>
      <w:r>
        <w:t xml:space="preserve"> </w:t>
      </w:r>
      <w:proofErr w:type="spellStart"/>
      <w:r>
        <w:t>corazón</w:t>
      </w:r>
      <w:proofErr w:type="spellEnd"/>
      <w:r>
        <w:t xml:space="preserve">, </w:t>
      </w:r>
      <w:proofErr w:type="spellStart"/>
      <w:r>
        <w:t>podréis</w:t>
      </w:r>
      <w:proofErr w:type="spellEnd"/>
      <w:r>
        <w:t xml:space="preserve"> </w:t>
      </w:r>
      <w:proofErr w:type="spellStart"/>
      <w:r>
        <w:t>decir</w:t>
      </w:r>
      <w:proofErr w:type="spellEnd"/>
      <w:r>
        <w:t xml:space="preserve"> con </w:t>
      </w:r>
      <w:proofErr w:type="spellStart"/>
      <w:r>
        <w:t>certeza</w:t>
      </w:r>
      <w:proofErr w:type="spellEnd"/>
      <w:r>
        <w:t xml:space="preserve"> </w:t>
      </w:r>
      <w:proofErr w:type="spellStart"/>
      <w:r>
        <w:t>que</w:t>
      </w:r>
      <w:proofErr w:type="spellEnd"/>
      <w:r>
        <w:t xml:space="preserve"> ha </w:t>
      </w:r>
      <w:proofErr w:type="spellStart"/>
      <w:r>
        <w:t>pasado</w:t>
      </w:r>
      <w:proofErr w:type="spellEnd"/>
      <w:r>
        <w:t xml:space="preserve"> junto a </w:t>
      </w:r>
      <w:proofErr w:type="spellStart"/>
      <w:r>
        <w:t>vosotros</w:t>
      </w:r>
      <w:proofErr w:type="spellEnd"/>
      <w:r>
        <w:t xml:space="preserve"> </w:t>
      </w:r>
      <w:proofErr w:type="spellStart"/>
      <w:r>
        <w:t>vuestro</w:t>
      </w:r>
      <w:proofErr w:type="spellEnd"/>
      <w:r>
        <w:t xml:space="preserve"> </w:t>
      </w:r>
      <w:proofErr w:type="spellStart"/>
      <w:r>
        <w:t>Creador</w:t>
      </w:r>
      <w:proofErr w:type="spellEnd"/>
      <w:r>
        <w:t xml:space="preserve">. Si </w:t>
      </w:r>
      <w:proofErr w:type="spellStart"/>
      <w:r>
        <w:t>vuestro</w:t>
      </w:r>
      <w:proofErr w:type="spellEnd"/>
      <w:r>
        <w:t xml:space="preserve"> </w:t>
      </w:r>
      <w:proofErr w:type="spellStart"/>
      <w:r>
        <w:t>corazón</w:t>
      </w:r>
      <w:proofErr w:type="spellEnd"/>
      <w:r>
        <w:t xml:space="preserve"> late </w:t>
      </w:r>
      <w:proofErr w:type="spellStart"/>
      <w:r>
        <w:t>apresuradamente</w:t>
      </w:r>
      <w:proofErr w:type="spellEnd"/>
      <w:r>
        <w:t xml:space="preserve"> y un </w:t>
      </w:r>
      <w:proofErr w:type="spellStart"/>
      <w:r>
        <w:t>goce</w:t>
      </w:r>
      <w:proofErr w:type="spellEnd"/>
      <w:r>
        <w:t xml:space="preserve"> </w:t>
      </w:r>
      <w:proofErr w:type="spellStart"/>
      <w:r>
        <w:t>indefinible</w:t>
      </w:r>
      <w:proofErr w:type="spellEnd"/>
      <w:r>
        <w:t xml:space="preserve"> </w:t>
      </w:r>
      <w:proofErr w:type="spellStart"/>
      <w:r>
        <w:t>os</w:t>
      </w:r>
      <w:proofErr w:type="spellEnd"/>
      <w:r>
        <w:t xml:space="preserve"> invade, es </w:t>
      </w:r>
      <w:proofErr w:type="spellStart"/>
      <w:r>
        <w:t>que</w:t>
      </w:r>
      <w:proofErr w:type="spellEnd"/>
      <w:r>
        <w:t xml:space="preserve"> </w:t>
      </w:r>
      <w:proofErr w:type="spellStart"/>
      <w:r>
        <w:t>vuestro</w:t>
      </w:r>
      <w:proofErr w:type="spellEnd"/>
      <w:r>
        <w:t xml:space="preserve"> </w:t>
      </w:r>
      <w:proofErr w:type="spellStart"/>
      <w:r>
        <w:t>espíritu</w:t>
      </w:r>
      <w:proofErr w:type="spellEnd"/>
      <w:r>
        <w:t xml:space="preserve"> ha </w:t>
      </w:r>
      <w:proofErr w:type="spellStart"/>
      <w:r>
        <w:t>escuchado</w:t>
      </w:r>
      <w:proofErr w:type="spellEnd"/>
      <w:r>
        <w:t xml:space="preserve"> la </w:t>
      </w:r>
      <w:proofErr w:type="spellStart"/>
      <w:r>
        <w:t>voz</w:t>
      </w:r>
      <w:proofErr w:type="spellEnd"/>
      <w:r>
        <w:t xml:space="preserve"> de </w:t>
      </w:r>
      <w:proofErr w:type="spellStart"/>
      <w:r>
        <w:t>su</w:t>
      </w:r>
      <w:proofErr w:type="spellEnd"/>
      <w:r>
        <w:t xml:space="preserve"> </w:t>
      </w:r>
      <w:proofErr w:type="spellStart"/>
      <w:r>
        <w:t>Señor</w:t>
      </w:r>
      <w:proofErr w:type="spellEnd"/>
      <w:r>
        <w:t xml:space="preserve">. </w:t>
      </w:r>
    </w:p>
    <w:p w14:paraId="6ECB5A8A" w14:textId="77777777" w:rsidR="00F50769" w:rsidRDefault="00F50769" w:rsidP="00F50769">
      <w:r>
        <w:t xml:space="preserve">2. </w:t>
      </w:r>
      <w:proofErr w:type="spellStart"/>
      <w:r>
        <w:t>Tomad</w:t>
      </w:r>
      <w:proofErr w:type="spellEnd"/>
      <w:r>
        <w:t xml:space="preserve"> </w:t>
      </w:r>
      <w:proofErr w:type="spellStart"/>
      <w:r>
        <w:t>vuestra</w:t>
      </w:r>
      <w:proofErr w:type="spellEnd"/>
      <w:r>
        <w:t xml:space="preserve"> </w:t>
      </w:r>
      <w:proofErr w:type="spellStart"/>
      <w:r>
        <w:t>cruz</w:t>
      </w:r>
      <w:proofErr w:type="spellEnd"/>
      <w:r>
        <w:t xml:space="preserve">, </w:t>
      </w:r>
      <w:proofErr w:type="spellStart"/>
      <w:r>
        <w:t>pensando</w:t>
      </w:r>
      <w:proofErr w:type="spellEnd"/>
      <w:r>
        <w:t xml:space="preserve"> </w:t>
      </w:r>
      <w:proofErr w:type="spellStart"/>
      <w:r>
        <w:t>en</w:t>
      </w:r>
      <w:proofErr w:type="spellEnd"/>
      <w:r>
        <w:t xml:space="preserve"> </w:t>
      </w:r>
      <w:proofErr w:type="spellStart"/>
      <w:r>
        <w:t>que</w:t>
      </w:r>
      <w:proofErr w:type="spellEnd"/>
      <w:r>
        <w:t xml:space="preserve"> mi </w:t>
      </w:r>
      <w:proofErr w:type="spellStart"/>
      <w:r>
        <w:t>presencia</w:t>
      </w:r>
      <w:proofErr w:type="spellEnd"/>
      <w:r>
        <w:t xml:space="preserve"> es con </w:t>
      </w:r>
      <w:proofErr w:type="spellStart"/>
      <w:r>
        <w:t>vosotros</w:t>
      </w:r>
      <w:proofErr w:type="spellEnd"/>
      <w:r>
        <w:t xml:space="preserve">, para </w:t>
      </w:r>
      <w:proofErr w:type="spellStart"/>
      <w:r>
        <w:t>alentaros</w:t>
      </w:r>
      <w:proofErr w:type="spellEnd"/>
      <w:r>
        <w:t xml:space="preserve"> </w:t>
      </w:r>
      <w:proofErr w:type="spellStart"/>
      <w:r>
        <w:t>en</w:t>
      </w:r>
      <w:proofErr w:type="spellEnd"/>
      <w:r>
        <w:t xml:space="preserve"> </w:t>
      </w:r>
      <w:proofErr w:type="spellStart"/>
      <w:r>
        <w:t>vuestro</w:t>
      </w:r>
      <w:proofErr w:type="spellEnd"/>
      <w:r>
        <w:t xml:space="preserve"> camino de </w:t>
      </w:r>
      <w:proofErr w:type="spellStart"/>
      <w:r>
        <w:t>evolución</w:t>
      </w:r>
      <w:proofErr w:type="spellEnd"/>
      <w:r>
        <w:t xml:space="preserve">. </w:t>
      </w:r>
    </w:p>
    <w:p w14:paraId="0A5D53FA" w14:textId="77777777" w:rsidR="00F50769" w:rsidRDefault="00F50769" w:rsidP="00F50769">
      <w:r>
        <w:t xml:space="preserve">3. Todos </w:t>
      </w:r>
      <w:proofErr w:type="spellStart"/>
      <w:r>
        <w:t>podéis</w:t>
      </w:r>
      <w:proofErr w:type="spellEnd"/>
      <w:r>
        <w:t xml:space="preserve"> y </w:t>
      </w:r>
      <w:proofErr w:type="spellStart"/>
      <w:r>
        <w:t>debéis</w:t>
      </w:r>
      <w:proofErr w:type="spellEnd"/>
      <w:r>
        <w:t xml:space="preserve"> ser de </w:t>
      </w:r>
      <w:proofErr w:type="spellStart"/>
      <w:r>
        <w:t>los</w:t>
      </w:r>
      <w:proofErr w:type="spellEnd"/>
      <w:r>
        <w:t xml:space="preserve"> </w:t>
      </w:r>
      <w:proofErr w:type="spellStart"/>
      <w:r>
        <w:t>iluminados</w:t>
      </w:r>
      <w:proofErr w:type="spellEnd"/>
      <w:r>
        <w:t xml:space="preserve"> </w:t>
      </w:r>
      <w:proofErr w:type="spellStart"/>
      <w:r>
        <w:t>por</w:t>
      </w:r>
      <w:proofErr w:type="spellEnd"/>
      <w:r>
        <w:t xml:space="preserve"> </w:t>
      </w:r>
      <w:proofErr w:type="spellStart"/>
      <w:r>
        <w:t>el</w:t>
      </w:r>
      <w:proofErr w:type="spellEnd"/>
      <w:r>
        <w:t xml:space="preserve"> </w:t>
      </w:r>
      <w:proofErr w:type="spellStart"/>
      <w:r>
        <w:t>Señor</w:t>
      </w:r>
      <w:proofErr w:type="spellEnd"/>
      <w:r>
        <w:t xml:space="preserve">, no hay un </w:t>
      </w:r>
      <w:proofErr w:type="spellStart"/>
      <w:r>
        <w:t>corazón</w:t>
      </w:r>
      <w:proofErr w:type="spellEnd"/>
      <w:r>
        <w:t xml:space="preserve"> </w:t>
      </w:r>
      <w:proofErr w:type="spellStart"/>
      <w:r>
        <w:t>que</w:t>
      </w:r>
      <w:proofErr w:type="spellEnd"/>
      <w:r>
        <w:t xml:space="preserve"> no </w:t>
      </w:r>
      <w:proofErr w:type="spellStart"/>
      <w:r>
        <w:t>lleve</w:t>
      </w:r>
      <w:proofErr w:type="spellEnd"/>
      <w:r>
        <w:t xml:space="preserve"> </w:t>
      </w:r>
      <w:proofErr w:type="spellStart"/>
      <w:r>
        <w:t>en</w:t>
      </w:r>
      <w:proofErr w:type="spellEnd"/>
      <w:r>
        <w:t xml:space="preserve"> </w:t>
      </w:r>
      <w:proofErr w:type="spellStart"/>
      <w:r>
        <w:t>su</w:t>
      </w:r>
      <w:proofErr w:type="spellEnd"/>
      <w:r>
        <w:t xml:space="preserve"> interior </w:t>
      </w:r>
      <w:proofErr w:type="spellStart"/>
      <w:r>
        <w:t>el</w:t>
      </w:r>
      <w:proofErr w:type="spellEnd"/>
      <w:r>
        <w:t xml:space="preserve"> germen </w:t>
      </w:r>
      <w:proofErr w:type="spellStart"/>
      <w:r>
        <w:t>divino</w:t>
      </w:r>
      <w:proofErr w:type="spellEnd"/>
      <w:r>
        <w:t xml:space="preserve"> del amor y de la </w:t>
      </w:r>
      <w:proofErr w:type="spellStart"/>
      <w:r>
        <w:t>virtud</w:t>
      </w:r>
      <w:proofErr w:type="spellEnd"/>
      <w:r>
        <w:t xml:space="preserve">. </w:t>
      </w:r>
      <w:proofErr w:type="gramStart"/>
      <w:r>
        <w:t>Los</w:t>
      </w:r>
      <w:proofErr w:type="gramEnd"/>
      <w:r>
        <w:t xml:space="preserve"> </w:t>
      </w:r>
      <w:proofErr w:type="spellStart"/>
      <w:r>
        <w:t>que</w:t>
      </w:r>
      <w:proofErr w:type="spellEnd"/>
      <w:r>
        <w:t xml:space="preserve"> </w:t>
      </w:r>
      <w:proofErr w:type="spellStart"/>
      <w:r>
        <w:t>abrazan</w:t>
      </w:r>
      <w:proofErr w:type="spellEnd"/>
      <w:r>
        <w:t xml:space="preserve"> mi </w:t>
      </w:r>
      <w:proofErr w:type="spellStart"/>
      <w:r>
        <w:t>Doctrina</w:t>
      </w:r>
      <w:proofErr w:type="spellEnd"/>
      <w:r>
        <w:t xml:space="preserve"> para </w:t>
      </w:r>
      <w:proofErr w:type="spellStart"/>
      <w:r>
        <w:t>convertirse</w:t>
      </w:r>
      <w:proofErr w:type="spellEnd"/>
      <w:r>
        <w:t xml:space="preserve"> </w:t>
      </w:r>
      <w:proofErr w:type="spellStart"/>
      <w:r>
        <w:t>en</w:t>
      </w:r>
      <w:proofErr w:type="spellEnd"/>
      <w:r>
        <w:t xml:space="preserve"> mis </w:t>
      </w:r>
      <w:proofErr w:type="spellStart"/>
      <w:r>
        <w:t>discípulos</w:t>
      </w:r>
      <w:proofErr w:type="spellEnd"/>
      <w:r>
        <w:t xml:space="preserve">, son </w:t>
      </w:r>
      <w:proofErr w:type="spellStart"/>
      <w:r>
        <w:t>los</w:t>
      </w:r>
      <w:proofErr w:type="spellEnd"/>
      <w:r>
        <w:t xml:space="preserve"> </w:t>
      </w:r>
      <w:proofErr w:type="spellStart"/>
      <w:r>
        <w:t>que</w:t>
      </w:r>
      <w:proofErr w:type="spellEnd"/>
      <w:r>
        <w:t xml:space="preserve"> con </w:t>
      </w:r>
      <w:proofErr w:type="spellStart"/>
      <w:r>
        <w:t>verdaderos</w:t>
      </w:r>
      <w:proofErr w:type="spellEnd"/>
      <w:r>
        <w:t xml:space="preserve"> testimonios de amor y </w:t>
      </w:r>
      <w:proofErr w:type="spellStart"/>
      <w:r>
        <w:t>caridad</w:t>
      </w:r>
      <w:proofErr w:type="spellEnd"/>
      <w:r>
        <w:t xml:space="preserve"> </w:t>
      </w:r>
      <w:proofErr w:type="spellStart"/>
      <w:r>
        <w:t>presentan</w:t>
      </w:r>
      <w:proofErr w:type="spellEnd"/>
      <w:r>
        <w:t xml:space="preserve"> a </w:t>
      </w:r>
      <w:proofErr w:type="spellStart"/>
      <w:r>
        <w:t>su</w:t>
      </w:r>
      <w:proofErr w:type="spellEnd"/>
      <w:r>
        <w:t xml:space="preserve"> Maestro </w:t>
      </w:r>
      <w:proofErr w:type="spellStart"/>
      <w:r>
        <w:t>delante</w:t>
      </w:r>
      <w:proofErr w:type="spellEnd"/>
      <w:r>
        <w:t xml:space="preserve"> de la </w:t>
      </w:r>
      <w:proofErr w:type="spellStart"/>
      <w:r>
        <w:t>multitud</w:t>
      </w:r>
      <w:proofErr w:type="spellEnd"/>
      <w:r>
        <w:t xml:space="preserve">, </w:t>
      </w:r>
      <w:proofErr w:type="spellStart"/>
      <w:r>
        <w:t>como</w:t>
      </w:r>
      <w:proofErr w:type="spellEnd"/>
      <w:r>
        <w:t xml:space="preserve"> </w:t>
      </w:r>
      <w:proofErr w:type="spellStart"/>
      <w:r>
        <w:t>el</w:t>
      </w:r>
      <w:proofErr w:type="spellEnd"/>
      <w:r>
        <w:t xml:space="preserve"> amor perfecto y la </w:t>
      </w:r>
      <w:proofErr w:type="spellStart"/>
      <w:r>
        <w:t>sabiduría</w:t>
      </w:r>
      <w:proofErr w:type="spellEnd"/>
      <w:r>
        <w:t xml:space="preserve"> </w:t>
      </w:r>
      <w:proofErr w:type="spellStart"/>
      <w:r>
        <w:t>infinita</w:t>
      </w:r>
      <w:proofErr w:type="spellEnd"/>
      <w:r>
        <w:t xml:space="preserve">, </w:t>
      </w:r>
      <w:proofErr w:type="spellStart"/>
      <w:r>
        <w:t>esa</w:t>
      </w:r>
      <w:proofErr w:type="spellEnd"/>
      <w:r>
        <w:t xml:space="preserve"> </w:t>
      </w:r>
      <w:proofErr w:type="spellStart"/>
      <w:r>
        <w:t>será</w:t>
      </w:r>
      <w:proofErr w:type="spellEnd"/>
      <w:r>
        <w:t xml:space="preserve"> la forma </w:t>
      </w:r>
      <w:proofErr w:type="spellStart"/>
      <w:r>
        <w:t>en</w:t>
      </w:r>
      <w:proofErr w:type="spellEnd"/>
      <w:r>
        <w:t xml:space="preserve"> </w:t>
      </w:r>
      <w:proofErr w:type="spellStart"/>
      <w:r>
        <w:t>que</w:t>
      </w:r>
      <w:proofErr w:type="spellEnd"/>
      <w:r>
        <w:t xml:space="preserve"> </w:t>
      </w:r>
      <w:proofErr w:type="spellStart"/>
      <w:r>
        <w:t>debéis</w:t>
      </w:r>
      <w:proofErr w:type="spellEnd"/>
      <w:r>
        <w:t xml:space="preserve"> </w:t>
      </w:r>
      <w:proofErr w:type="spellStart"/>
      <w:r>
        <w:t>propagar</w:t>
      </w:r>
      <w:proofErr w:type="spellEnd"/>
      <w:r>
        <w:t xml:space="preserve"> </w:t>
      </w:r>
      <w:proofErr w:type="spellStart"/>
      <w:r>
        <w:t>en</w:t>
      </w:r>
      <w:proofErr w:type="spellEnd"/>
      <w:r>
        <w:t xml:space="preserve"> la Tierra la </w:t>
      </w:r>
      <w:proofErr w:type="spellStart"/>
      <w:r>
        <w:t>buena</w:t>
      </w:r>
      <w:proofErr w:type="spellEnd"/>
      <w:r>
        <w:t xml:space="preserve"> </w:t>
      </w:r>
      <w:proofErr w:type="spellStart"/>
      <w:r>
        <w:t>nueva</w:t>
      </w:r>
      <w:proofErr w:type="spellEnd"/>
      <w:r>
        <w:t xml:space="preserve"> </w:t>
      </w:r>
      <w:proofErr w:type="spellStart"/>
      <w:r>
        <w:t>por</w:t>
      </w:r>
      <w:proofErr w:type="spellEnd"/>
      <w:r>
        <w:t xml:space="preserve"> medio de </w:t>
      </w:r>
      <w:proofErr w:type="spellStart"/>
      <w:r>
        <w:t>obras</w:t>
      </w:r>
      <w:proofErr w:type="spellEnd"/>
      <w:r>
        <w:t xml:space="preserve">, palabras y </w:t>
      </w:r>
      <w:proofErr w:type="spellStart"/>
      <w:r>
        <w:t>pensamientos</w:t>
      </w:r>
      <w:proofErr w:type="spellEnd"/>
      <w:r>
        <w:t xml:space="preserve"> puros. </w:t>
      </w:r>
    </w:p>
    <w:p w14:paraId="396B4A41" w14:textId="77777777" w:rsidR="00F50769" w:rsidRDefault="00F50769" w:rsidP="00F50769">
      <w:r>
        <w:t xml:space="preserve">4. </w:t>
      </w:r>
      <w:proofErr w:type="spellStart"/>
      <w:r>
        <w:t>Quiero</w:t>
      </w:r>
      <w:proofErr w:type="spellEnd"/>
      <w:r>
        <w:t xml:space="preserve"> </w:t>
      </w:r>
      <w:proofErr w:type="spellStart"/>
      <w:r>
        <w:t>que</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alcancéis</w:t>
      </w:r>
      <w:proofErr w:type="spellEnd"/>
      <w:r>
        <w:t xml:space="preserve"> </w:t>
      </w:r>
      <w:proofErr w:type="spellStart"/>
      <w:r>
        <w:t>tal</w:t>
      </w:r>
      <w:proofErr w:type="spellEnd"/>
      <w:r>
        <w:t xml:space="preserve"> </w:t>
      </w:r>
      <w:proofErr w:type="spellStart"/>
      <w:r>
        <w:t>sensibilidad</w:t>
      </w:r>
      <w:proofErr w:type="spellEnd"/>
      <w:r>
        <w:t xml:space="preserve"> </w:t>
      </w:r>
      <w:proofErr w:type="spellStart"/>
      <w:r>
        <w:t>en</w:t>
      </w:r>
      <w:proofErr w:type="spellEnd"/>
      <w:r>
        <w:t xml:space="preserve"> lo </w:t>
      </w:r>
      <w:proofErr w:type="spellStart"/>
      <w:r>
        <w:t>espiritual</w:t>
      </w:r>
      <w:proofErr w:type="spellEnd"/>
      <w:r>
        <w:t xml:space="preserve">, </w:t>
      </w:r>
      <w:proofErr w:type="spellStart"/>
      <w:r>
        <w:t>que</w:t>
      </w:r>
      <w:proofErr w:type="spellEnd"/>
      <w:r>
        <w:t xml:space="preserve"> baste con </w:t>
      </w:r>
      <w:proofErr w:type="spellStart"/>
      <w:r>
        <w:t>que</w:t>
      </w:r>
      <w:proofErr w:type="spellEnd"/>
      <w:r>
        <w:t xml:space="preserve"> un </w:t>
      </w:r>
      <w:proofErr w:type="spellStart"/>
      <w:r>
        <w:t>pensamiento</w:t>
      </w:r>
      <w:proofErr w:type="spellEnd"/>
      <w:r>
        <w:t xml:space="preserve"> </w:t>
      </w:r>
      <w:proofErr w:type="spellStart"/>
      <w:r>
        <w:t>mío</w:t>
      </w:r>
      <w:proofErr w:type="spellEnd"/>
      <w:r>
        <w:t xml:space="preserve"> se </w:t>
      </w:r>
      <w:proofErr w:type="spellStart"/>
      <w:r>
        <w:t>refleje</w:t>
      </w:r>
      <w:proofErr w:type="spellEnd"/>
      <w:r>
        <w:t xml:space="preserve"> </w:t>
      </w:r>
      <w:proofErr w:type="spellStart"/>
      <w:r>
        <w:t>en</w:t>
      </w:r>
      <w:proofErr w:type="spellEnd"/>
      <w:r>
        <w:t xml:space="preserve"> </w:t>
      </w:r>
      <w:proofErr w:type="spellStart"/>
      <w:r>
        <w:t>vuestra</w:t>
      </w:r>
      <w:proofErr w:type="spellEnd"/>
      <w:r>
        <w:t xml:space="preserve"> </w:t>
      </w:r>
      <w:proofErr w:type="spellStart"/>
      <w:r>
        <w:t>mente</w:t>
      </w:r>
      <w:proofErr w:type="spellEnd"/>
      <w:r>
        <w:t xml:space="preserve">, para </w:t>
      </w:r>
      <w:proofErr w:type="spellStart"/>
      <w:r>
        <w:t>que</w:t>
      </w:r>
      <w:proofErr w:type="spellEnd"/>
      <w:r>
        <w:t xml:space="preserve"> </w:t>
      </w:r>
      <w:proofErr w:type="spellStart"/>
      <w:r>
        <w:t>obedezcáis</w:t>
      </w:r>
      <w:proofErr w:type="spellEnd"/>
      <w:r>
        <w:t xml:space="preserve"> con </w:t>
      </w:r>
      <w:proofErr w:type="spellStart"/>
      <w:r>
        <w:t>verdadera</w:t>
      </w:r>
      <w:proofErr w:type="spellEnd"/>
      <w:r>
        <w:t xml:space="preserve"> </w:t>
      </w:r>
      <w:proofErr w:type="spellStart"/>
      <w:r>
        <w:t>mansedumbre</w:t>
      </w:r>
      <w:proofErr w:type="spellEnd"/>
      <w:r>
        <w:t xml:space="preserve">. </w:t>
      </w:r>
    </w:p>
    <w:p w14:paraId="640C6E70" w14:textId="77777777" w:rsidR="00F50769" w:rsidRDefault="00F50769" w:rsidP="00F50769">
      <w:r>
        <w:t xml:space="preserve">5. </w:t>
      </w:r>
      <w:proofErr w:type="spellStart"/>
      <w:r>
        <w:t>Aquellos</w:t>
      </w:r>
      <w:proofErr w:type="spellEnd"/>
      <w:r>
        <w:t xml:space="preserve"> </w:t>
      </w:r>
      <w:proofErr w:type="spellStart"/>
      <w:r>
        <w:t>tiempos</w:t>
      </w:r>
      <w:proofErr w:type="spellEnd"/>
      <w:r>
        <w:t xml:space="preserve"> </w:t>
      </w:r>
      <w:proofErr w:type="spellStart"/>
      <w:r>
        <w:t>en</w:t>
      </w:r>
      <w:proofErr w:type="spellEnd"/>
      <w:r>
        <w:t xml:space="preserve"> </w:t>
      </w:r>
      <w:proofErr w:type="spellStart"/>
      <w:r>
        <w:t>que</w:t>
      </w:r>
      <w:proofErr w:type="spellEnd"/>
      <w:r>
        <w:t xml:space="preserve"> </w:t>
      </w:r>
      <w:proofErr w:type="spellStart"/>
      <w:r>
        <w:t>el</w:t>
      </w:r>
      <w:proofErr w:type="spellEnd"/>
      <w:r>
        <w:t xml:space="preserve"> pueblo </w:t>
      </w:r>
      <w:proofErr w:type="spellStart"/>
      <w:r>
        <w:t>exigía</w:t>
      </w:r>
      <w:proofErr w:type="spellEnd"/>
      <w:r>
        <w:t xml:space="preserve"> a </w:t>
      </w:r>
      <w:proofErr w:type="spellStart"/>
      <w:r>
        <w:t>su</w:t>
      </w:r>
      <w:proofErr w:type="spellEnd"/>
      <w:r>
        <w:t xml:space="preserve"> Dios </w:t>
      </w:r>
      <w:proofErr w:type="spellStart"/>
      <w:r>
        <w:t>una</w:t>
      </w:r>
      <w:proofErr w:type="spellEnd"/>
      <w:r>
        <w:t xml:space="preserve"> </w:t>
      </w:r>
      <w:proofErr w:type="spellStart"/>
      <w:r>
        <w:t>absoluta</w:t>
      </w:r>
      <w:proofErr w:type="spellEnd"/>
      <w:r>
        <w:t xml:space="preserve"> </w:t>
      </w:r>
      <w:proofErr w:type="spellStart"/>
      <w:r>
        <w:t>materialización</w:t>
      </w:r>
      <w:proofErr w:type="spellEnd"/>
      <w:r>
        <w:t xml:space="preserve"> para </w:t>
      </w:r>
      <w:proofErr w:type="spellStart"/>
      <w:r>
        <w:t>creer</w:t>
      </w:r>
      <w:proofErr w:type="spellEnd"/>
      <w:r>
        <w:t xml:space="preserve"> </w:t>
      </w:r>
      <w:proofErr w:type="spellStart"/>
      <w:r>
        <w:t>en</w:t>
      </w:r>
      <w:proofErr w:type="spellEnd"/>
      <w:r>
        <w:t xml:space="preserve"> </w:t>
      </w:r>
      <w:proofErr w:type="spellStart"/>
      <w:r>
        <w:t>su</w:t>
      </w:r>
      <w:proofErr w:type="spellEnd"/>
      <w:r>
        <w:t xml:space="preserve"> palabra, </w:t>
      </w:r>
      <w:proofErr w:type="spellStart"/>
      <w:r>
        <w:t>en</w:t>
      </w:r>
      <w:proofErr w:type="spellEnd"/>
      <w:r>
        <w:t xml:space="preserve"> </w:t>
      </w:r>
      <w:proofErr w:type="spellStart"/>
      <w:r>
        <w:t>su</w:t>
      </w:r>
      <w:proofErr w:type="spellEnd"/>
      <w:r>
        <w:t xml:space="preserve"> </w:t>
      </w:r>
      <w:proofErr w:type="spellStart"/>
      <w:r>
        <w:t>existencia</w:t>
      </w:r>
      <w:proofErr w:type="spellEnd"/>
      <w:r>
        <w:t xml:space="preserve"> o </w:t>
      </w:r>
      <w:proofErr w:type="spellStart"/>
      <w:r>
        <w:t>en</w:t>
      </w:r>
      <w:proofErr w:type="spellEnd"/>
      <w:r>
        <w:t xml:space="preserve"> </w:t>
      </w:r>
      <w:proofErr w:type="spellStart"/>
      <w:r>
        <w:t>su</w:t>
      </w:r>
      <w:proofErr w:type="spellEnd"/>
      <w:r>
        <w:t xml:space="preserve"> </w:t>
      </w:r>
      <w:proofErr w:type="spellStart"/>
      <w:r>
        <w:t>justicia</w:t>
      </w:r>
      <w:proofErr w:type="spellEnd"/>
      <w:r>
        <w:t xml:space="preserve">, </w:t>
      </w:r>
      <w:proofErr w:type="spellStart"/>
      <w:r>
        <w:t>han</w:t>
      </w:r>
      <w:proofErr w:type="spellEnd"/>
      <w:r>
        <w:t xml:space="preserve"> </w:t>
      </w:r>
      <w:proofErr w:type="spellStart"/>
      <w:r>
        <w:t>pasado</w:t>
      </w:r>
      <w:proofErr w:type="spellEnd"/>
      <w:r>
        <w:t xml:space="preserve">; </w:t>
      </w:r>
      <w:proofErr w:type="spellStart"/>
      <w:r>
        <w:t>aquellos</w:t>
      </w:r>
      <w:proofErr w:type="spellEnd"/>
      <w:r>
        <w:t xml:space="preserve"> </w:t>
      </w:r>
      <w:proofErr w:type="spellStart"/>
      <w:r>
        <w:t>tiempos</w:t>
      </w:r>
      <w:proofErr w:type="spellEnd"/>
      <w:r>
        <w:t xml:space="preserve"> </w:t>
      </w:r>
      <w:proofErr w:type="spellStart"/>
      <w:r>
        <w:t>en</w:t>
      </w:r>
      <w:proofErr w:type="spellEnd"/>
      <w:r>
        <w:t xml:space="preserve"> </w:t>
      </w:r>
      <w:proofErr w:type="spellStart"/>
      <w:r>
        <w:t>que</w:t>
      </w:r>
      <w:proofErr w:type="spellEnd"/>
      <w:r>
        <w:t xml:space="preserve"> </w:t>
      </w:r>
      <w:proofErr w:type="spellStart"/>
      <w:r>
        <w:t>el</w:t>
      </w:r>
      <w:proofErr w:type="spellEnd"/>
      <w:r>
        <w:t xml:space="preserve"> pueblo </w:t>
      </w:r>
      <w:proofErr w:type="spellStart"/>
      <w:r>
        <w:t>sólo</w:t>
      </w:r>
      <w:proofErr w:type="spellEnd"/>
      <w:r>
        <w:t xml:space="preserve"> se </w:t>
      </w:r>
      <w:proofErr w:type="spellStart"/>
      <w:r>
        <w:t>estremecía</w:t>
      </w:r>
      <w:proofErr w:type="spellEnd"/>
      <w:r>
        <w:t xml:space="preserve"> ante la </w:t>
      </w:r>
      <w:proofErr w:type="spellStart"/>
      <w:r>
        <w:t>voz</w:t>
      </w:r>
      <w:proofErr w:type="spellEnd"/>
      <w:r>
        <w:t xml:space="preserve"> terrible de sus </w:t>
      </w:r>
      <w:proofErr w:type="spellStart"/>
      <w:r>
        <w:t>profetas</w:t>
      </w:r>
      <w:proofErr w:type="spellEnd"/>
      <w:r>
        <w:t xml:space="preserve"> o ante la </w:t>
      </w:r>
      <w:proofErr w:type="spellStart"/>
      <w:r>
        <w:t>justicia</w:t>
      </w:r>
      <w:proofErr w:type="spellEnd"/>
      <w:r>
        <w:t xml:space="preserve"> </w:t>
      </w:r>
      <w:proofErr w:type="spellStart"/>
      <w:r>
        <w:t>divina</w:t>
      </w:r>
      <w:proofErr w:type="spellEnd"/>
      <w:r>
        <w:t xml:space="preserve"> </w:t>
      </w:r>
      <w:proofErr w:type="spellStart"/>
      <w:r>
        <w:t>manifestada</w:t>
      </w:r>
      <w:proofErr w:type="spellEnd"/>
      <w:r>
        <w:t xml:space="preserve"> </w:t>
      </w:r>
      <w:proofErr w:type="spellStart"/>
      <w:r>
        <w:t>por</w:t>
      </w:r>
      <w:proofErr w:type="spellEnd"/>
      <w:r>
        <w:t xml:space="preserve"> medio de </w:t>
      </w:r>
      <w:proofErr w:type="spellStart"/>
      <w:r>
        <w:t>los</w:t>
      </w:r>
      <w:proofErr w:type="spellEnd"/>
      <w:r>
        <w:t xml:space="preserve"> </w:t>
      </w:r>
      <w:proofErr w:type="spellStart"/>
      <w:r>
        <w:t>elementos</w:t>
      </w:r>
      <w:proofErr w:type="spellEnd"/>
      <w:r>
        <w:t xml:space="preserve"> </w:t>
      </w:r>
      <w:proofErr w:type="spellStart"/>
      <w:r>
        <w:t>desatados</w:t>
      </w:r>
      <w:proofErr w:type="spellEnd"/>
      <w:r>
        <w:t xml:space="preserve">, </w:t>
      </w:r>
      <w:proofErr w:type="spellStart"/>
      <w:r>
        <w:t>por</w:t>
      </w:r>
      <w:proofErr w:type="spellEnd"/>
      <w:r>
        <w:t xml:space="preserve"> </w:t>
      </w:r>
      <w:proofErr w:type="spellStart"/>
      <w:r>
        <w:t>plagas</w:t>
      </w:r>
      <w:proofErr w:type="spellEnd"/>
      <w:r>
        <w:t xml:space="preserve">, </w:t>
      </w:r>
      <w:proofErr w:type="spellStart"/>
      <w:r>
        <w:t>epidemias</w:t>
      </w:r>
      <w:proofErr w:type="spellEnd"/>
      <w:r>
        <w:t xml:space="preserve"> y </w:t>
      </w:r>
      <w:proofErr w:type="spellStart"/>
      <w:r>
        <w:t>guerras</w:t>
      </w:r>
      <w:proofErr w:type="spellEnd"/>
      <w:r>
        <w:t xml:space="preserve">, </w:t>
      </w:r>
      <w:proofErr w:type="spellStart"/>
      <w:r>
        <w:t>debéis</w:t>
      </w:r>
      <w:proofErr w:type="spellEnd"/>
      <w:r>
        <w:t xml:space="preserve"> </w:t>
      </w:r>
      <w:proofErr w:type="spellStart"/>
      <w:r>
        <w:t>dejarlos</w:t>
      </w:r>
      <w:proofErr w:type="spellEnd"/>
      <w:r>
        <w:t xml:space="preserve"> </w:t>
      </w:r>
      <w:proofErr w:type="spellStart"/>
      <w:r>
        <w:t>en</w:t>
      </w:r>
      <w:proofErr w:type="spellEnd"/>
      <w:r>
        <w:t xml:space="preserve"> </w:t>
      </w:r>
      <w:proofErr w:type="spellStart"/>
      <w:r>
        <w:t>el</w:t>
      </w:r>
      <w:proofErr w:type="spellEnd"/>
      <w:r>
        <w:t xml:space="preserve"> </w:t>
      </w:r>
      <w:proofErr w:type="spellStart"/>
      <w:r>
        <w:t>pasado</w:t>
      </w:r>
      <w:proofErr w:type="spellEnd"/>
      <w:r>
        <w:t xml:space="preserve">, no </w:t>
      </w:r>
      <w:proofErr w:type="spellStart"/>
      <w:r>
        <w:lastRenderedPageBreak/>
        <w:t>queráis</w:t>
      </w:r>
      <w:proofErr w:type="spellEnd"/>
      <w:r>
        <w:t xml:space="preserve"> </w:t>
      </w:r>
      <w:proofErr w:type="spellStart"/>
      <w:r>
        <w:t>que</w:t>
      </w:r>
      <w:proofErr w:type="spellEnd"/>
      <w:r>
        <w:t xml:space="preserve"> se </w:t>
      </w:r>
      <w:proofErr w:type="spellStart"/>
      <w:r>
        <w:t>prolonguen</w:t>
      </w:r>
      <w:proofErr w:type="spellEnd"/>
      <w:r>
        <w:t xml:space="preserve"> hasta </w:t>
      </w:r>
      <w:proofErr w:type="spellStart"/>
      <w:r>
        <w:t>vuestros</w:t>
      </w:r>
      <w:proofErr w:type="spellEnd"/>
      <w:r>
        <w:t xml:space="preserve"> días. </w:t>
      </w:r>
      <w:proofErr w:type="spellStart"/>
      <w:r>
        <w:t>Vuestro</w:t>
      </w:r>
      <w:proofErr w:type="spellEnd"/>
      <w:r>
        <w:t xml:space="preserve"> </w:t>
      </w:r>
      <w:proofErr w:type="spellStart"/>
      <w:r>
        <w:t>espíritu</w:t>
      </w:r>
      <w:proofErr w:type="spellEnd"/>
      <w:r>
        <w:t xml:space="preserve"> ha </w:t>
      </w:r>
      <w:proofErr w:type="spellStart"/>
      <w:r>
        <w:t>evolucionado</w:t>
      </w:r>
      <w:proofErr w:type="spellEnd"/>
      <w:r>
        <w:t xml:space="preserve"> y </w:t>
      </w:r>
      <w:proofErr w:type="spellStart"/>
      <w:r>
        <w:t>debe</w:t>
      </w:r>
      <w:proofErr w:type="spellEnd"/>
      <w:r>
        <w:t xml:space="preserve"> de </w:t>
      </w:r>
      <w:proofErr w:type="spellStart"/>
      <w:r>
        <w:t>luchar</w:t>
      </w:r>
      <w:proofErr w:type="spellEnd"/>
      <w:r>
        <w:t xml:space="preserve"> con la </w:t>
      </w:r>
      <w:proofErr w:type="spellStart"/>
      <w:r>
        <w:t>materia</w:t>
      </w:r>
      <w:proofErr w:type="spellEnd"/>
      <w:r>
        <w:t xml:space="preserve"> hasta </w:t>
      </w:r>
      <w:proofErr w:type="spellStart"/>
      <w:r>
        <w:t>hacerla</w:t>
      </w:r>
      <w:proofErr w:type="spellEnd"/>
      <w:r>
        <w:t xml:space="preserve"> sensible a las </w:t>
      </w:r>
      <w:proofErr w:type="spellStart"/>
      <w:r>
        <w:t>vibraciones</w:t>
      </w:r>
      <w:proofErr w:type="spellEnd"/>
      <w:r>
        <w:t xml:space="preserve">, </w:t>
      </w:r>
      <w:proofErr w:type="spellStart"/>
      <w:r>
        <w:t>inspiraciones</w:t>
      </w:r>
      <w:proofErr w:type="spellEnd"/>
      <w:r>
        <w:t xml:space="preserve"> y </w:t>
      </w:r>
      <w:proofErr w:type="spellStart"/>
      <w:r>
        <w:t>mensajes</w:t>
      </w:r>
      <w:proofErr w:type="spellEnd"/>
      <w:r>
        <w:t xml:space="preserve"> </w:t>
      </w:r>
      <w:proofErr w:type="spellStart"/>
      <w:r>
        <w:t>que</w:t>
      </w:r>
      <w:proofErr w:type="spellEnd"/>
      <w:r>
        <w:t xml:space="preserve"> </w:t>
      </w:r>
      <w:proofErr w:type="spellStart"/>
      <w:r>
        <w:t>os</w:t>
      </w:r>
      <w:proofErr w:type="spellEnd"/>
      <w:r>
        <w:t xml:space="preserve"> </w:t>
      </w:r>
      <w:proofErr w:type="spellStart"/>
      <w:r>
        <w:t>lleguen</w:t>
      </w:r>
      <w:proofErr w:type="spellEnd"/>
      <w:r>
        <w:t xml:space="preserve"> del Mundo </w:t>
      </w:r>
      <w:proofErr w:type="spellStart"/>
      <w:r>
        <w:t>Espiritual</w:t>
      </w:r>
      <w:proofErr w:type="spellEnd"/>
      <w:r>
        <w:t xml:space="preserve">.  </w:t>
      </w:r>
    </w:p>
    <w:p w14:paraId="4BF59BD3" w14:textId="77777777" w:rsidR="00F50769" w:rsidRDefault="00F50769" w:rsidP="00F50769">
      <w:r>
        <w:t xml:space="preserve">6. En </w:t>
      </w:r>
      <w:proofErr w:type="spellStart"/>
      <w:r>
        <w:t>cada</w:t>
      </w:r>
      <w:proofErr w:type="spellEnd"/>
      <w:r>
        <w:t xml:space="preserve"> era he </w:t>
      </w:r>
      <w:proofErr w:type="spellStart"/>
      <w:r>
        <w:t>ayudado</w:t>
      </w:r>
      <w:proofErr w:type="spellEnd"/>
      <w:r>
        <w:t xml:space="preserve"> a </w:t>
      </w:r>
      <w:proofErr w:type="spellStart"/>
      <w:r>
        <w:t>vuestro</w:t>
      </w:r>
      <w:proofErr w:type="spellEnd"/>
      <w:r>
        <w:t xml:space="preserve"> </w:t>
      </w:r>
      <w:proofErr w:type="spellStart"/>
      <w:r>
        <w:t>espíritu</w:t>
      </w:r>
      <w:proofErr w:type="spellEnd"/>
      <w:r>
        <w:t xml:space="preserve"> a </w:t>
      </w:r>
      <w:proofErr w:type="spellStart"/>
      <w:r>
        <w:t>penetrar</w:t>
      </w:r>
      <w:proofErr w:type="spellEnd"/>
      <w:r>
        <w:t xml:space="preserve"> </w:t>
      </w:r>
      <w:proofErr w:type="spellStart"/>
      <w:r>
        <w:t>más</w:t>
      </w:r>
      <w:proofErr w:type="spellEnd"/>
      <w:r>
        <w:t xml:space="preserve"> y </w:t>
      </w:r>
      <w:proofErr w:type="spellStart"/>
      <w:r>
        <w:t>más</w:t>
      </w:r>
      <w:proofErr w:type="spellEnd"/>
      <w:r>
        <w:t xml:space="preserve"> </w:t>
      </w:r>
      <w:proofErr w:type="spellStart"/>
      <w:r>
        <w:t>en</w:t>
      </w:r>
      <w:proofErr w:type="spellEnd"/>
      <w:r>
        <w:t xml:space="preserve"> </w:t>
      </w:r>
      <w:proofErr w:type="spellStart"/>
      <w:r>
        <w:t>el</w:t>
      </w:r>
      <w:proofErr w:type="spellEnd"/>
      <w:r>
        <w:t xml:space="preserve"> </w:t>
      </w:r>
      <w:proofErr w:type="spellStart"/>
      <w:r>
        <w:t>conocimiento</w:t>
      </w:r>
      <w:proofErr w:type="spellEnd"/>
      <w:r>
        <w:t xml:space="preserve"> de la </w:t>
      </w:r>
      <w:proofErr w:type="spellStart"/>
      <w:r>
        <w:t>verdad</w:t>
      </w:r>
      <w:proofErr w:type="spellEnd"/>
      <w:r>
        <w:t xml:space="preserve">; </w:t>
      </w:r>
      <w:proofErr w:type="spellStart"/>
      <w:r>
        <w:t>haced</w:t>
      </w:r>
      <w:proofErr w:type="spellEnd"/>
      <w:r>
        <w:t xml:space="preserve"> </w:t>
      </w:r>
      <w:proofErr w:type="spellStart"/>
      <w:r>
        <w:t>que</w:t>
      </w:r>
      <w:proofErr w:type="spellEnd"/>
      <w:r>
        <w:t xml:space="preserve"> se </w:t>
      </w:r>
      <w:proofErr w:type="spellStart"/>
      <w:r>
        <w:t>acerque</w:t>
      </w:r>
      <w:proofErr w:type="spellEnd"/>
      <w:r>
        <w:t xml:space="preserve"> la hora </w:t>
      </w:r>
      <w:proofErr w:type="spellStart"/>
      <w:r>
        <w:t>en</w:t>
      </w:r>
      <w:proofErr w:type="spellEnd"/>
      <w:r>
        <w:t xml:space="preserve"> </w:t>
      </w:r>
      <w:proofErr w:type="spellStart"/>
      <w:r>
        <w:t>que</w:t>
      </w:r>
      <w:proofErr w:type="spellEnd"/>
      <w:r>
        <w:t xml:space="preserve"> </w:t>
      </w:r>
      <w:proofErr w:type="spellStart"/>
      <w:r>
        <w:t>desaparezca</w:t>
      </w:r>
      <w:proofErr w:type="spellEnd"/>
      <w:r>
        <w:t xml:space="preserve"> </w:t>
      </w:r>
      <w:proofErr w:type="spellStart"/>
      <w:r>
        <w:t>el</w:t>
      </w:r>
      <w:proofErr w:type="spellEnd"/>
      <w:r>
        <w:t xml:space="preserve"> </w:t>
      </w:r>
      <w:proofErr w:type="spellStart"/>
      <w:r>
        <w:t>último</w:t>
      </w:r>
      <w:proofErr w:type="spellEnd"/>
      <w:r>
        <w:t xml:space="preserve"> velo y </w:t>
      </w:r>
      <w:proofErr w:type="spellStart"/>
      <w:r>
        <w:t>podáis</w:t>
      </w:r>
      <w:proofErr w:type="spellEnd"/>
      <w:r>
        <w:t xml:space="preserve"> </w:t>
      </w:r>
      <w:proofErr w:type="spellStart"/>
      <w:r>
        <w:t>contemplar</w:t>
      </w:r>
      <w:proofErr w:type="spellEnd"/>
      <w:r>
        <w:t xml:space="preserve"> </w:t>
      </w:r>
      <w:proofErr w:type="spellStart"/>
      <w:r>
        <w:t>el</w:t>
      </w:r>
      <w:proofErr w:type="spellEnd"/>
      <w:r>
        <w:t xml:space="preserve"> </w:t>
      </w:r>
      <w:proofErr w:type="spellStart"/>
      <w:r>
        <w:t>esplendor</w:t>
      </w:r>
      <w:proofErr w:type="spellEnd"/>
      <w:r>
        <w:t xml:space="preserve"> de </w:t>
      </w:r>
      <w:proofErr w:type="spellStart"/>
      <w:r>
        <w:t>vuestro</w:t>
      </w:r>
      <w:proofErr w:type="spellEnd"/>
      <w:r>
        <w:t xml:space="preserve"> Padre. </w:t>
      </w:r>
    </w:p>
    <w:p w14:paraId="2867BF07" w14:textId="77777777" w:rsidR="00F50769" w:rsidRDefault="00F50769" w:rsidP="00F50769">
      <w:r>
        <w:t xml:space="preserve">7. </w:t>
      </w:r>
      <w:proofErr w:type="spellStart"/>
      <w:r>
        <w:t>Aquel</w:t>
      </w:r>
      <w:proofErr w:type="spellEnd"/>
      <w:r>
        <w:t xml:space="preserve"> </w:t>
      </w:r>
      <w:proofErr w:type="spellStart"/>
      <w:r>
        <w:t>que</w:t>
      </w:r>
      <w:proofErr w:type="spellEnd"/>
      <w:r>
        <w:t xml:space="preserve"> sin </w:t>
      </w:r>
      <w:proofErr w:type="spellStart"/>
      <w:r>
        <w:t>decir</w:t>
      </w:r>
      <w:proofErr w:type="spellEnd"/>
      <w:r>
        <w:t xml:space="preserve"> a </w:t>
      </w:r>
      <w:proofErr w:type="spellStart"/>
      <w:r>
        <w:t>nadie</w:t>
      </w:r>
      <w:proofErr w:type="spellEnd"/>
      <w:r>
        <w:t xml:space="preserve"> </w:t>
      </w:r>
      <w:proofErr w:type="spellStart"/>
      <w:r>
        <w:t>que</w:t>
      </w:r>
      <w:proofErr w:type="spellEnd"/>
      <w:r>
        <w:t xml:space="preserve"> es mi </w:t>
      </w:r>
      <w:proofErr w:type="spellStart"/>
      <w:r>
        <w:t>discípulo</w:t>
      </w:r>
      <w:proofErr w:type="spellEnd"/>
      <w:r>
        <w:t xml:space="preserve"> </w:t>
      </w:r>
      <w:proofErr w:type="spellStart"/>
      <w:r>
        <w:t>siembre</w:t>
      </w:r>
      <w:proofErr w:type="spellEnd"/>
      <w:r>
        <w:t xml:space="preserve"> de </w:t>
      </w:r>
      <w:proofErr w:type="spellStart"/>
      <w:r>
        <w:t>bondad</w:t>
      </w:r>
      <w:proofErr w:type="spellEnd"/>
      <w:r>
        <w:t xml:space="preserve"> </w:t>
      </w:r>
      <w:proofErr w:type="spellStart"/>
      <w:r>
        <w:t>su</w:t>
      </w:r>
      <w:proofErr w:type="spellEnd"/>
      <w:r>
        <w:t xml:space="preserve"> camino, </w:t>
      </w:r>
      <w:proofErr w:type="spellStart"/>
      <w:r>
        <w:t>tendrá</w:t>
      </w:r>
      <w:proofErr w:type="spellEnd"/>
      <w:r>
        <w:t xml:space="preserve"> </w:t>
      </w:r>
      <w:proofErr w:type="spellStart"/>
      <w:r>
        <w:t>que</w:t>
      </w:r>
      <w:proofErr w:type="spellEnd"/>
      <w:r>
        <w:t xml:space="preserve"> ser </w:t>
      </w:r>
      <w:proofErr w:type="spellStart"/>
      <w:r>
        <w:t>interrogado</w:t>
      </w:r>
      <w:proofErr w:type="spellEnd"/>
      <w:r>
        <w:t xml:space="preserve"> a </w:t>
      </w:r>
      <w:proofErr w:type="spellStart"/>
      <w:r>
        <w:t>cada</w:t>
      </w:r>
      <w:proofErr w:type="spellEnd"/>
      <w:r>
        <w:t xml:space="preserve"> paso </w:t>
      </w:r>
      <w:proofErr w:type="spellStart"/>
      <w:r>
        <w:t>por</w:t>
      </w:r>
      <w:proofErr w:type="spellEnd"/>
      <w:r>
        <w:t xml:space="preserve"> sus </w:t>
      </w:r>
      <w:proofErr w:type="spellStart"/>
      <w:r>
        <w:t>hermanos</w:t>
      </w:r>
      <w:proofErr w:type="spellEnd"/>
      <w:r>
        <w:t xml:space="preserve">, </w:t>
      </w:r>
      <w:proofErr w:type="spellStart"/>
      <w:r>
        <w:t>quienes</w:t>
      </w:r>
      <w:proofErr w:type="spellEnd"/>
      <w:r>
        <w:t xml:space="preserve"> le </w:t>
      </w:r>
      <w:proofErr w:type="spellStart"/>
      <w:r>
        <w:t>preguntarán</w:t>
      </w:r>
      <w:proofErr w:type="spellEnd"/>
      <w:r>
        <w:t xml:space="preserve"> </w:t>
      </w:r>
      <w:proofErr w:type="spellStart"/>
      <w:r>
        <w:t>cuál</w:t>
      </w:r>
      <w:proofErr w:type="spellEnd"/>
      <w:r>
        <w:t xml:space="preserve"> es </w:t>
      </w:r>
      <w:proofErr w:type="spellStart"/>
      <w:r>
        <w:t>el</w:t>
      </w:r>
      <w:proofErr w:type="spellEnd"/>
      <w:r>
        <w:t xml:space="preserve"> </w:t>
      </w:r>
      <w:proofErr w:type="spellStart"/>
      <w:r>
        <w:t>sendero</w:t>
      </w:r>
      <w:proofErr w:type="spellEnd"/>
      <w:r>
        <w:t xml:space="preserve"> </w:t>
      </w:r>
      <w:proofErr w:type="spellStart"/>
      <w:r>
        <w:t>más</w:t>
      </w:r>
      <w:proofErr w:type="spellEnd"/>
      <w:r>
        <w:t xml:space="preserve"> </w:t>
      </w:r>
      <w:proofErr w:type="spellStart"/>
      <w:r>
        <w:t>corto</w:t>
      </w:r>
      <w:proofErr w:type="spellEnd"/>
      <w:r>
        <w:t xml:space="preserve"> para </w:t>
      </w:r>
      <w:proofErr w:type="spellStart"/>
      <w:r>
        <w:t>llegar</w:t>
      </w:r>
      <w:proofErr w:type="spellEnd"/>
      <w:r>
        <w:t xml:space="preserve"> al Padre. </w:t>
      </w:r>
    </w:p>
    <w:p w14:paraId="2F182D0F" w14:textId="77777777" w:rsidR="00F50769" w:rsidRDefault="00F50769" w:rsidP="00F50769">
      <w:r>
        <w:t xml:space="preserve">8. El </w:t>
      </w:r>
      <w:proofErr w:type="spellStart"/>
      <w:r>
        <w:t>que</w:t>
      </w:r>
      <w:proofErr w:type="spellEnd"/>
      <w:r>
        <w:t xml:space="preserve"> </w:t>
      </w:r>
      <w:proofErr w:type="spellStart"/>
      <w:r>
        <w:t>pregone</w:t>
      </w:r>
      <w:proofErr w:type="spellEnd"/>
      <w:r>
        <w:t xml:space="preserve"> ser mi soldado, mi </w:t>
      </w:r>
      <w:proofErr w:type="spellStart"/>
      <w:r>
        <w:t>siervo</w:t>
      </w:r>
      <w:proofErr w:type="spellEnd"/>
      <w:r>
        <w:t xml:space="preserve"> o mi </w:t>
      </w:r>
      <w:proofErr w:type="spellStart"/>
      <w:r>
        <w:t>discípulo</w:t>
      </w:r>
      <w:proofErr w:type="spellEnd"/>
      <w:r>
        <w:t xml:space="preserve">, </w:t>
      </w:r>
      <w:proofErr w:type="spellStart"/>
      <w:r>
        <w:t>sólo</w:t>
      </w:r>
      <w:proofErr w:type="spellEnd"/>
      <w:r>
        <w:t xml:space="preserve"> </w:t>
      </w:r>
      <w:proofErr w:type="spellStart"/>
      <w:r>
        <w:t>despertará</w:t>
      </w:r>
      <w:proofErr w:type="spellEnd"/>
      <w:r>
        <w:t xml:space="preserve"> </w:t>
      </w:r>
      <w:proofErr w:type="spellStart"/>
      <w:r>
        <w:t>desconfianzas</w:t>
      </w:r>
      <w:proofErr w:type="spellEnd"/>
      <w:r>
        <w:t xml:space="preserve">, burlas, </w:t>
      </w:r>
      <w:proofErr w:type="spellStart"/>
      <w:r>
        <w:t>desprecios</w:t>
      </w:r>
      <w:proofErr w:type="spellEnd"/>
      <w:r>
        <w:t xml:space="preserve"> y </w:t>
      </w:r>
      <w:proofErr w:type="spellStart"/>
      <w:r>
        <w:t>juicios</w:t>
      </w:r>
      <w:proofErr w:type="spellEnd"/>
      <w:r>
        <w:t xml:space="preserve">. </w:t>
      </w:r>
    </w:p>
    <w:p w14:paraId="4D857728" w14:textId="77777777" w:rsidR="00F50769" w:rsidRDefault="00F50769" w:rsidP="00F50769">
      <w:r>
        <w:t xml:space="preserve">9. Jesús, </w:t>
      </w:r>
      <w:proofErr w:type="spellStart"/>
      <w:r>
        <w:t>después</w:t>
      </w:r>
      <w:proofErr w:type="spellEnd"/>
      <w:r>
        <w:t xml:space="preserve"> de </w:t>
      </w:r>
      <w:proofErr w:type="spellStart"/>
      <w:r>
        <w:t>haber</w:t>
      </w:r>
      <w:proofErr w:type="spellEnd"/>
      <w:r>
        <w:t xml:space="preserve"> </w:t>
      </w:r>
      <w:proofErr w:type="spellStart"/>
      <w:r>
        <w:t>hecho</w:t>
      </w:r>
      <w:proofErr w:type="spellEnd"/>
      <w:r>
        <w:t xml:space="preserve"> </w:t>
      </w:r>
      <w:proofErr w:type="spellStart"/>
      <w:r>
        <w:t>grandes</w:t>
      </w:r>
      <w:proofErr w:type="spellEnd"/>
      <w:r>
        <w:t xml:space="preserve"> y </w:t>
      </w:r>
      <w:proofErr w:type="spellStart"/>
      <w:r>
        <w:t>poderosas</w:t>
      </w:r>
      <w:proofErr w:type="spellEnd"/>
      <w:r>
        <w:t xml:space="preserve"> </w:t>
      </w:r>
      <w:proofErr w:type="spellStart"/>
      <w:r>
        <w:t>obras</w:t>
      </w:r>
      <w:proofErr w:type="spellEnd"/>
      <w:r>
        <w:t xml:space="preserve"> </w:t>
      </w:r>
      <w:proofErr w:type="spellStart"/>
      <w:r>
        <w:t>delante</w:t>
      </w:r>
      <w:proofErr w:type="spellEnd"/>
      <w:r>
        <w:t xml:space="preserve"> de sus </w:t>
      </w:r>
      <w:proofErr w:type="spellStart"/>
      <w:r>
        <w:t>discípulos</w:t>
      </w:r>
      <w:proofErr w:type="spellEnd"/>
      <w:r>
        <w:t xml:space="preserve">, </w:t>
      </w:r>
      <w:proofErr w:type="spellStart"/>
      <w:r>
        <w:t>preguntó</w:t>
      </w:r>
      <w:proofErr w:type="spellEnd"/>
      <w:r>
        <w:t xml:space="preserve"> </w:t>
      </w:r>
      <w:proofErr w:type="spellStart"/>
      <w:r>
        <w:t>una</w:t>
      </w:r>
      <w:proofErr w:type="spellEnd"/>
      <w:r>
        <w:t xml:space="preserve"> </w:t>
      </w:r>
      <w:proofErr w:type="spellStart"/>
      <w:r>
        <w:t>vez</w:t>
      </w:r>
      <w:proofErr w:type="spellEnd"/>
      <w:r>
        <w:t xml:space="preserve"> a Pedro: Y </w:t>
      </w:r>
      <w:proofErr w:type="spellStart"/>
      <w:r>
        <w:t>vos</w:t>
      </w:r>
      <w:proofErr w:type="spellEnd"/>
      <w:r>
        <w:t>, ¿</w:t>
      </w:r>
      <w:proofErr w:type="spellStart"/>
      <w:r>
        <w:t>Quién</w:t>
      </w:r>
      <w:proofErr w:type="spellEnd"/>
      <w:r>
        <w:t xml:space="preserve"> </w:t>
      </w:r>
      <w:proofErr w:type="spellStart"/>
      <w:r>
        <w:t>creéis</w:t>
      </w:r>
      <w:proofErr w:type="spellEnd"/>
      <w:r>
        <w:t xml:space="preserve"> </w:t>
      </w:r>
      <w:proofErr w:type="spellStart"/>
      <w:r>
        <w:t>que</w:t>
      </w:r>
      <w:proofErr w:type="spellEnd"/>
      <w:r>
        <w:t xml:space="preserve"> soy </w:t>
      </w:r>
      <w:proofErr w:type="spellStart"/>
      <w:r>
        <w:t>Yo</w:t>
      </w:r>
      <w:proofErr w:type="spellEnd"/>
      <w:r>
        <w:t xml:space="preserve">? A lo </w:t>
      </w:r>
      <w:proofErr w:type="spellStart"/>
      <w:r>
        <w:t>cual</w:t>
      </w:r>
      <w:proofErr w:type="spellEnd"/>
      <w:r>
        <w:t xml:space="preserve"> </w:t>
      </w:r>
      <w:proofErr w:type="spellStart"/>
      <w:r>
        <w:t>el</w:t>
      </w:r>
      <w:proofErr w:type="spellEnd"/>
      <w:r>
        <w:t xml:space="preserve"> </w:t>
      </w:r>
      <w:proofErr w:type="spellStart"/>
      <w:r>
        <w:t>discípulo</w:t>
      </w:r>
      <w:proofErr w:type="spellEnd"/>
      <w:r>
        <w:t xml:space="preserve"> </w:t>
      </w:r>
      <w:proofErr w:type="spellStart"/>
      <w:r>
        <w:t>maravillado</w:t>
      </w:r>
      <w:proofErr w:type="spellEnd"/>
      <w:r>
        <w:t xml:space="preserve"> y </w:t>
      </w:r>
      <w:proofErr w:type="spellStart"/>
      <w:r>
        <w:t>lleno</w:t>
      </w:r>
      <w:proofErr w:type="spellEnd"/>
      <w:r>
        <w:t xml:space="preserve"> de </w:t>
      </w:r>
      <w:proofErr w:type="spellStart"/>
      <w:r>
        <w:t>fe</w:t>
      </w:r>
      <w:proofErr w:type="spellEnd"/>
      <w:r>
        <w:t xml:space="preserve"> </w:t>
      </w:r>
      <w:proofErr w:type="spellStart"/>
      <w:r>
        <w:t>contestó</w:t>
      </w:r>
      <w:proofErr w:type="spellEnd"/>
      <w:r>
        <w:t xml:space="preserve">: Vos, </w:t>
      </w:r>
      <w:proofErr w:type="spellStart"/>
      <w:r>
        <w:t>sois</w:t>
      </w:r>
      <w:proofErr w:type="spellEnd"/>
      <w:r>
        <w:t xml:space="preserve"> </w:t>
      </w:r>
      <w:proofErr w:type="spellStart"/>
      <w:r>
        <w:t>el</w:t>
      </w:r>
      <w:proofErr w:type="spellEnd"/>
      <w:r>
        <w:t xml:space="preserve"> </w:t>
      </w:r>
      <w:proofErr w:type="spellStart"/>
      <w:r>
        <w:t>Hijo</w:t>
      </w:r>
      <w:proofErr w:type="spellEnd"/>
      <w:r>
        <w:t xml:space="preserve"> de Dios vivo. </w:t>
      </w:r>
      <w:proofErr w:type="spellStart"/>
      <w:r>
        <w:t>Así</w:t>
      </w:r>
      <w:proofErr w:type="spellEnd"/>
      <w:r>
        <w:t xml:space="preserve"> </w:t>
      </w:r>
      <w:proofErr w:type="spellStart"/>
      <w:r>
        <w:t>quiero</w:t>
      </w:r>
      <w:proofErr w:type="spellEnd"/>
      <w:r>
        <w:t xml:space="preserve"> </w:t>
      </w:r>
      <w:proofErr w:type="spellStart"/>
      <w:r>
        <w:t>que</w:t>
      </w:r>
      <w:proofErr w:type="spellEnd"/>
      <w:r>
        <w:t xml:space="preserve"> </w:t>
      </w:r>
      <w:proofErr w:type="spellStart"/>
      <w:r>
        <w:t>vayáis</w:t>
      </w:r>
      <w:proofErr w:type="spellEnd"/>
      <w:r>
        <w:t xml:space="preserve"> </w:t>
      </w:r>
      <w:proofErr w:type="spellStart"/>
      <w:r>
        <w:t>por</w:t>
      </w:r>
      <w:proofErr w:type="spellEnd"/>
      <w:r>
        <w:t xml:space="preserve"> </w:t>
      </w:r>
      <w:proofErr w:type="spellStart"/>
      <w:r>
        <w:t>el</w:t>
      </w:r>
      <w:proofErr w:type="spellEnd"/>
      <w:r>
        <w:t xml:space="preserve"> </w:t>
      </w:r>
      <w:proofErr w:type="spellStart"/>
      <w:r>
        <w:t>mundo</w:t>
      </w:r>
      <w:proofErr w:type="spellEnd"/>
      <w:r>
        <w:t xml:space="preserve">, con </w:t>
      </w:r>
      <w:proofErr w:type="spellStart"/>
      <w:r>
        <w:t>aquella</w:t>
      </w:r>
      <w:proofErr w:type="spellEnd"/>
      <w:r>
        <w:t xml:space="preserve"> </w:t>
      </w:r>
      <w:proofErr w:type="spellStart"/>
      <w:r>
        <w:t>mansedumbre</w:t>
      </w:r>
      <w:proofErr w:type="spellEnd"/>
      <w:r>
        <w:t xml:space="preserve"> </w:t>
      </w:r>
      <w:proofErr w:type="spellStart"/>
      <w:r>
        <w:t>que</w:t>
      </w:r>
      <w:proofErr w:type="spellEnd"/>
      <w:r>
        <w:t xml:space="preserve"> </w:t>
      </w:r>
      <w:proofErr w:type="spellStart"/>
      <w:r>
        <w:t>os</w:t>
      </w:r>
      <w:proofErr w:type="spellEnd"/>
      <w:r>
        <w:t xml:space="preserve"> </w:t>
      </w:r>
      <w:proofErr w:type="spellStart"/>
      <w:r>
        <w:t>enseñó</w:t>
      </w:r>
      <w:proofErr w:type="spellEnd"/>
      <w:r>
        <w:t xml:space="preserve"> Jesús y no </w:t>
      </w:r>
      <w:proofErr w:type="spellStart"/>
      <w:r>
        <w:t>faltarán</w:t>
      </w:r>
      <w:proofErr w:type="spellEnd"/>
      <w:r>
        <w:t xml:space="preserve"> </w:t>
      </w:r>
      <w:proofErr w:type="spellStart"/>
      <w:r>
        <w:t>quienes</w:t>
      </w:r>
      <w:proofErr w:type="spellEnd"/>
      <w:r>
        <w:t xml:space="preserve"> al </w:t>
      </w:r>
      <w:proofErr w:type="spellStart"/>
      <w:r>
        <w:t>ver</w:t>
      </w:r>
      <w:proofErr w:type="spellEnd"/>
      <w:r>
        <w:t xml:space="preserve"> </w:t>
      </w:r>
      <w:proofErr w:type="spellStart"/>
      <w:r>
        <w:t>vuestras</w:t>
      </w:r>
      <w:proofErr w:type="spellEnd"/>
      <w:r>
        <w:t xml:space="preserve"> </w:t>
      </w:r>
      <w:proofErr w:type="spellStart"/>
      <w:r>
        <w:t>obras</w:t>
      </w:r>
      <w:proofErr w:type="spellEnd"/>
      <w:r>
        <w:t xml:space="preserve"> se </w:t>
      </w:r>
      <w:proofErr w:type="spellStart"/>
      <w:r>
        <w:t>convenzan</w:t>
      </w:r>
      <w:proofErr w:type="spellEnd"/>
      <w:r>
        <w:t xml:space="preserve"> de </w:t>
      </w:r>
      <w:proofErr w:type="spellStart"/>
      <w:r>
        <w:t>que</w:t>
      </w:r>
      <w:proofErr w:type="spellEnd"/>
      <w:r>
        <w:t xml:space="preserve"> </w:t>
      </w:r>
      <w:proofErr w:type="spellStart"/>
      <w:r>
        <w:t>sois</w:t>
      </w:r>
      <w:proofErr w:type="spellEnd"/>
      <w:r>
        <w:t xml:space="preserve"> mis </w:t>
      </w:r>
      <w:proofErr w:type="spellStart"/>
      <w:r>
        <w:t>discípulos</w:t>
      </w:r>
      <w:proofErr w:type="spellEnd"/>
      <w:r>
        <w:t xml:space="preserve"> y de </w:t>
      </w:r>
      <w:proofErr w:type="spellStart"/>
      <w:r>
        <w:t>que</w:t>
      </w:r>
      <w:proofErr w:type="spellEnd"/>
      <w:r>
        <w:t xml:space="preserve"> </w:t>
      </w:r>
      <w:proofErr w:type="spellStart"/>
      <w:r>
        <w:t>vais</w:t>
      </w:r>
      <w:proofErr w:type="spellEnd"/>
      <w:r>
        <w:t xml:space="preserve"> </w:t>
      </w:r>
      <w:proofErr w:type="spellStart"/>
      <w:r>
        <w:t>enseñando</w:t>
      </w:r>
      <w:proofErr w:type="spellEnd"/>
      <w:r>
        <w:t xml:space="preserve"> a </w:t>
      </w:r>
      <w:proofErr w:type="spellStart"/>
      <w:r>
        <w:t>vuestros</w:t>
      </w:r>
      <w:proofErr w:type="spellEnd"/>
      <w:r>
        <w:t xml:space="preserve"> </w:t>
      </w:r>
      <w:proofErr w:type="spellStart"/>
      <w:r>
        <w:t>hermanos</w:t>
      </w:r>
      <w:proofErr w:type="spellEnd"/>
      <w:r>
        <w:t xml:space="preserve"> mi </w:t>
      </w:r>
      <w:proofErr w:type="spellStart"/>
      <w:r>
        <w:t>doctrina</w:t>
      </w:r>
      <w:proofErr w:type="spellEnd"/>
      <w:r>
        <w:t xml:space="preserve">. </w:t>
      </w:r>
      <w:proofErr w:type="spellStart"/>
      <w:r>
        <w:t>Mirad</w:t>
      </w:r>
      <w:proofErr w:type="spellEnd"/>
      <w:r>
        <w:t xml:space="preserve"> </w:t>
      </w:r>
      <w:proofErr w:type="spellStart"/>
      <w:r>
        <w:t>que</w:t>
      </w:r>
      <w:proofErr w:type="spellEnd"/>
      <w:r>
        <w:t xml:space="preserve"> </w:t>
      </w:r>
      <w:proofErr w:type="spellStart"/>
      <w:r>
        <w:t>Yo</w:t>
      </w:r>
      <w:proofErr w:type="spellEnd"/>
      <w:r>
        <w:t xml:space="preserve"> soy </w:t>
      </w:r>
      <w:proofErr w:type="spellStart"/>
      <w:r>
        <w:t>el</w:t>
      </w:r>
      <w:proofErr w:type="spellEnd"/>
      <w:r>
        <w:t xml:space="preserve"> </w:t>
      </w:r>
      <w:proofErr w:type="spellStart"/>
      <w:r>
        <w:t>buen</w:t>
      </w:r>
      <w:proofErr w:type="spellEnd"/>
      <w:r>
        <w:t xml:space="preserve"> camino, mi palabra </w:t>
      </w:r>
      <w:proofErr w:type="spellStart"/>
      <w:r>
        <w:t>os</w:t>
      </w:r>
      <w:proofErr w:type="spellEnd"/>
      <w:r>
        <w:t xml:space="preserve"> ha dado testimonio de </w:t>
      </w:r>
      <w:proofErr w:type="spellStart"/>
      <w:r>
        <w:t>ello</w:t>
      </w:r>
      <w:proofErr w:type="spellEnd"/>
      <w:r>
        <w:t xml:space="preserve">. Mucho es lo </w:t>
      </w:r>
      <w:proofErr w:type="spellStart"/>
      <w:r>
        <w:t>que</w:t>
      </w:r>
      <w:proofErr w:type="spellEnd"/>
      <w:r>
        <w:t xml:space="preserve"> </w:t>
      </w:r>
      <w:proofErr w:type="spellStart"/>
      <w:r>
        <w:t>os</w:t>
      </w:r>
      <w:proofErr w:type="spellEnd"/>
      <w:r>
        <w:t xml:space="preserve"> he </w:t>
      </w:r>
      <w:proofErr w:type="spellStart"/>
      <w:r>
        <w:t>hablado</w:t>
      </w:r>
      <w:proofErr w:type="spellEnd"/>
      <w:r>
        <w:t xml:space="preserve"> y no </w:t>
      </w:r>
      <w:proofErr w:type="spellStart"/>
      <w:r>
        <w:t>podéis</w:t>
      </w:r>
      <w:proofErr w:type="spellEnd"/>
      <w:r>
        <w:t xml:space="preserve"> </w:t>
      </w:r>
      <w:proofErr w:type="spellStart"/>
      <w:r>
        <w:t>decir</w:t>
      </w:r>
      <w:proofErr w:type="spellEnd"/>
      <w:r>
        <w:t xml:space="preserve"> </w:t>
      </w:r>
      <w:proofErr w:type="spellStart"/>
      <w:r>
        <w:t>que</w:t>
      </w:r>
      <w:proofErr w:type="spellEnd"/>
      <w:r>
        <w:t xml:space="preserve"> </w:t>
      </w:r>
      <w:proofErr w:type="spellStart"/>
      <w:r>
        <w:t>ni</w:t>
      </w:r>
      <w:proofErr w:type="spellEnd"/>
      <w:r>
        <w:t xml:space="preserve"> </w:t>
      </w:r>
      <w:proofErr w:type="spellStart"/>
      <w:r>
        <w:t>una</w:t>
      </w:r>
      <w:proofErr w:type="spellEnd"/>
      <w:r>
        <w:t xml:space="preserve"> sola de mis palabras </w:t>
      </w:r>
      <w:proofErr w:type="spellStart"/>
      <w:r>
        <w:t>os</w:t>
      </w:r>
      <w:proofErr w:type="spellEnd"/>
      <w:r>
        <w:t xml:space="preserve"> ha </w:t>
      </w:r>
      <w:proofErr w:type="spellStart"/>
      <w:r>
        <w:t>enseñado</w:t>
      </w:r>
      <w:proofErr w:type="spellEnd"/>
      <w:r>
        <w:t xml:space="preserve"> algo fuera de mi Ley.  </w:t>
      </w:r>
    </w:p>
    <w:p w14:paraId="14392A27" w14:textId="77777777" w:rsidR="00F50769" w:rsidRDefault="00F50769" w:rsidP="00F50769">
      <w:r>
        <w:t xml:space="preserve">10. </w:t>
      </w:r>
      <w:proofErr w:type="spellStart"/>
      <w:r>
        <w:t>Os</w:t>
      </w:r>
      <w:proofErr w:type="spellEnd"/>
      <w:r>
        <w:t xml:space="preserve"> </w:t>
      </w:r>
      <w:proofErr w:type="spellStart"/>
      <w:r>
        <w:t>encontré</w:t>
      </w:r>
      <w:proofErr w:type="spellEnd"/>
      <w:r>
        <w:t xml:space="preserve"> </w:t>
      </w:r>
      <w:proofErr w:type="spellStart"/>
      <w:r>
        <w:t>como</w:t>
      </w:r>
      <w:proofErr w:type="spellEnd"/>
      <w:r>
        <w:t xml:space="preserve"> </w:t>
      </w:r>
      <w:proofErr w:type="spellStart"/>
      <w:r>
        <w:t>plantas</w:t>
      </w:r>
      <w:proofErr w:type="spellEnd"/>
      <w:r>
        <w:t xml:space="preserve"> </w:t>
      </w:r>
      <w:proofErr w:type="spellStart"/>
      <w:r>
        <w:t>marchitas</w:t>
      </w:r>
      <w:proofErr w:type="spellEnd"/>
      <w:r>
        <w:t xml:space="preserve"> y </w:t>
      </w:r>
      <w:proofErr w:type="spellStart"/>
      <w:r>
        <w:t>secas</w:t>
      </w:r>
      <w:proofErr w:type="spellEnd"/>
      <w:r>
        <w:t xml:space="preserve"> bajo </w:t>
      </w:r>
      <w:proofErr w:type="spellStart"/>
      <w:r>
        <w:t>los</w:t>
      </w:r>
      <w:proofErr w:type="spellEnd"/>
      <w:r>
        <w:t xml:space="preserve"> </w:t>
      </w:r>
      <w:proofErr w:type="spellStart"/>
      <w:r>
        <w:t>rayos</w:t>
      </w:r>
      <w:proofErr w:type="spellEnd"/>
      <w:r>
        <w:t xml:space="preserve"> de un sol </w:t>
      </w:r>
      <w:proofErr w:type="spellStart"/>
      <w:r>
        <w:t>inclemente</w:t>
      </w:r>
      <w:proofErr w:type="spellEnd"/>
      <w:r>
        <w:t xml:space="preserve"> y </w:t>
      </w:r>
      <w:proofErr w:type="spellStart"/>
      <w:r>
        <w:t>os</w:t>
      </w:r>
      <w:proofErr w:type="spellEnd"/>
      <w:r>
        <w:t xml:space="preserve"> </w:t>
      </w:r>
      <w:proofErr w:type="spellStart"/>
      <w:r>
        <w:t>hice</w:t>
      </w:r>
      <w:proofErr w:type="spellEnd"/>
      <w:r>
        <w:t xml:space="preserve"> </w:t>
      </w:r>
      <w:proofErr w:type="spellStart"/>
      <w:r>
        <w:t>sentir</w:t>
      </w:r>
      <w:proofErr w:type="spellEnd"/>
      <w:r>
        <w:t xml:space="preserve"> la </w:t>
      </w:r>
      <w:proofErr w:type="spellStart"/>
      <w:r>
        <w:t>caricia</w:t>
      </w:r>
      <w:proofErr w:type="spellEnd"/>
      <w:r>
        <w:t xml:space="preserve"> de mi palabra, </w:t>
      </w:r>
      <w:proofErr w:type="spellStart"/>
      <w:r>
        <w:t>que</w:t>
      </w:r>
      <w:proofErr w:type="spellEnd"/>
      <w:r>
        <w:t xml:space="preserve"> </w:t>
      </w:r>
      <w:proofErr w:type="spellStart"/>
      <w:r>
        <w:t>fue</w:t>
      </w:r>
      <w:proofErr w:type="spellEnd"/>
      <w:r>
        <w:t xml:space="preserve"> </w:t>
      </w:r>
      <w:proofErr w:type="spellStart"/>
      <w:r>
        <w:t>en</w:t>
      </w:r>
      <w:proofErr w:type="spellEnd"/>
      <w:r>
        <w:t xml:space="preserve"> </w:t>
      </w:r>
      <w:proofErr w:type="spellStart"/>
      <w:r>
        <w:t>vosotros</w:t>
      </w:r>
      <w:proofErr w:type="spellEnd"/>
      <w:r>
        <w:t xml:space="preserve"> </w:t>
      </w:r>
      <w:proofErr w:type="spellStart"/>
      <w:r>
        <w:t>como</w:t>
      </w:r>
      <w:proofErr w:type="spellEnd"/>
      <w:r>
        <w:t xml:space="preserve"> un </w:t>
      </w:r>
      <w:proofErr w:type="spellStart"/>
      <w:r>
        <w:t>rocío</w:t>
      </w:r>
      <w:proofErr w:type="spellEnd"/>
      <w:r>
        <w:t xml:space="preserve"> celestial. </w:t>
      </w:r>
      <w:proofErr w:type="spellStart"/>
      <w:r>
        <w:t>Habéis</w:t>
      </w:r>
      <w:proofErr w:type="spellEnd"/>
      <w:r>
        <w:t xml:space="preserve"> </w:t>
      </w:r>
      <w:proofErr w:type="spellStart"/>
      <w:r>
        <w:t>ido</w:t>
      </w:r>
      <w:proofErr w:type="spellEnd"/>
      <w:r>
        <w:t xml:space="preserve"> </w:t>
      </w:r>
      <w:proofErr w:type="spellStart"/>
      <w:r>
        <w:t>por</w:t>
      </w:r>
      <w:proofErr w:type="spellEnd"/>
      <w:r>
        <w:t xml:space="preserve"> un camino </w:t>
      </w:r>
      <w:proofErr w:type="spellStart"/>
      <w:r>
        <w:t>lleno</w:t>
      </w:r>
      <w:proofErr w:type="spellEnd"/>
      <w:r>
        <w:t xml:space="preserve"> de </w:t>
      </w:r>
      <w:proofErr w:type="spellStart"/>
      <w:r>
        <w:t>cardos</w:t>
      </w:r>
      <w:proofErr w:type="spellEnd"/>
      <w:r>
        <w:t xml:space="preserve"> y </w:t>
      </w:r>
      <w:proofErr w:type="spellStart"/>
      <w:r>
        <w:t>ya</w:t>
      </w:r>
      <w:proofErr w:type="spellEnd"/>
      <w:r>
        <w:t xml:space="preserve"> no </w:t>
      </w:r>
      <w:proofErr w:type="spellStart"/>
      <w:r>
        <w:t>queríais</w:t>
      </w:r>
      <w:proofErr w:type="spellEnd"/>
      <w:r>
        <w:t xml:space="preserve"> </w:t>
      </w:r>
      <w:proofErr w:type="spellStart"/>
      <w:r>
        <w:t>andar</w:t>
      </w:r>
      <w:proofErr w:type="spellEnd"/>
      <w:r>
        <w:t xml:space="preserve"> </w:t>
      </w:r>
      <w:proofErr w:type="spellStart"/>
      <w:r>
        <w:t>más</w:t>
      </w:r>
      <w:proofErr w:type="spellEnd"/>
      <w:r>
        <w:t xml:space="preserve"> ante </w:t>
      </w:r>
      <w:proofErr w:type="spellStart"/>
      <w:r>
        <w:t>el</w:t>
      </w:r>
      <w:proofErr w:type="spellEnd"/>
      <w:r>
        <w:t xml:space="preserve"> </w:t>
      </w:r>
      <w:proofErr w:type="spellStart"/>
      <w:r>
        <w:t>temor</w:t>
      </w:r>
      <w:proofErr w:type="spellEnd"/>
      <w:r>
        <w:t xml:space="preserve"> de </w:t>
      </w:r>
      <w:proofErr w:type="spellStart"/>
      <w:r>
        <w:t>heriros</w:t>
      </w:r>
      <w:proofErr w:type="spellEnd"/>
      <w:r>
        <w:t xml:space="preserve">, mas </w:t>
      </w:r>
      <w:proofErr w:type="spellStart"/>
      <w:r>
        <w:t>después</w:t>
      </w:r>
      <w:proofErr w:type="spellEnd"/>
      <w:r>
        <w:t xml:space="preserve"> de </w:t>
      </w:r>
      <w:proofErr w:type="spellStart"/>
      <w:r>
        <w:t>escuchar</w:t>
      </w:r>
      <w:proofErr w:type="spellEnd"/>
      <w:r>
        <w:t xml:space="preserve"> mi palabra, </w:t>
      </w:r>
      <w:proofErr w:type="spellStart"/>
      <w:r>
        <w:t>perdisteis</w:t>
      </w:r>
      <w:proofErr w:type="spellEnd"/>
      <w:r>
        <w:t xml:space="preserve"> </w:t>
      </w:r>
      <w:proofErr w:type="spellStart"/>
      <w:r>
        <w:t>el</w:t>
      </w:r>
      <w:proofErr w:type="spellEnd"/>
      <w:r>
        <w:t xml:space="preserve"> </w:t>
      </w:r>
      <w:proofErr w:type="spellStart"/>
      <w:r>
        <w:t>miedo</w:t>
      </w:r>
      <w:proofErr w:type="spellEnd"/>
      <w:r>
        <w:t xml:space="preserve"> a </w:t>
      </w:r>
      <w:proofErr w:type="spellStart"/>
      <w:r>
        <w:t>vivir</w:t>
      </w:r>
      <w:proofErr w:type="spellEnd"/>
      <w:r>
        <w:t xml:space="preserve">, </w:t>
      </w:r>
      <w:proofErr w:type="spellStart"/>
      <w:r>
        <w:t>huyó</w:t>
      </w:r>
      <w:proofErr w:type="spellEnd"/>
      <w:r>
        <w:t xml:space="preserve"> de </w:t>
      </w:r>
      <w:proofErr w:type="spellStart"/>
      <w:r>
        <w:t>vuestro</w:t>
      </w:r>
      <w:proofErr w:type="spellEnd"/>
      <w:r>
        <w:t xml:space="preserve"> </w:t>
      </w:r>
      <w:proofErr w:type="spellStart"/>
      <w:r>
        <w:t>corazón</w:t>
      </w:r>
      <w:proofErr w:type="spellEnd"/>
      <w:r>
        <w:t xml:space="preserve"> la </w:t>
      </w:r>
      <w:proofErr w:type="spellStart"/>
      <w:r>
        <w:t>desconfianza</w:t>
      </w:r>
      <w:proofErr w:type="spellEnd"/>
      <w:r>
        <w:t xml:space="preserve"> y </w:t>
      </w:r>
      <w:proofErr w:type="spellStart"/>
      <w:r>
        <w:t>el</w:t>
      </w:r>
      <w:proofErr w:type="spellEnd"/>
      <w:r>
        <w:t xml:space="preserve"> </w:t>
      </w:r>
      <w:proofErr w:type="spellStart"/>
      <w:r>
        <w:t>recelo</w:t>
      </w:r>
      <w:proofErr w:type="spellEnd"/>
      <w:r>
        <w:t xml:space="preserve"> y </w:t>
      </w:r>
      <w:proofErr w:type="spellStart"/>
      <w:r>
        <w:t>reanudasteis</w:t>
      </w:r>
      <w:proofErr w:type="spellEnd"/>
      <w:r>
        <w:t xml:space="preserve"> la jornada </w:t>
      </w:r>
      <w:proofErr w:type="spellStart"/>
      <w:r>
        <w:t>llenos</w:t>
      </w:r>
      <w:proofErr w:type="spellEnd"/>
      <w:r>
        <w:t xml:space="preserve"> de </w:t>
      </w:r>
      <w:proofErr w:type="spellStart"/>
      <w:r>
        <w:t>esperanza</w:t>
      </w:r>
      <w:proofErr w:type="spellEnd"/>
      <w:r>
        <w:t xml:space="preserve"> y de </w:t>
      </w:r>
      <w:proofErr w:type="spellStart"/>
      <w:r>
        <w:t>fe</w:t>
      </w:r>
      <w:proofErr w:type="spellEnd"/>
      <w:r>
        <w:t xml:space="preserve"> </w:t>
      </w:r>
      <w:proofErr w:type="spellStart"/>
      <w:r>
        <w:t>en</w:t>
      </w:r>
      <w:proofErr w:type="spellEnd"/>
      <w:r>
        <w:t xml:space="preserve"> </w:t>
      </w:r>
      <w:proofErr w:type="spellStart"/>
      <w:r>
        <w:t>vuestro</w:t>
      </w:r>
      <w:proofErr w:type="spellEnd"/>
      <w:r>
        <w:t xml:space="preserve"> </w:t>
      </w:r>
      <w:proofErr w:type="spellStart"/>
      <w:r>
        <w:t>destino</w:t>
      </w:r>
      <w:proofErr w:type="spellEnd"/>
      <w:r>
        <w:t xml:space="preserve">, </w:t>
      </w:r>
      <w:proofErr w:type="spellStart"/>
      <w:r>
        <w:t>porque</w:t>
      </w:r>
      <w:proofErr w:type="spellEnd"/>
      <w:r>
        <w:t xml:space="preserve"> </w:t>
      </w:r>
      <w:proofErr w:type="spellStart"/>
      <w:r>
        <w:t>cada</w:t>
      </w:r>
      <w:proofErr w:type="spellEnd"/>
      <w:r>
        <w:t xml:space="preserve"> </w:t>
      </w:r>
      <w:proofErr w:type="spellStart"/>
      <w:r>
        <w:t>instante</w:t>
      </w:r>
      <w:proofErr w:type="spellEnd"/>
      <w:r>
        <w:t xml:space="preserve"> </w:t>
      </w:r>
      <w:proofErr w:type="spellStart"/>
      <w:r>
        <w:t>que</w:t>
      </w:r>
      <w:proofErr w:type="spellEnd"/>
      <w:r>
        <w:t xml:space="preserve"> </w:t>
      </w:r>
      <w:proofErr w:type="spellStart"/>
      <w:r>
        <w:t>pasaba</w:t>
      </w:r>
      <w:proofErr w:type="spellEnd"/>
      <w:r>
        <w:t xml:space="preserve">, </w:t>
      </w:r>
      <w:proofErr w:type="spellStart"/>
      <w:r>
        <w:t>hacia</w:t>
      </w:r>
      <w:proofErr w:type="spellEnd"/>
      <w:r>
        <w:t xml:space="preserve"> </w:t>
      </w:r>
      <w:proofErr w:type="spellStart"/>
      <w:r>
        <w:t>resonar</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la palabra del Padre, </w:t>
      </w:r>
      <w:proofErr w:type="spellStart"/>
      <w:r>
        <w:t>que</w:t>
      </w:r>
      <w:proofErr w:type="spellEnd"/>
      <w:r>
        <w:t xml:space="preserve"> es </w:t>
      </w:r>
      <w:proofErr w:type="spellStart"/>
      <w:r>
        <w:t>manjar</w:t>
      </w:r>
      <w:proofErr w:type="spellEnd"/>
      <w:r>
        <w:t xml:space="preserve"> de </w:t>
      </w:r>
      <w:proofErr w:type="spellStart"/>
      <w:r>
        <w:t>vida</w:t>
      </w:r>
      <w:proofErr w:type="spellEnd"/>
      <w:r>
        <w:t xml:space="preserve"> </w:t>
      </w:r>
      <w:proofErr w:type="spellStart"/>
      <w:r>
        <w:t>eterna</w:t>
      </w:r>
      <w:proofErr w:type="spellEnd"/>
      <w:r>
        <w:t xml:space="preserve">, para </w:t>
      </w:r>
      <w:proofErr w:type="spellStart"/>
      <w:r>
        <w:t>todo</w:t>
      </w:r>
      <w:proofErr w:type="spellEnd"/>
      <w:r>
        <w:t xml:space="preserve"> </w:t>
      </w:r>
      <w:proofErr w:type="spellStart"/>
      <w:r>
        <w:t>aquel</w:t>
      </w:r>
      <w:proofErr w:type="spellEnd"/>
      <w:r>
        <w:t xml:space="preserve"> </w:t>
      </w:r>
      <w:proofErr w:type="spellStart"/>
      <w:r>
        <w:t>que</w:t>
      </w:r>
      <w:proofErr w:type="spellEnd"/>
      <w:r>
        <w:t xml:space="preserve"> la sabe </w:t>
      </w:r>
      <w:proofErr w:type="spellStart"/>
      <w:r>
        <w:t>tomar</w:t>
      </w:r>
      <w:proofErr w:type="spellEnd"/>
      <w:r>
        <w:t xml:space="preserve">. </w:t>
      </w:r>
    </w:p>
    <w:p w14:paraId="7012CDDE" w14:textId="77777777" w:rsidR="00F50769" w:rsidRDefault="00F50769" w:rsidP="00F50769">
      <w:r>
        <w:t xml:space="preserve">11. Pueblo: al </w:t>
      </w:r>
      <w:proofErr w:type="spellStart"/>
      <w:r>
        <w:t>mismo</w:t>
      </w:r>
      <w:proofErr w:type="spellEnd"/>
      <w:r>
        <w:t xml:space="preserve"> </w:t>
      </w:r>
      <w:proofErr w:type="spellStart"/>
      <w:r>
        <w:t>tiempo</w:t>
      </w:r>
      <w:proofErr w:type="spellEnd"/>
      <w:r>
        <w:t xml:space="preserve"> </w:t>
      </w:r>
      <w:proofErr w:type="spellStart"/>
      <w:r>
        <w:t>que</w:t>
      </w:r>
      <w:proofErr w:type="spellEnd"/>
      <w:r>
        <w:t xml:space="preserve"> </w:t>
      </w:r>
      <w:proofErr w:type="spellStart"/>
      <w:r>
        <w:t>Yo</w:t>
      </w:r>
      <w:proofErr w:type="spellEnd"/>
      <w:r>
        <w:t xml:space="preserve"> </w:t>
      </w:r>
      <w:proofErr w:type="spellStart"/>
      <w:r>
        <w:t>os</w:t>
      </w:r>
      <w:proofErr w:type="spellEnd"/>
      <w:r>
        <w:t xml:space="preserve"> </w:t>
      </w:r>
      <w:proofErr w:type="spellStart"/>
      <w:r>
        <w:t>estoy</w:t>
      </w:r>
      <w:proofErr w:type="spellEnd"/>
      <w:r>
        <w:t xml:space="preserve"> </w:t>
      </w:r>
      <w:proofErr w:type="spellStart"/>
      <w:r>
        <w:t>preparando</w:t>
      </w:r>
      <w:proofErr w:type="spellEnd"/>
      <w:r>
        <w:t xml:space="preserve"> para </w:t>
      </w:r>
      <w:proofErr w:type="spellStart"/>
      <w:r>
        <w:t>que</w:t>
      </w:r>
      <w:proofErr w:type="spellEnd"/>
      <w:r>
        <w:t xml:space="preserve"> </w:t>
      </w:r>
      <w:proofErr w:type="spellStart"/>
      <w:r>
        <w:t>penetréis</w:t>
      </w:r>
      <w:proofErr w:type="spellEnd"/>
      <w:r>
        <w:t xml:space="preserve"> </w:t>
      </w:r>
      <w:proofErr w:type="spellStart"/>
      <w:r>
        <w:t>en</w:t>
      </w:r>
      <w:proofErr w:type="spellEnd"/>
      <w:r>
        <w:t xml:space="preserve"> la </w:t>
      </w:r>
      <w:proofErr w:type="spellStart"/>
      <w:r>
        <w:t>vida</w:t>
      </w:r>
      <w:proofErr w:type="spellEnd"/>
      <w:r>
        <w:t xml:space="preserve"> </w:t>
      </w:r>
      <w:proofErr w:type="spellStart"/>
      <w:r>
        <w:t>espiritual</w:t>
      </w:r>
      <w:proofErr w:type="spellEnd"/>
      <w:r>
        <w:t xml:space="preserve">, </w:t>
      </w:r>
      <w:proofErr w:type="spellStart"/>
      <w:r>
        <w:t>legiones</w:t>
      </w:r>
      <w:proofErr w:type="spellEnd"/>
      <w:r>
        <w:t xml:space="preserve"> de hombres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se </w:t>
      </w:r>
      <w:proofErr w:type="spellStart"/>
      <w:r>
        <w:t>preparan</w:t>
      </w:r>
      <w:proofErr w:type="spellEnd"/>
      <w:r>
        <w:t xml:space="preserve"> para </w:t>
      </w:r>
      <w:proofErr w:type="spellStart"/>
      <w:r>
        <w:t>arrancar</w:t>
      </w:r>
      <w:proofErr w:type="spellEnd"/>
      <w:r>
        <w:t xml:space="preserve"> del </w:t>
      </w:r>
      <w:proofErr w:type="spellStart"/>
      <w:r>
        <w:t>corazón</w:t>
      </w:r>
      <w:proofErr w:type="spellEnd"/>
      <w:r>
        <w:t xml:space="preserve"> de sus </w:t>
      </w:r>
      <w:proofErr w:type="spellStart"/>
      <w:r>
        <w:t>hermanos</w:t>
      </w:r>
      <w:proofErr w:type="spellEnd"/>
      <w:r>
        <w:t xml:space="preserve"> </w:t>
      </w:r>
      <w:proofErr w:type="spellStart"/>
      <w:r>
        <w:t>toda</w:t>
      </w:r>
      <w:proofErr w:type="spellEnd"/>
      <w:r>
        <w:t xml:space="preserve"> </w:t>
      </w:r>
      <w:proofErr w:type="spellStart"/>
      <w:r>
        <w:t>semilla</w:t>
      </w:r>
      <w:proofErr w:type="spellEnd"/>
      <w:r>
        <w:t xml:space="preserve"> de </w:t>
      </w:r>
      <w:proofErr w:type="spellStart"/>
      <w:r>
        <w:t>origen</w:t>
      </w:r>
      <w:proofErr w:type="spellEnd"/>
      <w:r>
        <w:t xml:space="preserve"> </w:t>
      </w:r>
      <w:proofErr w:type="spellStart"/>
      <w:r>
        <w:t>espiritual</w:t>
      </w:r>
      <w:proofErr w:type="spellEnd"/>
      <w:r>
        <w:t xml:space="preserve">. </w:t>
      </w:r>
      <w:proofErr w:type="spellStart"/>
      <w:r>
        <w:t>Yo</w:t>
      </w:r>
      <w:proofErr w:type="spellEnd"/>
      <w:r>
        <w:t xml:space="preserve"> </w:t>
      </w:r>
      <w:proofErr w:type="spellStart"/>
      <w:r>
        <w:t>estoy</w:t>
      </w:r>
      <w:proofErr w:type="spellEnd"/>
      <w:r>
        <w:t xml:space="preserve"> </w:t>
      </w:r>
      <w:proofErr w:type="spellStart"/>
      <w:r>
        <w:t>dándoos</w:t>
      </w:r>
      <w:proofErr w:type="spellEnd"/>
      <w:r>
        <w:t xml:space="preserve"> </w:t>
      </w:r>
      <w:proofErr w:type="spellStart"/>
      <w:r>
        <w:t>el</w:t>
      </w:r>
      <w:proofErr w:type="spellEnd"/>
      <w:r>
        <w:t xml:space="preserve"> </w:t>
      </w:r>
      <w:proofErr w:type="spellStart"/>
      <w:r>
        <w:t>tiempo</w:t>
      </w:r>
      <w:proofErr w:type="spellEnd"/>
      <w:r>
        <w:t xml:space="preserve"> </w:t>
      </w:r>
      <w:proofErr w:type="spellStart"/>
      <w:r>
        <w:t>necesario</w:t>
      </w:r>
      <w:proofErr w:type="spellEnd"/>
      <w:r>
        <w:t xml:space="preserve"> para </w:t>
      </w:r>
      <w:proofErr w:type="spellStart"/>
      <w:r>
        <w:t>que</w:t>
      </w:r>
      <w:proofErr w:type="spellEnd"/>
      <w:r>
        <w:t xml:space="preserve"> </w:t>
      </w:r>
      <w:proofErr w:type="spellStart"/>
      <w:r>
        <w:t>forjéis</w:t>
      </w:r>
      <w:proofErr w:type="spellEnd"/>
      <w:r>
        <w:t xml:space="preserve"> </w:t>
      </w:r>
      <w:proofErr w:type="spellStart"/>
      <w:r>
        <w:t>vuestra</w:t>
      </w:r>
      <w:proofErr w:type="spellEnd"/>
      <w:r>
        <w:t xml:space="preserve"> </w:t>
      </w:r>
      <w:proofErr w:type="spellStart"/>
      <w:r>
        <w:t>fe</w:t>
      </w:r>
      <w:proofErr w:type="spellEnd"/>
      <w:r>
        <w:t xml:space="preserve"> y </w:t>
      </w:r>
      <w:proofErr w:type="spellStart"/>
      <w:r>
        <w:t>dejéis</w:t>
      </w:r>
      <w:proofErr w:type="spellEnd"/>
      <w:r>
        <w:t xml:space="preserve"> </w:t>
      </w:r>
      <w:proofErr w:type="spellStart"/>
      <w:r>
        <w:t>desarrollar</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el</w:t>
      </w:r>
      <w:proofErr w:type="spellEnd"/>
      <w:r>
        <w:t xml:space="preserve"> </w:t>
      </w:r>
      <w:proofErr w:type="spellStart"/>
      <w:r>
        <w:t>conocimiento</w:t>
      </w:r>
      <w:proofErr w:type="spellEnd"/>
      <w:r>
        <w:t xml:space="preserve"> </w:t>
      </w:r>
      <w:proofErr w:type="spellStart"/>
      <w:r>
        <w:t>divino</w:t>
      </w:r>
      <w:proofErr w:type="spellEnd"/>
      <w:r>
        <w:t xml:space="preserve"> de lo </w:t>
      </w:r>
      <w:proofErr w:type="spellStart"/>
      <w:r>
        <w:t>que</w:t>
      </w:r>
      <w:proofErr w:type="spellEnd"/>
      <w:r>
        <w:t xml:space="preserve"> </w:t>
      </w:r>
      <w:proofErr w:type="spellStart"/>
      <w:r>
        <w:t>os</w:t>
      </w:r>
      <w:proofErr w:type="spellEnd"/>
      <w:r>
        <w:t xml:space="preserve"> he </w:t>
      </w:r>
      <w:proofErr w:type="spellStart"/>
      <w:r>
        <w:t>revelado</w:t>
      </w:r>
      <w:proofErr w:type="spellEnd"/>
      <w:r>
        <w:t xml:space="preserve">. Si </w:t>
      </w:r>
      <w:proofErr w:type="spellStart"/>
      <w:r>
        <w:t>os</w:t>
      </w:r>
      <w:proofErr w:type="spellEnd"/>
      <w:r>
        <w:t xml:space="preserve"> </w:t>
      </w:r>
      <w:proofErr w:type="spellStart"/>
      <w:r>
        <w:lastRenderedPageBreak/>
        <w:t>preparáis</w:t>
      </w:r>
      <w:proofErr w:type="spellEnd"/>
      <w:r>
        <w:t xml:space="preserve"> </w:t>
      </w:r>
      <w:proofErr w:type="spellStart"/>
      <w:r>
        <w:t>verdaderamente</w:t>
      </w:r>
      <w:proofErr w:type="spellEnd"/>
      <w:r>
        <w:t xml:space="preserve">, nada </w:t>
      </w:r>
      <w:proofErr w:type="spellStart"/>
      <w:r>
        <w:t>tendréis</w:t>
      </w:r>
      <w:proofErr w:type="spellEnd"/>
      <w:r>
        <w:t xml:space="preserve"> </w:t>
      </w:r>
      <w:proofErr w:type="spellStart"/>
      <w:r>
        <w:t>que</w:t>
      </w:r>
      <w:proofErr w:type="spellEnd"/>
      <w:r>
        <w:t xml:space="preserve"> </w:t>
      </w:r>
      <w:proofErr w:type="spellStart"/>
      <w:r>
        <w:t>temer</w:t>
      </w:r>
      <w:proofErr w:type="spellEnd"/>
      <w:r>
        <w:t xml:space="preserve"> del </w:t>
      </w:r>
      <w:proofErr w:type="spellStart"/>
      <w:r>
        <w:t>mundo</w:t>
      </w:r>
      <w:proofErr w:type="spellEnd"/>
      <w:r>
        <w:t xml:space="preserve">, </w:t>
      </w:r>
      <w:proofErr w:type="spellStart"/>
      <w:r>
        <w:t>ni</w:t>
      </w:r>
      <w:proofErr w:type="spellEnd"/>
      <w:r>
        <w:t xml:space="preserve"> sus palabras, </w:t>
      </w:r>
      <w:proofErr w:type="spellStart"/>
      <w:r>
        <w:t>ni</w:t>
      </w:r>
      <w:proofErr w:type="spellEnd"/>
      <w:r>
        <w:t xml:space="preserve"> sus </w:t>
      </w:r>
      <w:proofErr w:type="spellStart"/>
      <w:r>
        <w:t>libros</w:t>
      </w:r>
      <w:proofErr w:type="spellEnd"/>
      <w:r>
        <w:t xml:space="preserve">, </w:t>
      </w:r>
      <w:proofErr w:type="spellStart"/>
      <w:r>
        <w:t>ni</w:t>
      </w:r>
      <w:proofErr w:type="spellEnd"/>
      <w:r>
        <w:t xml:space="preserve"> sus </w:t>
      </w:r>
      <w:proofErr w:type="spellStart"/>
      <w:r>
        <w:t>promesas</w:t>
      </w:r>
      <w:proofErr w:type="spellEnd"/>
      <w:r>
        <w:t xml:space="preserve"> o </w:t>
      </w:r>
      <w:proofErr w:type="spellStart"/>
      <w:r>
        <w:t>amenazas</w:t>
      </w:r>
      <w:proofErr w:type="spellEnd"/>
      <w:r>
        <w:t xml:space="preserve"> </w:t>
      </w:r>
      <w:proofErr w:type="spellStart"/>
      <w:r>
        <w:t>lograrán</w:t>
      </w:r>
      <w:proofErr w:type="spellEnd"/>
      <w:r>
        <w:t xml:space="preserve"> </w:t>
      </w:r>
      <w:proofErr w:type="spellStart"/>
      <w:r>
        <w:t>desalojar</w:t>
      </w:r>
      <w:proofErr w:type="spellEnd"/>
      <w:r>
        <w:t xml:space="preserve"> de </w:t>
      </w:r>
      <w:proofErr w:type="spellStart"/>
      <w:r>
        <w:t>vuestro</w:t>
      </w:r>
      <w:proofErr w:type="spellEnd"/>
      <w:r>
        <w:t xml:space="preserve"> </w:t>
      </w:r>
      <w:proofErr w:type="spellStart"/>
      <w:r>
        <w:t>corazón</w:t>
      </w:r>
      <w:proofErr w:type="spellEnd"/>
      <w:r>
        <w:t xml:space="preserve"> la </w:t>
      </w:r>
      <w:proofErr w:type="spellStart"/>
      <w:r>
        <w:t>esencia</w:t>
      </w:r>
      <w:proofErr w:type="spellEnd"/>
      <w:r>
        <w:t xml:space="preserve"> de mi </w:t>
      </w:r>
      <w:proofErr w:type="spellStart"/>
      <w:r>
        <w:t>enseñanza</w:t>
      </w:r>
      <w:proofErr w:type="spellEnd"/>
      <w:r>
        <w:t xml:space="preserve"> y la </w:t>
      </w:r>
      <w:proofErr w:type="spellStart"/>
      <w:r>
        <w:t>promesa</w:t>
      </w:r>
      <w:proofErr w:type="spellEnd"/>
      <w:r>
        <w:t xml:space="preserve"> de la Tierra </w:t>
      </w:r>
      <w:proofErr w:type="spellStart"/>
      <w:r>
        <w:t>Prometida</w:t>
      </w:r>
      <w:proofErr w:type="spellEnd"/>
      <w:r>
        <w:t xml:space="preserve"> </w:t>
      </w:r>
      <w:proofErr w:type="spellStart"/>
      <w:r>
        <w:t>que</w:t>
      </w:r>
      <w:proofErr w:type="spellEnd"/>
      <w:r>
        <w:t xml:space="preserve"> </w:t>
      </w:r>
      <w:proofErr w:type="spellStart"/>
      <w:r>
        <w:t>os</w:t>
      </w:r>
      <w:proofErr w:type="spellEnd"/>
      <w:r>
        <w:t xml:space="preserve"> he </w:t>
      </w:r>
      <w:proofErr w:type="spellStart"/>
      <w:r>
        <w:t>ofrecido</w:t>
      </w:r>
      <w:proofErr w:type="spellEnd"/>
      <w:r>
        <w:t xml:space="preserve">, </w:t>
      </w:r>
      <w:proofErr w:type="gramStart"/>
      <w:r>
        <w:t>no</w:t>
      </w:r>
      <w:proofErr w:type="gramEnd"/>
      <w:r>
        <w:t xml:space="preserve"> la </w:t>
      </w:r>
      <w:proofErr w:type="spellStart"/>
      <w:r>
        <w:t>cambiaréis</w:t>
      </w:r>
      <w:proofErr w:type="spellEnd"/>
      <w:r>
        <w:t xml:space="preserve"> </w:t>
      </w:r>
      <w:proofErr w:type="spellStart"/>
      <w:r>
        <w:t>jamás</w:t>
      </w:r>
      <w:proofErr w:type="spellEnd"/>
      <w:r>
        <w:t xml:space="preserve"> </w:t>
      </w:r>
      <w:proofErr w:type="spellStart"/>
      <w:r>
        <w:t>por</w:t>
      </w:r>
      <w:proofErr w:type="spellEnd"/>
      <w:r>
        <w:t xml:space="preserve"> las </w:t>
      </w:r>
      <w:proofErr w:type="spellStart"/>
      <w:r>
        <w:t>más</w:t>
      </w:r>
      <w:proofErr w:type="spellEnd"/>
      <w:r>
        <w:t xml:space="preserve"> </w:t>
      </w:r>
      <w:proofErr w:type="spellStart"/>
      <w:r>
        <w:t>tentadoras</w:t>
      </w:r>
      <w:proofErr w:type="spellEnd"/>
      <w:r>
        <w:t xml:space="preserve"> </w:t>
      </w:r>
      <w:proofErr w:type="spellStart"/>
      <w:r>
        <w:t>promesas</w:t>
      </w:r>
      <w:proofErr w:type="spellEnd"/>
      <w:r>
        <w:t xml:space="preserve"> del </w:t>
      </w:r>
      <w:proofErr w:type="spellStart"/>
      <w:r>
        <w:t>mundo</w:t>
      </w:r>
      <w:proofErr w:type="spellEnd"/>
      <w:r>
        <w:t xml:space="preserve">. </w:t>
      </w:r>
    </w:p>
    <w:p w14:paraId="1C70A43A" w14:textId="77777777" w:rsidR="00F50769" w:rsidRDefault="00F50769" w:rsidP="00F50769">
      <w:r>
        <w:t xml:space="preserve">12. Cuando </w:t>
      </w:r>
      <w:proofErr w:type="spellStart"/>
      <w:r>
        <w:t>esa</w:t>
      </w:r>
      <w:proofErr w:type="spellEnd"/>
      <w:r>
        <w:t xml:space="preserve"> </w:t>
      </w:r>
      <w:proofErr w:type="spellStart"/>
      <w:r>
        <w:t>prueba</w:t>
      </w:r>
      <w:proofErr w:type="spellEnd"/>
      <w:r>
        <w:t xml:space="preserve"> </w:t>
      </w:r>
      <w:proofErr w:type="spellStart"/>
      <w:r>
        <w:t>esté</w:t>
      </w:r>
      <w:proofErr w:type="spellEnd"/>
      <w:r>
        <w:t xml:space="preserve"> </w:t>
      </w:r>
      <w:proofErr w:type="spellStart"/>
      <w:r>
        <w:t>sobre</w:t>
      </w:r>
      <w:proofErr w:type="spellEnd"/>
      <w:r>
        <w:t xml:space="preserve"> </w:t>
      </w:r>
      <w:proofErr w:type="spellStart"/>
      <w:r>
        <w:t>vosotros</w:t>
      </w:r>
      <w:proofErr w:type="spellEnd"/>
      <w:r>
        <w:t xml:space="preserve"> y </w:t>
      </w:r>
      <w:proofErr w:type="spellStart"/>
      <w:r>
        <w:t>vuestros</w:t>
      </w:r>
      <w:proofErr w:type="spellEnd"/>
      <w:r>
        <w:t xml:space="preserve"> </w:t>
      </w:r>
      <w:proofErr w:type="spellStart"/>
      <w:r>
        <w:t>enemigos</w:t>
      </w:r>
      <w:proofErr w:type="spellEnd"/>
      <w:r>
        <w:t xml:space="preserve"> </w:t>
      </w:r>
      <w:proofErr w:type="spellStart"/>
      <w:r>
        <w:t>acechen</w:t>
      </w:r>
      <w:proofErr w:type="spellEnd"/>
      <w:r>
        <w:t xml:space="preserve"> </w:t>
      </w:r>
      <w:proofErr w:type="spellStart"/>
      <w:r>
        <w:t>vuestros</w:t>
      </w:r>
      <w:proofErr w:type="spellEnd"/>
      <w:r>
        <w:t xml:space="preserve"> pasos, </w:t>
      </w:r>
      <w:proofErr w:type="spellStart"/>
      <w:r>
        <w:t>recordaréis</w:t>
      </w:r>
      <w:proofErr w:type="spellEnd"/>
      <w:r>
        <w:t xml:space="preserve"> </w:t>
      </w:r>
      <w:proofErr w:type="spellStart"/>
      <w:r>
        <w:t>que</w:t>
      </w:r>
      <w:proofErr w:type="spellEnd"/>
      <w:r>
        <w:t xml:space="preserve"> Cristo es </w:t>
      </w:r>
      <w:proofErr w:type="spellStart"/>
      <w:r>
        <w:t>quien</w:t>
      </w:r>
      <w:proofErr w:type="spellEnd"/>
      <w:r>
        <w:t xml:space="preserve"> </w:t>
      </w:r>
      <w:proofErr w:type="spellStart"/>
      <w:r>
        <w:t>os</w:t>
      </w:r>
      <w:proofErr w:type="spellEnd"/>
      <w:r>
        <w:t xml:space="preserve"> </w:t>
      </w:r>
      <w:proofErr w:type="spellStart"/>
      <w:r>
        <w:t>habla</w:t>
      </w:r>
      <w:proofErr w:type="spellEnd"/>
      <w:r>
        <w:t xml:space="preserve"> </w:t>
      </w:r>
      <w:proofErr w:type="spellStart"/>
      <w:r>
        <w:t>en</w:t>
      </w:r>
      <w:proofErr w:type="spellEnd"/>
      <w:r>
        <w:t xml:space="preserve"> </w:t>
      </w:r>
      <w:proofErr w:type="spellStart"/>
      <w:r>
        <w:t>esos</w:t>
      </w:r>
      <w:proofErr w:type="spellEnd"/>
      <w:r>
        <w:t xml:space="preserve"> </w:t>
      </w:r>
      <w:proofErr w:type="spellStart"/>
      <w:r>
        <w:t>momentos</w:t>
      </w:r>
      <w:proofErr w:type="spellEnd"/>
      <w:r>
        <w:t xml:space="preserve"> y </w:t>
      </w:r>
      <w:proofErr w:type="spellStart"/>
      <w:r>
        <w:t>os</w:t>
      </w:r>
      <w:proofErr w:type="spellEnd"/>
      <w:r>
        <w:t xml:space="preserve"> </w:t>
      </w:r>
      <w:proofErr w:type="spellStart"/>
      <w:r>
        <w:t>recuerda</w:t>
      </w:r>
      <w:proofErr w:type="spellEnd"/>
      <w:r>
        <w:t xml:space="preserve"> </w:t>
      </w:r>
      <w:proofErr w:type="spellStart"/>
      <w:r>
        <w:t>cuando</w:t>
      </w:r>
      <w:proofErr w:type="spellEnd"/>
      <w:r>
        <w:t xml:space="preserve"> </w:t>
      </w:r>
      <w:proofErr w:type="spellStart"/>
      <w:r>
        <w:t>fue</w:t>
      </w:r>
      <w:proofErr w:type="spellEnd"/>
      <w:r>
        <w:t xml:space="preserve"> </w:t>
      </w:r>
      <w:proofErr w:type="spellStart"/>
      <w:r>
        <w:t>tentado</w:t>
      </w:r>
      <w:proofErr w:type="spellEnd"/>
      <w:r>
        <w:t xml:space="preserve"> Jesús </w:t>
      </w:r>
      <w:proofErr w:type="spellStart"/>
      <w:r>
        <w:t>en</w:t>
      </w:r>
      <w:proofErr w:type="spellEnd"/>
      <w:r>
        <w:t xml:space="preserve"> </w:t>
      </w:r>
      <w:proofErr w:type="spellStart"/>
      <w:r>
        <w:t>el</w:t>
      </w:r>
      <w:proofErr w:type="spellEnd"/>
      <w:r>
        <w:t xml:space="preserve"> </w:t>
      </w:r>
      <w:proofErr w:type="spellStart"/>
      <w:r>
        <w:t>desierto</w:t>
      </w:r>
      <w:proofErr w:type="spellEnd"/>
      <w:r>
        <w:t xml:space="preserve"> y </w:t>
      </w:r>
      <w:proofErr w:type="spellStart"/>
      <w:r>
        <w:t>cómo</w:t>
      </w:r>
      <w:proofErr w:type="spellEnd"/>
      <w:r>
        <w:t xml:space="preserve"> con </w:t>
      </w:r>
      <w:proofErr w:type="spellStart"/>
      <w:r>
        <w:t>su</w:t>
      </w:r>
      <w:proofErr w:type="spellEnd"/>
      <w:r>
        <w:t xml:space="preserve"> </w:t>
      </w:r>
      <w:proofErr w:type="spellStart"/>
      <w:r>
        <w:t>fortaleza</w:t>
      </w:r>
      <w:proofErr w:type="spellEnd"/>
      <w:r>
        <w:t xml:space="preserve"> </w:t>
      </w:r>
      <w:proofErr w:type="spellStart"/>
      <w:r>
        <w:t>doblegó</w:t>
      </w:r>
      <w:proofErr w:type="spellEnd"/>
      <w:r>
        <w:t xml:space="preserve"> al </w:t>
      </w:r>
      <w:proofErr w:type="spellStart"/>
      <w:r>
        <w:t>mundo</w:t>
      </w:r>
      <w:proofErr w:type="spellEnd"/>
      <w:r>
        <w:t xml:space="preserve"> y a la carne. </w:t>
      </w:r>
      <w:proofErr w:type="spellStart"/>
      <w:r>
        <w:t>Así</w:t>
      </w:r>
      <w:proofErr w:type="spellEnd"/>
      <w:r>
        <w:t xml:space="preserve"> </w:t>
      </w:r>
      <w:proofErr w:type="spellStart"/>
      <w:r>
        <w:t>quiero</w:t>
      </w:r>
      <w:proofErr w:type="spellEnd"/>
      <w:r>
        <w:t xml:space="preserve"> </w:t>
      </w:r>
      <w:proofErr w:type="spellStart"/>
      <w:r>
        <w:t>que</w:t>
      </w:r>
      <w:proofErr w:type="spellEnd"/>
      <w:r>
        <w:t xml:space="preserve"> </w:t>
      </w:r>
    </w:p>
    <w:p w14:paraId="2859122C" w14:textId="77777777" w:rsidR="00F50769" w:rsidRDefault="00F50769" w:rsidP="00F50769">
      <w:proofErr w:type="spellStart"/>
      <w:r>
        <w:t>seáis</w:t>
      </w:r>
      <w:proofErr w:type="spellEnd"/>
      <w:r>
        <w:t xml:space="preserve">, </w:t>
      </w:r>
      <w:proofErr w:type="spellStart"/>
      <w:r>
        <w:t>fuertes</w:t>
      </w:r>
      <w:proofErr w:type="spellEnd"/>
      <w:r>
        <w:t xml:space="preserve"> ante </w:t>
      </w:r>
      <w:proofErr w:type="spellStart"/>
      <w:r>
        <w:t>cualquier</w:t>
      </w:r>
      <w:proofErr w:type="spellEnd"/>
      <w:r>
        <w:t xml:space="preserve"> </w:t>
      </w:r>
      <w:proofErr w:type="spellStart"/>
      <w:r>
        <w:t>adversario</w:t>
      </w:r>
      <w:proofErr w:type="spellEnd"/>
      <w:r>
        <w:t xml:space="preserve">, sin </w:t>
      </w:r>
      <w:proofErr w:type="spellStart"/>
      <w:r>
        <w:t>olvidar</w:t>
      </w:r>
      <w:proofErr w:type="spellEnd"/>
      <w:r>
        <w:t xml:space="preserve"> </w:t>
      </w:r>
      <w:proofErr w:type="spellStart"/>
      <w:r>
        <w:t>que</w:t>
      </w:r>
      <w:proofErr w:type="spellEnd"/>
      <w:r>
        <w:t xml:space="preserve"> </w:t>
      </w:r>
      <w:proofErr w:type="spellStart"/>
      <w:r>
        <w:t>el</w:t>
      </w:r>
      <w:proofErr w:type="spellEnd"/>
      <w:r>
        <w:t xml:space="preserve"> </w:t>
      </w:r>
      <w:proofErr w:type="spellStart"/>
      <w:r>
        <w:t>más</w:t>
      </w:r>
      <w:proofErr w:type="spellEnd"/>
      <w:r>
        <w:t xml:space="preserve"> </w:t>
      </w:r>
      <w:proofErr w:type="spellStart"/>
      <w:r>
        <w:t>poderoso</w:t>
      </w:r>
      <w:proofErr w:type="spellEnd"/>
      <w:r>
        <w:t xml:space="preserve"> de </w:t>
      </w:r>
      <w:proofErr w:type="spellStart"/>
      <w:r>
        <w:t>vuestros</w:t>
      </w:r>
      <w:proofErr w:type="spellEnd"/>
      <w:r>
        <w:t xml:space="preserve"> </w:t>
      </w:r>
      <w:proofErr w:type="spellStart"/>
      <w:r>
        <w:t>enemigos</w:t>
      </w:r>
      <w:proofErr w:type="spellEnd"/>
      <w:r>
        <w:t xml:space="preserve"> lo </w:t>
      </w:r>
      <w:proofErr w:type="spellStart"/>
      <w:r>
        <w:t>lleváis</w:t>
      </w:r>
      <w:proofErr w:type="spellEnd"/>
      <w:r>
        <w:t xml:space="preserve"> </w:t>
      </w:r>
      <w:proofErr w:type="spellStart"/>
      <w:r>
        <w:t>en</w:t>
      </w:r>
      <w:proofErr w:type="spellEnd"/>
      <w:r>
        <w:t xml:space="preserve"> </w:t>
      </w:r>
      <w:proofErr w:type="spellStart"/>
      <w:r>
        <w:t>vosotros</w:t>
      </w:r>
      <w:proofErr w:type="spellEnd"/>
      <w:r>
        <w:t xml:space="preserve"> </w:t>
      </w:r>
      <w:proofErr w:type="spellStart"/>
      <w:r>
        <w:t>mismos</w:t>
      </w:r>
      <w:proofErr w:type="spellEnd"/>
      <w:r>
        <w:t xml:space="preserve">, y </w:t>
      </w:r>
      <w:proofErr w:type="spellStart"/>
      <w:r>
        <w:t>que</w:t>
      </w:r>
      <w:proofErr w:type="spellEnd"/>
      <w:r>
        <w:t xml:space="preserve"> </w:t>
      </w:r>
      <w:proofErr w:type="spellStart"/>
      <w:r>
        <w:t>sólo</w:t>
      </w:r>
      <w:proofErr w:type="spellEnd"/>
      <w:r>
        <w:t xml:space="preserve"> la </w:t>
      </w:r>
      <w:proofErr w:type="spellStart"/>
      <w:r>
        <w:t>fe</w:t>
      </w:r>
      <w:proofErr w:type="spellEnd"/>
      <w:r>
        <w:t xml:space="preserve"> y la </w:t>
      </w:r>
      <w:proofErr w:type="spellStart"/>
      <w:r>
        <w:t>fortaleza</w:t>
      </w:r>
      <w:proofErr w:type="spellEnd"/>
      <w:r>
        <w:t xml:space="preserve"> </w:t>
      </w:r>
      <w:proofErr w:type="spellStart"/>
      <w:r>
        <w:t>que</w:t>
      </w:r>
      <w:proofErr w:type="spellEnd"/>
      <w:r>
        <w:t xml:space="preserve"> </w:t>
      </w:r>
      <w:proofErr w:type="spellStart"/>
      <w:r>
        <w:t>os</w:t>
      </w:r>
      <w:proofErr w:type="spellEnd"/>
      <w:r>
        <w:t xml:space="preserve"> </w:t>
      </w:r>
      <w:proofErr w:type="spellStart"/>
      <w:r>
        <w:t>llegue</w:t>
      </w:r>
      <w:proofErr w:type="spellEnd"/>
      <w:r>
        <w:t xml:space="preserve"> de </w:t>
      </w:r>
      <w:proofErr w:type="spellStart"/>
      <w:r>
        <w:t>Mí</w:t>
      </w:r>
      <w:proofErr w:type="spellEnd"/>
      <w:r>
        <w:t xml:space="preserve">, </w:t>
      </w:r>
      <w:proofErr w:type="spellStart"/>
      <w:r>
        <w:t>os</w:t>
      </w:r>
      <w:proofErr w:type="spellEnd"/>
      <w:r>
        <w:t xml:space="preserve"> </w:t>
      </w:r>
      <w:proofErr w:type="spellStart"/>
      <w:r>
        <w:t>darán</w:t>
      </w:r>
      <w:proofErr w:type="spellEnd"/>
      <w:r>
        <w:t xml:space="preserve"> la </w:t>
      </w:r>
      <w:proofErr w:type="spellStart"/>
      <w:r>
        <w:t>victoria</w:t>
      </w:r>
      <w:proofErr w:type="spellEnd"/>
      <w:r>
        <w:t xml:space="preserve">. </w:t>
      </w:r>
    </w:p>
    <w:p w14:paraId="7C1AF84C" w14:textId="77777777" w:rsidR="00F50769" w:rsidRDefault="00F50769" w:rsidP="00F50769">
      <w:r>
        <w:t xml:space="preserve">13. </w:t>
      </w:r>
      <w:proofErr w:type="spellStart"/>
      <w:r>
        <w:t>Vuestra</w:t>
      </w:r>
      <w:proofErr w:type="spellEnd"/>
      <w:r>
        <w:t xml:space="preserve"> lucha no </w:t>
      </w:r>
      <w:proofErr w:type="spellStart"/>
      <w:r>
        <w:t>quedará</w:t>
      </w:r>
      <w:proofErr w:type="spellEnd"/>
      <w:r>
        <w:t xml:space="preserve"> sin </w:t>
      </w:r>
      <w:proofErr w:type="spellStart"/>
      <w:r>
        <w:t>premio</w:t>
      </w:r>
      <w:proofErr w:type="spellEnd"/>
      <w:r>
        <w:t xml:space="preserve">, </w:t>
      </w:r>
      <w:proofErr w:type="spellStart"/>
      <w:r>
        <w:t>éste</w:t>
      </w:r>
      <w:proofErr w:type="spellEnd"/>
      <w:r>
        <w:t xml:space="preserve"> </w:t>
      </w:r>
      <w:proofErr w:type="spellStart"/>
      <w:r>
        <w:t>será</w:t>
      </w:r>
      <w:proofErr w:type="spellEnd"/>
      <w:r>
        <w:t xml:space="preserve"> </w:t>
      </w:r>
      <w:proofErr w:type="spellStart"/>
      <w:r>
        <w:t>infinitamente</w:t>
      </w:r>
      <w:proofErr w:type="spellEnd"/>
      <w:r>
        <w:t xml:space="preserve"> mayor </w:t>
      </w:r>
      <w:proofErr w:type="spellStart"/>
      <w:r>
        <w:t>que</w:t>
      </w:r>
      <w:proofErr w:type="spellEnd"/>
      <w:r>
        <w:t xml:space="preserve"> </w:t>
      </w:r>
      <w:proofErr w:type="spellStart"/>
      <w:r>
        <w:t>el</w:t>
      </w:r>
      <w:proofErr w:type="spellEnd"/>
      <w:r>
        <w:t xml:space="preserve"> </w:t>
      </w:r>
      <w:proofErr w:type="spellStart"/>
      <w:r>
        <w:t>que</w:t>
      </w:r>
      <w:proofErr w:type="spellEnd"/>
      <w:r>
        <w:t xml:space="preserve"> de la Tierra </w:t>
      </w:r>
      <w:proofErr w:type="spellStart"/>
      <w:r>
        <w:t>pudierais</w:t>
      </w:r>
      <w:proofErr w:type="spellEnd"/>
      <w:r>
        <w:t xml:space="preserve"> </w:t>
      </w:r>
      <w:proofErr w:type="spellStart"/>
      <w:r>
        <w:t>esperar</w:t>
      </w:r>
      <w:proofErr w:type="spellEnd"/>
      <w:r>
        <w:t xml:space="preserve">. De ese </w:t>
      </w:r>
      <w:proofErr w:type="spellStart"/>
      <w:r>
        <w:t>galardón</w:t>
      </w:r>
      <w:proofErr w:type="spellEnd"/>
      <w:r>
        <w:t xml:space="preserve">, </w:t>
      </w:r>
      <w:proofErr w:type="spellStart"/>
      <w:r>
        <w:t>sólo</w:t>
      </w:r>
      <w:proofErr w:type="spellEnd"/>
      <w:r>
        <w:t xml:space="preserve"> un poco </w:t>
      </w:r>
      <w:proofErr w:type="spellStart"/>
      <w:r>
        <w:t>os</w:t>
      </w:r>
      <w:proofErr w:type="spellEnd"/>
      <w:r>
        <w:t xml:space="preserve"> </w:t>
      </w:r>
      <w:proofErr w:type="spellStart"/>
      <w:r>
        <w:t>anticiparé</w:t>
      </w:r>
      <w:proofErr w:type="spellEnd"/>
      <w:r>
        <w:t xml:space="preserve"> </w:t>
      </w:r>
      <w:proofErr w:type="spellStart"/>
      <w:r>
        <w:t>aquí</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w:t>
      </w:r>
      <w:proofErr w:type="spellStart"/>
      <w:r>
        <w:t>que</w:t>
      </w:r>
      <w:proofErr w:type="spellEnd"/>
      <w:r>
        <w:t xml:space="preserve"> </w:t>
      </w:r>
      <w:proofErr w:type="spellStart"/>
      <w:r>
        <w:t>será</w:t>
      </w:r>
      <w:proofErr w:type="spellEnd"/>
      <w:r>
        <w:t xml:space="preserve"> la </w:t>
      </w:r>
      <w:proofErr w:type="spellStart"/>
      <w:r>
        <w:t>satisfacción</w:t>
      </w:r>
      <w:proofErr w:type="spellEnd"/>
      <w:r>
        <w:t xml:space="preserve"> de </w:t>
      </w:r>
      <w:proofErr w:type="spellStart"/>
      <w:r>
        <w:t>ver</w:t>
      </w:r>
      <w:proofErr w:type="spellEnd"/>
      <w:r>
        <w:t xml:space="preserve"> a </w:t>
      </w:r>
      <w:proofErr w:type="spellStart"/>
      <w:r>
        <w:t>los</w:t>
      </w:r>
      <w:proofErr w:type="spellEnd"/>
      <w:r>
        <w:t xml:space="preserve"> </w:t>
      </w:r>
      <w:proofErr w:type="spellStart"/>
      <w:r>
        <w:t>enemigos</w:t>
      </w:r>
      <w:proofErr w:type="spellEnd"/>
      <w:r>
        <w:t xml:space="preserve"> de mi </w:t>
      </w:r>
      <w:proofErr w:type="spellStart"/>
      <w:r>
        <w:t>verdad</w:t>
      </w:r>
      <w:proofErr w:type="spellEnd"/>
      <w:r>
        <w:t xml:space="preserve">, </w:t>
      </w:r>
      <w:proofErr w:type="spellStart"/>
      <w:r>
        <w:t>convertidos</w:t>
      </w:r>
      <w:proofErr w:type="spellEnd"/>
      <w:r>
        <w:t xml:space="preserve"> </w:t>
      </w:r>
      <w:proofErr w:type="gramStart"/>
      <w:r>
        <w:t>a</w:t>
      </w:r>
      <w:proofErr w:type="gramEnd"/>
      <w:r>
        <w:t xml:space="preserve"> </w:t>
      </w:r>
      <w:proofErr w:type="spellStart"/>
      <w:r>
        <w:t>ella</w:t>
      </w:r>
      <w:proofErr w:type="spellEnd"/>
      <w:r>
        <w:t xml:space="preserve">. </w:t>
      </w:r>
    </w:p>
    <w:p w14:paraId="31B48567" w14:textId="77777777" w:rsidR="00F50769" w:rsidRDefault="00F50769" w:rsidP="00F50769">
      <w:r>
        <w:t xml:space="preserve">14. </w:t>
      </w:r>
      <w:proofErr w:type="spellStart"/>
      <w:r>
        <w:t>Meditad</w:t>
      </w:r>
      <w:proofErr w:type="spellEnd"/>
      <w:r>
        <w:t xml:space="preserve"> </w:t>
      </w:r>
      <w:proofErr w:type="spellStart"/>
      <w:r>
        <w:t>profundamente</w:t>
      </w:r>
      <w:proofErr w:type="spellEnd"/>
      <w:r>
        <w:t xml:space="preserve"> </w:t>
      </w:r>
      <w:proofErr w:type="spellStart"/>
      <w:r>
        <w:t>en</w:t>
      </w:r>
      <w:proofErr w:type="spellEnd"/>
      <w:r>
        <w:t xml:space="preserve"> mis </w:t>
      </w:r>
      <w:proofErr w:type="spellStart"/>
      <w:r>
        <w:t>lecciones</w:t>
      </w:r>
      <w:proofErr w:type="spellEnd"/>
      <w:r>
        <w:t xml:space="preserve">, </w:t>
      </w:r>
      <w:proofErr w:type="spellStart"/>
      <w:r>
        <w:t>discípulos</w:t>
      </w:r>
      <w:proofErr w:type="spellEnd"/>
      <w:r>
        <w:t xml:space="preserve"> </w:t>
      </w:r>
      <w:proofErr w:type="spellStart"/>
      <w:r>
        <w:t>amados</w:t>
      </w:r>
      <w:proofErr w:type="spellEnd"/>
      <w:r>
        <w:t xml:space="preserve">, y de </w:t>
      </w:r>
      <w:proofErr w:type="spellStart"/>
      <w:r>
        <w:t>esas</w:t>
      </w:r>
      <w:proofErr w:type="spellEnd"/>
      <w:r>
        <w:t xml:space="preserve"> </w:t>
      </w:r>
      <w:proofErr w:type="spellStart"/>
      <w:r>
        <w:t>meditaciones</w:t>
      </w:r>
      <w:proofErr w:type="spellEnd"/>
      <w:r>
        <w:t xml:space="preserve"> </w:t>
      </w:r>
      <w:proofErr w:type="spellStart"/>
      <w:r>
        <w:t>nacerá</w:t>
      </w:r>
      <w:proofErr w:type="spellEnd"/>
      <w:r>
        <w:t xml:space="preserve"> la </w:t>
      </w:r>
      <w:proofErr w:type="spellStart"/>
      <w:r>
        <w:t>fortaleza</w:t>
      </w:r>
      <w:proofErr w:type="spellEnd"/>
      <w:r>
        <w:t xml:space="preserve"> </w:t>
      </w:r>
      <w:proofErr w:type="spellStart"/>
      <w:r>
        <w:t>que</w:t>
      </w:r>
      <w:proofErr w:type="spellEnd"/>
      <w:r>
        <w:t xml:space="preserve"> </w:t>
      </w:r>
      <w:proofErr w:type="spellStart"/>
      <w:r>
        <w:t>os</w:t>
      </w:r>
      <w:proofErr w:type="spellEnd"/>
      <w:r>
        <w:t xml:space="preserve"> </w:t>
      </w:r>
      <w:proofErr w:type="spellStart"/>
      <w:r>
        <w:t>ayudará</w:t>
      </w:r>
      <w:proofErr w:type="spellEnd"/>
      <w:r>
        <w:t xml:space="preserve"> a no </w:t>
      </w:r>
      <w:proofErr w:type="spellStart"/>
      <w:r>
        <w:t>desmayar</w:t>
      </w:r>
      <w:proofErr w:type="spellEnd"/>
      <w:r>
        <w:t xml:space="preserve"> </w:t>
      </w:r>
      <w:proofErr w:type="spellStart"/>
      <w:r>
        <w:t>en</w:t>
      </w:r>
      <w:proofErr w:type="spellEnd"/>
      <w:r>
        <w:t xml:space="preserve"> la lucha.  </w:t>
      </w:r>
    </w:p>
    <w:p w14:paraId="756E9BC1" w14:textId="77777777" w:rsidR="00F50769" w:rsidRDefault="00F50769" w:rsidP="00F50769">
      <w:r>
        <w:t xml:space="preserve">15. </w:t>
      </w:r>
      <w:proofErr w:type="spellStart"/>
      <w:r>
        <w:t>Limpiad</w:t>
      </w:r>
      <w:proofErr w:type="spellEnd"/>
      <w:r>
        <w:t xml:space="preserve"> </w:t>
      </w:r>
      <w:proofErr w:type="spellStart"/>
      <w:r>
        <w:t>vuestro</w:t>
      </w:r>
      <w:proofErr w:type="spellEnd"/>
      <w:r>
        <w:t xml:space="preserve"> </w:t>
      </w:r>
      <w:proofErr w:type="spellStart"/>
      <w:r>
        <w:t>entendimiento</w:t>
      </w:r>
      <w:proofErr w:type="spellEnd"/>
      <w:r>
        <w:t xml:space="preserve"> de </w:t>
      </w:r>
      <w:proofErr w:type="spellStart"/>
      <w:r>
        <w:t>toda</w:t>
      </w:r>
      <w:proofErr w:type="spellEnd"/>
      <w:r>
        <w:t xml:space="preserve"> </w:t>
      </w:r>
      <w:proofErr w:type="spellStart"/>
      <w:r>
        <w:t>impureza</w:t>
      </w:r>
      <w:proofErr w:type="spellEnd"/>
      <w:r>
        <w:t xml:space="preserve"> </w:t>
      </w:r>
      <w:proofErr w:type="spellStart"/>
      <w:r>
        <w:t>si</w:t>
      </w:r>
      <w:proofErr w:type="spellEnd"/>
      <w:r>
        <w:t xml:space="preserve"> </w:t>
      </w:r>
      <w:proofErr w:type="spellStart"/>
      <w:r>
        <w:t>queréis</w:t>
      </w:r>
      <w:proofErr w:type="spellEnd"/>
      <w:r>
        <w:t xml:space="preserve"> </w:t>
      </w:r>
      <w:proofErr w:type="spellStart"/>
      <w:r>
        <w:t>comprender</w:t>
      </w:r>
      <w:proofErr w:type="spellEnd"/>
      <w:r>
        <w:t xml:space="preserve"> mi palabra. El Maestro </w:t>
      </w:r>
      <w:proofErr w:type="spellStart"/>
      <w:r>
        <w:t>llega</w:t>
      </w:r>
      <w:proofErr w:type="spellEnd"/>
      <w:r>
        <w:t xml:space="preserve"> hasta </w:t>
      </w:r>
      <w:proofErr w:type="spellStart"/>
      <w:r>
        <w:t>vuestra</w:t>
      </w:r>
      <w:proofErr w:type="spellEnd"/>
      <w:r>
        <w:t xml:space="preserve"> </w:t>
      </w:r>
      <w:proofErr w:type="spellStart"/>
      <w:r>
        <w:t>mente</w:t>
      </w:r>
      <w:proofErr w:type="spellEnd"/>
      <w:r>
        <w:t xml:space="preserve"> para </w:t>
      </w:r>
      <w:proofErr w:type="spellStart"/>
      <w:r>
        <w:t>despertarla</w:t>
      </w:r>
      <w:proofErr w:type="spellEnd"/>
      <w:r>
        <w:t xml:space="preserve"> de ese </w:t>
      </w:r>
      <w:proofErr w:type="spellStart"/>
      <w:r>
        <w:t>sueño</w:t>
      </w:r>
      <w:proofErr w:type="spellEnd"/>
      <w:r>
        <w:t xml:space="preserve"> </w:t>
      </w:r>
      <w:proofErr w:type="spellStart"/>
      <w:r>
        <w:t>en</w:t>
      </w:r>
      <w:proofErr w:type="spellEnd"/>
      <w:r>
        <w:t xml:space="preserve"> </w:t>
      </w:r>
      <w:proofErr w:type="spellStart"/>
      <w:r>
        <w:t>que</w:t>
      </w:r>
      <w:proofErr w:type="spellEnd"/>
      <w:r>
        <w:t xml:space="preserve"> </w:t>
      </w:r>
      <w:proofErr w:type="spellStart"/>
      <w:r>
        <w:t>vive</w:t>
      </w:r>
      <w:proofErr w:type="spellEnd"/>
      <w:r>
        <w:t xml:space="preserve"> y </w:t>
      </w:r>
      <w:proofErr w:type="spellStart"/>
      <w:r>
        <w:t>mostrarle</w:t>
      </w:r>
      <w:proofErr w:type="spellEnd"/>
      <w:r>
        <w:t xml:space="preserve"> la luz </w:t>
      </w:r>
      <w:proofErr w:type="spellStart"/>
      <w:r>
        <w:t>resplandeciente</w:t>
      </w:r>
      <w:proofErr w:type="spellEnd"/>
      <w:r>
        <w:t xml:space="preserve"> del nuevo </w:t>
      </w:r>
      <w:proofErr w:type="spellStart"/>
      <w:r>
        <w:t>amanecer</w:t>
      </w:r>
      <w:proofErr w:type="spellEnd"/>
      <w:r>
        <w:t xml:space="preserve">. </w:t>
      </w:r>
    </w:p>
    <w:p w14:paraId="2F5A2510" w14:textId="77777777" w:rsidR="00F50769" w:rsidRDefault="00F50769" w:rsidP="00F50769">
      <w:r>
        <w:t xml:space="preserve">16. En mi amor </w:t>
      </w:r>
      <w:proofErr w:type="spellStart"/>
      <w:r>
        <w:t>por</w:t>
      </w:r>
      <w:proofErr w:type="spellEnd"/>
      <w:r>
        <w:t xml:space="preserve"> </w:t>
      </w:r>
      <w:proofErr w:type="spellStart"/>
      <w:r>
        <w:t>vosotros</w:t>
      </w:r>
      <w:proofErr w:type="spellEnd"/>
      <w:r>
        <w:t xml:space="preserve">, lo </w:t>
      </w:r>
      <w:proofErr w:type="spellStart"/>
      <w:r>
        <w:t>divino</w:t>
      </w:r>
      <w:proofErr w:type="spellEnd"/>
      <w:r>
        <w:t xml:space="preserve"> lo </w:t>
      </w:r>
      <w:proofErr w:type="spellStart"/>
      <w:r>
        <w:t>hago</w:t>
      </w:r>
      <w:proofErr w:type="spellEnd"/>
      <w:r>
        <w:t xml:space="preserve"> </w:t>
      </w:r>
      <w:proofErr w:type="spellStart"/>
      <w:r>
        <w:t>humano</w:t>
      </w:r>
      <w:proofErr w:type="spellEnd"/>
      <w:r>
        <w:t xml:space="preserve"> para </w:t>
      </w:r>
      <w:proofErr w:type="spellStart"/>
      <w:r>
        <w:t>ponerlo</w:t>
      </w:r>
      <w:proofErr w:type="spellEnd"/>
      <w:r>
        <w:t xml:space="preserve"> a </w:t>
      </w:r>
      <w:proofErr w:type="spellStart"/>
      <w:r>
        <w:t>vuestro</w:t>
      </w:r>
      <w:proofErr w:type="spellEnd"/>
      <w:r>
        <w:t xml:space="preserve"> </w:t>
      </w:r>
      <w:proofErr w:type="spellStart"/>
      <w:r>
        <w:t>alcance</w:t>
      </w:r>
      <w:proofErr w:type="spellEnd"/>
      <w:r>
        <w:t xml:space="preserve">; mi </w:t>
      </w:r>
      <w:proofErr w:type="spellStart"/>
      <w:r>
        <w:t>esencia</w:t>
      </w:r>
      <w:proofErr w:type="spellEnd"/>
      <w:r>
        <w:t xml:space="preserve"> </w:t>
      </w:r>
      <w:proofErr w:type="spellStart"/>
      <w:r>
        <w:t>divina</w:t>
      </w:r>
      <w:proofErr w:type="spellEnd"/>
      <w:r>
        <w:t xml:space="preserve"> la </w:t>
      </w:r>
      <w:proofErr w:type="spellStart"/>
      <w:r>
        <w:t>transformo</w:t>
      </w:r>
      <w:proofErr w:type="spellEnd"/>
      <w:r>
        <w:t xml:space="preserve"> </w:t>
      </w:r>
      <w:proofErr w:type="spellStart"/>
      <w:r>
        <w:t>en</w:t>
      </w:r>
      <w:proofErr w:type="spellEnd"/>
      <w:r>
        <w:t xml:space="preserve"> palabra humana y </w:t>
      </w:r>
      <w:proofErr w:type="spellStart"/>
      <w:r>
        <w:t>hago</w:t>
      </w:r>
      <w:proofErr w:type="spellEnd"/>
      <w:r>
        <w:t xml:space="preserve"> </w:t>
      </w:r>
      <w:proofErr w:type="spellStart"/>
      <w:r>
        <w:t>que</w:t>
      </w:r>
      <w:proofErr w:type="spellEnd"/>
      <w:r>
        <w:t xml:space="preserve"> </w:t>
      </w:r>
      <w:proofErr w:type="spellStart"/>
      <w:r>
        <w:t>por</w:t>
      </w:r>
      <w:proofErr w:type="spellEnd"/>
      <w:r>
        <w:t xml:space="preserve"> </w:t>
      </w:r>
      <w:proofErr w:type="spellStart"/>
      <w:r>
        <w:t>este</w:t>
      </w:r>
      <w:proofErr w:type="spellEnd"/>
      <w:r>
        <w:t xml:space="preserve"> don </w:t>
      </w:r>
      <w:proofErr w:type="spellStart"/>
      <w:r>
        <w:t>escuchéis</w:t>
      </w:r>
      <w:proofErr w:type="spellEnd"/>
      <w:r>
        <w:t xml:space="preserve"> la </w:t>
      </w:r>
      <w:proofErr w:type="spellStart"/>
      <w:r>
        <w:t>enseñanza</w:t>
      </w:r>
      <w:proofErr w:type="spellEnd"/>
      <w:r>
        <w:t xml:space="preserve"> de </w:t>
      </w:r>
      <w:proofErr w:type="spellStart"/>
      <w:r>
        <w:t>vuestro</w:t>
      </w:r>
      <w:proofErr w:type="spellEnd"/>
      <w:r>
        <w:t xml:space="preserve"> Padre Celestial </w:t>
      </w:r>
      <w:proofErr w:type="spellStart"/>
      <w:r>
        <w:t>que</w:t>
      </w:r>
      <w:proofErr w:type="spellEnd"/>
      <w:r>
        <w:t xml:space="preserve"> </w:t>
      </w:r>
      <w:proofErr w:type="spellStart"/>
      <w:r>
        <w:t>viene</w:t>
      </w:r>
      <w:proofErr w:type="spellEnd"/>
      <w:r>
        <w:t xml:space="preserve"> a </w:t>
      </w:r>
      <w:proofErr w:type="spellStart"/>
      <w:r>
        <w:t>fortalecer</w:t>
      </w:r>
      <w:proofErr w:type="spellEnd"/>
      <w:r>
        <w:t xml:space="preserve"> con </w:t>
      </w:r>
      <w:proofErr w:type="spellStart"/>
      <w:r>
        <w:t>su</w:t>
      </w:r>
      <w:proofErr w:type="spellEnd"/>
      <w:r>
        <w:t xml:space="preserve"> amor a </w:t>
      </w:r>
      <w:proofErr w:type="spellStart"/>
      <w:r>
        <w:t>vuestro</w:t>
      </w:r>
      <w:proofErr w:type="spellEnd"/>
      <w:r>
        <w:t xml:space="preserve"> </w:t>
      </w:r>
      <w:proofErr w:type="spellStart"/>
      <w:r>
        <w:t>cuerpo</w:t>
      </w:r>
      <w:proofErr w:type="spellEnd"/>
      <w:r>
        <w:t xml:space="preserve"> y a </w:t>
      </w:r>
      <w:proofErr w:type="spellStart"/>
      <w:r>
        <w:t>limpiar</w:t>
      </w:r>
      <w:proofErr w:type="spellEnd"/>
      <w:r>
        <w:t xml:space="preserve"> de sus </w:t>
      </w:r>
      <w:proofErr w:type="spellStart"/>
      <w:r>
        <w:t>manchas</w:t>
      </w:r>
      <w:proofErr w:type="spellEnd"/>
      <w:r>
        <w:t xml:space="preserve"> a </w:t>
      </w:r>
      <w:proofErr w:type="spellStart"/>
      <w:r>
        <w:t>vuestro</w:t>
      </w:r>
      <w:proofErr w:type="spellEnd"/>
      <w:r>
        <w:t xml:space="preserve"> </w:t>
      </w:r>
      <w:proofErr w:type="spellStart"/>
      <w:r>
        <w:t>espíritu</w:t>
      </w:r>
      <w:proofErr w:type="spellEnd"/>
      <w:r>
        <w:t xml:space="preserve">. </w:t>
      </w:r>
    </w:p>
    <w:p w14:paraId="304CAA82" w14:textId="77777777" w:rsidR="00F50769" w:rsidRDefault="00F50769" w:rsidP="00F50769">
      <w:r>
        <w:t xml:space="preserve">17. El Padre de </w:t>
      </w:r>
      <w:proofErr w:type="spellStart"/>
      <w:r>
        <w:t>todos</w:t>
      </w:r>
      <w:proofErr w:type="spellEnd"/>
      <w:r>
        <w:t xml:space="preserve"> </w:t>
      </w:r>
      <w:proofErr w:type="spellStart"/>
      <w:r>
        <w:t>los</w:t>
      </w:r>
      <w:proofErr w:type="spellEnd"/>
      <w:r>
        <w:t xml:space="preserve"> </w:t>
      </w:r>
      <w:proofErr w:type="spellStart"/>
      <w:r>
        <w:t>seres</w:t>
      </w:r>
      <w:proofErr w:type="spellEnd"/>
      <w:r>
        <w:t xml:space="preserve"> </w:t>
      </w:r>
      <w:proofErr w:type="spellStart"/>
      <w:r>
        <w:t>os</w:t>
      </w:r>
      <w:proofErr w:type="spellEnd"/>
      <w:r>
        <w:t xml:space="preserve"> </w:t>
      </w:r>
      <w:proofErr w:type="spellStart"/>
      <w:r>
        <w:t>habla</w:t>
      </w:r>
      <w:proofErr w:type="spellEnd"/>
      <w:r>
        <w:t xml:space="preserve"> </w:t>
      </w:r>
      <w:proofErr w:type="spellStart"/>
      <w:r>
        <w:t>en</w:t>
      </w:r>
      <w:proofErr w:type="spellEnd"/>
      <w:r>
        <w:t xml:space="preserve"> </w:t>
      </w:r>
      <w:proofErr w:type="spellStart"/>
      <w:r>
        <w:t>este</w:t>
      </w:r>
      <w:proofErr w:type="spellEnd"/>
      <w:r>
        <w:t xml:space="preserve"> </w:t>
      </w:r>
      <w:proofErr w:type="spellStart"/>
      <w:r>
        <w:t>instante</w:t>
      </w:r>
      <w:proofErr w:type="spellEnd"/>
      <w:r>
        <w:t xml:space="preserve">; </w:t>
      </w:r>
      <w:proofErr w:type="spellStart"/>
      <w:r>
        <w:t>el</w:t>
      </w:r>
      <w:proofErr w:type="spellEnd"/>
      <w:r>
        <w:t xml:space="preserve"> amor </w:t>
      </w:r>
      <w:proofErr w:type="spellStart"/>
      <w:r>
        <w:t>que</w:t>
      </w:r>
      <w:proofErr w:type="spellEnd"/>
      <w:r>
        <w:t xml:space="preserve"> </w:t>
      </w:r>
      <w:proofErr w:type="spellStart"/>
      <w:r>
        <w:t>os</w:t>
      </w:r>
      <w:proofErr w:type="spellEnd"/>
      <w:r>
        <w:t xml:space="preserve"> </w:t>
      </w:r>
      <w:proofErr w:type="spellStart"/>
      <w:r>
        <w:t>creó</w:t>
      </w:r>
      <w:proofErr w:type="spellEnd"/>
      <w:r>
        <w:t xml:space="preserve"> se </w:t>
      </w:r>
      <w:proofErr w:type="spellStart"/>
      <w:r>
        <w:t>deja</w:t>
      </w:r>
      <w:proofErr w:type="spellEnd"/>
      <w:r>
        <w:t xml:space="preserve"> </w:t>
      </w:r>
      <w:proofErr w:type="spellStart"/>
      <w:r>
        <w:t>sentir</w:t>
      </w:r>
      <w:proofErr w:type="spellEnd"/>
      <w:r>
        <w:t xml:space="preserve"> </w:t>
      </w:r>
      <w:proofErr w:type="spellStart"/>
      <w:r>
        <w:t>en</w:t>
      </w:r>
      <w:proofErr w:type="spellEnd"/>
      <w:r>
        <w:t xml:space="preserve"> </w:t>
      </w:r>
      <w:proofErr w:type="spellStart"/>
      <w:r>
        <w:t>todo</w:t>
      </w:r>
      <w:proofErr w:type="spellEnd"/>
      <w:r>
        <w:t xml:space="preserve"> </w:t>
      </w:r>
      <w:proofErr w:type="spellStart"/>
      <w:r>
        <w:t>aquel</w:t>
      </w:r>
      <w:proofErr w:type="spellEnd"/>
      <w:r>
        <w:t xml:space="preserve"> </w:t>
      </w:r>
      <w:proofErr w:type="spellStart"/>
      <w:r>
        <w:t>que</w:t>
      </w:r>
      <w:proofErr w:type="spellEnd"/>
      <w:r>
        <w:t xml:space="preserve"> </w:t>
      </w:r>
      <w:proofErr w:type="spellStart"/>
      <w:r>
        <w:t>oye</w:t>
      </w:r>
      <w:proofErr w:type="spellEnd"/>
      <w:r>
        <w:t xml:space="preserve"> </w:t>
      </w:r>
      <w:proofErr w:type="spellStart"/>
      <w:r>
        <w:t>esta</w:t>
      </w:r>
      <w:proofErr w:type="spellEnd"/>
      <w:r>
        <w:t xml:space="preserve"> palabra.  </w:t>
      </w:r>
    </w:p>
    <w:p w14:paraId="083612F3" w14:textId="77777777" w:rsidR="00F50769" w:rsidRDefault="00F50769" w:rsidP="00F50769">
      <w:r>
        <w:t xml:space="preserve">18. Antes de </w:t>
      </w:r>
      <w:proofErr w:type="spellStart"/>
      <w:r>
        <w:t>venir</w:t>
      </w:r>
      <w:proofErr w:type="spellEnd"/>
      <w:r>
        <w:t xml:space="preserve"> a </w:t>
      </w:r>
      <w:proofErr w:type="spellStart"/>
      <w:r>
        <w:t>escucharme</w:t>
      </w:r>
      <w:proofErr w:type="spellEnd"/>
      <w:r>
        <w:t xml:space="preserve"> </w:t>
      </w:r>
      <w:proofErr w:type="spellStart"/>
      <w:r>
        <w:t>por</w:t>
      </w:r>
      <w:proofErr w:type="spellEnd"/>
      <w:r>
        <w:t xml:space="preserve"> </w:t>
      </w:r>
      <w:proofErr w:type="spellStart"/>
      <w:r>
        <w:t>conducto</w:t>
      </w:r>
      <w:proofErr w:type="spellEnd"/>
      <w:r>
        <w:t xml:space="preserve"> de </w:t>
      </w:r>
      <w:proofErr w:type="spellStart"/>
      <w:r>
        <w:t>estos</w:t>
      </w:r>
      <w:proofErr w:type="spellEnd"/>
      <w:r>
        <w:t xml:space="preserve"> </w:t>
      </w:r>
      <w:proofErr w:type="spellStart"/>
      <w:r>
        <w:t>portavoces</w:t>
      </w:r>
      <w:proofErr w:type="spellEnd"/>
      <w:r>
        <w:t xml:space="preserve">, </w:t>
      </w:r>
      <w:proofErr w:type="spellStart"/>
      <w:r>
        <w:t>una</w:t>
      </w:r>
      <w:proofErr w:type="spellEnd"/>
      <w:r>
        <w:t xml:space="preserve"> </w:t>
      </w:r>
      <w:proofErr w:type="spellStart"/>
      <w:r>
        <w:t>voz</w:t>
      </w:r>
      <w:proofErr w:type="spellEnd"/>
      <w:r>
        <w:t xml:space="preserve"> </w:t>
      </w:r>
      <w:proofErr w:type="spellStart"/>
      <w:r>
        <w:t>oculta</w:t>
      </w:r>
      <w:proofErr w:type="spellEnd"/>
      <w:r>
        <w:t xml:space="preserve"> </w:t>
      </w:r>
      <w:proofErr w:type="spellStart"/>
      <w:r>
        <w:t>en</w:t>
      </w:r>
      <w:proofErr w:type="spellEnd"/>
      <w:r>
        <w:t xml:space="preserve"> </w:t>
      </w:r>
      <w:proofErr w:type="spellStart"/>
      <w:r>
        <w:t>vuestro</w:t>
      </w:r>
      <w:proofErr w:type="spellEnd"/>
      <w:r>
        <w:t xml:space="preserve"> interior </w:t>
      </w:r>
      <w:proofErr w:type="spellStart"/>
      <w:r>
        <w:t>os</w:t>
      </w:r>
      <w:proofErr w:type="spellEnd"/>
      <w:r>
        <w:t xml:space="preserve"> </w:t>
      </w:r>
      <w:proofErr w:type="spellStart"/>
      <w:r>
        <w:t>estaba</w:t>
      </w:r>
      <w:proofErr w:type="spellEnd"/>
      <w:r>
        <w:t xml:space="preserve"> </w:t>
      </w:r>
      <w:proofErr w:type="spellStart"/>
      <w:r>
        <w:t>anunciando</w:t>
      </w:r>
      <w:proofErr w:type="spellEnd"/>
      <w:r>
        <w:t xml:space="preserve"> mi </w:t>
      </w:r>
      <w:proofErr w:type="spellStart"/>
      <w:r>
        <w:t>presencia</w:t>
      </w:r>
      <w:proofErr w:type="spellEnd"/>
      <w:r>
        <w:t xml:space="preserve"> </w:t>
      </w:r>
      <w:proofErr w:type="spellStart"/>
      <w:r>
        <w:t>en</w:t>
      </w:r>
      <w:proofErr w:type="spellEnd"/>
      <w:r>
        <w:t xml:space="preserve"> </w:t>
      </w:r>
      <w:proofErr w:type="spellStart"/>
      <w:r>
        <w:t>vuestro</w:t>
      </w:r>
      <w:proofErr w:type="spellEnd"/>
      <w:r>
        <w:t xml:space="preserve"> camino; </w:t>
      </w:r>
      <w:proofErr w:type="spellStart"/>
      <w:r>
        <w:t>los</w:t>
      </w:r>
      <w:proofErr w:type="spellEnd"/>
      <w:r>
        <w:t xml:space="preserve"> </w:t>
      </w:r>
      <w:proofErr w:type="spellStart"/>
      <w:r>
        <w:t>que</w:t>
      </w:r>
      <w:proofErr w:type="spellEnd"/>
      <w:r>
        <w:t xml:space="preserve"> </w:t>
      </w:r>
      <w:proofErr w:type="spellStart"/>
      <w:r>
        <w:t>supieron</w:t>
      </w:r>
      <w:proofErr w:type="spellEnd"/>
      <w:r>
        <w:t xml:space="preserve"> </w:t>
      </w:r>
      <w:proofErr w:type="spellStart"/>
      <w:r>
        <w:t>oír</w:t>
      </w:r>
      <w:proofErr w:type="spellEnd"/>
      <w:r>
        <w:t xml:space="preserve"> </w:t>
      </w:r>
      <w:proofErr w:type="spellStart"/>
      <w:r>
        <w:t>aquella</w:t>
      </w:r>
      <w:proofErr w:type="spellEnd"/>
      <w:r>
        <w:t xml:space="preserve"> </w:t>
      </w:r>
      <w:proofErr w:type="spellStart"/>
      <w:r>
        <w:t>voz</w:t>
      </w:r>
      <w:proofErr w:type="spellEnd"/>
      <w:r>
        <w:t xml:space="preserve"> </w:t>
      </w:r>
      <w:proofErr w:type="spellStart"/>
      <w:r>
        <w:t>en</w:t>
      </w:r>
      <w:proofErr w:type="spellEnd"/>
      <w:r>
        <w:t xml:space="preserve"> </w:t>
      </w:r>
      <w:proofErr w:type="spellStart"/>
      <w:r>
        <w:t>su</w:t>
      </w:r>
      <w:proofErr w:type="spellEnd"/>
      <w:r>
        <w:t xml:space="preserve"> </w:t>
      </w:r>
      <w:proofErr w:type="spellStart"/>
      <w:r>
        <w:t>corazón</w:t>
      </w:r>
      <w:proofErr w:type="spellEnd"/>
      <w:r>
        <w:t xml:space="preserve">, al </w:t>
      </w:r>
      <w:proofErr w:type="spellStart"/>
      <w:r>
        <w:t>recibir</w:t>
      </w:r>
      <w:proofErr w:type="spellEnd"/>
      <w:r>
        <w:t xml:space="preserve"> </w:t>
      </w:r>
      <w:proofErr w:type="spellStart"/>
      <w:r>
        <w:t>después</w:t>
      </w:r>
      <w:proofErr w:type="spellEnd"/>
      <w:r>
        <w:t xml:space="preserve"> la </w:t>
      </w:r>
      <w:proofErr w:type="spellStart"/>
      <w:r>
        <w:t>buena</w:t>
      </w:r>
      <w:proofErr w:type="spellEnd"/>
      <w:r>
        <w:t xml:space="preserve"> </w:t>
      </w:r>
      <w:proofErr w:type="spellStart"/>
      <w:r>
        <w:t>nueva</w:t>
      </w:r>
      <w:proofErr w:type="spellEnd"/>
      <w:r>
        <w:t xml:space="preserve"> </w:t>
      </w:r>
      <w:proofErr w:type="spellStart"/>
      <w:r>
        <w:t>que</w:t>
      </w:r>
      <w:proofErr w:type="spellEnd"/>
      <w:r>
        <w:t xml:space="preserve"> les </w:t>
      </w:r>
      <w:proofErr w:type="spellStart"/>
      <w:r>
        <w:t>traía</w:t>
      </w:r>
      <w:proofErr w:type="spellEnd"/>
      <w:r>
        <w:t xml:space="preserve"> un </w:t>
      </w:r>
      <w:proofErr w:type="spellStart"/>
      <w:r>
        <w:t>hermano</w:t>
      </w:r>
      <w:proofErr w:type="spellEnd"/>
      <w:r>
        <w:t xml:space="preserve"> </w:t>
      </w:r>
      <w:proofErr w:type="spellStart"/>
      <w:r>
        <w:t>diciéndoles</w:t>
      </w:r>
      <w:proofErr w:type="spellEnd"/>
      <w:r>
        <w:t xml:space="preserve">: </w:t>
      </w:r>
      <w:proofErr w:type="spellStart"/>
      <w:r>
        <w:t>Venid</w:t>
      </w:r>
      <w:proofErr w:type="spellEnd"/>
      <w:r>
        <w:t xml:space="preserve"> </w:t>
      </w:r>
      <w:proofErr w:type="spellStart"/>
      <w:r>
        <w:t>que</w:t>
      </w:r>
      <w:proofErr w:type="spellEnd"/>
      <w:r>
        <w:t xml:space="preserve"> </w:t>
      </w:r>
      <w:proofErr w:type="spellStart"/>
      <w:r>
        <w:t>el</w:t>
      </w:r>
      <w:proofErr w:type="spellEnd"/>
      <w:r>
        <w:t xml:space="preserve"> Divino Maestro </w:t>
      </w:r>
      <w:proofErr w:type="spellStart"/>
      <w:r>
        <w:t>está</w:t>
      </w:r>
      <w:proofErr w:type="spellEnd"/>
      <w:r>
        <w:t xml:space="preserve"> </w:t>
      </w:r>
      <w:proofErr w:type="spellStart"/>
      <w:r>
        <w:t>hablando</w:t>
      </w:r>
      <w:proofErr w:type="spellEnd"/>
      <w:r>
        <w:t xml:space="preserve"> y </w:t>
      </w:r>
      <w:proofErr w:type="spellStart"/>
      <w:r>
        <w:t>os</w:t>
      </w:r>
      <w:proofErr w:type="spellEnd"/>
      <w:r>
        <w:t xml:space="preserve"> </w:t>
      </w:r>
      <w:proofErr w:type="spellStart"/>
      <w:r>
        <w:t>espera</w:t>
      </w:r>
      <w:proofErr w:type="spellEnd"/>
      <w:r>
        <w:t xml:space="preserve"> </w:t>
      </w:r>
      <w:proofErr w:type="spellStart"/>
      <w:r>
        <w:t>confirmaron</w:t>
      </w:r>
      <w:proofErr w:type="spellEnd"/>
      <w:r>
        <w:t xml:space="preserve"> </w:t>
      </w:r>
      <w:proofErr w:type="spellStart"/>
      <w:r>
        <w:t>que</w:t>
      </w:r>
      <w:proofErr w:type="spellEnd"/>
      <w:r>
        <w:t xml:space="preserve"> </w:t>
      </w:r>
      <w:proofErr w:type="spellStart"/>
      <w:r>
        <w:t>el</w:t>
      </w:r>
      <w:proofErr w:type="spellEnd"/>
      <w:r>
        <w:t xml:space="preserve"> </w:t>
      </w:r>
      <w:proofErr w:type="spellStart"/>
      <w:r>
        <w:t>presentimiento</w:t>
      </w:r>
      <w:proofErr w:type="spellEnd"/>
      <w:r>
        <w:t xml:space="preserve"> </w:t>
      </w:r>
      <w:proofErr w:type="spellStart"/>
      <w:r>
        <w:t>que</w:t>
      </w:r>
      <w:proofErr w:type="spellEnd"/>
      <w:r>
        <w:t xml:space="preserve"> </w:t>
      </w:r>
      <w:proofErr w:type="spellStart"/>
      <w:r>
        <w:t>tuvieron</w:t>
      </w:r>
      <w:proofErr w:type="spellEnd"/>
      <w:r>
        <w:t xml:space="preserve">, no les </w:t>
      </w:r>
      <w:proofErr w:type="spellStart"/>
      <w:r>
        <w:t>había</w:t>
      </w:r>
      <w:proofErr w:type="spellEnd"/>
      <w:r>
        <w:t xml:space="preserve"> </w:t>
      </w:r>
      <w:proofErr w:type="spellStart"/>
      <w:r>
        <w:t>engañado</w:t>
      </w:r>
      <w:proofErr w:type="spellEnd"/>
      <w:r>
        <w:t xml:space="preserve">, </w:t>
      </w:r>
      <w:proofErr w:type="spellStart"/>
      <w:r>
        <w:t>que</w:t>
      </w:r>
      <w:proofErr w:type="spellEnd"/>
      <w:r>
        <w:t xml:space="preserve"> </w:t>
      </w:r>
      <w:proofErr w:type="spellStart"/>
      <w:r>
        <w:t>el</w:t>
      </w:r>
      <w:proofErr w:type="spellEnd"/>
      <w:r>
        <w:t xml:space="preserve"> aviso de </w:t>
      </w:r>
      <w:proofErr w:type="spellStart"/>
      <w:r>
        <w:t>su</w:t>
      </w:r>
      <w:proofErr w:type="spellEnd"/>
      <w:r>
        <w:t xml:space="preserve"> </w:t>
      </w:r>
      <w:proofErr w:type="spellStart"/>
      <w:r>
        <w:t>corazón</w:t>
      </w:r>
      <w:proofErr w:type="spellEnd"/>
      <w:r>
        <w:t xml:space="preserve"> </w:t>
      </w:r>
      <w:proofErr w:type="spellStart"/>
      <w:r>
        <w:t>fue</w:t>
      </w:r>
      <w:proofErr w:type="spellEnd"/>
      <w:r>
        <w:t xml:space="preserve"> </w:t>
      </w:r>
      <w:proofErr w:type="spellStart"/>
      <w:r>
        <w:t>realidad</w:t>
      </w:r>
      <w:proofErr w:type="spellEnd"/>
      <w:r>
        <w:t xml:space="preserve">; y </w:t>
      </w:r>
      <w:proofErr w:type="spellStart"/>
      <w:r>
        <w:t>en</w:t>
      </w:r>
      <w:proofErr w:type="spellEnd"/>
      <w:r>
        <w:t xml:space="preserve">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éstos</w:t>
      </w:r>
      <w:proofErr w:type="spellEnd"/>
      <w:r>
        <w:t xml:space="preserve"> son </w:t>
      </w:r>
      <w:proofErr w:type="spellStart"/>
      <w:r>
        <w:lastRenderedPageBreak/>
        <w:t>los</w:t>
      </w:r>
      <w:proofErr w:type="spellEnd"/>
      <w:r>
        <w:t xml:space="preserve"> </w:t>
      </w:r>
      <w:proofErr w:type="spellStart"/>
      <w:r>
        <w:t>que</w:t>
      </w:r>
      <w:proofErr w:type="spellEnd"/>
      <w:r>
        <w:t xml:space="preserve"> se </w:t>
      </w:r>
      <w:proofErr w:type="spellStart"/>
      <w:r>
        <w:t>han</w:t>
      </w:r>
      <w:proofErr w:type="spellEnd"/>
      <w:r>
        <w:t xml:space="preserve"> </w:t>
      </w:r>
      <w:proofErr w:type="spellStart"/>
      <w:r>
        <w:t>quedado</w:t>
      </w:r>
      <w:proofErr w:type="spellEnd"/>
      <w:r>
        <w:t xml:space="preserve"> </w:t>
      </w:r>
      <w:proofErr w:type="spellStart"/>
      <w:r>
        <w:t>conmigo</w:t>
      </w:r>
      <w:proofErr w:type="spellEnd"/>
      <w:r>
        <w:t xml:space="preserve">, </w:t>
      </w:r>
      <w:proofErr w:type="spellStart"/>
      <w:r>
        <w:t>los</w:t>
      </w:r>
      <w:proofErr w:type="spellEnd"/>
      <w:r>
        <w:t xml:space="preserve"> </w:t>
      </w:r>
      <w:proofErr w:type="spellStart"/>
      <w:r>
        <w:t>que</w:t>
      </w:r>
      <w:proofErr w:type="spellEnd"/>
      <w:r>
        <w:t xml:space="preserve"> </w:t>
      </w:r>
      <w:proofErr w:type="spellStart"/>
      <w:r>
        <w:t>creyeron</w:t>
      </w:r>
      <w:proofErr w:type="spellEnd"/>
      <w:r>
        <w:t xml:space="preserve"> </w:t>
      </w:r>
      <w:proofErr w:type="spellStart"/>
      <w:r>
        <w:t>en</w:t>
      </w:r>
      <w:proofErr w:type="spellEnd"/>
      <w:r>
        <w:t xml:space="preserve"> mi </w:t>
      </w:r>
      <w:proofErr w:type="spellStart"/>
      <w:r>
        <w:t>manifestación</w:t>
      </w:r>
      <w:proofErr w:type="spellEnd"/>
      <w:r>
        <w:t xml:space="preserve"> </w:t>
      </w:r>
      <w:proofErr w:type="spellStart"/>
      <w:r>
        <w:t>porque</w:t>
      </w:r>
      <w:proofErr w:type="spellEnd"/>
      <w:r>
        <w:t xml:space="preserve"> </w:t>
      </w:r>
      <w:proofErr w:type="spellStart"/>
      <w:r>
        <w:t>ya</w:t>
      </w:r>
      <w:proofErr w:type="spellEnd"/>
      <w:r>
        <w:t xml:space="preserve"> me </w:t>
      </w:r>
      <w:proofErr w:type="spellStart"/>
      <w:r>
        <w:t>estaban</w:t>
      </w:r>
      <w:proofErr w:type="spellEnd"/>
      <w:r>
        <w:t xml:space="preserve"> </w:t>
      </w:r>
      <w:proofErr w:type="spellStart"/>
      <w:r>
        <w:t>esperando</w:t>
      </w:r>
      <w:proofErr w:type="spellEnd"/>
      <w:r>
        <w:t xml:space="preserve">. </w:t>
      </w:r>
    </w:p>
    <w:p w14:paraId="1D819FF7" w14:textId="77777777" w:rsidR="00F50769" w:rsidRDefault="00F50769" w:rsidP="00F50769">
      <w:r>
        <w:t xml:space="preserve">19. Cuando </w:t>
      </w:r>
      <w:proofErr w:type="spellStart"/>
      <w:r>
        <w:t>deje</w:t>
      </w:r>
      <w:proofErr w:type="spellEnd"/>
      <w:r>
        <w:t xml:space="preserve"> de </w:t>
      </w:r>
      <w:proofErr w:type="spellStart"/>
      <w:r>
        <w:t>hablaros</w:t>
      </w:r>
      <w:proofErr w:type="spellEnd"/>
      <w:r>
        <w:t xml:space="preserve"> </w:t>
      </w:r>
      <w:proofErr w:type="spellStart"/>
      <w:r>
        <w:t>en</w:t>
      </w:r>
      <w:proofErr w:type="spellEnd"/>
      <w:r>
        <w:t xml:space="preserve"> la forma </w:t>
      </w:r>
      <w:proofErr w:type="spellStart"/>
      <w:r>
        <w:t>que</w:t>
      </w:r>
      <w:proofErr w:type="spellEnd"/>
      <w:r>
        <w:t xml:space="preserve"> hoy </w:t>
      </w:r>
      <w:proofErr w:type="spellStart"/>
      <w:r>
        <w:t>miráis</w:t>
      </w:r>
      <w:proofErr w:type="spellEnd"/>
      <w:r>
        <w:t xml:space="preserve">, </w:t>
      </w:r>
      <w:proofErr w:type="spellStart"/>
      <w:r>
        <w:t>volveré</w:t>
      </w:r>
      <w:proofErr w:type="spellEnd"/>
      <w:r>
        <w:t xml:space="preserve"> a </w:t>
      </w:r>
      <w:proofErr w:type="spellStart"/>
      <w:r>
        <w:t>comunicarme</w:t>
      </w:r>
      <w:proofErr w:type="spellEnd"/>
      <w:r>
        <w:t xml:space="preserve"> con </w:t>
      </w:r>
      <w:proofErr w:type="spellStart"/>
      <w:r>
        <w:t>vosotros</w:t>
      </w:r>
      <w:proofErr w:type="spellEnd"/>
      <w:r>
        <w:t xml:space="preserve"> </w:t>
      </w:r>
      <w:proofErr w:type="spellStart"/>
      <w:r>
        <w:t>directamente</w:t>
      </w:r>
      <w:proofErr w:type="spellEnd"/>
      <w:r>
        <w:t xml:space="preserve"> de </w:t>
      </w:r>
      <w:proofErr w:type="spellStart"/>
      <w:r>
        <w:t>espíritu</w:t>
      </w:r>
      <w:proofErr w:type="spellEnd"/>
      <w:r>
        <w:t xml:space="preserve"> a Espíritu y </w:t>
      </w:r>
      <w:proofErr w:type="spellStart"/>
      <w:r>
        <w:t>entonces</w:t>
      </w:r>
      <w:proofErr w:type="spellEnd"/>
      <w:r>
        <w:t xml:space="preserve"> </w:t>
      </w:r>
      <w:proofErr w:type="spellStart"/>
      <w:r>
        <w:t>ya</w:t>
      </w:r>
      <w:proofErr w:type="spellEnd"/>
      <w:r>
        <w:t xml:space="preserve"> no </w:t>
      </w:r>
      <w:proofErr w:type="spellStart"/>
      <w:r>
        <w:t>dudaréis</w:t>
      </w:r>
      <w:proofErr w:type="spellEnd"/>
      <w:r>
        <w:t xml:space="preserve"> </w:t>
      </w:r>
      <w:proofErr w:type="spellStart"/>
      <w:r>
        <w:t>ni</w:t>
      </w:r>
      <w:proofErr w:type="spellEnd"/>
      <w:r>
        <w:t xml:space="preserve"> </w:t>
      </w:r>
      <w:proofErr w:type="spellStart"/>
      <w:r>
        <w:t>preguntaréis</w:t>
      </w:r>
      <w:proofErr w:type="spellEnd"/>
      <w:r>
        <w:t>: ¿</w:t>
      </w:r>
      <w:proofErr w:type="spellStart"/>
      <w:r>
        <w:t>Será</w:t>
      </w:r>
      <w:proofErr w:type="spellEnd"/>
      <w:r>
        <w:t xml:space="preserve"> </w:t>
      </w:r>
      <w:proofErr w:type="spellStart"/>
      <w:r>
        <w:t>realmente</w:t>
      </w:r>
      <w:proofErr w:type="spellEnd"/>
      <w:r>
        <w:t xml:space="preserve"> </w:t>
      </w:r>
      <w:proofErr w:type="spellStart"/>
      <w:r>
        <w:t>el</w:t>
      </w:r>
      <w:proofErr w:type="spellEnd"/>
      <w:r>
        <w:t xml:space="preserve"> </w:t>
      </w:r>
      <w:proofErr w:type="spellStart"/>
      <w:r>
        <w:t>Señor</w:t>
      </w:r>
      <w:proofErr w:type="spellEnd"/>
      <w:r>
        <w:t xml:space="preserve">? </w:t>
      </w:r>
      <w:proofErr w:type="spellStart"/>
      <w:r>
        <w:t>Entonces</w:t>
      </w:r>
      <w:proofErr w:type="spellEnd"/>
      <w:r>
        <w:t xml:space="preserve"> </w:t>
      </w:r>
      <w:proofErr w:type="spellStart"/>
      <w:r>
        <w:t>tendréis</w:t>
      </w:r>
      <w:proofErr w:type="spellEnd"/>
      <w:r>
        <w:t xml:space="preserve"> la </w:t>
      </w:r>
      <w:proofErr w:type="spellStart"/>
      <w:r>
        <w:t>certeza</w:t>
      </w:r>
      <w:proofErr w:type="spellEnd"/>
      <w:r>
        <w:t xml:space="preserve"> y la </w:t>
      </w:r>
      <w:proofErr w:type="spellStart"/>
      <w:r>
        <w:t>fe</w:t>
      </w:r>
      <w:proofErr w:type="spellEnd"/>
      <w:r>
        <w:t xml:space="preserve"> </w:t>
      </w:r>
      <w:proofErr w:type="spellStart"/>
      <w:r>
        <w:t>absoluta</w:t>
      </w:r>
      <w:proofErr w:type="spellEnd"/>
      <w:r>
        <w:t xml:space="preserve"> de </w:t>
      </w:r>
      <w:proofErr w:type="spellStart"/>
      <w:r>
        <w:t>que</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empieza</w:t>
      </w:r>
      <w:proofErr w:type="spellEnd"/>
      <w:r>
        <w:t xml:space="preserve"> a </w:t>
      </w:r>
      <w:proofErr w:type="spellStart"/>
      <w:r>
        <w:t>comunicarse</w:t>
      </w:r>
      <w:proofErr w:type="spellEnd"/>
      <w:r>
        <w:t xml:space="preserve"> con </w:t>
      </w:r>
      <w:proofErr w:type="spellStart"/>
      <w:r>
        <w:t>su</w:t>
      </w:r>
      <w:proofErr w:type="spellEnd"/>
      <w:r>
        <w:t xml:space="preserve"> </w:t>
      </w:r>
      <w:proofErr w:type="spellStart"/>
      <w:r>
        <w:t>Creador</w:t>
      </w:r>
      <w:proofErr w:type="spellEnd"/>
      <w:r>
        <w:t xml:space="preserve">. </w:t>
      </w:r>
    </w:p>
    <w:p w14:paraId="10E2763D" w14:textId="77777777" w:rsidR="00F50769" w:rsidRDefault="00F50769" w:rsidP="00F50769">
      <w:r>
        <w:t xml:space="preserve">20. No </w:t>
      </w:r>
      <w:proofErr w:type="spellStart"/>
      <w:r>
        <w:t>desmayéis</w:t>
      </w:r>
      <w:proofErr w:type="spellEnd"/>
      <w:r>
        <w:t xml:space="preserve"> </w:t>
      </w:r>
      <w:proofErr w:type="spellStart"/>
      <w:r>
        <w:t>en</w:t>
      </w:r>
      <w:proofErr w:type="spellEnd"/>
      <w:r>
        <w:t xml:space="preserve"> </w:t>
      </w:r>
      <w:proofErr w:type="spellStart"/>
      <w:r>
        <w:t>vuestra</w:t>
      </w:r>
      <w:proofErr w:type="spellEnd"/>
      <w:r>
        <w:t xml:space="preserve"> lucha </w:t>
      </w:r>
      <w:proofErr w:type="spellStart"/>
      <w:r>
        <w:t>por</w:t>
      </w:r>
      <w:proofErr w:type="spellEnd"/>
      <w:r>
        <w:t xml:space="preserve"> </w:t>
      </w:r>
      <w:proofErr w:type="spellStart"/>
      <w:r>
        <w:t>acercaros</w:t>
      </w:r>
      <w:proofErr w:type="spellEnd"/>
      <w:r>
        <w:t xml:space="preserve"> a </w:t>
      </w:r>
      <w:proofErr w:type="spellStart"/>
      <w:r>
        <w:t>Mí</w:t>
      </w:r>
      <w:proofErr w:type="spellEnd"/>
      <w:r>
        <w:t xml:space="preserve">, </w:t>
      </w:r>
      <w:proofErr w:type="spellStart"/>
      <w:r>
        <w:t>juzgando</w:t>
      </w:r>
      <w:proofErr w:type="spellEnd"/>
      <w:r>
        <w:t xml:space="preserve"> </w:t>
      </w:r>
      <w:proofErr w:type="spellStart"/>
      <w:r>
        <w:t>débil</w:t>
      </w:r>
      <w:proofErr w:type="spellEnd"/>
      <w:r>
        <w:t xml:space="preserve"> </w:t>
      </w:r>
      <w:proofErr w:type="spellStart"/>
      <w:r>
        <w:t>vuestra</w:t>
      </w:r>
      <w:proofErr w:type="spellEnd"/>
      <w:r>
        <w:t xml:space="preserve"> </w:t>
      </w:r>
      <w:proofErr w:type="spellStart"/>
      <w:r>
        <w:t>elevación</w:t>
      </w:r>
      <w:proofErr w:type="spellEnd"/>
      <w:r>
        <w:t xml:space="preserve">. </w:t>
      </w:r>
      <w:proofErr w:type="spellStart"/>
      <w:r>
        <w:t>Estáis</w:t>
      </w:r>
      <w:proofErr w:type="spellEnd"/>
      <w:r>
        <w:t xml:space="preserve"> </w:t>
      </w:r>
      <w:proofErr w:type="spellStart"/>
      <w:r>
        <w:t>iniciando</w:t>
      </w:r>
      <w:proofErr w:type="spellEnd"/>
      <w:r>
        <w:t xml:space="preserve"> </w:t>
      </w:r>
      <w:proofErr w:type="spellStart"/>
      <w:r>
        <w:t>una</w:t>
      </w:r>
      <w:proofErr w:type="spellEnd"/>
      <w:r>
        <w:t xml:space="preserve"> era de </w:t>
      </w:r>
      <w:proofErr w:type="spellStart"/>
      <w:r>
        <w:t>espiritualidad</w:t>
      </w:r>
      <w:proofErr w:type="spellEnd"/>
      <w:r>
        <w:t xml:space="preserve"> y no </w:t>
      </w:r>
      <w:proofErr w:type="spellStart"/>
      <w:r>
        <w:t>seréis</w:t>
      </w:r>
      <w:proofErr w:type="spellEnd"/>
      <w:r>
        <w:t xml:space="preserve"> </w:t>
      </w:r>
      <w:proofErr w:type="spellStart"/>
      <w:r>
        <w:t>precisamente</w:t>
      </w:r>
      <w:proofErr w:type="spellEnd"/>
      <w:r>
        <w:t xml:space="preserve"> </w:t>
      </w:r>
      <w:proofErr w:type="spellStart"/>
      <w:r>
        <w:t>vosotros</w:t>
      </w:r>
      <w:proofErr w:type="spellEnd"/>
      <w:r>
        <w:t xml:space="preserve"> </w:t>
      </w:r>
      <w:proofErr w:type="spellStart"/>
      <w:r>
        <w:t>los</w:t>
      </w:r>
      <w:proofErr w:type="spellEnd"/>
      <w:r>
        <w:t xml:space="preserve"> </w:t>
      </w:r>
      <w:proofErr w:type="spellStart"/>
      <w:r>
        <w:t>que</w:t>
      </w:r>
      <w:proofErr w:type="spellEnd"/>
      <w:r>
        <w:t xml:space="preserve"> </w:t>
      </w:r>
      <w:proofErr w:type="spellStart"/>
      <w:r>
        <w:t>alcancéis</w:t>
      </w:r>
      <w:proofErr w:type="spellEnd"/>
      <w:r>
        <w:t xml:space="preserve"> la </w:t>
      </w:r>
      <w:proofErr w:type="spellStart"/>
      <w:r>
        <w:t>perfección</w:t>
      </w:r>
      <w:proofErr w:type="spellEnd"/>
      <w:r>
        <w:t xml:space="preserve"> </w:t>
      </w:r>
      <w:proofErr w:type="spellStart"/>
      <w:r>
        <w:t>en</w:t>
      </w:r>
      <w:proofErr w:type="spellEnd"/>
      <w:r>
        <w:t xml:space="preserve"> </w:t>
      </w:r>
      <w:proofErr w:type="spellStart"/>
      <w:r>
        <w:t>vuestra</w:t>
      </w:r>
      <w:proofErr w:type="spellEnd"/>
      <w:r>
        <w:t xml:space="preserve"> </w:t>
      </w:r>
      <w:proofErr w:type="spellStart"/>
      <w:r>
        <w:t>comunicación</w:t>
      </w:r>
      <w:proofErr w:type="spellEnd"/>
      <w:r>
        <w:t xml:space="preserve"> </w:t>
      </w:r>
      <w:proofErr w:type="spellStart"/>
      <w:r>
        <w:t>espiritual</w:t>
      </w:r>
      <w:proofErr w:type="spellEnd"/>
      <w:r>
        <w:t xml:space="preserve">; </w:t>
      </w:r>
      <w:proofErr w:type="spellStart"/>
      <w:r>
        <w:t>otros</w:t>
      </w:r>
      <w:proofErr w:type="spellEnd"/>
      <w:r>
        <w:t xml:space="preserve"> </w:t>
      </w:r>
      <w:proofErr w:type="spellStart"/>
      <w:r>
        <w:t>vendrán</w:t>
      </w:r>
      <w:proofErr w:type="spellEnd"/>
      <w:r>
        <w:t xml:space="preserve"> </w:t>
      </w:r>
      <w:proofErr w:type="spellStart"/>
      <w:r>
        <w:t>después</w:t>
      </w:r>
      <w:proofErr w:type="spellEnd"/>
      <w:r>
        <w:t xml:space="preserve"> y </w:t>
      </w:r>
      <w:proofErr w:type="spellStart"/>
      <w:r>
        <w:t>tras</w:t>
      </w:r>
      <w:proofErr w:type="spellEnd"/>
      <w:r>
        <w:t xml:space="preserve"> de </w:t>
      </w:r>
      <w:proofErr w:type="spellStart"/>
      <w:r>
        <w:t>ésos</w:t>
      </w:r>
      <w:proofErr w:type="spellEnd"/>
      <w:r>
        <w:t xml:space="preserve">, </w:t>
      </w:r>
      <w:proofErr w:type="spellStart"/>
      <w:r>
        <w:t>otros</w:t>
      </w:r>
      <w:proofErr w:type="spellEnd"/>
      <w:r>
        <w:t xml:space="preserve">, </w:t>
      </w:r>
      <w:proofErr w:type="spellStart"/>
      <w:r>
        <w:t>los</w:t>
      </w:r>
      <w:proofErr w:type="spellEnd"/>
      <w:r>
        <w:t xml:space="preserve"> </w:t>
      </w:r>
      <w:proofErr w:type="spellStart"/>
      <w:r>
        <w:t>cuales</w:t>
      </w:r>
      <w:proofErr w:type="spellEnd"/>
      <w:r>
        <w:t xml:space="preserve"> </w:t>
      </w:r>
      <w:proofErr w:type="spellStart"/>
      <w:r>
        <w:t>oirán</w:t>
      </w:r>
      <w:proofErr w:type="spellEnd"/>
      <w:r>
        <w:t xml:space="preserve"> mi </w:t>
      </w:r>
      <w:proofErr w:type="spellStart"/>
      <w:r>
        <w:t>voz</w:t>
      </w:r>
      <w:proofErr w:type="spellEnd"/>
      <w:r>
        <w:t xml:space="preserve">, </w:t>
      </w:r>
      <w:proofErr w:type="spellStart"/>
      <w:r>
        <w:t>recibirán</w:t>
      </w:r>
      <w:proofErr w:type="spellEnd"/>
      <w:r>
        <w:t xml:space="preserve"> la </w:t>
      </w:r>
      <w:proofErr w:type="spellStart"/>
      <w:r>
        <w:t>divina</w:t>
      </w:r>
      <w:proofErr w:type="spellEnd"/>
      <w:r>
        <w:t xml:space="preserve"> </w:t>
      </w:r>
      <w:proofErr w:type="spellStart"/>
      <w:r>
        <w:t>inspiración</w:t>
      </w:r>
      <w:proofErr w:type="spellEnd"/>
      <w:r>
        <w:t xml:space="preserve"> y </w:t>
      </w:r>
      <w:proofErr w:type="spellStart"/>
      <w:r>
        <w:t>sabrán</w:t>
      </w:r>
      <w:proofErr w:type="spellEnd"/>
      <w:r>
        <w:t xml:space="preserve"> </w:t>
      </w:r>
      <w:proofErr w:type="spellStart"/>
      <w:r>
        <w:t>interpretar</w:t>
      </w:r>
      <w:proofErr w:type="spellEnd"/>
      <w:r>
        <w:t xml:space="preserve"> mis </w:t>
      </w:r>
      <w:proofErr w:type="spellStart"/>
      <w:r>
        <w:t>mensajes</w:t>
      </w:r>
      <w:proofErr w:type="spellEnd"/>
      <w:r>
        <w:t xml:space="preserve">, </w:t>
      </w:r>
      <w:proofErr w:type="spellStart"/>
      <w:r>
        <w:t>en</w:t>
      </w:r>
      <w:proofErr w:type="spellEnd"/>
      <w:r>
        <w:t xml:space="preserve"> </w:t>
      </w:r>
      <w:proofErr w:type="spellStart"/>
      <w:r>
        <w:t>una</w:t>
      </w:r>
      <w:proofErr w:type="spellEnd"/>
      <w:r>
        <w:t xml:space="preserve"> forma </w:t>
      </w:r>
      <w:proofErr w:type="spellStart"/>
      <w:r>
        <w:t>en</w:t>
      </w:r>
      <w:proofErr w:type="spellEnd"/>
      <w:r>
        <w:t xml:space="preserve"> </w:t>
      </w:r>
      <w:proofErr w:type="spellStart"/>
      <w:r>
        <w:t>que</w:t>
      </w:r>
      <w:proofErr w:type="spellEnd"/>
      <w:r>
        <w:t xml:space="preserve"> </w:t>
      </w:r>
      <w:proofErr w:type="spellStart"/>
      <w:r>
        <w:t>por</w:t>
      </w:r>
      <w:proofErr w:type="spellEnd"/>
      <w:r>
        <w:t xml:space="preserve"> </w:t>
      </w:r>
      <w:proofErr w:type="spellStart"/>
      <w:r>
        <w:t>ahora</w:t>
      </w:r>
      <w:proofErr w:type="spellEnd"/>
      <w:r>
        <w:t xml:space="preserve"> no </w:t>
      </w:r>
      <w:proofErr w:type="spellStart"/>
      <w:r>
        <w:t>podéis</w:t>
      </w:r>
      <w:proofErr w:type="spellEnd"/>
      <w:r>
        <w:t xml:space="preserve"> </w:t>
      </w:r>
      <w:proofErr w:type="spellStart"/>
      <w:r>
        <w:t>imaginar</w:t>
      </w:r>
      <w:proofErr w:type="spellEnd"/>
      <w:r>
        <w:t>. ¿</w:t>
      </w:r>
      <w:proofErr w:type="spellStart"/>
      <w:r>
        <w:t>Quién</w:t>
      </w:r>
      <w:proofErr w:type="spellEnd"/>
      <w:r>
        <w:t xml:space="preserve"> </w:t>
      </w:r>
      <w:proofErr w:type="spellStart"/>
      <w:r>
        <w:t>podrá</w:t>
      </w:r>
      <w:proofErr w:type="spellEnd"/>
      <w:r>
        <w:t xml:space="preserve"> </w:t>
      </w:r>
      <w:proofErr w:type="spellStart"/>
      <w:r>
        <w:t>deciros</w:t>
      </w:r>
      <w:proofErr w:type="spellEnd"/>
      <w:r>
        <w:t xml:space="preserve"> </w:t>
      </w:r>
      <w:proofErr w:type="spellStart"/>
      <w:r>
        <w:t>que</w:t>
      </w:r>
      <w:proofErr w:type="spellEnd"/>
      <w:r>
        <w:t xml:space="preserve"> no </w:t>
      </w:r>
      <w:proofErr w:type="spellStart"/>
      <w:r>
        <w:t>seréis</w:t>
      </w:r>
      <w:proofErr w:type="spellEnd"/>
      <w:r>
        <w:t xml:space="preserve"> </w:t>
      </w:r>
      <w:proofErr w:type="spellStart"/>
      <w:r>
        <w:t>vosotros</w:t>
      </w:r>
      <w:proofErr w:type="spellEnd"/>
      <w:r>
        <w:t xml:space="preserve"> </w:t>
      </w:r>
      <w:proofErr w:type="spellStart"/>
      <w:r>
        <w:t>mismos</w:t>
      </w:r>
      <w:proofErr w:type="spellEnd"/>
      <w:r>
        <w:t xml:space="preserve"> </w:t>
      </w:r>
      <w:proofErr w:type="spellStart"/>
      <w:r>
        <w:t>los</w:t>
      </w:r>
      <w:proofErr w:type="spellEnd"/>
      <w:r>
        <w:t xml:space="preserve"> </w:t>
      </w:r>
      <w:proofErr w:type="spellStart"/>
      <w:r>
        <w:t>que</w:t>
      </w:r>
      <w:proofErr w:type="spellEnd"/>
      <w:r>
        <w:t xml:space="preserve"> </w:t>
      </w:r>
      <w:proofErr w:type="spellStart"/>
      <w:r>
        <w:t>viváis</w:t>
      </w:r>
      <w:proofErr w:type="spellEnd"/>
      <w:r>
        <w:t xml:space="preserve"> </w:t>
      </w:r>
      <w:proofErr w:type="spellStart"/>
      <w:r>
        <w:t>en</w:t>
      </w:r>
      <w:proofErr w:type="spellEnd"/>
      <w:r>
        <w:t xml:space="preserve"> </w:t>
      </w:r>
      <w:proofErr w:type="spellStart"/>
      <w:r>
        <w:t>aquellos</w:t>
      </w:r>
      <w:proofErr w:type="spellEnd"/>
      <w:r>
        <w:t xml:space="preserve"> </w:t>
      </w:r>
      <w:proofErr w:type="spellStart"/>
      <w:r>
        <w:t>tiempos</w:t>
      </w:r>
      <w:proofErr w:type="spellEnd"/>
      <w:r>
        <w:t xml:space="preserve">? Más </w:t>
      </w:r>
      <w:proofErr w:type="spellStart"/>
      <w:r>
        <w:t>en</w:t>
      </w:r>
      <w:proofErr w:type="spellEnd"/>
      <w:r>
        <w:t xml:space="preserve"> </w:t>
      </w:r>
      <w:proofErr w:type="spellStart"/>
      <w:r>
        <w:t>esas</w:t>
      </w:r>
      <w:proofErr w:type="spellEnd"/>
      <w:r>
        <w:t xml:space="preserve"> </w:t>
      </w:r>
      <w:proofErr w:type="spellStart"/>
      <w:r>
        <w:t>profecías</w:t>
      </w:r>
      <w:proofErr w:type="spellEnd"/>
      <w:r>
        <w:t xml:space="preserve"> </w:t>
      </w:r>
      <w:proofErr w:type="spellStart"/>
      <w:r>
        <w:t>sólo</w:t>
      </w:r>
      <w:proofErr w:type="spellEnd"/>
      <w:r>
        <w:t xml:space="preserve"> </w:t>
      </w:r>
      <w:proofErr w:type="spellStart"/>
      <w:r>
        <w:t>Yo</w:t>
      </w:r>
      <w:proofErr w:type="spellEnd"/>
      <w:r>
        <w:t xml:space="preserve"> </w:t>
      </w:r>
      <w:proofErr w:type="spellStart"/>
      <w:r>
        <w:t>puedo</w:t>
      </w:r>
      <w:proofErr w:type="spellEnd"/>
      <w:r>
        <w:t xml:space="preserve"> </w:t>
      </w:r>
      <w:proofErr w:type="spellStart"/>
      <w:r>
        <w:t>penetrar</w:t>
      </w:r>
      <w:proofErr w:type="spellEnd"/>
      <w:r>
        <w:t xml:space="preserve"> y </w:t>
      </w:r>
    </w:p>
    <w:p w14:paraId="5ADEBBC7" w14:textId="77777777" w:rsidR="00F50769" w:rsidRDefault="00F50769" w:rsidP="00F50769">
      <w:r>
        <w:t xml:space="preserve">saber </w:t>
      </w:r>
      <w:proofErr w:type="spellStart"/>
      <w:r>
        <w:t>quiénes</w:t>
      </w:r>
      <w:proofErr w:type="spellEnd"/>
      <w:r>
        <w:t xml:space="preserve"> son </w:t>
      </w:r>
      <w:proofErr w:type="spellStart"/>
      <w:r>
        <w:t>los</w:t>
      </w:r>
      <w:proofErr w:type="spellEnd"/>
      <w:r>
        <w:t xml:space="preserve"> </w:t>
      </w:r>
      <w:proofErr w:type="spellStart"/>
      <w:r>
        <w:t>que</w:t>
      </w:r>
      <w:proofErr w:type="spellEnd"/>
      <w:r>
        <w:t xml:space="preserve"> </w:t>
      </w:r>
      <w:proofErr w:type="spellStart"/>
      <w:r>
        <w:t>han</w:t>
      </w:r>
      <w:proofErr w:type="spellEnd"/>
      <w:r>
        <w:t xml:space="preserve"> de </w:t>
      </w:r>
      <w:proofErr w:type="spellStart"/>
      <w:r>
        <w:t>volver</w:t>
      </w:r>
      <w:proofErr w:type="spellEnd"/>
      <w:r>
        <w:t xml:space="preserve"> y </w:t>
      </w:r>
      <w:proofErr w:type="spellStart"/>
      <w:r>
        <w:t>quienes</w:t>
      </w:r>
      <w:proofErr w:type="spellEnd"/>
      <w:r>
        <w:t xml:space="preserve"> se </w:t>
      </w:r>
      <w:proofErr w:type="spellStart"/>
      <w:r>
        <w:t>quedarán</w:t>
      </w:r>
      <w:proofErr w:type="spellEnd"/>
      <w:r>
        <w:t xml:space="preserve"> </w:t>
      </w:r>
      <w:proofErr w:type="spellStart"/>
      <w:r>
        <w:t>en</w:t>
      </w:r>
      <w:proofErr w:type="spellEnd"/>
      <w:r>
        <w:t xml:space="preserve"> lo </w:t>
      </w:r>
      <w:proofErr w:type="spellStart"/>
      <w:r>
        <w:t>espiritual</w:t>
      </w:r>
      <w:proofErr w:type="spellEnd"/>
      <w:r>
        <w:t xml:space="preserve">, para no </w:t>
      </w:r>
      <w:proofErr w:type="spellStart"/>
      <w:r>
        <w:t>retornar</w:t>
      </w:r>
      <w:proofErr w:type="spellEnd"/>
      <w:r>
        <w:t xml:space="preserve"> </w:t>
      </w:r>
      <w:proofErr w:type="spellStart"/>
      <w:r>
        <w:t>más</w:t>
      </w:r>
      <w:proofErr w:type="spellEnd"/>
      <w:r>
        <w:t xml:space="preserve"> a la Tierra. </w:t>
      </w:r>
    </w:p>
    <w:p w14:paraId="2DD6B549" w14:textId="77777777" w:rsidR="00F50769" w:rsidRDefault="00F50769" w:rsidP="00F50769">
      <w:r>
        <w:t xml:space="preserve">21. </w:t>
      </w:r>
      <w:proofErr w:type="spellStart"/>
      <w:r>
        <w:t>Algunos</w:t>
      </w:r>
      <w:proofErr w:type="spellEnd"/>
      <w:r>
        <w:t xml:space="preserve"> de mis </w:t>
      </w:r>
      <w:proofErr w:type="spellStart"/>
      <w:r>
        <w:t>discípulos</w:t>
      </w:r>
      <w:proofErr w:type="spellEnd"/>
      <w:r>
        <w:t xml:space="preserve"> </w:t>
      </w:r>
      <w:proofErr w:type="spellStart"/>
      <w:r>
        <w:t>colocarán</w:t>
      </w:r>
      <w:proofErr w:type="spellEnd"/>
      <w:r>
        <w:t xml:space="preserve"> la </w:t>
      </w:r>
      <w:proofErr w:type="spellStart"/>
      <w:r>
        <w:t>primera</w:t>
      </w:r>
      <w:proofErr w:type="spellEnd"/>
      <w:r>
        <w:t xml:space="preserve"> piedra; </w:t>
      </w:r>
      <w:proofErr w:type="gramStart"/>
      <w:r>
        <w:t>a</w:t>
      </w:r>
      <w:proofErr w:type="gramEnd"/>
      <w:r>
        <w:t xml:space="preserve"> </w:t>
      </w:r>
      <w:proofErr w:type="spellStart"/>
      <w:r>
        <w:t>otros</w:t>
      </w:r>
      <w:proofErr w:type="spellEnd"/>
      <w:r>
        <w:t xml:space="preserve"> les </w:t>
      </w:r>
      <w:proofErr w:type="spellStart"/>
      <w:r>
        <w:t>corresponderá</w:t>
      </w:r>
      <w:proofErr w:type="spellEnd"/>
      <w:r>
        <w:t xml:space="preserve"> </w:t>
      </w:r>
      <w:proofErr w:type="spellStart"/>
      <w:r>
        <w:t>colocar</w:t>
      </w:r>
      <w:proofErr w:type="spellEnd"/>
      <w:r>
        <w:t xml:space="preserve"> la </w:t>
      </w:r>
      <w:proofErr w:type="spellStart"/>
      <w:r>
        <w:t>última</w:t>
      </w:r>
      <w:proofErr w:type="spellEnd"/>
      <w:r>
        <w:t xml:space="preserve">, </w:t>
      </w:r>
      <w:proofErr w:type="spellStart"/>
      <w:r>
        <w:t>en</w:t>
      </w:r>
      <w:proofErr w:type="spellEnd"/>
      <w:r>
        <w:t xml:space="preserve"> la </w:t>
      </w:r>
      <w:proofErr w:type="spellStart"/>
      <w:r>
        <w:t>construcción</w:t>
      </w:r>
      <w:proofErr w:type="spellEnd"/>
      <w:r>
        <w:t xml:space="preserve"> </w:t>
      </w:r>
      <w:proofErr w:type="spellStart"/>
      <w:r>
        <w:t>más</w:t>
      </w:r>
      <w:proofErr w:type="spellEnd"/>
      <w:r>
        <w:t xml:space="preserve"> hermosa </w:t>
      </w:r>
      <w:proofErr w:type="spellStart"/>
      <w:r>
        <w:t>que</w:t>
      </w:r>
      <w:proofErr w:type="spellEnd"/>
      <w:r>
        <w:t xml:space="preserve"> </w:t>
      </w:r>
      <w:proofErr w:type="spellStart"/>
      <w:r>
        <w:t>el</w:t>
      </w:r>
      <w:proofErr w:type="spellEnd"/>
      <w:r>
        <w:t xml:space="preserve"> hombre </w:t>
      </w:r>
      <w:proofErr w:type="spellStart"/>
      <w:r>
        <w:t>haya</w:t>
      </w:r>
      <w:proofErr w:type="spellEnd"/>
      <w:r>
        <w:t xml:space="preserve"> </w:t>
      </w:r>
      <w:proofErr w:type="spellStart"/>
      <w:r>
        <w:t>elevado</w:t>
      </w:r>
      <w:proofErr w:type="spellEnd"/>
      <w:r>
        <w:t xml:space="preserve"> a </w:t>
      </w:r>
      <w:proofErr w:type="spellStart"/>
      <w:r>
        <w:t>su</w:t>
      </w:r>
      <w:proofErr w:type="spellEnd"/>
      <w:r>
        <w:t xml:space="preserve"> </w:t>
      </w:r>
      <w:proofErr w:type="spellStart"/>
      <w:r>
        <w:t>Señor</w:t>
      </w:r>
      <w:proofErr w:type="spellEnd"/>
      <w:r>
        <w:t xml:space="preserve">. </w:t>
      </w:r>
    </w:p>
    <w:p w14:paraId="20F56BE4" w14:textId="77777777" w:rsidR="00F50769" w:rsidRDefault="00F50769" w:rsidP="00F50769">
      <w:r>
        <w:t xml:space="preserve">22. Esa </w:t>
      </w:r>
      <w:proofErr w:type="spellStart"/>
      <w:r>
        <w:t>obra</w:t>
      </w:r>
      <w:proofErr w:type="spellEnd"/>
      <w:r>
        <w:t xml:space="preserve"> </w:t>
      </w:r>
      <w:proofErr w:type="spellStart"/>
      <w:r>
        <w:t>será</w:t>
      </w:r>
      <w:proofErr w:type="spellEnd"/>
      <w:r>
        <w:t xml:space="preserve"> </w:t>
      </w:r>
      <w:proofErr w:type="spellStart"/>
      <w:r>
        <w:t>el</w:t>
      </w:r>
      <w:proofErr w:type="spellEnd"/>
      <w:r>
        <w:t xml:space="preserve"> </w:t>
      </w:r>
      <w:proofErr w:type="spellStart"/>
      <w:r>
        <w:t>fruto</w:t>
      </w:r>
      <w:proofErr w:type="spellEnd"/>
      <w:r>
        <w:t xml:space="preserve"> de la </w:t>
      </w:r>
      <w:proofErr w:type="spellStart"/>
      <w:r>
        <w:t>armonía</w:t>
      </w:r>
      <w:proofErr w:type="spellEnd"/>
      <w:r>
        <w:t xml:space="preserve"> </w:t>
      </w:r>
      <w:proofErr w:type="spellStart"/>
      <w:r>
        <w:t>espiritual</w:t>
      </w:r>
      <w:proofErr w:type="spellEnd"/>
      <w:r>
        <w:t xml:space="preserve"> entre </w:t>
      </w:r>
      <w:proofErr w:type="spellStart"/>
      <w:r>
        <w:t>toda</w:t>
      </w:r>
      <w:proofErr w:type="spellEnd"/>
      <w:r>
        <w:t xml:space="preserve"> la </w:t>
      </w:r>
      <w:proofErr w:type="spellStart"/>
      <w:r>
        <w:t>humanidad</w:t>
      </w:r>
      <w:proofErr w:type="spellEnd"/>
      <w:r>
        <w:t xml:space="preserve">. Hoy </w:t>
      </w:r>
      <w:proofErr w:type="spellStart"/>
      <w:r>
        <w:t>os</w:t>
      </w:r>
      <w:proofErr w:type="spellEnd"/>
      <w:r>
        <w:t xml:space="preserve"> </w:t>
      </w:r>
      <w:proofErr w:type="spellStart"/>
      <w:r>
        <w:t>sentís</w:t>
      </w:r>
      <w:proofErr w:type="spellEnd"/>
      <w:r>
        <w:t xml:space="preserve"> </w:t>
      </w:r>
      <w:proofErr w:type="spellStart"/>
      <w:r>
        <w:t>muy</w:t>
      </w:r>
      <w:proofErr w:type="spellEnd"/>
      <w:r>
        <w:t xml:space="preserve"> </w:t>
      </w:r>
      <w:proofErr w:type="spellStart"/>
      <w:r>
        <w:t>lejos</w:t>
      </w:r>
      <w:proofErr w:type="spellEnd"/>
      <w:r>
        <w:t xml:space="preserve"> de </w:t>
      </w:r>
      <w:proofErr w:type="spellStart"/>
      <w:r>
        <w:t>poder</w:t>
      </w:r>
      <w:proofErr w:type="spellEnd"/>
      <w:r>
        <w:t xml:space="preserve"> </w:t>
      </w:r>
      <w:proofErr w:type="spellStart"/>
      <w:r>
        <w:t>producir</w:t>
      </w:r>
      <w:proofErr w:type="spellEnd"/>
      <w:r>
        <w:t xml:space="preserve"> ese </w:t>
      </w:r>
      <w:proofErr w:type="spellStart"/>
      <w:r>
        <w:t>fruto</w:t>
      </w:r>
      <w:proofErr w:type="spellEnd"/>
      <w:r>
        <w:t xml:space="preserve">, </w:t>
      </w:r>
      <w:proofErr w:type="spellStart"/>
      <w:r>
        <w:t>porque</w:t>
      </w:r>
      <w:proofErr w:type="spellEnd"/>
      <w:r>
        <w:t xml:space="preserve"> </w:t>
      </w:r>
      <w:proofErr w:type="spellStart"/>
      <w:r>
        <w:t>reconocéis</w:t>
      </w:r>
      <w:proofErr w:type="spellEnd"/>
      <w:r>
        <w:t xml:space="preserve"> </w:t>
      </w:r>
      <w:proofErr w:type="spellStart"/>
      <w:r>
        <w:t>que</w:t>
      </w:r>
      <w:proofErr w:type="spellEnd"/>
      <w:r>
        <w:t xml:space="preserve"> la </w:t>
      </w:r>
      <w:proofErr w:type="spellStart"/>
      <w:r>
        <w:t>discordia</w:t>
      </w:r>
      <w:proofErr w:type="spellEnd"/>
      <w:r>
        <w:t xml:space="preserve"> reina entre </w:t>
      </w:r>
      <w:proofErr w:type="spellStart"/>
      <w:r>
        <w:t>los</w:t>
      </w:r>
      <w:proofErr w:type="spellEnd"/>
      <w:r>
        <w:t xml:space="preserve"> hombres; sin embargo no </w:t>
      </w:r>
      <w:proofErr w:type="spellStart"/>
      <w:r>
        <w:t>desesperéis</w:t>
      </w:r>
      <w:proofErr w:type="spellEnd"/>
      <w:r>
        <w:t xml:space="preserve">, </w:t>
      </w:r>
      <w:proofErr w:type="spellStart"/>
      <w:r>
        <w:t>ya</w:t>
      </w:r>
      <w:proofErr w:type="spellEnd"/>
      <w:r>
        <w:t xml:space="preserve"> se </w:t>
      </w:r>
      <w:proofErr w:type="spellStart"/>
      <w:r>
        <w:t>acerca</w:t>
      </w:r>
      <w:proofErr w:type="spellEnd"/>
      <w:r>
        <w:t xml:space="preserve"> la </w:t>
      </w:r>
      <w:proofErr w:type="spellStart"/>
      <w:r>
        <w:t>hoz</w:t>
      </w:r>
      <w:proofErr w:type="spellEnd"/>
      <w:r>
        <w:t xml:space="preserve"> </w:t>
      </w:r>
      <w:proofErr w:type="spellStart"/>
      <w:r>
        <w:t>que</w:t>
      </w:r>
      <w:proofErr w:type="spellEnd"/>
      <w:r>
        <w:t xml:space="preserve"> ha de segar la </w:t>
      </w:r>
      <w:proofErr w:type="spellStart"/>
      <w:r>
        <w:t>cizaña</w:t>
      </w:r>
      <w:proofErr w:type="spellEnd"/>
      <w:r>
        <w:t xml:space="preserve"> </w:t>
      </w:r>
      <w:proofErr w:type="spellStart"/>
      <w:r>
        <w:t>que</w:t>
      </w:r>
      <w:proofErr w:type="spellEnd"/>
      <w:r>
        <w:t xml:space="preserve"> ha </w:t>
      </w:r>
      <w:proofErr w:type="spellStart"/>
      <w:r>
        <w:t>dividido</w:t>
      </w:r>
      <w:proofErr w:type="spellEnd"/>
      <w:r>
        <w:t xml:space="preserve"> a la </w:t>
      </w:r>
      <w:proofErr w:type="spellStart"/>
      <w:r>
        <w:t>humanidad</w:t>
      </w:r>
      <w:proofErr w:type="spellEnd"/>
      <w:r>
        <w:t xml:space="preserve">, para </w:t>
      </w:r>
      <w:proofErr w:type="spellStart"/>
      <w:r>
        <w:t>que</w:t>
      </w:r>
      <w:proofErr w:type="spellEnd"/>
      <w:r>
        <w:t xml:space="preserve"> </w:t>
      </w:r>
      <w:proofErr w:type="spellStart"/>
      <w:r>
        <w:t>después</w:t>
      </w:r>
      <w:proofErr w:type="spellEnd"/>
      <w:r>
        <w:t xml:space="preserve"> de </w:t>
      </w:r>
      <w:proofErr w:type="spellStart"/>
      <w:r>
        <w:t>que</w:t>
      </w:r>
      <w:proofErr w:type="spellEnd"/>
      <w:r>
        <w:t xml:space="preserve"> la </w:t>
      </w:r>
      <w:proofErr w:type="spellStart"/>
      <w:r>
        <w:t>prueba</w:t>
      </w:r>
      <w:proofErr w:type="spellEnd"/>
      <w:r>
        <w:t xml:space="preserve"> </w:t>
      </w:r>
      <w:proofErr w:type="spellStart"/>
      <w:r>
        <w:t>haya</w:t>
      </w:r>
      <w:proofErr w:type="spellEnd"/>
      <w:r>
        <w:t xml:space="preserve"> </w:t>
      </w:r>
      <w:proofErr w:type="spellStart"/>
      <w:r>
        <w:t>pasado</w:t>
      </w:r>
      <w:proofErr w:type="spellEnd"/>
      <w:r>
        <w:t xml:space="preserve">, </w:t>
      </w:r>
      <w:proofErr w:type="spellStart"/>
      <w:r>
        <w:t>veáis</w:t>
      </w:r>
      <w:proofErr w:type="spellEnd"/>
      <w:r>
        <w:t xml:space="preserve"> </w:t>
      </w:r>
      <w:proofErr w:type="spellStart"/>
      <w:r>
        <w:t>brillar</w:t>
      </w:r>
      <w:proofErr w:type="spellEnd"/>
      <w:r>
        <w:t xml:space="preserve"> </w:t>
      </w:r>
      <w:proofErr w:type="spellStart"/>
      <w:r>
        <w:t>nuevamente</w:t>
      </w:r>
      <w:proofErr w:type="spellEnd"/>
      <w:r>
        <w:t xml:space="preserve"> la </w:t>
      </w:r>
      <w:proofErr w:type="spellStart"/>
      <w:r>
        <w:t>justicia</w:t>
      </w:r>
      <w:proofErr w:type="spellEnd"/>
      <w:r>
        <w:t xml:space="preserve">, la </w:t>
      </w:r>
      <w:proofErr w:type="spellStart"/>
      <w:r>
        <w:t>razón</w:t>
      </w:r>
      <w:proofErr w:type="spellEnd"/>
      <w:r>
        <w:t xml:space="preserve"> y la </w:t>
      </w:r>
      <w:proofErr w:type="spellStart"/>
      <w:r>
        <w:t>fraternidad</w:t>
      </w:r>
      <w:proofErr w:type="spellEnd"/>
      <w:r>
        <w:t xml:space="preserve">. </w:t>
      </w:r>
    </w:p>
    <w:p w14:paraId="0238D06A" w14:textId="77777777" w:rsidR="00F50769" w:rsidRDefault="00F50769" w:rsidP="00F50769">
      <w:r>
        <w:t xml:space="preserve">23. Hoy </w:t>
      </w:r>
      <w:proofErr w:type="spellStart"/>
      <w:r>
        <w:t>abro</w:t>
      </w:r>
      <w:proofErr w:type="spellEnd"/>
      <w:r>
        <w:t xml:space="preserve"> </w:t>
      </w:r>
      <w:proofErr w:type="spellStart"/>
      <w:r>
        <w:t>el</w:t>
      </w:r>
      <w:proofErr w:type="spellEnd"/>
      <w:r>
        <w:t xml:space="preserve"> </w:t>
      </w:r>
      <w:proofErr w:type="spellStart"/>
      <w:r>
        <w:t>libro</w:t>
      </w:r>
      <w:proofErr w:type="spellEnd"/>
      <w:r>
        <w:t xml:space="preserve"> </w:t>
      </w:r>
      <w:proofErr w:type="spellStart"/>
      <w:r>
        <w:t>divino</w:t>
      </w:r>
      <w:proofErr w:type="spellEnd"/>
      <w:r>
        <w:t xml:space="preserve"> de mi amor ante </w:t>
      </w:r>
      <w:proofErr w:type="spellStart"/>
      <w:r>
        <w:t>vosotros</w:t>
      </w:r>
      <w:proofErr w:type="spellEnd"/>
      <w:r>
        <w:t xml:space="preserve">, </w:t>
      </w:r>
      <w:proofErr w:type="spellStart"/>
      <w:r>
        <w:t>haced</w:t>
      </w:r>
      <w:proofErr w:type="spellEnd"/>
      <w:r>
        <w:t xml:space="preserve"> lo </w:t>
      </w:r>
      <w:proofErr w:type="spellStart"/>
      <w:r>
        <w:t>propio</w:t>
      </w:r>
      <w:proofErr w:type="spellEnd"/>
      <w:r>
        <w:t xml:space="preserve"> con </w:t>
      </w:r>
      <w:proofErr w:type="spellStart"/>
      <w:r>
        <w:t>vuestro</w:t>
      </w:r>
      <w:proofErr w:type="spellEnd"/>
      <w:r>
        <w:t xml:space="preserve"> </w:t>
      </w:r>
      <w:proofErr w:type="spellStart"/>
      <w:r>
        <w:t>corazón</w:t>
      </w:r>
      <w:proofErr w:type="spellEnd"/>
      <w:r>
        <w:t xml:space="preserve">, </w:t>
      </w:r>
      <w:proofErr w:type="spellStart"/>
      <w:r>
        <w:t>discípulos</w:t>
      </w:r>
      <w:proofErr w:type="spellEnd"/>
      <w:r>
        <w:t xml:space="preserve"> </w:t>
      </w:r>
      <w:proofErr w:type="spellStart"/>
      <w:r>
        <w:t>amados</w:t>
      </w:r>
      <w:proofErr w:type="spellEnd"/>
      <w:r>
        <w:t xml:space="preserve">; mas no </w:t>
      </w:r>
      <w:proofErr w:type="spellStart"/>
      <w:r>
        <w:t>temáis</w:t>
      </w:r>
      <w:proofErr w:type="spellEnd"/>
      <w:r>
        <w:t xml:space="preserve">, </w:t>
      </w:r>
      <w:proofErr w:type="spellStart"/>
      <w:r>
        <w:t>porque</w:t>
      </w:r>
      <w:proofErr w:type="spellEnd"/>
      <w:r>
        <w:t xml:space="preserve"> antes de </w:t>
      </w:r>
      <w:proofErr w:type="spellStart"/>
      <w:r>
        <w:t>daros</w:t>
      </w:r>
      <w:proofErr w:type="spellEnd"/>
      <w:r>
        <w:t xml:space="preserve"> mi </w:t>
      </w:r>
      <w:proofErr w:type="spellStart"/>
      <w:r>
        <w:t>lección</w:t>
      </w:r>
      <w:proofErr w:type="spellEnd"/>
      <w:r>
        <w:t xml:space="preserve">, </w:t>
      </w:r>
      <w:proofErr w:type="spellStart"/>
      <w:r>
        <w:t>voy</w:t>
      </w:r>
      <w:proofErr w:type="spellEnd"/>
      <w:r>
        <w:t xml:space="preserve"> a </w:t>
      </w:r>
      <w:proofErr w:type="spellStart"/>
      <w:r>
        <w:t>detenerme</w:t>
      </w:r>
      <w:proofErr w:type="spellEnd"/>
      <w:r>
        <w:t xml:space="preserve"> a </w:t>
      </w:r>
      <w:proofErr w:type="spellStart"/>
      <w:r>
        <w:t>oír</w:t>
      </w:r>
      <w:proofErr w:type="spellEnd"/>
      <w:r>
        <w:t xml:space="preserve"> </w:t>
      </w:r>
      <w:proofErr w:type="spellStart"/>
      <w:r>
        <w:t>vuestras</w:t>
      </w:r>
      <w:proofErr w:type="spellEnd"/>
      <w:r>
        <w:t xml:space="preserve"> </w:t>
      </w:r>
      <w:proofErr w:type="spellStart"/>
      <w:r>
        <w:t>cuitas</w:t>
      </w:r>
      <w:proofErr w:type="spellEnd"/>
      <w:r>
        <w:t xml:space="preserve"> y a </w:t>
      </w:r>
      <w:proofErr w:type="spellStart"/>
      <w:r>
        <w:t>sanaros</w:t>
      </w:r>
      <w:proofErr w:type="spellEnd"/>
      <w:r>
        <w:t xml:space="preserve"> de </w:t>
      </w:r>
      <w:proofErr w:type="spellStart"/>
      <w:r>
        <w:t>vuestras</w:t>
      </w:r>
      <w:proofErr w:type="spellEnd"/>
      <w:r>
        <w:t xml:space="preserve"> </w:t>
      </w:r>
      <w:proofErr w:type="spellStart"/>
      <w:r>
        <w:t>dolencias</w:t>
      </w:r>
      <w:proofErr w:type="spellEnd"/>
      <w:r>
        <w:t xml:space="preserve">. Mi </w:t>
      </w:r>
      <w:proofErr w:type="spellStart"/>
      <w:r>
        <w:t>deseo</w:t>
      </w:r>
      <w:proofErr w:type="spellEnd"/>
      <w:r>
        <w:t xml:space="preserve"> es </w:t>
      </w:r>
      <w:proofErr w:type="spellStart"/>
      <w:r>
        <w:t>que</w:t>
      </w:r>
      <w:proofErr w:type="spellEnd"/>
      <w:r>
        <w:t xml:space="preserve"> al </w:t>
      </w:r>
      <w:proofErr w:type="spellStart"/>
      <w:r>
        <w:t>llegar</w:t>
      </w:r>
      <w:proofErr w:type="spellEnd"/>
      <w:r>
        <w:t xml:space="preserve"> a </w:t>
      </w:r>
      <w:proofErr w:type="spellStart"/>
      <w:r>
        <w:t>Mí</w:t>
      </w:r>
      <w:proofErr w:type="spellEnd"/>
      <w:r>
        <w:t xml:space="preserve">, </w:t>
      </w:r>
      <w:proofErr w:type="spellStart"/>
      <w:r>
        <w:t>haya</w:t>
      </w:r>
      <w:proofErr w:type="spellEnd"/>
      <w:r>
        <w:t xml:space="preserve"> </w:t>
      </w:r>
      <w:proofErr w:type="spellStart"/>
      <w:r>
        <w:t>paz</w:t>
      </w:r>
      <w:proofErr w:type="spellEnd"/>
      <w:r>
        <w:t xml:space="preserve"> profunda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Yo</w:t>
      </w:r>
      <w:proofErr w:type="spellEnd"/>
      <w:r>
        <w:t xml:space="preserve"> </w:t>
      </w:r>
      <w:proofErr w:type="spellStart"/>
      <w:r>
        <w:t>sé</w:t>
      </w:r>
      <w:proofErr w:type="spellEnd"/>
      <w:r>
        <w:t xml:space="preserve"> </w:t>
      </w:r>
      <w:proofErr w:type="spellStart"/>
      <w:r>
        <w:t>quiénes</w:t>
      </w:r>
      <w:proofErr w:type="spellEnd"/>
      <w:r>
        <w:t xml:space="preserve"> de </w:t>
      </w:r>
      <w:proofErr w:type="spellStart"/>
      <w:r>
        <w:t>vosotros</w:t>
      </w:r>
      <w:proofErr w:type="spellEnd"/>
      <w:r>
        <w:t xml:space="preserve"> </w:t>
      </w:r>
      <w:proofErr w:type="spellStart"/>
      <w:r>
        <w:t>tendréis</w:t>
      </w:r>
      <w:proofErr w:type="spellEnd"/>
      <w:r>
        <w:t xml:space="preserve"> </w:t>
      </w:r>
      <w:proofErr w:type="spellStart"/>
      <w:r>
        <w:t>que</w:t>
      </w:r>
      <w:proofErr w:type="spellEnd"/>
      <w:r>
        <w:t xml:space="preserve"> </w:t>
      </w:r>
      <w:proofErr w:type="spellStart"/>
      <w:r>
        <w:t>luchar</w:t>
      </w:r>
      <w:proofErr w:type="spellEnd"/>
      <w:r>
        <w:t xml:space="preserve"> </w:t>
      </w:r>
      <w:proofErr w:type="spellStart"/>
      <w:r>
        <w:t>mucho</w:t>
      </w:r>
      <w:proofErr w:type="spellEnd"/>
      <w:r>
        <w:t xml:space="preserve"> y para </w:t>
      </w:r>
      <w:proofErr w:type="spellStart"/>
      <w:r>
        <w:t>ello</w:t>
      </w:r>
      <w:proofErr w:type="spellEnd"/>
      <w:r>
        <w:t xml:space="preserve"> es indispensable </w:t>
      </w:r>
      <w:proofErr w:type="spellStart"/>
      <w:r>
        <w:t>que</w:t>
      </w:r>
      <w:proofErr w:type="spellEnd"/>
      <w:r>
        <w:t xml:space="preserve"> </w:t>
      </w:r>
      <w:proofErr w:type="spellStart"/>
      <w:r>
        <w:t>recibáis</w:t>
      </w:r>
      <w:proofErr w:type="spellEnd"/>
      <w:r>
        <w:t xml:space="preserve"> gran </w:t>
      </w:r>
      <w:proofErr w:type="spellStart"/>
      <w:r>
        <w:t>fortaleza</w:t>
      </w:r>
      <w:proofErr w:type="spellEnd"/>
      <w:r>
        <w:t xml:space="preserve"> </w:t>
      </w:r>
      <w:proofErr w:type="spellStart"/>
      <w:r>
        <w:t>desde</w:t>
      </w:r>
      <w:proofErr w:type="spellEnd"/>
      <w:r>
        <w:t xml:space="preserve"> </w:t>
      </w:r>
      <w:proofErr w:type="spellStart"/>
      <w:r>
        <w:t>ahora</w:t>
      </w:r>
      <w:proofErr w:type="spellEnd"/>
      <w:r>
        <w:t xml:space="preserve">. La </w:t>
      </w:r>
      <w:proofErr w:type="spellStart"/>
      <w:r>
        <w:t>fuerza</w:t>
      </w:r>
      <w:proofErr w:type="spellEnd"/>
      <w:r>
        <w:t xml:space="preserve"> </w:t>
      </w:r>
      <w:proofErr w:type="spellStart"/>
      <w:r>
        <w:t>os</w:t>
      </w:r>
      <w:proofErr w:type="spellEnd"/>
      <w:r>
        <w:t xml:space="preserve"> la da mi palabra </w:t>
      </w:r>
      <w:proofErr w:type="spellStart"/>
      <w:r>
        <w:t>que</w:t>
      </w:r>
      <w:proofErr w:type="spellEnd"/>
      <w:r>
        <w:t xml:space="preserve"> </w:t>
      </w:r>
      <w:proofErr w:type="spellStart"/>
      <w:r>
        <w:t>va</w:t>
      </w:r>
      <w:proofErr w:type="spellEnd"/>
      <w:r>
        <w:t xml:space="preserve"> </w:t>
      </w:r>
      <w:proofErr w:type="spellStart"/>
      <w:r>
        <w:t>saturada</w:t>
      </w:r>
      <w:proofErr w:type="spellEnd"/>
      <w:r>
        <w:t xml:space="preserve"> de </w:t>
      </w:r>
      <w:proofErr w:type="spellStart"/>
      <w:r>
        <w:t>vida</w:t>
      </w:r>
      <w:proofErr w:type="spellEnd"/>
      <w:r>
        <w:t xml:space="preserve"> y </w:t>
      </w:r>
      <w:proofErr w:type="spellStart"/>
      <w:r>
        <w:t>salud</w:t>
      </w:r>
      <w:proofErr w:type="spellEnd"/>
      <w:r>
        <w:t xml:space="preserve">. Esta palabra </w:t>
      </w:r>
      <w:proofErr w:type="spellStart"/>
      <w:r>
        <w:t>procede</w:t>
      </w:r>
      <w:proofErr w:type="spellEnd"/>
      <w:r>
        <w:t xml:space="preserve"> del Verbo Divino </w:t>
      </w:r>
      <w:proofErr w:type="spellStart"/>
      <w:r>
        <w:t>quien</w:t>
      </w:r>
      <w:proofErr w:type="spellEnd"/>
      <w:r>
        <w:t xml:space="preserve"> </w:t>
      </w:r>
      <w:proofErr w:type="spellStart"/>
      <w:r>
        <w:t>desciende</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al interior de </w:t>
      </w:r>
      <w:proofErr w:type="spellStart"/>
      <w:r>
        <w:t>vuestro</w:t>
      </w:r>
      <w:proofErr w:type="spellEnd"/>
      <w:r>
        <w:t xml:space="preserve"> </w:t>
      </w:r>
      <w:proofErr w:type="spellStart"/>
      <w:r>
        <w:t>espíritu</w:t>
      </w:r>
      <w:proofErr w:type="spellEnd"/>
      <w:r>
        <w:t xml:space="preserve"> para </w:t>
      </w:r>
      <w:proofErr w:type="spellStart"/>
      <w:r>
        <w:t>realizar</w:t>
      </w:r>
      <w:proofErr w:type="spellEnd"/>
      <w:r>
        <w:t xml:space="preserve"> la </w:t>
      </w:r>
      <w:proofErr w:type="spellStart"/>
      <w:r>
        <w:t>comunión</w:t>
      </w:r>
      <w:proofErr w:type="spellEnd"/>
      <w:r>
        <w:t xml:space="preserve"> perfecta entre </w:t>
      </w:r>
      <w:proofErr w:type="spellStart"/>
      <w:r>
        <w:t>el</w:t>
      </w:r>
      <w:proofErr w:type="spellEnd"/>
      <w:r>
        <w:t xml:space="preserve"> Padre y sus </w:t>
      </w:r>
      <w:proofErr w:type="spellStart"/>
      <w:r>
        <w:t>hijos</w:t>
      </w:r>
      <w:proofErr w:type="spellEnd"/>
      <w:r>
        <w:t xml:space="preserve">. </w:t>
      </w:r>
    </w:p>
    <w:p w14:paraId="58A02A07" w14:textId="77777777" w:rsidR="00F50769" w:rsidRDefault="00F50769" w:rsidP="00F50769">
      <w:r>
        <w:lastRenderedPageBreak/>
        <w:t xml:space="preserve">24. Para </w:t>
      </w:r>
      <w:proofErr w:type="spellStart"/>
      <w:r>
        <w:t>unos</w:t>
      </w:r>
      <w:proofErr w:type="spellEnd"/>
      <w:r>
        <w:t xml:space="preserve"> </w:t>
      </w:r>
      <w:proofErr w:type="spellStart"/>
      <w:r>
        <w:t>será</w:t>
      </w:r>
      <w:proofErr w:type="spellEnd"/>
      <w:r>
        <w:t xml:space="preserve"> </w:t>
      </w:r>
      <w:proofErr w:type="spellStart"/>
      <w:r>
        <w:t>inolvidable</w:t>
      </w:r>
      <w:proofErr w:type="spellEnd"/>
      <w:r>
        <w:t xml:space="preserve"> mi </w:t>
      </w:r>
      <w:proofErr w:type="spellStart"/>
      <w:r>
        <w:t>enseñanza</w:t>
      </w:r>
      <w:proofErr w:type="spellEnd"/>
      <w:r>
        <w:t xml:space="preserve">, </w:t>
      </w:r>
      <w:proofErr w:type="spellStart"/>
      <w:r>
        <w:t>porque</w:t>
      </w:r>
      <w:proofErr w:type="spellEnd"/>
      <w:r>
        <w:t xml:space="preserve"> </w:t>
      </w:r>
      <w:proofErr w:type="spellStart"/>
      <w:r>
        <w:t>en</w:t>
      </w:r>
      <w:proofErr w:type="spellEnd"/>
      <w:r>
        <w:t xml:space="preserve"> </w:t>
      </w:r>
      <w:proofErr w:type="spellStart"/>
      <w:r>
        <w:t>su</w:t>
      </w:r>
      <w:proofErr w:type="spellEnd"/>
      <w:r>
        <w:t xml:space="preserve"> </w:t>
      </w:r>
      <w:proofErr w:type="spellStart"/>
      <w:r>
        <w:t>vida</w:t>
      </w:r>
      <w:proofErr w:type="spellEnd"/>
      <w:r>
        <w:t xml:space="preserve"> </w:t>
      </w:r>
      <w:proofErr w:type="spellStart"/>
      <w:r>
        <w:t>será</w:t>
      </w:r>
      <w:proofErr w:type="spellEnd"/>
      <w:r>
        <w:t xml:space="preserve"> la estrella </w:t>
      </w:r>
      <w:proofErr w:type="spellStart"/>
      <w:r>
        <w:t>que</w:t>
      </w:r>
      <w:proofErr w:type="spellEnd"/>
      <w:r>
        <w:t xml:space="preserve"> </w:t>
      </w:r>
      <w:proofErr w:type="spellStart"/>
      <w:r>
        <w:t>guiará</w:t>
      </w:r>
      <w:proofErr w:type="spellEnd"/>
      <w:r>
        <w:t xml:space="preserve"> sus pasos, </w:t>
      </w:r>
      <w:proofErr w:type="spellStart"/>
      <w:r>
        <w:t>ésos</w:t>
      </w:r>
      <w:proofErr w:type="spellEnd"/>
      <w:r>
        <w:t xml:space="preserve"> </w:t>
      </w:r>
      <w:proofErr w:type="spellStart"/>
      <w:r>
        <w:t>habrán</w:t>
      </w:r>
      <w:proofErr w:type="spellEnd"/>
      <w:r>
        <w:t xml:space="preserve"> </w:t>
      </w:r>
      <w:proofErr w:type="spellStart"/>
      <w:r>
        <w:t>llegado</w:t>
      </w:r>
      <w:proofErr w:type="spellEnd"/>
      <w:r>
        <w:t xml:space="preserve"> a </w:t>
      </w:r>
      <w:proofErr w:type="spellStart"/>
      <w:r>
        <w:t>tiempo</w:t>
      </w:r>
      <w:proofErr w:type="spellEnd"/>
      <w:r>
        <w:t xml:space="preserve"> para </w:t>
      </w:r>
      <w:proofErr w:type="spellStart"/>
      <w:r>
        <w:t>seguirme</w:t>
      </w:r>
      <w:proofErr w:type="spellEnd"/>
      <w:r>
        <w:t xml:space="preserve"> y </w:t>
      </w:r>
      <w:proofErr w:type="spellStart"/>
      <w:r>
        <w:t>dar</w:t>
      </w:r>
      <w:proofErr w:type="spellEnd"/>
      <w:r>
        <w:t xml:space="preserve"> testimonio de mis </w:t>
      </w:r>
      <w:proofErr w:type="spellStart"/>
      <w:r>
        <w:t>revelaciones</w:t>
      </w:r>
      <w:proofErr w:type="spellEnd"/>
      <w:r>
        <w:t xml:space="preserve">; </w:t>
      </w:r>
      <w:proofErr w:type="spellStart"/>
      <w:r>
        <w:t>otros</w:t>
      </w:r>
      <w:proofErr w:type="spellEnd"/>
      <w:r>
        <w:t xml:space="preserve"> se </w:t>
      </w:r>
      <w:proofErr w:type="spellStart"/>
      <w:r>
        <w:t>alejarán</w:t>
      </w:r>
      <w:proofErr w:type="spellEnd"/>
      <w:r>
        <w:t xml:space="preserve"> del camino sin saber </w:t>
      </w:r>
      <w:proofErr w:type="spellStart"/>
      <w:r>
        <w:t>en</w:t>
      </w:r>
      <w:proofErr w:type="spellEnd"/>
      <w:r>
        <w:t xml:space="preserve"> </w:t>
      </w:r>
      <w:proofErr w:type="spellStart"/>
      <w:r>
        <w:t>apariencia</w:t>
      </w:r>
      <w:proofErr w:type="spellEnd"/>
      <w:r>
        <w:t xml:space="preserve"> a </w:t>
      </w:r>
      <w:proofErr w:type="spellStart"/>
      <w:r>
        <w:t>quien</w:t>
      </w:r>
      <w:proofErr w:type="spellEnd"/>
      <w:r>
        <w:t xml:space="preserve"> </w:t>
      </w:r>
      <w:proofErr w:type="spellStart"/>
      <w:r>
        <w:t>escucharon</w:t>
      </w:r>
      <w:proofErr w:type="spellEnd"/>
      <w:r>
        <w:t xml:space="preserve">, </w:t>
      </w:r>
      <w:proofErr w:type="spellStart"/>
      <w:r>
        <w:t>ni</w:t>
      </w:r>
      <w:proofErr w:type="spellEnd"/>
      <w:r>
        <w:t xml:space="preserve"> </w:t>
      </w:r>
      <w:proofErr w:type="spellStart"/>
      <w:r>
        <w:t>cuál</w:t>
      </w:r>
      <w:proofErr w:type="spellEnd"/>
      <w:r>
        <w:t xml:space="preserve"> </w:t>
      </w:r>
      <w:proofErr w:type="spellStart"/>
      <w:r>
        <w:t>fue</w:t>
      </w:r>
      <w:proofErr w:type="spellEnd"/>
      <w:r>
        <w:t xml:space="preserve"> la </w:t>
      </w:r>
      <w:proofErr w:type="spellStart"/>
      <w:r>
        <w:t>verdad</w:t>
      </w:r>
      <w:proofErr w:type="spellEnd"/>
      <w:r>
        <w:t xml:space="preserve"> </w:t>
      </w:r>
      <w:proofErr w:type="spellStart"/>
      <w:r>
        <w:t>que</w:t>
      </w:r>
      <w:proofErr w:type="spellEnd"/>
      <w:r>
        <w:t xml:space="preserve"> </w:t>
      </w:r>
      <w:proofErr w:type="spellStart"/>
      <w:r>
        <w:t>encerró</w:t>
      </w:r>
      <w:proofErr w:type="spellEnd"/>
      <w:r>
        <w:t xml:space="preserve"> </w:t>
      </w:r>
      <w:proofErr w:type="spellStart"/>
      <w:r>
        <w:t>esta</w:t>
      </w:r>
      <w:proofErr w:type="spellEnd"/>
      <w:r>
        <w:t xml:space="preserve"> palabra; </w:t>
      </w:r>
      <w:proofErr w:type="spellStart"/>
      <w:r>
        <w:t>entonces</w:t>
      </w:r>
      <w:proofErr w:type="spellEnd"/>
      <w:r>
        <w:t xml:space="preserve"> </w:t>
      </w:r>
      <w:proofErr w:type="spellStart"/>
      <w:r>
        <w:t>tendrán</w:t>
      </w:r>
      <w:proofErr w:type="spellEnd"/>
      <w:r>
        <w:t xml:space="preserve"> </w:t>
      </w:r>
      <w:proofErr w:type="spellStart"/>
      <w:r>
        <w:t>que</w:t>
      </w:r>
      <w:proofErr w:type="spellEnd"/>
      <w:r>
        <w:t xml:space="preserve"> </w:t>
      </w:r>
      <w:proofErr w:type="spellStart"/>
      <w:r>
        <w:t>caminar</w:t>
      </w:r>
      <w:proofErr w:type="spellEnd"/>
      <w:r>
        <w:t xml:space="preserve"> un poco </w:t>
      </w:r>
      <w:proofErr w:type="spellStart"/>
      <w:r>
        <w:t>más</w:t>
      </w:r>
      <w:proofErr w:type="spellEnd"/>
      <w:r>
        <w:t xml:space="preserve">, para </w:t>
      </w:r>
      <w:proofErr w:type="spellStart"/>
      <w:r>
        <w:t>que</w:t>
      </w:r>
      <w:proofErr w:type="spellEnd"/>
      <w:r>
        <w:t xml:space="preserve"> al </w:t>
      </w:r>
      <w:proofErr w:type="spellStart"/>
      <w:r>
        <w:t>llegar</w:t>
      </w:r>
      <w:proofErr w:type="spellEnd"/>
      <w:r>
        <w:t xml:space="preserve"> al </w:t>
      </w:r>
      <w:proofErr w:type="spellStart"/>
      <w:r>
        <w:t>cumplimiento</w:t>
      </w:r>
      <w:proofErr w:type="spellEnd"/>
      <w:r>
        <w:t xml:space="preserve"> de sus palabras, </w:t>
      </w:r>
      <w:proofErr w:type="spellStart"/>
      <w:r>
        <w:t>sientan</w:t>
      </w:r>
      <w:proofErr w:type="spellEnd"/>
      <w:r>
        <w:t xml:space="preserve"> </w:t>
      </w:r>
      <w:proofErr w:type="spellStart"/>
      <w:r>
        <w:t>brotar</w:t>
      </w:r>
      <w:proofErr w:type="spellEnd"/>
      <w:r>
        <w:t xml:space="preserve"> </w:t>
      </w:r>
      <w:proofErr w:type="spellStart"/>
      <w:r>
        <w:t>en</w:t>
      </w:r>
      <w:proofErr w:type="spellEnd"/>
      <w:r>
        <w:t xml:space="preserve"> lo </w:t>
      </w:r>
      <w:proofErr w:type="spellStart"/>
      <w:r>
        <w:t>más</w:t>
      </w:r>
      <w:proofErr w:type="spellEnd"/>
      <w:r>
        <w:t xml:space="preserve"> </w:t>
      </w:r>
      <w:proofErr w:type="spellStart"/>
      <w:r>
        <w:t>íntimo</w:t>
      </w:r>
      <w:proofErr w:type="spellEnd"/>
      <w:r>
        <w:t xml:space="preserve"> de </w:t>
      </w:r>
      <w:proofErr w:type="spellStart"/>
      <w:r>
        <w:t>su</w:t>
      </w:r>
      <w:proofErr w:type="spellEnd"/>
      <w:r>
        <w:t xml:space="preserve"> ser la </w:t>
      </w:r>
      <w:proofErr w:type="spellStart"/>
      <w:r>
        <w:t>inspiración</w:t>
      </w:r>
      <w:proofErr w:type="spellEnd"/>
      <w:r>
        <w:t xml:space="preserve"> </w:t>
      </w:r>
      <w:proofErr w:type="spellStart"/>
      <w:r>
        <w:t>que</w:t>
      </w:r>
      <w:proofErr w:type="spellEnd"/>
      <w:r>
        <w:t xml:space="preserve"> les </w:t>
      </w:r>
      <w:proofErr w:type="spellStart"/>
      <w:r>
        <w:t>recuerde</w:t>
      </w:r>
      <w:proofErr w:type="spellEnd"/>
      <w:r>
        <w:t xml:space="preserve"> lo </w:t>
      </w:r>
      <w:proofErr w:type="spellStart"/>
      <w:r>
        <w:t>que</w:t>
      </w:r>
      <w:proofErr w:type="spellEnd"/>
      <w:r>
        <w:t xml:space="preserve"> un día </w:t>
      </w:r>
      <w:proofErr w:type="spellStart"/>
      <w:r>
        <w:t>escucharon</w:t>
      </w:r>
      <w:proofErr w:type="spellEnd"/>
      <w:r>
        <w:t xml:space="preserve"> y a la </w:t>
      </w:r>
      <w:proofErr w:type="spellStart"/>
      <w:r>
        <w:t>que</w:t>
      </w:r>
      <w:proofErr w:type="spellEnd"/>
      <w:r>
        <w:t xml:space="preserve"> </w:t>
      </w:r>
      <w:proofErr w:type="spellStart"/>
      <w:r>
        <w:t>su</w:t>
      </w:r>
      <w:proofErr w:type="spellEnd"/>
      <w:r>
        <w:t xml:space="preserve"> </w:t>
      </w:r>
      <w:proofErr w:type="spellStart"/>
      <w:r>
        <w:t>corazón</w:t>
      </w:r>
      <w:proofErr w:type="spellEnd"/>
      <w:r>
        <w:t xml:space="preserve">, </w:t>
      </w:r>
      <w:proofErr w:type="spellStart"/>
      <w:r>
        <w:t>en</w:t>
      </w:r>
      <w:proofErr w:type="spellEnd"/>
      <w:r>
        <w:t xml:space="preserve"> ese </w:t>
      </w:r>
      <w:proofErr w:type="spellStart"/>
      <w:r>
        <w:t>momento</w:t>
      </w:r>
      <w:proofErr w:type="spellEnd"/>
      <w:r>
        <w:t xml:space="preserve">, no le </w:t>
      </w:r>
      <w:proofErr w:type="spellStart"/>
      <w:r>
        <w:t>concedió</w:t>
      </w:r>
      <w:proofErr w:type="spellEnd"/>
      <w:r>
        <w:t xml:space="preserve"> </w:t>
      </w:r>
      <w:proofErr w:type="spellStart"/>
      <w:r>
        <w:t>importancia</w:t>
      </w:r>
      <w:proofErr w:type="spellEnd"/>
      <w:r>
        <w:t xml:space="preserve">. Por </w:t>
      </w:r>
      <w:proofErr w:type="spellStart"/>
      <w:r>
        <w:t>ahora</w:t>
      </w:r>
      <w:proofErr w:type="spellEnd"/>
      <w:r>
        <w:t xml:space="preserve"> </w:t>
      </w:r>
      <w:proofErr w:type="spellStart"/>
      <w:r>
        <w:t>oídme</w:t>
      </w:r>
      <w:proofErr w:type="spellEnd"/>
      <w:r>
        <w:t xml:space="preserve"> </w:t>
      </w:r>
      <w:proofErr w:type="spellStart"/>
      <w:r>
        <w:t>todos</w:t>
      </w:r>
      <w:proofErr w:type="spellEnd"/>
      <w:r>
        <w:t xml:space="preserve">, no </w:t>
      </w:r>
      <w:proofErr w:type="spellStart"/>
      <w:r>
        <w:t>importa</w:t>
      </w:r>
      <w:proofErr w:type="spellEnd"/>
      <w:r>
        <w:t xml:space="preserve"> </w:t>
      </w:r>
      <w:proofErr w:type="spellStart"/>
      <w:r>
        <w:t>que</w:t>
      </w:r>
      <w:proofErr w:type="spellEnd"/>
      <w:r>
        <w:t xml:space="preserve"> </w:t>
      </w:r>
      <w:proofErr w:type="spellStart"/>
      <w:r>
        <w:t>después</w:t>
      </w:r>
      <w:proofErr w:type="spellEnd"/>
      <w:r>
        <w:t xml:space="preserve"> se </w:t>
      </w:r>
      <w:proofErr w:type="spellStart"/>
      <w:r>
        <w:t>alejen</w:t>
      </w:r>
      <w:proofErr w:type="spellEnd"/>
      <w:r>
        <w:t xml:space="preserve"> o me </w:t>
      </w:r>
      <w:proofErr w:type="spellStart"/>
      <w:r>
        <w:t>nieguen</w:t>
      </w:r>
      <w:proofErr w:type="spellEnd"/>
      <w:r>
        <w:t xml:space="preserve">. </w:t>
      </w:r>
      <w:proofErr w:type="spellStart"/>
      <w:r>
        <w:t>Yo</w:t>
      </w:r>
      <w:proofErr w:type="spellEnd"/>
      <w:r>
        <w:t xml:space="preserve"> </w:t>
      </w:r>
      <w:proofErr w:type="spellStart"/>
      <w:r>
        <w:t>estoy</w:t>
      </w:r>
      <w:proofErr w:type="spellEnd"/>
      <w:r>
        <w:t xml:space="preserve"> </w:t>
      </w:r>
      <w:proofErr w:type="spellStart"/>
      <w:r>
        <w:t>sembrando</w:t>
      </w:r>
      <w:proofErr w:type="spellEnd"/>
      <w:r>
        <w:t xml:space="preserve"> </w:t>
      </w:r>
      <w:proofErr w:type="spellStart"/>
      <w:r>
        <w:t>en</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ahí</w:t>
      </w:r>
      <w:proofErr w:type="spellEnd"/>
      <w:r>
        <w:t xml:space="preserve"> </w:t>
      </w:r>
      <w:proofErr w:type="spellStart"/>
      <w:r>
        <w:t>donde</w:t>
      </w:r>
      <w:proofErr w:type="spellEnd"/>
      <w:r>
        <w:t xml:space="preserve"> </w:t>
      </w:r>
      <w:proofErr w:type="spellStart"/>
      <w:r>
        <w:t>sólo</w:t>
      </w:r>
      <w:proofErr w:type="spellEnd"/>
      <w:r>
        <w:t xml:space="preserve"> </w:t>
      </w:r>
      <w:proofErr w:type="spellStart"/>
      <w:r>
        <w:t>Yo</w:t>
      </w:r>
      <w:proofErr w:type="spellEnd"/>
      <w:r>
        <w:t xml:space="preserve"> </w:t>
      </w:r>
      <w:proofErr w:type="spellStart"/>
      <w:r>
        <w:t>puedo</w:t>
      </w:r>
      <w:proofErr w:type="spellEnd"/>
      <w:r>
        <w:t xml:space="preserve"> </w:t>
      </w:r>
      <w:proofErr w:type="spellStart"/>
      <w:r>
        <w:t>entrar</w:t>
      </w:r>
      <w:proofErr w:type="spellEnd"/>
      <w:r>
        <w:t xml:space="preserve">, </w:t>
      </w:r>
      <w:proofErr w:type="spellStart"/>
      <w:r>
        <w:t>porque</w:t>
      </w:r>
      <w:proofErr w:type="spellEnd"/>
      <w:r>
        <w:t xml:space="preserve"> </w:t>
      </w:r>
      <w:proofErr w:type="spellStart"/>
      <w:r>
        <w:t>sólo</w:t>
      </w:r>
      <w:proofErr w:type="spellEnd"/>
      <w:r>
        <w:t xml:space="preserve"> </w:t>
      </w:r>
      <w:proofErr w:type="spellStart"/>
      <w:r>
        <w:t>existe</w:t>
      </w:r>
      <w:proofErr w:type="spellEnd"/>
      <w:r>
        <w:t xml:space="preserve"> </w:t>
      </w:r>
      <w:proofErr w:type="spellStart"/>
      <w:r>
        <w:t>una</w:t>
      </w:r>
      <w:proofErr w:type="spellEnd"/>
      <w:r>
        <w:t xml:space="preserve"> </w:t>
      </w:r>
      <w:proofErr w:type="spellStart"/>
      <w:r>
        <w:t>llave</w:t>
      </w:r>
      <w:proofErr w:type="spellEnd"/>
      <w:r>
        <w:t xml:space="preserve"> y </w:t>
      </w:r>
      <w:proofErr w:type="spellStart"/>
      <w:r>
        <w:t>ésa</w:t>
      </w:r>
      <w:proofErr w:type="spellEnd"/>
      <w:r>
        <w:t xml:space="preserve"> la </w:t>
      </w:r>
      <w:proofErr w:type="spellStart"/>
      <w:r>
        <w:t>poseo</w:t>
      </w:r>
      <w:proofErr w:type="spellEnd"/>
      <w:r>
        <w:t xml:space="preserve"> </w:t>
      </w:r>
      <w:proofErr w:type="spellStart"/>
      <w:r>
        <w:t>Yo</w:t>
      </w:r>
      <w:proofErr w:type="spellEnd"/>
      <w:r>
        <w:t xml:space="preserve">. Cuando </w:t>
      </w:r>
      <w:proofErr w:type="spellStart"/>
      <w:r>
        <w:t>el</w:t>
      </w:r>
      <w:proofErr w:type="spellEnd"/>
      <w:r>
        <w:t xml:space="preserve"> </w:t>
      </w:r>
      <w:proofErr w:type="spellStart"/>
      <w:r>
        <w:t>tiempo</w:t>
      </w:r>
      <w:proofErr w:type="spellEnd"/>
      <w:r>
        <w:t xml:space="preserve"> sea </w:t>
      </w:r>
      <w:proofErr w:type="spellStart"/>
      <w:r>
        <w:t>propicio</w:t>
      </w:r>
      <w:proofErr w:type="spellEnd"/>
      <w:r>
        <w:t xml:space="preserve">, de lo profundo de </w:t>
      </w:r>
      <w:proofErr w:type="spellStart"/>
      <w:r>
        <w:t>vuestro</w:t>
      </w:r>
      <w:proofErr w:type="spellEnd"/>
      <w:r>
        <w:t xml:space="preserve"> </w:t>
      </w:r>
      <w:proofErr w:type="spellStart"/>
      <w:r>
        <w:t>corazón</w:t>
      </w:r>
      <w:proofErr w:type="spellEnd"/>
      <w:r>
        <w:t xml:space="preserve"> </w:t>
      </w:r>
      <w:proofErr w:type="spellStart"/>
      <w:r>
        <w:t>brotará</w:t>
      </w:r>
      <w:proofErr w:type="spellEnd"/>
      <w:r>
        <w:t xml:space="preserve"> la luz, </w:t>
      </w:r>
      <w:proofErr w:type="spellStart"/>
      <w:r>
        <w:t>que</w:t>
      </w:r>
      <w:proofErr w:type="spellEnd"/>
      <w:r>
        <w:t xml:space="preserve"> hoy </w:t>
      </w:r>
      <w:proofErr w:type="spellStart"/>
      <w:r>
        <w:t>dejo</w:t>
      </w:r>
      <w:proofErr w:type="spellEnd"/>
      <w:r>
        <w:t xml:space="preserve"> </w:t>
      </w:r>
      <w:proofErr w:type="spellStart"/>
      <w:r>
        <w:t>guardada</w:t>
      </w:r>
      <w:proofErr w:type="spellEnd"/>
      <w:r>
        <w:t xml:space="preserve"> </w:t>
      </w:r>
      <w:proofErr w:type="spellStart"/>
      <w:r>
        <w:t>en</w:t>
      </w:r>
      <w:proofErr w:type="spellEnd"/>
      <w:r>
        <w:t xml:space="preserve"> lo </w:t>
      </w:r>
      <w:proofErr w:type="spellStart"/>
      <w:r>
        <w:t>más</w:t>
      </w:r>
      <w:proofErr w:type="spellEnd"/>
      <w:r>
        <w:t xml:space="preserve"> </w:t>
      </w:r>
      <w:proofErr w:type="spellStart"/>
      <w:r>
        <w:t>recóndito</w:t>
      </w:r>
      <w:proofErr w:type="spellEnd"/>
      <w:r>
        <w:t xml:space="preserve"> de </w:t>
      </w:r>
      <w:proofErr w:type="spellStart"/>
      <w:r>
        <w:t>vuestro</w:t>
      </w:r>
      <w:proofErr w:type="spellEnd"/>
      <w:r>
        <w:t xml:space="preserve"> ser. </w:t>
      </w:r>
    </w:p>
    <w:p w14:paraId="13793F3E" w14:textId="77777777" w:rsidR="00F50769" w:rsidRDefault="00F50769" w:rsidP="00F50769">
      <w:r>
        <w:t xml:space="preserve">25. </w:t>
      </w:r>
      <w:proofErr w:type="spellStart"/>
      <w:r>
        <w:t>Destruid</w:t>
      </w:r>
      <w:proofErr w:type="spellEnd"/>
      <w:r>
        <w:t xml:space="preserve"> la </w:t>
      </w:r>
      <w:proofErr w:type="spellStart"/>
      <w:r>
        <w:t>oscuridad</w:t>
      </w:r>
      <w:proofErr w:type="spellEnd"/>
      <w:r>
        <w:t xml:space="preserve"> de </w:t>
      </w:r>
      <w:proofErr w:type="spellStart"/>
      <w:r>
        <w:t>vuestra</w:t>
      </w:r>
      <w:proofErr w:type="spellEnd"/>
      <w:r>
        <w:t xml:space="preserve"> </w:t>
      </w:r>
      <w:proofErr w:type="spellStart"/>
      <w:r>
        <w:t>vida</w:t>
      </w:r>
      <w:proofErr w:type="spellEnd"/>
      <w:r>
        <w:t xml:space="preserve">, la </w:t>
      </w:r>
      <w:proofErr w:type="spellStart"/>
      <w:r>
        <w:t>ignorancia</w:t>
      </w:r>
      <w:proofErr w:type="spellEnd"/>
      <w:r>
        <w:t xml:space="preserve">, </w:t>
      </w:r>
      <w:proofErr w:type="spellStart"/>
      <w:r>
        <w:t>el</w:t>
      </w:r>
      <w:proofErr w:type="spellEnd"/>
      <w:r>
        <w:t xml:space="preserve"> </w:t>
      </w:r>
      <w:proofErr w:type="spellStart"/>
      <w:r>
        <w:t>vicio</w:t>
      </w:r>
      <w:proofErr w:type="spellEnd"/>
      <w:r>
        <w:t xml:space="preserve">, </w:t>
      </w:r>
      <w:proofErr w:type="spellStart"/>
      <w:r>
        <w:t>todo</w:t>
      </w:r>
      <w:proofErr w:type="spellEnd"/>
      <w:r>
        <w:t xml:space="preserve"> lo </w:t>
      </w:r>
      <w:proofErr w:type="spellStart"/>
      <w:r>
        <w:t>que</w:t>
      </w:r>
      <w:proofErr w:type="spellEnd"/>
      <w:r>
        <w:t xml:space="preserve"> </w:t>
      </w:r>
      <w:proofErr w:type="spellStart"/>
      <w:r>
        <w:t>enferma</w:t>
      </w:r>
      <w:proofErr w:type="spellEnd"/>
      <w:r>
        <w:t xml:space="preserve"> a </w:t>
      </w:r>
      <w:proofErr w:type="spellStart"/>
      <w:r>
        <w:t>vuestro</w:t>
      </w:r>
      <w:proofErr w:type="spellEnd"/>
      <w:r>
        <w:t xml:space="preserve"> </w:t>
      </w:r>
      <w:proofErr w:type="spellStart"/>
      <w:r>
        <w:t>cuerpo</w:t>
      </w:r>
      <w:proofErr w:type="spellEnd"/>
      <w:r>
        <w:t xml:space="preserve">; </w:t>
      </w:r>
      <w:proofErr w:type="spellStart"/>
      <w:r>
        <w:t>haced</w:t>
      </w:r>
      <w:proofErr w:type="spellEnd"/>
      <w:r>
        <w:t xml:space="preserve"> la luz </w:t>
      </w:r>
      <w:proofErr w:type="spellStart"/>
      <w:r>
        <w:t>en</w:t>
      </w:r>
      <w:proofErr w:type="spellEnd"/>
      <w:r>
        <w:t xml:space="preserve"> </w:t>
      </w:r>
      <w:proofErr w:type="spellStart"/>
      <w:r>
        <w:t>vuestra</w:t>
      </w:r>
      <w:proofErr w:type="spellEnd"/>
      <w:r>
        <w:t xml:space="preserve"> </w:t>
      </w:r>
      <w:proofErr w:type="spellStart"/>
      <w:r>
        <w:t>existencia</w:t>
      </w:r>
      <w:proofErr w:type="spellEnd"/>
      <w:r>
        <w:t xml:space="preserve">, y </w:t>
      </w:r>
      <w:proofErr w:type="spellStart"/>
      <w:r>
        <w:t>derramad</w:t>
      </w:r>
      <w:proofErr w:type="spellEnd"/>
      <w:r>
        <w:t xml:space="preserve"> </w:t>
      </w:r>
      <w:proofErr w:type="spellStart"/>
      <w:r>
        <w:t>el</w:t>
      </w:r>
      <w:proofErr w:type="spellEnd"/>
      <w:r>
        <w:t xml:space="preserve"> amor de </w:t>
      </w:r>
      <w:proofErr w:type="spellStart"/>
      <w:r>
        <w:t>vuestro</w:t>
      </w:r>
      <w:proofErr w:type="spellEnd"/>
      <w:r>
        <w:t xml:space="preserve"> </w:t>
      </w:r>
      <w:proofErr w:type="spellStart"/>
      <w:r>
        <w:t>espíritu</w:t>
      </w:r>
      <w:proofErr w:type="spellEnd"/>
      <w:r>
        <w:t xml:space="preserve"> </w:t>
      </w:r>
      <w:proofErr w:type="spellStart"/>
      <w:r>
        <w:t>en</w:t>
      </w:r>
      <w:proofErr w:type="spellEnd"/>
      <w:r>
        <w:t xml:space="preserve"> la </w:t>
      </w:r>
      <w:proofErr w:type="spellStart"/>
      <w:r>
        <w:t>senda</w:t>
      </w:r>
      <w:proofErr w:type="spellEnd"/>
      <w:r>
        <w:t xml:space="preserve"> de </w:t>
      </w:r>
      <w:proofErr w:type="spellStart"/>
      <w:r>
        <w:t>vuestros</w:t>
      </w:r>
      <w:proofErr w:type="spellEnd"/>
      <w:r>
        <w:t xml:space="preserve"> </w:t>
      </w:r>
      <w:proofErr w:type="spellStart"/>
      <w:r>
        <w:t>hermanos</w:t>
      </w:r>
      <w:proofErr w:type="spellEnd"/>
      <w:r>
        <w:t xml:space="preserve">. </w:t>
      </w:r>
    </w:p>
    <w:p w14:paraId="2D7BD8D5" w14:textId="77777777" w:rsidR="00F50769" w:rsidRDefault="00F50769" w:rsidP="00F50769">
      <w:r>
        <w:t xml:space="preserve">26. Tiempo de luces </w:t>
      </w:r>
      <w:proofErr w:type="spellStart"/>
      <w:r>
        <w:t>han</w:t>
      </w:r>
      <w:proofErr w:type="spellEnd"/>
      <w:r>
        <w:t xml:space="preserve"> </w:t>
      </w:r>
      <w:proofErr w:type="spellStart"/>
      <w:r>
        <w:t>llamado</w:t>
      </w:r>
      <w:proofErr w:type="spellEnd"/>
      <w:r>
        <w:t xml:space="preserve"> </w:t>
      </w:r>
      <w:proofErr w:type="spellStart"/>
      <w:r>
        <w:t>los</w:t>
      </w:r>
      <w:proofErr w:type="spellEnd"/>
      <w:r>
        <w:t xml:space="preserve"> hombres </w:t>
      </w:r>
      <w:proofErr w:type="gramStart"/>
      <w:r>
        <w:t>a</w:t>
      </w:r>
      <w:proofErr w:type="gramEnd"/>
      <w:r>
        <w:t xml:space="preserve"> </w:t>
      </w:r>
      <w:proofErr w:type="spellStart"/>
      <w:r>
        <w:t>este</w:t>
      </w:r>
      <w:proofErr w:type="spellEnd"/>
      <w:r>
        <w:t xml:space="preserve"> </w:t>
      </w:r>
      <w:proofErr w:type="spellStart"/>
      <w:r>
        <w:t>siglo</w:t>
      </w:r>
      <w:proofErr w:type="spellEnd"/>
      <w:r>
        <w:t xml:space="preserve">, y </w:t>
      </w:r>
      <w:proofErr w:type="spellStart"/>
      <w:r>
        <w:t>Yo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no </w:t>
      </w:r>
      <w:proofErr w:type="spellStart"/>
      <w:r>
        <w:t>os</w:t>
      </w:r>
      <w:proofErr w:type="spellEnd"/>
      <w:r>
        <w:t xml:space="preserve"> </w:t>
      </w:r>
      <w:proofErr w:type="spellStart"/>
      <w:r>
        <w:t>confiéis</w:t>
      </w:r>
      <w:proofErr w:type="spellEnd"/>
      <w:r>
        <w:t xml:space="preserve"> tan </w:t>
      </w:r>
      <w:proofErr w:type="spellStart"/>
      <w:r>
        <w:t>sólo</w:t>
      </w:r>
      <w:proofErr w:type="spellEnd"/>
      <w:r>
        <w:t xml:space="preserve"> </w:t>
      </w:r>
      <w:proofErr w:type="spellStart"/>
      <w:r>
        <w:t>en</w:t>
      </w:r>
      <w:proofErr w:type="spellEnd"/>
      <w:r>
        <w:t xml:space="preserve"> la luz </w:t>
      </w:r>
      <w:proofErr w:type="spellStart"/>
      <w:r>
        <w:t>que</w:t>
      </w:r>
      <w:proofErr w:type="spellEnd"/>
      <w:r>
        <w:t xml:space="preserve"> </w:t>
      </w:r>
      <w:proofErr w:type="spellStart"/>
      <w:r>
        <w:t>emana</w:t>
      </w:r>
      <w:proofErr w:type="spellEnd"/>
      <w:r>
        <w:t xml:space="preserve"> de la </w:t>
      </w:r>
      <w:proofErr w:type="spellStart"/>
      <w:r>
        <w:t>ciencia</w:t>
      </w:r>
      <w:proofErr w:type="spellEnd"/>
      <w:r>
        <w:t xml:space="preserve">, </w:t>
      </w:r>
      <w:proofErr w:type="spellStart"/>
      <w:r>
        <w:t>sino</w:t>
      </w:r>
      <w:proofErr w:type="spellEnd"/>
      <w:r>
        <w:t xml:space="preserve"> también </w:t>
      </w:r>
      <w:proofErr w:type="spellStart"/>
      <w:r>
        <w:t>en</w:t>
      </w:r>
      <w:proofErr w:type="spellEnd"/>
      <w:r>
        <w:t xml:space="preserve"> </w:t>
      </w:r>
      <w:proofErr w:type="spellStart"/>
      <w:r>
        <w:t>vuestros</w:t>
      </w:r>
      <w:proofErr w:type="spellEnd"/>
      <w:r>
        <w:t xml:space="preserve"> </w:t>
      </w:r>
      <w:proofErr w:type="spellStart"/>
      <w:r>
        <w:t>dones</w:t>
      </w:r>
      <w:proofErr w:type="spellEnd"/>
      <w:r>
        <w:t xml:space="preserve"> </w:t>
      </w:r>
      <w:proofErr w:type="spellStart"/>
      <w:r>
        <w:t>espirituales</w:t>
      </w:r>
      <w:proofErr w:type="spellEnd"/>
      <w:r>
        <w:t xml:space="preserve">. No </w:t>
      </w:r>
      <w:proofErr w:type="spellStart"/>
      <w:r>
        <w:t>olvidéis</w:t>
      </w:r>
      <w:proofErr w:type="spellEnd"/>
      <w:r>
        <w:t xml:space="preserve"> </w:t>
      </w:r>
      <w:proofErr w:type="spellStart"/>
      <w:r>
        <w:t>que</w:t>
      </w:r>
      <w:proofErr w:type="spellEnd"/>
      <w:r>
        <w:t xml:space="preserve"> no </w:t>
      </w:r>
      <w:proofErr w:type="spellStart"/>
      <w:r>
        <w:t>sólo</w:t>
      </w:r>
      <w:proofErr w:type="spellEnd"/>
      <w:r>
        <w:t xml:space="preserve"> de pan </w:t>
      </w:r>
      <w:proofErr w:type="spellStart"/>
      <w:r>
        <w:t>vive</w:t>
      </w:r>
      <w:proofErr w:type="spellEnd"/>
      <w:r>
        <w:t xml:space="preserve"> </w:t>
      </w:r>
      <w:proofErr w:type="spellStart"/>
      <w:r>
        <w:t>el</w:t>
      </w:r>
      <w:proofErr w:type="spellEnd"/>
      <w:r>
        <w:t xml:space="preserve"> hombre, </w:t>
      </w:r>
      <w:proofErr w:type="spellStart"/>
      <w:r>
        <w:t>sino</w:t>
      </w:r>
      <w:proofErr w:type="spellEnd"/>
      <w:r>
        <w:t xml:space="preserve"> también de </w:t>
      </w:r>
      <w:proofErr w:type="spellStart"/>
      <w:r>
        <w:t>toda</w:t>
      </w:r>
      <w:proofErr w:type="spellEnd"/>
      <w:r>
        <w:t xml:space="preserve"> palabra </w:t>
      </w:r>
      <w:proofErr w:type="spellStart"/>
      <w:r>
        <w:t>que</w:t>
      </w:r>
      <w:proofErr w:type="spellEnd"/>
      <w:r>
        <w:t xml:space="preserve"> </w:t>
      </w:r>
      <w:proofErr w:type="spellStart"/>
      <w:r>
        <w:t>viene</w:t>
      </w:r>
      <w:proofErr w:type="spellEnd"/>
      <w:r>
        <w:t xml:space="preserve"> de Dios. </w:t>
      </w:r>
    </w:p>
    <w:p w14:paraId="033A3CC6" w14:textId="77777777" w:rsidR="00F50769" w:rsidRDefault="00F50769" w:rsidP="00F50769">
      <w:r>
        <w:t xml:space="preserve"> </w:t>
      </w:r>
    </w:p>
    <w:p w14:paraId="6C3A1FCA" w14:textId="77777777" w:rsidR="00F50769" w:rsidRDefault="00F50769" w:rsidP="00F50769">
      <w:r>
        <w:t xml:space="preserve">27. </w:t>
      </w:r>
      <w:proofErr w:type="spellStart"/>
      <w:r>
        <w:t>Guardad</w:t>
      </w:r>
      <w:proofErr w:type="spellEnd"/>
      <w:r>
        <w:t xml:space="preserve"> mi palabra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y </w:t>
      </w:r>
      <w:proofErr w:type="spellStart"/>
      <w:r>
        <w:t>cuando</w:t>
      </w:r>
      <w:proofErr w:type="spellEnd"/>
      <w:r>
        <w:t xml:space="preserve"> </w:t>
      </w:r>
      <w:proofErr w:type="spellStart"/>
      <w:r>
        <w:t>hagáis</w:t>
      </w:r>
      <w:proofErr w:type="spellEnd"/>
      <w:r>
        <w:t xml:space="preserve"> </w:t>
      </w:r>
      <w:proofErr w:type="spellStart"/>
      <w:r>
        <w:t>uso</w:t>
      </w:r>
      <w:proofErr w:type="spellEnd"/>
      <w:r>
        <w:t xml:space="preserve"> de </w:t>
      </w:r>
      <w:proofErr w:type="spellStart"/>
      <w:r>
        <w:t>ella</w:t>
      </w:r>
      <w:proofErr w:type="spellEnd"/>
      <w:r>
        <w:t xml:space="preserve">, </w:t>
      </w:r>
      <w:proofErr w:type="spellStart"/>
      <w:r>
        <w:t>que</w:t>
      </w:r>
      <w:proofErr w:type="spellEnd"/>
      <w:r>
        <w:t xml:space="preserve"> no sea para </w:t>
      </w:r>
      <w:proofErr w:type="spellStart"/>
      <w:r>
        <w:t>llenaros</w:t>
      </w:r>
      <w:proofErr w:type="spellEnd"/>
      <w:r>
        <w:t xml:space="preserve"> de </w:t>
      </w:r>
      <w:proofErr w:type="spellStart"/>
      <w:r>
        <w:t>vanidad</w:t>
      </w:r>
      <w:proofErr w:type="spellEnd"/>
      <w:r>
        <w:t xml:space="preserve"> </w:t>
      </w:r>
      <w:proofErr w:type="spellStart"/>
      <w:r>
        <w:t>delante</w:t>
      </w:r>
      <w:proofErr w:type="spellEnd"/>
      <w:r>
        <w:t xml:space="preserve"> de </w:t>
      </w:r>
      <w:proofErr w:type="spellStart"/>
      <w:r>
        <w:t>quienes</w:t>
      </w:r>
      <w:proofErr w:type="spellEnd"/>
      <w:r>
        <w:t xml:space="preserve"> </w:t>
      </w:r>
      <w:proofErr w:type="spellStart"/>
      <w:r>
        <w:t>ignoran</w:t>
      </w:r>
      <w:proofErr w:type="spellEnd"/>
      <w:r>
        <w:t xml:space="preserve"> </w:t>
      </w:r>
      <w:proofErr w:type="spellStart"/>
      <w:r>
        <w:t>esta</w:t>
      </w:r>
      <w:proofErr w:type="spellEnd"/>
      <w:r>
        <w:t xml:space="preserve"> </w:t>
      </w:r>
      <w:proofErr w:type="spellStart"/>
      <w:r>
        <w:t>Doctrina</w:t>
      </w:r>
      <w:proofErr w:type="spellEnd"/>
      <w:r>
        <w:t xml:space="preserve">. No </w:t>
      </w:r>
      <w:proofErr w:type="spellStart"/>
      <w:r>
        <w:t>queráis</w:t>
      </w:r>
      <w:proofErr w:type="spellEnd"/>
      <w:r>
        <w:t xml:space="preserve"> </w:t>
      </w:r>
      <w:proofErr w:type="spellStart"/>
      <w:r>
        <w:t>aparecer</w:t>
      </w:r>
      <w:proofErr w:type="spellEnd"/>
      <w:r>
        <w:t xml:space="preserve"> </w:t>
      </w:r>
      <w:proofErr w:type="spellStart"/>
      <w:r>
        <w:t>como</w:t>
      </w:r>
      <w:proofErr w:type="spellEnd"/>
      <w:r>
        <w:t xml:space="preserve"> </w:t>
      </w:r>
      <w:proofErr w:type="spellStart"/>
      <w:r>
        <w:t>los</w:t>
      </w:r>
      <w:proofErr w:type="spellEnd"/>
      <w:r>
        <w:t xml:space="preserve"> </w:t>
      </w:r>
      <w:proofErr w:type="spellStart"/>
      <w:r>
        <w:t>nuevos</w:t>
      </w:r>
      <w:proofErr w:type="spellEnd"/>
      <w:r>
        <w:t xml:space="preserve"> </w:t>
      </w:r>
      <w:proofErr w:type="spellStart"/>
      <w:r>
        <w:t>iluminados</w:t>
      </w:r>
      <w:proofErr w:type="spellEnd"/>
      <w:r>
        <w:t xml:space="preserve">, </w:t>
      </w:r>
      <w:proofErr w:type="spellStart"/>
      <w:r>
        <w:t>porque</w:t>
      </w:r>
      <w:proofErr w:type="spellEnd"/>
      <w:r>
        <w:t xml:space="preserve"> </w:t>
      </w:r>
      <w:proofErr w:type="spellStart"/>
      <w:r>
        <w:t>ninguno</w:t>
      </w:r>
      <w:proofErr w:type="spellEnd"/>
      <w:r>
        <w:t xml:space="preserve"> de </w:t>
      </w:r>
      <w:proofErr w:type="spellStart"/>
      <w:r>
        <w:t>vuestros</w:t>
      </w:r>
      <w:proofErr w:type="spellEnd"/>
      <w:r>
        <w:t xml:space="preserve"> </w:t>
      </w:r>
      <w:proofErr w:type="spellStart"/>
      <w:r>
        <w:t>hermanos</w:t>
      </w:r>
      <w:proofErr w:type="spellEnd"/>
      <w:r>
        <w:t xml:space="preserve"> </w:t>
      </w:r>
      <w:proofErr w:type="spellStart"/>
      <w:r>
        <w:t>carece</w:t>
      </w:r>
      <w:proofErr w:type="spellEnd"/>
      <w:r>
        <w:t xml:space="preserve"> de luz. Si no </w:t>
      </w:r>
      <w:proofErr w:type="spellStart"/>
      <w:r>
        <w:t>sois</w:t>
      </w:r>
      <w:proofErr w:type="spellEnd"/>
      <w:r>
        <w:t xml:space="preserve"> </w:t>
      </w:r>
      <w:proofErr w:type="spellStart"/>
      <w:r>
        <w:t>humildes</w:t>
      </w:r>
      <w:proofErr w:type="spellEnd"/>
      <w:r>
        <w:t xml:space="preserve"> al </w:t>
      </w:r>
      <w:proofErr w:type="spellStart"/>
      <w:r>
        <w:t>entregar</w:t>
      </w:r>
      <w:proofErr w:type="spellEnd"/>
      <w:r>
        <w:t xml:space="preserve"> mi </w:t>
      </w:r>
      <w:proofErr w:type="spellStart"/>
      <w:r>
        <w:t>heredad</w:t>
      </w:r>
      <w:proofErr w:type="spellEnd"/>
      <w:r>
        <w:t xml:space="preserve">, </w:t>
      </w:r>
      <w:proofErr w:type="spellStart"/>
      <w:r>
        <w:t>ninguna</w:t>
      </w:r>
      <w:proofErr w:type="spellEnd"/>
      <w:r>
        <w:t xml:space="preserve"> luz </w:t>
      </w:r>
      <w:proofErr w:type="spellStart"/>
      <w:r>
        <w:t>podréis</w:t>
      </w:r>
      <w:proofErr w:type="spellEnd"/>
      <w:r>
        <w:t xml:space="preserve"> </w:t>
      </w:r>
      <w:proofErr w:type="spellStart"/>
      <w:r>
        <w:t>dar</w:t>
      </w:r>
      <w:proofErr w:type="spellEnd"/>
      <w:r>
        <w:t xml:space="preserve">. </w:t>
      </w:r>
    </w:p>
    <w:p w14:paraId="0CE27A81" w14:textId="77777777" w:rsidR="00F50769" w:rsidRDefault="00F50769" w:rsidP="00F50769">
      <w:r>
        <w:t xml:space="preserve">28. </w:t>
      </w:r>
      <w:proofErr w:type="spellStart"/>
      <w:r>
        <w:t>Estoy</w:t>
      </w:r>
      <w:proofErr w:type="spellEnd"/>
      <w:r>
        <w:t xml:space="preserve"> </w:t>
      </w:r>
      <w:proofErr w:type="spellStart"/>
      <w:r>
        <w:t>legando</w:t>
      </w:r>
      <w:proofErr w:type="spellEnd"/>
      <w:r>
        <w:t xml:space="preserve"> a la </w:t>
      </w:r>
      <w:proofErr w:type="spellStart"/>
      <w:r>
        <w:t>humanidad</w:t>
      </w:r>
      <w:proofErr w:type="spellEnd"/>
      <w:r>
        <w:t xml:space="preserve"> un nuevo </w:t>
      </w:r>
      <w:proofErr w:type="spellStart"/>
      <w:r>
        <w:t>libro</w:t>
      </w:r>
      <w:proofErr w:type="spellEnd"/>
      <w:r>
        <w:t xml:space="preserve">, un nuevo </w:t>
      </w:r>
      <w:proofErr w:type="spellStart"/>
      <w:r>
        <w:t>Testamento</w:t>
      </w:r>
      <w:proofErr w:type="spellEnd"/>
      <w:r>
        <w:t xml:space="preserve">: mi palabra del </w:t>
      </w:r>
      <w:proofErr w:type="spellStart"/>
      <w:r>
        <w:t>Tercer</w:t>
      </w:r>
      <w:proofErr w:type="spellEnd"/>
      <w:r>
        <w:t xml:space="preserve"> Tiempo, la </w:t>
      </w:r>
      <w:proofErr w:type="spellStart"/>
      <w:r>
        <w:t>voz</w:t>
      </w:r>
      <w:proofErr w:type="spellEnd"/>
      <w:r>
        <w:t xml:space="preserve"> </w:t>
      </w:r>
      <w:proofErr w:type="spellStart"/>
      <w:r>
        <w:t>divina</w:t>
      </w:r>
      <w:proofErr w:type="spellEnd"/>
      <w:r>
        <w:t xml:space="preserve"> </w:t>
      </w:r>
      <w:proofErr w:type="spellStart"/>
      <w:r>
        <w:t>que</w:t>
      </w:r>
      <w:proofErr w:type="spellEnd"/>
      <w:r>
        <w:t xml:space="preserve"> ha </w:t>
      </w:r>
      <w:proofErr w:type="spellStart"/>
      <w:r>
        <w:t>hablado</w:t>
      </w:r>
      <w:proofErr w:type="spellEnd"/>
      <w:r>
        <w:t xml:space="preserve"> al hombre al </w:t>
      </w:r>
      <w:proofErr w:type="spellStart"/>
      <w:r>
        <w:t>desatarse</w:t>
      </w:r>
      <w:proofErr w:type="spellEnd"/>
      <w:r>
        <w:t xml:space="preserve"> </w:t>
      </w:r>
      <w:proofErr w:type="spellStart"/>
      <w:r>
        <w:t>el</w:t>
      </w:r>
      <w:proofErr w:type="spellEnd"/>
      <w:r>
        <w:t xml:space="preserve"> Sexto Sello. </w:t>
      </w:r>
    </w:p>
    <w:p w14:paraId="6782637A" w14:textId="77777777" w:rsidR="00F50769" w:rsidRDefault="00F50769" w:rsidP="00F50769">
      <w:r>
        <w:t xml:space="preserve">29. No </w:t>
      </w:r>
      <w:proofErr w:type="spellStart"/>
      <w:r>
        <w:t>será</w:t>
      </w:r>
      <w:proofErr w:type="spellEnd"/>
      <w:r>
        <w:t xml:space="preserve"> </w:t>
      </w:r>
      <w:proofErr w:type="spellStart"/>
      <w:r>
        <w:t>menester</w:t>
      </w:r>
      <w:proofErr w:type="spellEnd"/>
      <w:r>
        <w:t xml:space="preserve"> </w:t>
      </w:r>
      <w:proofErr w:type="spellStart"/>
      <w:r>
        <w:t>que</w:t>
      </w:r>
      <w:proofErr w:type="spellEnd"/>
      <w:r>
        <w:t xml:space="preserve"> </w:t>
      </w:r>
      <w:proofErr w:type="spellStart"/>
      <w:r>
        <w:t>vuestros</w:t>
      </w:r>
      <w:proofErr w:type="spellEnd"/>
      <w:r>
        <w:t xml:space="preserve"> </w:t>
      </w:r>
      <w:proofErr w:type="spellStart"/>
      <w:r>
        <w:t>nombres</w:t>
      </w:r>
      <w:proofErr w:type="spellEnd"/>
      <w:r>
        <w:t xml:space="preserve"> </w:t>
      </w:r>
      <w:proofErr w:type="spellStart"/>
      <w:r>
        <w:t>ni</w:t>
      </w:r>
      <w:proofErr w:type="spellEnd"/>
      <w:r>
        <w:t xml:space="preserve"> </w:t>
      </w:r>
      <w:proofErr w:type="spellStart"/>
      <w:r>
        <w:t>vuestras</w:t>
      </w:r>
      <w:proofErr w:type="spellEnd"/>
      <w:r>
        <w:t xml:space="preserve"> </w:t>
      </w:r>
      <w:proofErr w:type="spellStart"/>
      <w:r>
        <w:t>obras</w:t>
      </w:r>
      <w:proofErr w:type="spellEnd"/>
      <w:r>
        <w:t xml:space="preserve"> </w:t>
      </w:r>
      <w:proofErr w:type="spellStart"/>
      <w:r>
        <w:t>pasen</w:t>
      </w:r>
      <w:proofErr w:type="spellEnd"/>
      <w:r>
        <w:t xml:space="preserve"> a la </w:t>
      </w:r>
      <w:proofErr w:type="spellStart"/>
      <w:r>
        <w:t>historia</w:t>
      </w:r>
      <w:proofErr w:type="spellEnd"/>
      <w:r>
        <w:t xml:space="preserve">. En ese </w:t>
      </w:r>
      <w:proofErr w:type="spellStart"/>
      <w:r>
        <w:t>libro</w:t>
      </w:r>
      <w:proofErr w:type="spellEnd"/>
      <w:r>
        <w:t xml:space="preserve"> </w:t>
      </w:r>
      <w:proofErr w:type="spellStart"/>
      <w:r>
        <w:t>estará</w:t>
      </w:r>
      <w:proofErr w:type="spellEnd"/>
      <w:r>
        <w:t xml:space="preserve"> mi palabra, </w:t>
      </w:r>
      <w:proofErr w:type="spellStart"/>
      <w:r>
        <w:t>como</w:t>
      </w:r>
      <w:proofErr w:type="spellEnd"/>
      <w:r>
        <w:t xml:space="preserve"> </w:t>
      </w:r>
      <w:proofErr w:type="spellStart"/>
      <w:r>
        <w:t>una</w:t>
      </w:r>
      <w:proofErr w:type="spellEnd"/>
      <w:r>
        <w:t xml:space="preserve"> </w:t>
      </w:r>
      <w:proofErr w:type="spellStart"/>
      <w:r>
        <w:t>voz</w:t>
      </w:r>
      <w:proofErr w:type="spellEnd"/>
      <w:r>
        <w:t xml:space="preserve"> </w:t>
      </w:r>
      <w:proofErr w:type="spellStart"/>
      <w:r>
        <w:t>vibrante</w:t>
      </w:r>
      <w:proofErr w:type="spellEnd"/>
      <w:r>
        <w:t xml:space="preserve"> y </w:t>
      </w:r>
      <w:proofErr w:type="spellStart"/>
      <w:r>
        <w:t>clara</w:t>
      </w:r>
      <w:proofErr w:type="spellEnd"/>
      <w:r>
        <w:t xml:space="preserve"> </w:t>
      </w:r>
      <w:proofErr w:type="spellStart"/>
      <w:r>
        <w:t>que</w:t>
      </w:r>
      <w:proofErr w:type="spellEnd"/>
      <w:r>
        <w:t xml:space="preserve"> </w:t>
      </w:r>
      <w:proofErr w:type="spellStart"/>
      <w:r>
        <w:t>hable</w:t>
      </w:r>
      <w:proofErr w:type="spellEnd"/>
      <w:r>
        <w:t xml:space="preserve"> </w:t>
      </w:r>
      <w:proofErr w:type="spellStart"/>
      <w:r>
        <w:t>eternamente</w:t>
      </w:r>
      <w:proofErr w:type="spellEnd"/>
      <w:r>
        <w:t xml:space="preserve"> al </w:t>
      </w:r>
      <w:proofErr w:type="spellStart"/>
      <w:r>
        <w:t>corazón</w:t>
      </w:r>
      <w:proofErr w:type="spellEnd"/>
      <w:r>
        <w:t xml:space="preserve"> </w:t>
      </w:r>
      <w:proofErr w:type="spellStart"/>
      <w:r>
        <w:t>humano</w:t>
      </w:r>
      <w:proofErr w:type="spellEnd"/>
      <w:r>
        <w:t xml:space="preserve">, y mi pueblo </w:t>
      </w:r>
      <w:proofErr w:type="spellStart"/>
      <w:r>
        <w:t>dejará</w:t>
      </w:r>
      <w:proofErr w:type="spellEnd"/>
      <w:r>
        <w:t xml:space="preserve"> a la </w:t>
      </w:r>
      <w:proofErr w:type="spellStart"/>
      <w:r>
        <w:t>posteridad</w:t>
      </w:r>
      <w:proofErr w:type="spellEnd"/>
      <w:r>
        <w:t xml:space="preserve"> la </w:t>
      </w:r>
      <w:proofErr w:type="spellStart"/>
      <w:r>
        <w:t>huella</w:t>
      </w:r>
      <w:proofErr w:type="spellEnd"/>
      <w:r>
        <w:t xml:space="preserve"> de </w:t>
      </w:r>
      <w:proofErr w:type="spellStart"/>
      <w:r>
        <w:t>su</w:t>
      </w:r>
      <w:proofErr w:type="spellEnd"/>
      <w:r>
        <w:t xml:space="preserve"> paso </w:t>
      </w:r>
      <w:proofErr w:type="spellStart"/>
      <w:r>
        <w:t>por</w:t>
      </w:r>
      <w:proofErr w:type="spellEnd"/>
      <w:r>
        <w:t xml:space="preserve"> </w:t>
      </w:r>
      <w:proofErr w:type="spellStart"/>
      <w:r>
        <w:t>este</w:t>
      </w:r>
      <w:proofErr w:type="spellEnd"/>
      <w:r>
        <w:t xml:space="preserve"> camino de </w:t>
      </w:r>
      <w:proofErr w:type="spellStart"/>
      <w:r>
        <w:t>espiritualidad</w:t>
      </w:r>
      <w:proofErr w:type="spellEnd"/>
      <w:r>
        <w:t xml:space="preserve">. </w:t>
      </w:r>
    </w:p>
    <w:p w14:paraId="102F3D81" w14:textId="77777777" w:rsidR="00F50769" w:rsidRDefault="00F50769" w:rsidP="00F50769">
      <w:r>
        <w:t xml:space="preserve">30. </w:t>
      </w:r>
      <w:proofErr w:type="spellStart"/>
      <w:r>
        <w:t>Dejad</w:t>
      </w:r>
      <w:proofErr w:type="spellEnd"/>
      <w:r>
        <w:t xml:space="preserve"> a </w:t>
      </w:r>
      <w:proofErr w:type="spellStart"/>
      <w:r>
        <w:t>los</w:t>
      </w:r>
      <w:proofErr w:type="spellEnd"/>
      <w:r>
        <w:t xml:space="preserve"> </w:t>
      </w:r>
      <w:proofErr w:type="spellStart"/>
      <w:r>
        <w:t>que</w:t>
      </w:r>
      <w:proofErr w:type="spellEnd"/>
      <w:r>
        <w:t xml:space="preserve"> </w:t>
      </w:r>
      <w:proofErr w:type="spellStart"/>
      <w:r>
        <w:t>vienen</w:t>
      </w:r>
      <w:proofErr w:type="spellEnd"/>
      <w:r>
        <w:t xml:space="preserve">, </w:t>
      </w:r>
      <w:proofErr w:type="spellStart"/>
      <w:r>
        <w:t>el</w:t>
      </w:r>
      <w:proofErr w:type="spellEnd"/>
      <w:r>
        <w:t xml:space="preserve"> </w:t>
      </w:r>
      <w:proofErr w:type="spellStart"/>
      <w:r>
        <w:t>recuerdo</w:t>
      </w:r>
      <w:proofErr w:type="spellEnd"/>
      <w:r>
        <w:t xml:space="preserve"> de </w:t>
      </w:r>
      <w:proofErr w:type="spellStart"/>
      <w:r>
        <w:t>vuestras</w:t>
      </w:r>
      <w:proofErr w:type="spellEnd"/>
      <w:r>
        <w:t xml:space="preserve"> </w:t>
      </w:r>
      <w:proofErr w:type="spellStart"/>
      <w:r>
        <w:t>buenas</w:t>
      </w:r>
      <w:proofErr w:type="spellEnd"/>
      <w:r>
        <w:t xml:space="preserve"> </w:t>
      </w:r>
      <w:proofErr w:type="spellStart"/>
      <w:r>
        <w:t>obras</w:t>
      </w:r>
      <w:proofErr w:type="spellEnd"/>
      <w:r>
        <w:t xml:space="preserve"> </w:t>
      </w:r>
      <w:proofErr w:type="spellStart"/>
      <w:r>
        <w:t>como</w:t>
      </w:r>
      <w:proofErr w:type="spellEnd"/>
      <w:r>
        <w:t xml:space="preserve"> un </w:t>
      </w:r>
      <w:proofErr w:type="spellStart"/>
      <w:r>
        <w:t>ejemplo</w:t>
      </w:r>
      <w:proofErr w:type="spellEnd"/>
      <w:r>
        <w:t xml:space="preserve">, </w:t>
      </w:r>
      <w:proofErr w:type="spellStart"/>
      <w:r>
        <w:t>apresuraos</w:t>
      </w:r>
      <w:proofErr w:type="spellEnd"/>
      <w:r>
        <w:t xml:space="preserve"> </w:t>
      </w:r>
      <w:proofErr w:type="spellStart"/>
      <w:r>
        <w:t>desde</w:t>
      </w:r>
      <w:proofErr w:type="spellEnd"/>
      <w:r>
        <w:t xml:space="preserve"> hoy a </w:t>
      </w:r>
      <w:proofErr w:type="spellStart"/>
      <w:r>
        <w:t>borrar</w:t>
      </w:r>
      <w:proofErr w:type="spellEnd"/>
      <w:r>
        <w:t xml:space="preserve"> </w:t>
      </w:r>
      <w:proofErr w:type="spellStart"/>
      <w:r>
        <w:t>todas</w:t>
      </w:r>
      <w:proofErr w:type="spellEnd"/>
      <w:r>
        <w:t xml:space="preserve"> </w:t>
      </w:r>
      <w:proofErr w:type="spellStart"/>
      <w:r>
        <w:t>vuestras</w:t>
      </w:r>
      <w:proofErr w:type="spellEnd"/>
      <w:r>
        <w:t xml:space="preserve"> </w:t>
      </w:r>
      <w:proofErr w:type="spellStart"/>
      <w:r>
        <w:t>manchas</w:t>
      </w:r>
      <w:proofErr w:type="spellEnd"/>
      <w:r>
        <w:t xml:space="preserve">, para </w:t>
      </w:r>
      <w:proofErr w:type="spellStart"/>
      <w:r>
        <w:t>que</w:t>
      </w:r>
      <w:proofErr w:type="spellEnd"/>
      <w:r>
        <w:t xml:space="preserve"> no </w:t>
      </w:r>
      <w:proofErr w:type="spellStart"/>
      <w:r>
        <w:t>sean</w:t>
      </w:r>
      <w:proofErr w:type="spellEnd"/>
      <w:r>
        <w:t xml:space="preserve"> vistas </w:t>
      </w:r>
      <w:proofErr w:type="spellStart"/>
      <w:r>
        <w:t>por</w:t>
      </w:r>
      <w:proofErr w:type="spellEnd"/>
      <w:r>
        <w:t xml:space="preserve"> </w:t>
      </w:r>
      <w:proofErr w:type="spellStart"/>
      <w:r>
        <w:t>vuestros</w:t>
      </w:r>
      <w:proofErr w:type="spellEnd"/>
      <w:r>
        <w:t xml:space="preserve"> </w:t>
      </w:r>
      <w:proofErr w:type="spellStart"/>
      <w:r>
        <w:t>hermanos</w:t>
      </w:r>
      <w:proofErr w:type="spellEnd"/>
      <w:r>
        <w:t xml:space="preserve">. </w:t>
      </w:r>
    </w:p>
    <w:p w14:paraId="7F572CD7" w14:textId="77777777" w:rsidR="00F50769" w:rsidRDefault="00F50769" w:rsidP="00F50769">
      <w:r>
        <w:lastRenderedPageBreak/>
        <w:t xml:space="preserve">31. Las </w:t>
      </w:r>
      <w:proofErr w:type="spellStart"/>
      <w:r>
        <w:t>escrituras</w:t>
      </w:r>
      <w:proofErr w:type="spellEnd"/>
      <w:r>
        <w:t xml:space="preserve"> del Primer Tiempo, </w:t>
      </w:r>
      <w:proofErr w:type="spellStart"/>
      <w:r>
        <w:t>recogieron</w:t>
      </w:r>
      <w:proofErr w:type="spellEnd"/>
      <w:r>
        <w:t xml:space="preserve"> la </w:t>
      </w:r>
      <w:proofErr w:type="spellStart"/>
      <w:r>
        <w:t>historia</w:t>
      </w:r>
      <w:proofErr w:type="spellEnd"/>
      <w:r>
        <w:t xml:space="preserve"> del pueblo de Israel </w:t>
      </w:r>
      <w:proofErr w:type="spellStart"/>
      <w:r>
        <w:t>conservando</w:t>
      </w:r>
      <w:proofErr w:type="spellEnd"/>
      <w:r>
        <w:t xml:space="preserve"> </w:t>
      </w:r>
      <w:proofErr w:type="spellStart"/>
      <w:r>
        <w:t>el</w:t>
      </w:r>
      <w:proofErr w:type="spellEnd"/>
      <w:r>
        <w:t xml:space="preserve"> </w:t>
      </w:r>
      <w:proofErr w:type="spellStart"/>
      <w:r>
        <w:t>nombre</w:t>
      </w:r>
      <w:proofErr w:type="spellEnd"/>
      <w:r>
        <w:t xml:space="preserve"> de sus </w:t>
      </w:r>
      <w:proofErr w:type="spellStart"/>
      <w:r>
        <w:t>hijos</w:t>
      </w:r>
      <w:proofErr w:type="spellEnd"/>
      <w:r>
        <w:t xml:space="preserve">, sus </w:t>
      </w:r>
      <w:proofErr w:type="spellStart"/>
      <w:r>
        <w:t>aciertos</w:t>
      </w:r>
      <w:proofErr w:type="spellEnd"/>
      <w:r>
        <w:t xml:space="preserve"> y sus </w:t>
      </w:r>
      <w:proofErr w:type="spellStart"/>
      <w:r>
        <w:t>errores</w:t>
      </w:r>
      <w:proofErr w:type="spellEnd"/>
      <w:r>
        <w:t xml:space="preserve">, sus </w:t>
      </w:r>
      <w:proofErr w:type="spellStart"/>
      <w:r>
        <w:t>obras</w:t>
      </w:r>
      <w:proofErr w:type="spellEnd"/>
      <w:r>
        <w:t xml:space="preserve"> de </w:t>
      </w:r>
      <w:proofErr w:type="spellStart"/>
      <w:r>
        <w:t>fe</w:t>
      </w:r>
      <w:proofErr w:type="spellEnd"/>
      <w:r>
        <w:t xml:space="preserve"> y sus </w:t>
      </w:r>
      <w:proofErr w:type="spellStart"/>
      <w:r>
        <w:t>flaquezas</w:t>
      </w:r>
      <w:proofErr w:type="spellEnd"/>
      <w:r>
        <w:t xml:space="preserve">, </w:t>
      </w:r>
      <w:proofErr w:type="spellStart"/>
      <w:r>
        <w:t>su</w:t>
      </w:r>
      <w:proofErr w:type="spellEnd"/>
      <w:r>
        <w:t xml:space="preserve"> </w:t>
      </w:r>
      <w:proofErr w:type="spellStart"/>
      <w:r>
        <w:t>esplendor</w:t>
      </w:r>
      <w:proofErr w:type="spellEnd"/>
      <w:r>
        <w:t xml:space="preserve"> y sus </w:t>
      </w:r>
      <w:proofErr w:type="spellStart"/>
      <w:r>
        <w:t>caídas</w:t>
      </w:r>
      <w:proofErr w:type="spellEnd"/>
      <w:r>
        <w:t xml:space="preserve">, para </w:t>
      </w:r>
      <w:proofErr w:type="spellStart"/>
      <w:r>
        <w:t>que</w:t>
      </w:r>
      <w:proofErr w:type="spellEnd"/>
      <w:r>
        <w:t xml:space="preserve"> ese </w:t>
      </w:r>
      <w:proofErr w:type="spellStart"/>
      <w:r>
        <w:t>libro</w:t>
      </w:r>
      <w:proofErr w:type="spellEnd"/>
      <w:r>
        <w:t xml:space="preserve"> </w:t>
      </w:r>
      <w:proofErr w:type="spellStart"/>
      <w:r>
        <w:t>hablara</w:t>
      </w:r>
      <w:proofErr w:type="spellEnd"/>
      <w:r>
        <w:t xml:space="preserve"> a </w:t>
      </w:r>
      <w:proofErr w:type="spellStart"/>
      <w:r>
        <w:t>cada</w:t>
      </w:r>
      <w:proofErr w:type="spellEnd"/>
      <w:r>
        <w:t xml:space="preserve"> </w:t>
      </w:r>
      <w:proofErr w:type="spellStart"/>
      <w:r>
        <w:t>nueva</w:t>
      </w:r>
      <w:proofErr w:type="spellEnd"/>
      <w:r>
        <w:t xml:space="preserve"> </w:t>
      </w:r>
      <w:proofErr w:type="spellStart"/>
      <w:r>
        <w:t>generación</w:t>
      </w:r>
      <w:proofErr w:type="spellEnd"/>
      <w:r>
        <w:t xml:space="preserve"> de la </w:t>
      </w:r>
      <w:proofErr w:type="spellStart"/>
      <w:r>
        <w:t>evolución</w:t>
      </w:r>
      <w:proofErr w:type="spellEnd"/>
      <w:r>
        <w:t xml:space="preserve"> de </w:t>
      </w:r>
      <w:proofErr w:type="spellStart"/>
      <w:r>
        <w:t>aquel</w:t>
      </w:r>
      <w:proofErr w:type="spellEnd"/>
      <w:r>
        <w:t xml:space="preserve"> pueblo </w:t>
      </w:r>
      <w:proofErr w:type="spellStart"/>
      <w:r>
        <w:t>en</w:t>
      </w:r>
      <w:proofErr w:type="spellEnd"/>
      <w:r>
        <w:t xml:space="preserve"> </w:t>
      </w:r>
      <w:proofErr w:type="spellStart"/>
      <w:r>
        <w:t>el</w:t>
      </w:r>
      <w:proofErr w:type="spellEnd"/>
      <w:r>
        <w:t xml:space="preserve"> </w:t>
      </w:r>
      <w:proofErr w:type="spellStart"/>
      <w:r>
        <w:t>culto</w:t>
      </w:r>
      <w:proofErr w:type="spellEnd"/>
      <w:r>
        <w:t xml:space="preserve"> </w:t>
      </w:r>
      <w:proofErr w:type="spellStart"/>
      <w:r>
        <w:t>sagrado</w:t>
      </w:r>
      <w:proofErr w:type="spellEnd"/>
      <w:r>
        <w:t xml:space="preserve">. </w:t>
      </w:r>
      <w:proofErr w:type="spellStart"/>
      <w:r>
        <w:t>Aquel</w:t>
      </w:r>
      <w:proofErr w:type="spellEnd"/>
      <w:r>
        <w:t xml:space="preserve"> </w:t>
      </w:r>
      <w:proofErr w:type="spellStart"/>
      <w:r>
        <w:t>libro</w:t>
      </w:r>
      <w:proofErr w:type="spellEnd"/>
      <w:r>
        <w:t xml:space="preserve">, lo </w:t>
      </w:r>
      <w:proofErr w:type="spellStart"/>
      <w:r>
        <w:t>mismo</w:t>
      </w:r>
      <w:proofErr w:type="spellEnd"/>
      <w:r>
        <w:t xml:space="preserve"> </w:t>
      </w:r>
      <w:proofErr w:type="spellStart"/>
      <w:r>
        <w:t>guardó</w:t>
      </w:r>
      <w:proofErr w:type="spellEnd"/>
      <w:r>
        <w:t xml:space="preserve"> </w:t>
      </w:r>
      <w:proofErr w:type="spellStart"/>
      <w:r>
        <w:t>los</w:t>
      </w:r>
      <w:proofErr w:type="spellEnd"/>
      <w:r>
        <w:t xml:space="preserve"> </w:t>
      </w:r>
      <w:proofErr w:type="spellStart"/>
      <w:r>
        <w:t>nombres</w:t>
      </w:r>
      <w:proofErr w:type="spellEnd"/>
      <w:r>
        <w:t xml:space="preserve"> de </w:t>
      </w:r>
      <w:proofErr w:type="spellStart"/>
      <w:r>
        <w:t>los</w:t>
      </w:r>
      <w:proofErr w:type="spellEnd"/>
      <w:r>
        <w:t xml:space="preserve"> </w:t>
      </w:r>
      <w:proofErr w:type="spellStart"/>
      <w:r>
        <w:t>patriarcas</w:t>
      </w:r>
      <w:proofErr w:type="spellEnd"/>
      <w:r>
        <w:t xml:space="preserve"> </w:t>
      </w:r>
      <w:proofErr w:type="spellStart"/>
      <w:r>
        <w:t>amantes</w:t>
      </w:r>
      <w:proofErr w:type="spellEnd"/>
      <w:r>
        <w:t xml:space="preserve"> de la </w:t>
      </w:r>
      <w:proofErr w:type="spellStart"/>
      <w:r>
        <w:t>virtud</w:t>
      </w:r>
      <w:proofErr w:type="spellEnd"/>
      <w:r>
        <w:t xml:space="preserve"> y de la </w:t>
      </w:r>
      <w:proofErr w:type="spellStart"/>
      <w:r>
        <w:t>justicia</w:t>
      </w:r>
      <w:proofErr w:type="spellEnd"/>
      <w:r>
        <w:t xml:space="preserve">, </w:t>
      </w:r>
      <w:proofErr w:type="spellStart"/>
      <w:r>
        <w:t>modelos</w:t>
      </w:r>
      <w:proofErr w:type="spellEnd"/>
      <w:r>
        <w:t xml:space="preserve"> de </w:t>
      </w:r>
      <w:proofErr w:type="spellStart"/>
      <w:r>
        <w:t>fuerza</w:t>
      </w:r>
      <w:proofErr w:type="spellEnd"/>
      <w:r>
        <w:t xml:space="preserve"> </w:t>
      </w:r>
      <w:proofErr w:type="spellStart"/>
      <w:r>
        <w:t>en</w:t>
      </w:r>
      <w:proofErr w:type="spellEnd"/>
      <w:r>
        <w:t xml:space="preserve"> la </w:t>
      </w:r>
      <w:proofErr w:type="spellStart"/>
      <w:r>
        <w:t>fe</w:t>
      </w:r>
      <w:proofErr w:type="spellEnd"/>
      <w:r>
        <w:t xml:space="preserve">, </w:t>
      </w:r>
      <w:proofErr w:type="spellStart"/>
      <w:r>
        <w:t>que</w:t>
      </w:r>
      <w:proofErr w:type="spellEnd"/>
      <w:r>
        <w:t xml:space="preserve"> </w:t>
      </w:r>
      <w:proofErr w:type="spellStart"/>
      <w:r>
        <w:t>el</w:t>
      </w:r>
      <w:proofErr w:type="spellEnd"/>
      <w:r>
        <w:t xml:space="preserve"> de </w:t>
      </w:r>
      <w:proofErr w:type="spellStart"/>
      <w:r>
        <w:t>los</w:t>
      </w:r>
      <w:proofErr w:type="spellEnd"/>
      <w:r>
        <w:t xml:space="preserve"> </w:t>
      </w:r>
      <w:proofErr w:type="spellStart"/>
      <w:r>
        <w:t>profetas</w:t>
      </w:r>
      <w:proofErr w:type="spellEnd"/>
      <w:r>
        <w:t xml:space="preserve">, </w:t>
      </w:r>
      <w:proofErr w:type="spellStart"/>
      <w:r>
        <w:t>videntes</w:t>
      </w:r>
      <w:proofErr w:type="spellEnd"/>
      <w:r>
        <w:t xml:space="preserve"> del </w:t>
      </w:r>
      <w:proofErr w:type="spellStart"/>
      <w:r>
        <w:t>futuro</w:t>
      </w:r>
      <w:proofErr w:type="spellEnd"/>
      <w:r>
        <w:t xml:space="preserve">, </w:t>
      </w:r>
      <w:proofErr w:type="spellStart"/>
      <w:r>
        <w:t>por</w:t>
      </w:r>
      <w:proofErr w:type="spellEnd"/>
      <w:r>
        <w:t xml:space="preserve"> </w:t>
      </w:r>
      <w:proofErr w:type="spellStart"/>
      <w:r>
        <w:t>cuyas</w:t>
      </w:r>
      <w:proofErr w:type="spellEnd"/>
      <w:r>
        <w:t xml:space="preserve"> bocas </w:t>
      </w:r>
      <w:proofErr w:type="spellStart"/>
      <w:r>
        <w:t>habló</w:t>
      </w:r>
      <w:proofErr w:type="spellEnd"/>
      <w:r>
        <w:t xml:space="preserve"> </w:t>
      </w:r>
      <w:proofErr w:type="spellStart"/>
      <w:r>
        <w:t>siempre</w:t>
      </w:r>
      <w:proofErr w:type="spellEnd"/>
      <w:r>
        <w:t xml:space="preserve"> </w:t>
      </w:r>
      <w:proofErr w:type="spellStart"/>
      <w:r>
        <w:t>el</w:t>
      </w:r>
      <w:proofErr w:type="spellEnd"/>
      <w:r>
        <w:t xml:space="preserve"> </w:t>
      </w:r>
      <w:proofErr w:type="spellStart"/>
      <w:r>
        <w:t>Señor</w:t>
      </w:r>
      <w:proofErr w:type="spellEnd"/>
      <w:r>
        <w:t xml:space="preserve">, </w:t>
      </w:r>
      <w:proofErr w:type="spellStart"/>
      <w:r>
        <w:t>cuando</w:t>
      </w:r>
      <w:proofErr w:type="spellEnd"/>
      <w:r>
        <w:t xml:space="preserve"> </w:t>
      </w:r>
      <w:proofErr w:type="spellStart"/>
      <w:r>
        <w:t>vio</w:t>
      </w:r>
      <w:proofErr w:type="spellEnd"/>
      <w:r>
        <w:t xml:space="preserve"> a </w:t>
      </w:r>
      <w:proofErr w:type="spellStart"/>
      <w:r>
        <w:t>su</w:t>
      </w:r>
      <w:proofErr w:type="spellEnd"/>
      <w:r>
        <w:t xml:space="preserve"> pueblo al </w:t>
      </w:r>
      <w:proofErr w:type="spellStart"/>
      <w:r>
        <w:t>borde</w:t>
      </w:r>
      <w:proofErr w:type="spellEnd"/>
      <w:r>
        <w:t xml:space="preserve"> de un </w:t>
      </w:r>
      <w:proofErr w:type="spellStart"/>
      <w:r>
        <w:t>peligro</w:t>
      </w:r>
      <w:proofErr w:type="spellEnd"/>
      <w:r>
        <w:t xml:space="preserve">. También </w:t>
      </w:r>
      <w:proofErr w:type="spellStart"/>
      <w:r>
        <w:t>recogió</w:t>
      </w:r>
      <w:proofErr w:type="spellEnd"/>
      <w:r>
        <w:t xml:space="preserve"> </w:t>
      </w:r>
      <w:proofErr w:type="spellStart"/>
      <w:r>
        <w:t>los</w:t>
      </w:r>
      <w:proofErr w:type="spellEnd"/>
      <w:r>
        <w:t xml:space="preserve"> </w:t>
      </w:r>
      <w:proofErr w:type="spellStart"/>
      <w:r>
        <w:t>nombres</w:t>
      </w:r>
      <w:proofErr w:type="spellEnd"/>
      <w:r>
        <w:t xml:space="preserve"> de </w:t>
      </w:r>
      <w:proofErr w:type="spellStart"/>
      <w:r>
        <w:t>los</w:t>
      </w:r>
      <w:proofErr w:type="spellEnd"/>
      <w:r>
        <w:t xml:space="preserve"> </w:t>
      </w:r>
      <w:proofErr w:type="spellStart"/>
      <w:r>
        <w:t>perversos</w:t>
      </w:r>
      <w:proofErr w:type="spellEnd"/>
      <w:r>
        <w:t xml:space="preserve">, de </w:t>
      </w:r>
      <w:proofErr w:type="spellStart"/>
      <w:r>
        <w:t>los</w:t>
      </w:r>
      <w:proofErr w:type="spellEnd"/>
      <w:r>
        <w:t xml:space="preserve"> </w:t>
      </w:r>
      <w:proofErr w:type="spellStart"/>
      <w:r>
        <w:t>traidores</w:t>
      </w:r>
      <w:proofErr w:type="spellEnd"/>
      <w:r>
        <w:t xml:space="preserve">, de </w:t>
      </w:r>
      <w:proofErr w:type="spellStart"/>
      <w:r>
        <w:t>los</w:t>
      </w:r>
      <w:proofErr w:type="spellEnd"/>
      <w:r>
        <w:t xml:space="preserve"> </w:t>
      </w:r>
      <w:proofErr w:type="spellStart"/>
      <w:r>
        <w:t>desobedientes</w:t>
      </w:r>
      <w:proofErr w:type="spellEnd"/>
      <w:r>
        <w:t xml:space="preserve">, </w:t>
      </w:r>
      <w:proofErr w:type="spellStart"/>
      <w:r>
        <w:t>porque</w:t>
      </w:r>
      <w:proofErr w:type="spellEnd"/>
      <w:r>
        <w:t xml:space="preserve"> </w:t>
      </w:r>
      <w:proofErr w:type="spellStart"/>
      <w:r>
        <w:t>cada</w:t>
      </w:r>
      <w:proofErr w:type="spellEnd"/>
      <w:r>
        <w:t xml:space="preserve"> </w:t>
      </w:r>
      <w:proofErr w:type="spellStart"/>
      <w:r>
        <w:t>caso</w:t>
      </w:r>
      <w:proofErr w:type="spellEnd"/>
      <w:r>
        <w:t xml:space="preserve">, </w:t>
      </w:r>
      <w:proofErr w:type="spellStart"/>
      <w:r>
        <w:t>cada</w:t>
      </w:r>
      <w:proofErr w:type="spellEnd"/>
      <w:r>
        <w:t xml:space="preserve"> </w:t>
      </w:r>
      <w:proofErr w:type="spellStart"/>
      <w:r>
        <w:t>ejemplo</w:t>
      </w:r>
      <w:proofErr w:type="spellEnd"/>
      <w:r>
        <w:t xml:space="preserve">, es </w:t>
      </w:r>
      <w:proofErr w:type="spellStart"/>
      <w:r>
        <w:t>una</w:t>
      </w:r>
      <w:proofErr w:type="spellEnd"/>
      <w:r>
        <w:t xml:space="preserve"> </w:t>
      </w:r>
      <w:proofErr w:type="spellStart"/>
      <w:r>
        <w:t>lección</w:t>
      </w:r>
      <w:proofErr w:type="spellEnd"/>
      <w:r>
        <w:t xml:space="preserve"> y a </w:t>
      </w:r>
      <w:proofErr w:type="spellStart"/>
      <w:r>
        <w:t>veces</w:t>
      </w:r>
      <w:proofErr w:type="spellEnd"/>
      <w:r>
        <w:t xml:space="preserve"> un </w:t>
      </w:r>
      <w:proofErr w:type="spellStart"/>
      <w:r>
        <w:t>símbolo</w:t>
      </w:r>
      <w:proofErr w:type="spellEnd"/>
      <w:r>
        <w:t xml:space="preserve">.  </w:t>
      </w:r>
    </w:p>
    <w:p w14:paraId="4E603009" w14:textId="77777777" w:rsidR="00F50769" w:rsidRDefault="00F50769" w:rsidP="00F50769">
      <w:r>
        <w:t xml:space="preserve">32. Cuando vine </w:t>
      </w:r>
      <w:proofErr w:type="spellStart"/>
      <w:r>
        <w:t>en</w:t>
      </w:r>
      <w:proofErr w:type="spellEnd"/>
      <w:r>
        <w:t xml:space="preserve"> Jesús a </w:t>
      </w:r>
      <w:proofErr w:type="spellStart"/>
      <w:r>
        <w:t>habitar</w:t>
      </w:r>
      <w:proofErr w:type="spellEnd"/>
      <w:r>
        <w:t xml:space="preserve"> entre </w:t>
      </w:r>
      <w:proofErr w:type="spellStart"/>
      <w:r>
        <w:t>los</w:t>
      </w:r>
      <w:proofErr w:type="spellEnd"/>
      <w:r>
        <w:t xml:space="preserve"> hombres, </w:t>
      </w:r>
      <w:proofErr w:type="spellStart"/>
      <w:r>
        <w:t>sólo</w:t>
      </w:r>
      <w:proofErr w:type="spellEnd"/>
      <w:r>
        <w:t xml:space="preserve"> </w:t>
      </w:r>
      <w:proofErr w:type="spellStart"/>
      <w:r>
        <w:t>cuando</w:t>
      </w:r>
      <w:proofErr w:type="spellEnd"/>
      <w:r>
        <w:t xml:space="preserve"> </w:t>
      </w:r>
      <w:proofErr w:type="spellStart"/>
      <w:r>
        <w:t>fue</w:t>
      </w:r>
      <w:proofErr w:type="spellEnd"/>
      <w:r>
        <w:t xml:space="preserve"> </w:t>
      </w:r>
      <w:proofErr w:type="spellStart"/>
      <w:r>
        <w:t>necesario</w:t>
      </w:r>
      <w:proofErr w:type="spellEnd"/>
      <w:r>
        <w:t xml:space="preserve"> </w:t>
      </w:r>
      <w:proofErr w:type="spellStart"/>
      <w:r>
        <w:t>tomé</w:t>
      </w:r>
      <w:proofErr w:type="spellEnd"/>
      <w:r>
        <w:t xml:space="preserve"> de la </w:t>
      </w:r>
      <w:proofErr w:type="spellStart"/>
      <w:r>
        <w:t>esencia</w:t>
      </w:r>
      <w:proofErr w:type="spellEnd"/>
      <w:r>
        <w:t xml:space="preserve"> de </w:t>
      </w:r>
      <w:proofErr w:type="spellStart"/>
      <w:r>
        <w:t>aquellas</w:t>
      </w:r>
      <w:proofErr w:type="spellEnd"/>
      <w:r>
        <w:t xml:space="preserve"> </w:t>
      </w:r>
      <w:proofErr w:type="spellStart"/>
      <w:r>
        <w:t>escrituras</w:t>
      </w:r>
      <w:proofErr w:type="spellEnd"/>
      <w:r>
        <w:t xml:space="preserve">, del </w:t>
      </w:r>
      <w:proofErr w:type="spellStart"/>
      <w:r>
        <w:t>sentido</w:t>
      </w:r>
      <w:proofErr w:type="spellEnd"/>
      <w:r>
        <w:t xml:space="preserve"> de </w:t>
      </w:r>
      <w:proofErr w:type="spellStart"/>
      <w:r>
        <w:t>aquellas</w:t>
      </w:r>
      <w:proofErr w:type="spellEnd"/>
      <w:r>
        <w:t xml:space="preserve"> </w:t>
      </w:r>
      <w:proofErr w:type="spellStart"/>
      <w:r>
        <w:t>obras</w:t>
      </w:r>
      <w:proofErr w:type="spellEnd"/>
      <w:r>
        <w:t xml:space="preserve"> para </w:t>
      </w:r>
      <w:proofErr w:type="spellStart"/>
      <w:r>
        <w:t>dar</w:t>
      </w:r>
      <w:proofErr w:type="spellEnd"/>
      <w:r>
        <w:t xml:space="preserve"> mis </w:t>
      </w:r>
      <w:proofErr w:type="spellStart"/>
      <w:r>
        <w:t>lecciones</w:t>
      </w:r>
      <w:proofErr w:type="spellEnd"/>
      <w:r>
        <w:t xml:space="preserve">; lo material y lo </w:t>
      </w:r>
      <w:proofErr w:type="spellStart"/>
      <w:r>
        <w:t>superfluo</w:t>
      </w:r>
      <w:proofErr w:type="spellEnd"/>
      <w:r>
        <w:t xml:space="preserve"> </w:t>
      </w:r>
      <w:proofErr w:type="spellStart"/>
      <w:r>
        <w:t>jamás</w:t>
      </w:r>
      <w:proofErr w:type="spellEnd"/>
      <w:r>
        <w:t xml:space="preserve"> lo </w:t>
      </w:r>
      <w:proofErr w:type="spellStart"/>
      <w:r>
        <w:t>ensalcé</w:t>
      </w:r>
      <w:proofErr w:type="spellEnd"/>
      <w:r>
        <w:t xml:space="preserve">. ¿No </w:t>
      </w:r>
      <w:proofErr w:type="spellStart"/>
      <w:r>
        <w:t>recordáis</w:t>
      </w:r>
      <w:proofErr w:type="spellEnd"/>
      <w:r>
        <w:t xml:space="preserve"> </w:t>
      </w:r>
      <w:proofErr w:type="spellStart"/>
      <w:r>
        <w:t>que</w:t>
      </w:r>
      <w:proofErr w:type="spellEnd"/>
      <w:r>
        <w:t xml:space="preserve"> </w:t>
      </w:r>
      <w:proofErr w:type="spellStart"/>
      <w:r>
        <w:t>mencioné</w:t>
      </w:r>
      <w:proofErr w:type="spellEnd"/>
      <w:r>
        <w:t xml:space="preserve"> al </w:t>
      </w:r>
      <w:proofErr w:type="spellStart"/>
      <w:r>
        <w:t>justo</w:t>
      </w:r>
      <w:proofErr w:type="spellEnd"/>
      <w:r>
        <w:t xml:space="preserve"> Abel, </w:t>
      </w:r>
      <w:proofErr w:type="spellStart"/>
      <w:r>
        <w:t>que</w:t>
      </w:r>
      <w:proofErr w:type="spellEnd"/>
      <w:r>
        <w:t xml:space="preserve"> </w:t>
      </w:r>
      <w:proofErr w:type="spellStart"/>
      <w:r>
        <w:t>ponderé</w:t>
      </w:r>
      <w:proofErr w:type="spellEnd"/>
      <w:r>
        <w:t xml:space="preserve"> la </w:t>
      </w:r>
      <w:proofErr w:type="spellStart"/>
      <w:r>
        <w:t>paciencia</w:t>
      </w:r>
      <w:proofErr w:type="spellEnd"/>
      <w:r>
        <w:t xml:space="preserve"> de Job y </w:t>
      </w:r>
      <w:proofErr w:type="spellStart"/>
      <w:r>
        <w:t>mencioné</w:t>
      </w:r>
      <w:proofErr w:type="spellEnd"/>
      <w:r>
        <w:t xml:space="preserve"> la </w:t>
      </w:r>
      <w:proofErr w:type="spellStart"/>
      <w:r>
        <w:t>sabiduría</w:t>
      </w:r>
      <w:proofErr w:type="spellEnd"/>
      <w:r>
        <w:t xml:space="preserve"> y </w:t>
      </w:r>
      <w:proofErr w:type="spellStart"/>
      <w:r>
        <w:t>el</w:t>
      </w:r>
      <w:proofErr w:type="spellEnd"/>
      <w:r>
        <w:t xml:space="preserve"> </w:t>
      </w:r>
      <w:proofErr w:type="spellStart"/>
      <w:r>
        <w:t>esplendor</w:t>
      </w:r>
      <w:proofErr w:type="spellEnd"/>
      <w:r>
        <w:t xml:space="preserve"> de Salomón? ¿Verdad </w:t>
      </w:r>
      <w:proofErr w:type="spellStart"/>
      <w:r>
        <w:t>que</w:t>
      </w:r>
      <w:proofErr w:type="spellEnd"/>
      <w:r>
        <w:t xml:space="preserve"> </w:t>
      </w:r>
      <w:proofErr w:type="spellStart"/>
      <w:r>
        <w:t>en</w:t>
      </w:r>
      <w:proofErr w:type="spellEnd"/>
      <w:r>
        <w:t xml:space="preserve"> </w:t>
      </w:r>
      <w:proofErr w:type="spellStart"/>
      <w:r>
        <w:t>muchas</w:t>
      </w:r>
      <w:proofErr w:type="spellEnd"/>
      <w:r>
        <w:t xml:space="preserve"> </w:t>
      </w:r>
      <w:proofErr w:type="spellStart"/>
      <w:r>
        <w:t>ocasiones</w:t>
      </w:r>
      <w:proofErr w:type="spellEnd"/>
      <w:r>
        <w:t xml:space="preserve"> </w:t>
      </w:r>
      <w:proofErr w:type="spellStart"/>
      <w:r>
        <w:t>recordé</w:t>
      </w:r>
      <w:proofErr w:type="spellEnd"/>
      <w:r>
        <w:t xml:space="preserve"> </w:t>
      </w:r>
      <w:proofErr w:type="gramStart"/>
      <w:r>
        <w:t>a</w:t>
      </w:r>
      <w:proofErr w:type="gramEnd"/>
      <w:r>
        <w:t xml:space="preserve"> Abraham y </w:t>
      </w:r>
      <w:proofErr w:type="spellStart"/>
      <w:r>
        <w:t>hablé</w:t>
      </w:r>
      <w:proofErr w:type="spellEnd"/>
      <w:r>
        <w:t xml:space="preserve"> de </w:t>
      </w:r>
      <w:proofErr w:type="spellStart"/>
      <w:r>
        <w:t>los</w:t>
      </w:r>
      <w:proofErr w:type="spellEnd"/>
      <w:r>
        <w:t xml:space="preserve"> </w:t>
      </w:r>
      <w:proofErr w:type="spellStart"/>
      <w:r>
        <w:t>profetas</w:t>
      </w:r>
      <w:proofErr w:type="spellEnd"/>
      <w:r>
        <w:t xml:space="preserve">, y </w:t>
      </w:r>
      <w:proofErr w:type="spellStart"/>
      <w:r>
        <w:t>que</w:t>
      </w:r>
      <w:proofErr w:type="spellEnd"/>
      <w:r>
        <w:t xml:space="preserve"> </w:t>
      </w:r>
      <w:proofErr w:type="spellStart"/>
      <w:r>
        <w:t>refiriéndome</w:t>
      </w:r>
      <w:proofErr w:type="spellEnd"/>
      <w:r>
        <w:t xml:space="preserve"> a Moisés </w:t>
      </w:r>
      <w:proofErr w:type="spellStart"/>
      <w:r>
        <w:t>os</w:t>
      </w:r>
      <w:proofErr w:type="spellEnd"/>
      <w:r>
        <w:t xml:space="preserve"> </w:t>
      </w:r>
      <w:proofErr w:type="spellStart"/>
      <w:r>
        <w:t>dije</w:t>
      </w:r>
      <w:proofErr w:type="spellEnd"/>
      <w:r>
        <w:t xml:space="preserve"> </w:t>
      </w:r>
      <w:proofErr w:type="spellStart"/>
      <w:r>
        <w:t>que</w:t>
      </w:r>
      <w:proofErr w:type="spellEnd"/>
      <w:r>
        <w:t xml:space="preserve"> </w:t>
      </w:r>
      <w:proofErr w:type="spellStart"/>
      <w:r>
        <w:t>Yo</w:t>
      </w:r>
      <w:proofErr w:type="spellEnd"/>
      <w:r>
        <w:t xml:space="preserve"> no </w:t>
      </w:r>
      <w:proofErr w:type="spellStart"/>
      <w:r>
        <w:t>venía</w:t>
      </w:r>
      <w:proofErr w:type="spellEnd"/>
      <w:r>
        <w:t xml:space="preserve"> a </w:t>
      </w:r>
      <w:proofErr w:type="spellStart"/>
      <w:r>
        <w:t>borrar</w:t>
      </w:r>
      <w:proofErr w:type="spellEnd"/>
      <w:r>
        <w:t xml:space="preserve"> la Ley </w:t>
      </w:r>
      <w:proofErr w:type="spellStart"/>
      <w:r>
        <w:t>que</w:t>
      </w:r>
      <w:proofErr w:type="spellEnd"/>
      <w:r>
        <w:t xml:space="preserve"> </w:t>
      </w:r>
      <w:proofErr w:type="spellStart"/>
      <w:r>
        <w:t>él</w:t>
      </w:r>
      <w:proofErr w:type="spellEnd"/>
      <w:r>
        <w:t xml:space="preserve"> </w:t>
      </w:r>
      <w:proofErr w:type="spellStart"/>
      <w:r>
        <w:t>recibió</w:t>
      </w:r>
      <w:proofErr w:type="spellEnd"/>
      <w:r>
        <w:t xml:space="preserve">, </w:t>
      </w:r>
      <w:proofErr w:type="spellStart"/>
      <w:r>
        <w:t>sino</w:t>
      </w:r>
      <w:proofErr w:type="spellEnd"/>
      <w:r>
        <w:t xml:space="preserve"> a </w:t>
      </w:r>
      <w:proofErr w:type="spellStart"/>
      <w:r>
        <w:t>darle</w:t>
      </w:r>
      <w:proofErr w:type="spellEnd"/>
      <w:r>
        <w:t xml:space="preserve"> </w:t>
      </w:r>
      <w:proofErr w:type="spellStart"/>
      <w:r>
        <w:t>cumplimiento</w:t>
      </w:r>
      <w:proofErr w:type="spellEnd"/>
      <w:r>
        <w:t xml:space="preserve">? </w:t>
      </w:r>
    </w:p>
    <w:p w14:paraId="5B1FB3BE" w14:textId="77777777" w:rsidR="00F50769" w:rsidRDefault="00F50769" w:rsidP="00F50769">
      <w:r>
        <w:t xml:space="preserve">33. Si Cristo </w:t>
      </w:r>
      <w:proofErr w:type="spellStart"/>
      <w:r>
        <w:t>fue</w:t>
      </w:r>
      <w:proofErr w:type="spellEnd"/>
      <w:r>
        <w:t xml:space="preserve"> </w:t>
      </w:r>
      <w:proofErr w:type="spellStart"/>
      <w:r>
        <w:t>el</w:t>
      </w:r>
      <w:proofErr w:type="spellEnd"/>
      <w:r>
        <w:t xml:space="preserve"> Cordero de Dios </w:t>
      </w:r>
      <w:proofErr w:type="spellStart"/>
      <w:r>
        <w:t>que</w:t>
      </w:r>
      <w:proofErr w:type="spellEnd"/>
      <w:r>
        <w:t xml:space="preserve"> borra </w:t>
      </w:r>
      <w:proofErr w:type="spellStart"/>
      <w:r>
        <w:t>los</w:t>
      </w:r>
      <w:proofErr w:type="spellEnd"/>
      <w:r>
        <w:t xml:space="preserve"> </w:t>
      </w:r>
      <w:proofErr w:type="spellStart"/>
      <w:r>
        <w:t>pecados</w:t>
      </w:r>
      <w:proofErr w:type="spellEnd"/>
      <w:r>
        <w:t xml:space="preserve"> del </w:t>
      </w:r>
      <w:proofErr w:type="spellStart"/>
      <w:r>
        <w:t>mundo</w:t>
      </w:r>
      <w:proofErr w:type="spellEnd"/>
      <w:r>
        <w:t xml:space="preserve">, hasta </w:t>
      </w:r>
      <w:proofErr w:type="spellStart"/>
      <w:r>
        <w:t>en</w:t>
      </w:r>
      <w:proofErr w:type="spellEnd"/>
      <w:r>
        <w:t xml:space="preserve"> </w:t>
      </w:r>
      <w:proofErr w:type="spellStart"/>
      <w:r>
        <w:t>esto</w:t>
      </w:r>
      <w:proofErr w:type="spellEnd"/>
      <w:r>
        <w:t xml:space="preserve"> </w:t>
      </w:r>
      <w:proofErr w:type="spellStart"/>
      <w:r>
        <w:t>tendría</w:t>
      </w:r>
      <w:proofErr w:type="spellEnd"/>
      <w:r>
        <w:t xml:space="preserve"> </w:t>
      </w:r>
      <w:proofErr w:type="spellStart"/>
      <w:r>
        <w:t>Yo</w:t>
      </w:r>
      <w:proofErr w:type="spellEnd"/>
      <w:r>
        <w:t xml:space="preserve"> </w:t>
      </w:r>
      <w:proofErr w:type="spellStart"/>
      <w:r>
        <w:t>que</w:t>
      </w:r>
      <w:proofErr w:type="spellEnd"/>
      <w:r>
        <w:t xml:space="preserve"> </w:t>
      </w:r>
      <w:proofErr w:type="spellStart"/>
      <w:r>
        <w:t>ensalzar</w:t>
      </w:r>
      <w:proofErr w:type="spellEnd"/>
      <w:r>
        <w:t xml:space="preserve"> </w:t>
      </w:r>
      <w:proofErr w:type="spellStart"/>
      <w:r>
        <w:t>únicamente</w:t>
      </w:r>
      <w:proofErr w:type="spellEnd"/>
      <w:r>
        <w:t xml:space="preserve"> lo bueno y </w:t>
      </w:r>
      <w:proofErr w:type="spellStart"/>
      <w:r>
        <w:t>borrar</w:t>
      </w:r>
      <w:proofErr w:type="spellEnd"/>
      <w:r>
        <w:t xml:space="preserve"> lo </w:t>
      </w:r>
      <w:proofErr w:type="spellStart"/>
      <w:r>
        <w:t>malo</w:t>
      </w:r>
      <w:proofErr w:type="spellEnd"/>
      <w:r>
        <w:t xml:space="preserve">. </w:t>
      </w:r>
    </w:p>
    <w:p w14:paraId="6A3F5E22" w14:textId="77777777" w:rsidR="00F50769" w:rsidRDefault="00F50769" w:rsidP="00F50769">
      <w:r>
        <w:t xml:space="preserve">34. Mi </w:t>
      </w:r>
      <w:proofErr w:type="spellStart"/>
      <w:r>
        <w:t>vida</w:t>
      </w:r>
      <w:proofErr w:type="spellEnd"/>
      <w:r>
        <w:t xml:space="preserve"> </w:t>
      </w:r>
      <w:proofErr w:type="spellStart"/>
      <w:r>
        <w:t>transformó</w:t>
      </w:r>
      <w:proofErr w:type="spellEnd"/>
      <w:r>
        <w:t xml:space="preserve"> la </w:t>
      </w:r>
      <w:proofErr w:type="spellStart"/>
      <w:r>
        <w:t>vida</w:t>
      </w:r>
      <w:proofErr w:type="spellEnd"/>
      <w:r>
        <w:t xml:space="preserve"> de </w:t>
      </w:r>
      <w:proofErr w:type="spellStart"/>
      <w:r>
        <w:t>los</w:t>
      </w:r>
      <w:proofErr w:type="spellEnd"/>
      <w:r>
        <w:t xml:space="preserve"> hombres; mi </w:t>
      </w:r>
      <w:proofErr w:type="spellStart"/>
      <w:r>
        <w:t>muerte</w:t>
      </w:r>
      <w:proofErr w:type="spellEnd"/>
      <w:r>
        <w:t xml:space="preserve"> </w:t>
      </w:r>
      <w:proofErr w:type="spellStart"/>
      <w:r>
        <w:t>abrió</w:t>
      </w:r>
      <w:proofErr w:type="spellEnd"/>
      <w:r>
        <w:t xml:space="preserve"> </w:t>
      </w:r>
      <w:proofErr w:type="spellStart"/>
      <w:r>
        <w:t>los</w:t>
      </w:r>
      <w:proofErr w:type="spellEnd"/>
      <w:r>
        <w:t xml:space="preserve"> ojos </w:t>
      </w:r>
      <w:proofErr w:type="spellStart"/>
      <w:r>
        <w:t>cegados</w:t>
      </w:r>
      <w:proofErr w:type="spellEnd"/>
      <w:r>
        <w:t xml:space="preserve"> </w:t>
      </w:r>
      <w:proofErr w:type="spellStart"/>
      <w:r>
        <w:t>por</w:t>
      </w:r>
      <w:proofErr w:type="spellEnd"/>
      <w:r>
        <w:t xml:space="preserve"> la </w:t>
      </w:r>
      <w:proofErr w:type="spellStart"/>
      <w:r>
        <w:t>tiniebla</w:t>
      </w:r>
      <w:proofErr w:type="spellEnd"/>
      <w:r>
        <w:t xml:space="preserve"> del </w:t>
      </w:r>
      <w:proofErr w:type="spellStart"/>
      <w:r>
        <w:t>materialismo</w:t>
      </w:r>
      <w:proofErr w:type="spellEnd"/>
      <w:r>
        <w:t xml:space="preserve"> a la luz de la </w:t>
      </w:r>
      <w:proofErr w:type="spellStart"/>
      <w:r>
        <w:t>verdad</w:t>
      </w:r>
      <w:proofErr w:type="spellEnd"/>
      <w:r>
        <w:t xml:space="preserve">, y </w:t>
      </w:r>
      <w:proofErr w:type="spellStart"/>
      <w:r>
        <w:t>el</w:t>
      </w:r>
      <w:proofErr w:type="spellEnd"/>
      <w:r>
        <w:t xml:space="preserve"> </w:t>
      </w:r>
      <w:proofErr w:type="spellStart"/>
      <w:r>
        <w:t>culto</w:t>
      </w:r>
      <w:proofErr w:type="spellEnd"/>
      <w:r>
        <w:t xml:space="preserve"> a Dios </w:t>
      </w:r>
      <w:proofErr w:type="spellStart"/>
      <w:r>
        <w:t>dio</w:t>
      </w:r>
      <w:proofErr w:type="spellEnd"/>
      <w:r>
        <w:t xml:space="preserve"> un paso grande </w:t>
      </w:r>
      <w:proofErr w:type="spellStart"/>
      <w:r>
        <w:t>hacia</w:t>
      </w:r>
      <w:proofErr w:type="spellEnd"/>
      <w:r>
        <w:t xml:space="preserve"> la </w:t>
      </w:r>
      <w:proofErr w:type="spellStart"/>
      <w:r>
        <w:t>perfección</w:t>
      </w:r>
      <w:proofErr w:type="spellEnd"/>
      <w:r>
        <w:t xml:space="preserve">, </w:t>
      </w:r>
      <w:proofErr w:type="spellStart"/>
      <w:r>
        <w:t>porque</w:t>
      </w:r>
      <w:proofErr w:type="spellEnd"/>
      <w:r>
        <w:t xml:space="preserve"> </w:t>
      </w:r>
      <w:proofErr w:type="spellStart"/>
      <w:r>
        <w:t>el</w:t>
      </w:r>
      <w:proofErr w:type="spellEnd"/>
      <w:r>
        <w:t xml:space="preserve"> amor del Maestro </w:t>
      </w:r>
      <w:proofErr w:type="spellStart"/>
      <w:r>
        <w:t>hizo</w:t>
      </w:r>
      <w:proofErr w:type="spellEnd"/>
      <w:r>
        <w:t xml:space="preserve"> </w:t>
      </w:r>
      <w:proofErr w:type="spellStart"/>
      <w:r>
        <w:t>que</w:t>
      </w:r>
      <w:proofErr w:type="spellEnd"/>
      <w:r>
        <w:t xml:space="preserve"> </w:t>
      </w:r>
      <w:proofErr w:type="spellStart"/>
      <w:r>
        <w:t>los</w:t>
      </w:r>
      <w:proofErr w:type="spellEnd"/>
      <w:r>
        <w:t xml:space="preserve"> hombres </w:t>
      </w:r>
      <w:proofErr w:type="spellStart"/>
      <w:r>
        <w:t>tuviesen</w:t>
      </w:r>
      <w:proofErr w:type="spellEnd"/>
      <w:r>
        <w:t xml:space="preserve"> </w:t>
      </w:r>
      <w:proofErr w:type="spellStart"/>
      <w:r>
        <w:t>una</w:t>
      </w:r>
      <w:proofErr w:type="spellEnd"/>
      <w:r>
        <w:t xml:space="preserve"> </w:t>
      </w:r>
      <w:proofErr w:type="spellStart"/>
      <w:r>
        <w:t>nueva</w:t>
      </w:r>
      <w:proofErr w:type="spellEnd"/>
      <w:r>
        <w:t xml:space="preserve"> </w:t>
      </w:r>
      <w:proofErr w:type="spellStart"/>
      <w:r>
        <w:t>concepción</w:t>
      </w:r>
      <w:proofErr w:type="spellEnd"/>
      <w:r>
        <w:t xml:space="preserve"> de la </w:t>
      </w:r>
      <w:proofErr w:type="spellStart"/>
      <w:r>
        <w:t>justicia</w:t>
      </w:r>
      <w:proofErr w:type="spellEnd"/>
      <w:r>
        <w:t xml:space="preserve"> </w:t>
      </w:r>
      <w:proofErr w:type="spellStart"/>
      <w:r>
        <w:t>divina</w:t>
      </w:r>
      <w:proofErr w:type="spellEnd"/>
      <w:r>
        <w:t xml:space="preserve">, Como </w:t>
      </w:r>
      <w:proofErr w:type="spellStart"/>
      <w:r>
        <w:t>si</w:t>
      </w:r>
      <w:proofErr w:type="spellEnd"/>
      <w:r>
        <w:t xml:space="preserve"> un nuevo Dios </w:t>
      </w:r>
      <w:proofErr w:type="spellStart"/>
      <w:r>
        <w:t>hubiese</w:t>
      </w:r>
      <w:proofErr w:type="spellEnd"/>
      <w:r>
        <w:t xml:space="preserve"> </w:t>
      </w:r>
      <w:proofErr w:type="spellStart"/>
      <w:r>
        <w:t>aparecido</w:t>
      </w:r>
      <w:proofErr w:type="spellEnd"/>
      <w:r>
        <w:t xml:space="preserve"> </w:t>
      </w:r>
      <w:proofErr w:type="spellStart"/>
      <w:r>
        <w:t>delante</w:t>
      </w:r>
      <w:proofErr w:type="spellEnd"/>
      <w:r>
        <w:t xml:space="preserve"> de </w:t>
      </w:r>
    </w:p>
    <w:p w14:paraId="1C0B1D97" w14:textId="77777777" w:rsidR="00F50769" w:rsidRDefault="00F50769" w:rsidP="00F50769">
      <w:proofErr w:type="spellStart"/>
      <w:r>
        <w:t>aquel</w:t>
      </w:r>
      <w:proofErr w:type="spellEnd"/>
      <w:r>
        <w:t xml:space="preserve"> pueblo, </w:t>
      </w:r>
      <w:proofErr w:type="spellStart"/>
      <w:r>
        <w:t>así</w:t>
      </w:r>
      <w:proofErr w:type="spellEnd"/>
      <w:r>
        <w:t xml:space="preserve"> mi </w:t>
      </w:r>
      <w:proofErr w:type="spellStart"/>
      <w:r>
        <w:t>Doctrina</w:t>
      </w:r>
      <w:proofErr w:type="spellEnd"/>
      <w:r>
        <w:t xml:space="preserve"> y mis </w:t>
      </w:r>
      <w:proofErr w:type="spellStart"/>
      <w:r>
        <w:t>obras</w:t>
      </w:r>
      <w:proofErr w:type="spellEnd"/>
      <w:r>
        <w:t xml:space="preserve"> </w:t>
      </w:r>
      <w:proofErr w:type="spellStart"/>
      <w:r>
        <w:t>hicieron</w:t>
      </w:r>
      <w:proofErr w:type="spellEnd"/>
      <w:r>
        <w:t xml:space="preserve"> </w:t>
      </w:r>
      <w:proofErr w:type="spellStart"/>
      <w:r>
        <w:t>ver</w:t>
      </w:r>
      <w:proofErr w:type="spellEnd"/>
      <w:r>
        <w:t xml:space="preserve"> al </w:t>
      </w:r>
      <w:proofErr w:type="spellStart"/>
      <w:r>
        <w:t>mundo</w:t>
      </w:r>
      <w:proofErr w:type="spellEnd"/>
      <w:r>
        <w:t xml:space="preserve"> la </w:t>
      </w:r>
      <w:proofErr w:type="spellStart"/>
      <w:r>
        <w:t>verdad</w:t>
      </w:r>
      <w:proofErr w:type="spellEnd"/>
      <w:r>
        <w:t xml:space="preserve"> </w:t>
      </w:r>
      <w:proofErr w:type="spellStart"/>
      <w:r>
        <w:t>que</w:t>
      </w:r>
      <w:proofErr w:type="spellEnd"/>
      <w:r>
        <w:t xml:space="preserve"> antes no </w:t>
      </w:r>
      <w:proofErr w:type="spellStart"/>
      <w:r>
        <w:t>alcanzaban</w:t>
      </w:r>
      <w:proofErr w:type="spellEnd"/>
      <w:r>
        <w:t xml:space="preserve"> a </w:t>
      </w:r>
      <w:proofErr w:type="spellStart"/>
      <w:r>
        <w:t>contemplar</w:t>
      </w:r>
      <w:proofErr w:type="spellEnd"/>
      <w:r>
        <w:t xml:space="preserve">. </w:t>
      </w:r>
    </w:p>
    <w:p w14:paraId="717AD829" w14:textId="77777777" w:rsidR="00F50769" w:rsidRDefault="00F50769" w:rsidP="00F50769">
      <w:r>
        <w:t xml:space="preserve">35. Dios, </w:t>
      </w:r>
      <w:proofErr w:type="spellStart"/>
      <w:r>
        <w:t>el</w:t>
      </w:r>
      <w:proofErr w:type="spellEnd"/>
      <w:r>
        <w:t xml:space="preserve"> </w:t>
      </w:r>
      <w:proofErr w:type="spellStart"/>
      <w:r>
        <w:t>inmutable</w:t>
      </w:r>
      <w:proofErr w:type="spellEnd"/>
      <w:r>
        <w:t xml:space="preserve">, no </w:t>
      </w:r>
      <w:proofErr w:type="spellStart"/>
      <w:r>
        <w:t>podía</w:t>
      </w:r>
      <w:proofErr w:type="spellEnd"/>
      <w:r>
        <w:t xml:space="preserve"> </w:t>
      </w:r>
      <w:proofErr w:type="spellStart"/>
      <w:r>
        <w:t>haber</w:t>
      </w:r>
      <w:proofErr w:type="spellEnd"/>
      <w:r>
        <w:t xml:space="preserve"> </w:t>
      </w:r>
      <w:proofErr w:type="spellStart"/>
      <w:r>
        <w:t>cambiado</w:t>
      </w:r>
      <w:proofErr w:type="spellEnd"/>
      <w:r>
        <w:t xml:space="preserve"> </w:t>
      </w:r>
      <w:proofErr w:type="spellStart"/>
      <w:r>
        <w:t>en</w:t>
      </w:r>
      <w:proofErr w:type="spellEnd"/>
      <w:r>
        <w:t xml:space="preserve"> </w:t>
      </w:r>
      <w:proofErr w:type="spellStart"/>
      <w:r>
        <w:t>su</w:t>
      </w:r>
      <w:proofErr w:type="spellEnd"/>
      <w:r>
        <w:t xml:space="preserve"> </w:t>
      </w:r>
      <w:proofErr w:type="spellStart"/>
      <w:r>
        <w:t>esencia</w:t>
      </w:r>
      <w:proofErr w:type="spellEnd"/>
      <w:r>
        <w:t xml:space="preserve"> para con sus </w:t>
      </w:r>
      <w:proofErr w:type="spellStart"/>
      <w:r>
        <w:t>hijos</w:t>
      </w:r>
      <w:proofErr w:type="spellEnd"/>
      <w:r>
        <w:t xml:space="preserve">; era </w:t>
      </w:r>
      <w:proofErr w:type="spellStart"/>
      <w:r>
        <w:t>el</w:t>
      </w:r>
      <w:proofErr w:type="spellEnd"/>
      <w:r>
        <w:t xml:space="preserve"> hombre; </w:t>
      </w:r>
      <w:proofErr w:type="spellStart"/>
      <w:r>
        <w:t>el</w:t>
      </w:r>
      <w:proofErr w:type="spellEnd"/>
      <w:r>
        <w:t xml:space="preserve"> </w:t>
      </w:r>
      <w:proofErr w:type="spellStart"/>
      <w:r>
        <w:t>que</w:t>
      </w:r>
      <w:proofErr w:type="spellEnd"/>
      <w:r>
        <w:t xml:space="preserve">, al </w:t>
      </w:r>
      <w:proofErr w:type="spellStart"/>
      <w:r>
        <w:t>elevarse</w:t>
      </w:r>
      <w:proofErr w:type="spellEnd"/>
      <w:r>
        <w:t xml:space="preserve"> </w:t>
      </w:r>
      <w:proofErr w:type="spellStart"/>
      <w:r>
        <w:t>hacia</w:t>
      </w:r>
      <w:proofErr w:type="spellEnd"/>
      <w:r>
        <w:t xml:space="preserve"> </w:t>
      </w:r>
      <w:proofErr w:type="spellStart"/>
      <w:r>
        <w:t>su</w:t>
      </w:r>
      <w:proofErr w:type="spellEnd"/>
      <w:r>
        <w:t xml:space="preserve"> </w:t>
      </w:r>
      <w:proofErr w:type="spellStart"/>
      <w:r>
        <w:t>Creador</w:t>
      </w:r>
      <w:proofErr w:type="spellEnd"/>
      <w:r>
        <w:t xml:space="preserve"> </w:t>
      </w:r>
      <w:proofErr w:type="spellStart"/>
      <w:r>
        <w:t>por</w:t>
      </w:r>
      <w:proofErr w:type="spellEnd"/>
      <w:r>
        <w:t xml:space="preserve"> la </w:t>
      </w:r>
      <w:proofErr w:type="spellStart"/>
      <w:r>
        <w:t>escala</w:t>
      </w:r>
      <w:proofErr w:type="spellEnd"/>
      <w:r>
        <w:t xml:space="preserve"> de amor y de </w:t>
      </w:r>
      <w:proofErr w:type="spellStart"/>
      <w:r>
        <w:t>espiritualidad</w:t>
      </w:r>
      <w:proofErr w:type="spellEnd"/>
      <w:r>
        <w:t xml:space="preserve"> </w:t>
      </w:r>
      <w:proofErr w:type="spellStart"/>
      <w:r>
        <w:t>que</w:t>
      </w:r>
      <w:proofErr w:type="spellEnd"/>
      <w:r>
        <w:t xml:space="preserve"> le </w:t>
      </w:r>
      <w:proofErr w:type="spellStart"/>
      <w:r>
        <w:t>descubriera</w:t>
      </w:r>
      <w:proofErr w:type="spellEnd"/>
      <w:r>
        <w:t xml:space="preserve"> Cristo, </w:t>
      </w:r>
      <w:proofErr w:type="spellStart"/>
      <w:r>
        <w:t>encontraba</w:t>
      </w:r>
      <w:proofErr w:type="spellEnd"/>
      <w:r>
        <w:t xml:space="preserve"> la </w:t>
      </w:r>
      <w:proofErr w:type="spellStart"/>
      <w:r>
        <w:t>verdadera</w:t>
      </w:r>
      <w:proofErr w:type="spellEnd"/>
      <w:r>
        <w:t xml:space="preserve"> </w:t>
      </w:r>
      <w:proofErr w:type="spellStart"/>
      <w:r>
        <w:t>esencia</w:t>
      </w:r>
      <w:proofErr w:type="spellEnd"/>
      <w:r>
        <w:t xml:space="preserve"> del Padre. También mis </w:t>
      </w:r>
      <w:proofErr w:type="spellStart"/>
      <w:r>
        <w:t>apóstoles</w:t>
      </w:r>
      <w:proofErr w:type="spellEnd"/>
      <w:r>
        <w:t xml:space="preserve"> </w:t>
      </w:r>
      <w:proofErr w:type="spellStart"/>
      <w:r>
        <w:t>cuando</w:t>
      </w:r>
      <w:proofErr w:type="spellEnd"/>
      <w:r>
        <w:t xml:space="preserve"> </w:t>
      </w:r>
      <w:proofErr w:type="spellStart"/>
      <w:r>
        <w:t>doctrinaban</w:t>
      </w:r>
      <w:proofErr w:type="spellEnd"/>
      <w:r>
        <w:t xml:space="preserve"> a las multitudes, </w:t>
      </w:r>
      <w:proofErr w:type="spellStart"/>
      <w:r>
        <w:t>en</w:t>
      </w:r>
      <w:proofErr w:type="spellEnd"/>
      <w:r>
        <w:t xml:space="preserve"> atrios, </w:t>
      </w:r>
      <w:proofErr w:type="spellStart"/>
      <w:r>
        <w:t>sinagogas</w:t>
      </w:r>
      <w:proofErr w:type="spellEnd"/>
      <w:r>
        <w:t xml:space="preserve"> o plazas, y </w:t>
      </w:r>
      <w:proofErr w:type="spellStart"/>
      <w:r>
        <w:t>tenían</w:t>
      </w:r>
      <w:proofErr w:type="spellEnd"/>
      <w:r>
        <w:t xml:space="preserve"> </w:t>
      </w:r>
      <w:proofErr w:type="spellStart"/>
      <w:r>
        <w:t>que</w:t>
      </w:r>
      <w:proofErr w:type="spellEnd"/>
      <w:r>
        <w:t xml:space="preserve"> </w:t>
      </w:r>
      <w:proofErr w:type="spellStart"/>
      <w:r>
        <w:t>referirse</w:t>
      </w:r>
      <w:proofErr w:type="spellEnd"/>
      <w:r>
        <w:t xml:space="preserve"> a </w:t>
      </w:r>
      <w:proofErr w:type="spellStart"/>
      <w:r>
        <w:t>los</w:t>
      </w:r>
      <w:proofErr w:type="spellEnd"/>
      <w:r>
        <w:t xml:space="preserve"> </w:t>
      </w:r>
      <w:proofErr w:type="spellStart"/>
      <w:r>
        <w:t>tiempos</w:t>
      </w:r>
      <w:proofErr w:type="spellEnd"/>
      <w:r>
        <w:t xml:space="preserve"> </w:t>
      </w:r>
      <w:proofErr w:type="spellStart"/>
      <w:r>
        <w:t>pasados</w:t>
      </w:r>
      <w:proofErr w:type="spellEnd"/>
      <w:r>
        <w:t xml:space="preserve">, </w:t>
      </w:r>
      <w:proofErr w:type="spellStart"/>
      <w:r>
        <w:t>buscaban</w:t>
      </w:r>
      <w:proofErr w:type="spellEnd"/>
      <w:r>
        <w:t xml:space="preserve"> tan </w:t>
      </w:r>
      <w:proofErr w:type="spellStart"/>
      <w:r>
        <w:t>sólo</w:t>
      </w:r>
      <w:proofErr w:type="spellEnd"/>
      <w:r>
        <w:t xml:space="preserve"> </w:t>
      </w:r>
      <w:proofErr w:type="spellStart"/>
      <w:r>
        <w:t>los</w:t>
      </w:r>
      <w:proofErr w:type="spellEnd"/>
      <w:r>
        <w:t xml:space="preserve"> </w:t>
      </w:r>
      <w:proofErr w:type="spellStart"/>
      <w:r>
        <w:t>ejemplos</w:t>
      </w:r>
      <w:proofErr w:type="spellEnd"/>
      <w:r>
        <w:t xml:space="preserve"> </w:t>
      </w:r>
      <w:proofErr w:type="spellStart"/>
      <w:r>
        <w:t>que</w:t>
      </w:r>
      <w:proofErr w:type="spellEnd"/>
      <w:r>
        <w:t xml:space="preserve"> </w:t>
      </w:r>
      <w:proofErr w:type="spellStart"/>
      <w:r>
        <w:t>dejaron</w:t>
      </w:r>
      <w:proofErr w:type="spellEnd"/>
      <w:r>
        <w:t xml:space="preserve"> </w:t>
      </w:r>
      <w:proofErr w:type="spellStart"/>
      <w:r>
        <w:t>verdadera</w:t>
      </w:r>
      <w:proofErr w:type="spellEnd"/>
      <w:r>
        <w:t xml:space="preserve"> </w:t>
      </w:r>
      <w:proofErr w:type="spellStart"/>
      <w:r>
        <w:t>esencia</w:t>
      </w:r>
      <w:proofErr w:type="spellEnd"/>
      <w:r>
        <w:t xml:space="preserve"> </w:t>
      </w:r>
      <w:proofErr w:type="spellStart"/>
      <w:r>
        <w:t>espiritual</w:t>
      </w:r>
      <w:proofErr w:type="spellEnd"/>
      <w:r>
        <w:t xml:space="preserve">, </w:t>
      </w:r>
      <w:proofErr w:type="spellStart"/>
      <w:r>
        <w:t>omitiendo</w:t>
      </w:r>
      <w:proofErr w:type="spellEnd"/>
      <w:r>
        <w:t xml:space="preserve"> </w:t>
      </w:r>
      <w:proofErr w:type="spellStart"/>
      <w:r>
        <w:t>todo</w:t>
      </w:r>
      <w:proofErr w:type="spellEnd"/>
      <w:r>
        <w:t xml:space="preserve"> lo </w:t>
      </w:r>
      <w:proofErr w:type="spellStart"/>
      <w:r>
        <w:t>que</w:t>
      </w:r>
      <w:proofErr w:type="spellEnd"/>
      <w:r>
        <w:t xml:space="preserve"> </w:t>
      </w:r>
      <w:proofErr w:type="spellStart"/>
      <w:r>
        <w:t>resultara</w:t>
      </w:r>
      <w:proofErr w:type="spellEnd"/>
      <w:r>
        <w:t xml:space="preserve"> </w:t>
      </w:r>
      <w:proofErr w:type="spellStart"/>
      <w:r>
        <w:t>superfluo</w:t>
      </w:r>
      <w:proofErr w:type="spellEnd"/>
      <w:r>
        <w:t xml:space="preserve">. </w:t>
      </w:r>
    </w:p>
    <w:p w14:paraId="10C3807A" w14:textId="77777777" w:rsidR="00F50769" w:rsidRDefault="00F50769" w:rsidP="00F50769">
      <w:r>
        <w:lastRenderedPageBreak/>
        <w:t xml:space="preserve">36. </w:t>
      </w:r>
      <w:proofErr w:type="spellStart"/>
      <w:r>
        <w:t>Ahora</w:t>
      </w:r>
      <w:proofErr w:type="spellEnd"/>
      <w:r>
        <w:t xml:space="preserve"> </w:t>
      </w:r>
      <w:proofErr w:type="spellStart"/>
      <w:r>
        <w:t>que</w:t>
      </w:r>
      <w:proofErr w:type="spellEnd"/>
      <w:r>
        <w:t xml:space="preserve"> he </w:t>
      </w:r>
      <w:proofErr w:type="spellStart"/>
      <w:r>
        <w:t>venido</w:t>
      </w:r>
      <w:proofErr w:type="spellEnd"/>
      <w:r>
        <w:t xml:space="preserve"> a </w:t>
      </w:r>
      <w:proofErr w:type="spellStart"/>
      <w:r>
        <w:t>vosotros</w:t>
      </w:r>
      <w:proofErr w:type="spellEnd"/>
      <w:r>
        <w:t xml:space="preserve">, con </w:t>
      </w:r>
      <w:proofErr w:type="spellStart"/>
      <w:r>
        <w:t>una</w:t>
      </w:r>
      <w:proofErr w:type="spellEnd"/>
      <w:r>
        <w:t xml:space="preserve"> extensa </w:t>
      </w:r>
      <w:proofErr w:type="spellStart"/>
      <w:r>
        <w:t>lección</w:t>
      </w:r>
      <w:proofErr w:type="spellEnd"/>
      <w:r>
        <w:t xml:space="preserve"> </w:t>
      </w:r>
      <w:proofErr w:type="spellStart"/>
      <w:r>
        <w:t>espiritual</w:t>
      </w:r>
      <w:proofErr w:type="spellEnd"/>
      <w:r>
        <w:t xml:space="preserve">, no he </w:t>
      </w:r>
      <w:proofErr w:type="spellStart"/>
      <w:r>
        <w:t>dejado</w:t>
      </w:r>
      <w:proofErr w:type="spellEnd"/>
      <w:r>
        <w:t xml:space="preserve"> </w:t>
      </w:r>
      <w:proofErr w:type="spellStart"/>
      <w:r>
        <w:t>que</w:t>
      </w:r>
      <w:proofErr w:type="spellEnd"/>
      <w:r>
        <w:t xml:space="preserve"> </w:t>
      </w:r>
      <w:proofErr w:type="spellStart"/>
      <w:r>
        <w:t>todos</w:t>
      </w:r>
      <w:proofErr w:type="spellEnd"/>
      <w:r>
        <w:t xml:space="preserve"> </w:t>
      </w:r>
      <w:proofErr w:type="spellStart"/>
      <w:r>
        <w:t>sintáis</w:t>
      </w:r>
      <w:proofErr w:type="spellEnd"/>
      <w:r>
        <w:t xml:space="preserve"> la </w:t>
      </w:r>
      <w:proofErr w:type="spellStart"/>
      <w:r>
        <w:t>necesidad</w:t>
      </w:r>
      <w:proofErr w:type="spellEnd"/>
      <w:r>
        <w:t xml:space="preserve"> de </w:t>
      </w:r>
      <w:proofErr w:type="spellStart"/>
      <w:r>
        <w:t>escudriñar</w:t>
      </w:r>
      <w:proofErr w:type="spellEnd"/>
      <w:r>
        <w:t xml:space="preserve"> </w:t>
      </w:r>
      <w:proofErr w:type="spellStart"/>
      <w:r>
        <w:t>aquellos</w:t>
      </w:r>
      <w:proofErr w:type="spellEnd"/>
      <w:r>
        <w:t xml:space="preserve"> </w:t>
      </w:r>
      <w:proofErr w:type="spellStart"/>
      <w:r>
        <w:t>libros</w:t>
      </w:r>
      <w:proofErr w:type="spellEnd"/>
      <w:r>
        <w:t xml:space="preserve">, </w:t>
      </w:r>
      <w:proofErr w:type="spellStart"/>
      <w:r>
        <w:t>ya</w:t>
      </w:r>
      <w:proofErr w:type="spellEnd"/>
      <w:r>
        <w:t xml:space="preserve"> </w:t>
      </w:r>
      <w:proofErr w:type="spellStart"/>
      <w:r>
        <w:t>que</w:t>
      </w:r>
      <w:proofErr w:type="spellEnd"/>
      <w:r>
        <w:t xml:space="preserve"> a </w:t>
      </w:r>
      <w:proofErr w:type="spellStart"/>
      <w:r>
        <w:t>cada</w:t>
      </w:r>
      <w:proofErr w:type="spellEnd"/>
      <w:r>
        <w:t xml:space="preserve"> paso, </w:t>
      </w:r>
      <w:proofErr w:type="spellStart"/>
      <w:r>
        <w:t>en</w:t>
      </w:r>
      <w:proofErr w:type="spellEnd"/>
      <w:r>
        <w:t xml:space="preserve"> </w:t>
      </w:r>
      <w:proofErr w:type="spellStart"/>
      <w:r>
        <w:t>cada</w:t>
      </w:r>
      <w:proofErr w:type="spellEnd"/>
      <w:r>
        <w:t xml:space="preserve"> </w:t>
      </w:r>
      <w:proofErr w:type="spellStart"/>
      <w:r>
        <w:t>cátedra</w:t>
      </w:r>
      <w:proofErr w:type="spellEnd"/>
      <w:r>
        <w:t xml:space="preserve">, </w:t>
      </w:r>
      <w:proofErr w:type="spellStart"/>
      <w:r>
        <w:t>os</w:t>
      </w:r>
      <w:proofErr w:type="spellEnd"/>
      <w:r>
        <w:t xml:space="preserve"> he </w:t>
      </w:r>
      <w:proofErr w:type="spellStart"/>
      <w:r>
        <w:t>venido</w:t>
      </w:r>
      <w:proofErr w:type="spellEnd"/>
      <w:r>
        <w:t xml:space="preserve"> </w:t>
      </w:r>
      <w:proofErr w:type="spellStart"/>
      <w:r>
        <w:t>enseñando</w:t>
      </w:r>
      <w:proofErr w:type="spellEnd"/>
      <w:r>
        <w:t xml:space="preserve"> y </w:t>
      </w:r>
      <w:proofErr w:type="spellStart"/>
      <w:r>
        <w:t>recordando</w:t>
      </w:r>
      <w:proofErr w:type="spellEnd"/>
      <w:r>
        <w:t xml:space="preserve"> lo </w:t>
      </w:r>
      <w:proofErr w:type="spellStart"/>
      <w:r>
        <w:t>que</w:t>
      </w:r>
      <w:proofErr w:type="spellEnd"/>
      <w:r>
        <w:t xml:space="preserve"> </w:t>
      </w:r>
      <w:proofErr w:type="spellStart"/>
      <w:r>
        <w:t>fue</w:t>
      </w:r>
      <w:proofErr w:type="spellEnd"/>
      <w:r>
        <w:t xml:space="preserve">, </w:t>
      </w:r>
      <w:proofErr w:type="spellStart"/>
      <w:r>
        <w:t>los</w:t>
      </w:r>
      <w:proofErr w:type="spellEnd"/>
      <w:r>
        <w:t xml:space="preserve"> </w:t>
      </w:r>
      <w:proofErr w:type="spellStart"/>
      <w:r>
        <w:t>ejemplos</w:t>
      </w:r>
      <w:proofErr w:type="spellEnd"/>
      <w:r>
        <w:t xml:space="preserve"> </w:t>
      </w:r>
      <w:proofErr w:type="spellStart"/>
      <w:r>
        <w:t>que</w:t>
      </w:r>
      <w:proofErr w:type="spellEnd"/>
      <w:r>
        <w:t xml:space="preserve"> no </w:t>
      </w:r>
      <w:proofErr w:type="spellStart"/>
      <w:r>
        <w:t>debéis</w:t>
      </w:r>
      <w:proofErr w:type="spellEnd"/>
      <w:r>
        <w:t xml:space="preserve"> </w:t>
      </w:r>
      <w:proofErr w:type="spellStart"/>
      <w:r>
        <w:t>olvidar</w:t>
      </w:r>
      <w:proofErr w:type="spellEnd"/>
      <w:r>
        <w:t xml:space="preserve">, las </w:t>
      </w:r>
      <w:proofErr w:type="spellStart"/>
      <w:r>
        <w:t>lecciones</w:t>
      </w:r>
      <w:proofErr w:type="spellEnd"/>
      <w:r>
        <w:t xml:space="preserve"> </w:t>
      </w:r>
      <w:proofErr w:type="spellStart"/>
      <w:r>
        <w:t>que</w:t>
      </w:r>
      <w:proofErr w:type="spellEnd"/>
      <w:r>
        <w:t xml:space="preserve"> </w:t>
      </w:r>
      <w:proofErr w:type="spellStart"/>
      <w:r>
        <w:t>tienen</w:t>
      </w:r>
      <w:proofErr w:type="spellEnd"/>
      <w:r>
        <w:t xml:space="preserve"> </w:t>
      </w:r>
      <w:proofErr w:type="spellStart"/>
      <w:r>
        <w:t>vida</w:t>
      </w:r>
      <w:proofErr w:type="spellEnd"/>
      <w:r>
        <w:t xml:space="preserve"> </w:t>
      </w:r>
      <w:proofErr w:type="spellStart"/>
      <w:r>
        <w:t>eterna</w:t>
      </w:r>
      <w:proofErr w:type="spellEnd"/>
      <w:r>
        <w:t xml:space="preserve">; </w:t>
      </w:r>
      <w:proofErr w:type="spellStart"/>
      <w:r>
        <w:t>pero</w:t>
      </w:r>
      <w:proofErr w:type="spellEnd"/>
      <w:r>
        <w:t xml:space="preserve"> </w:t>
      </w:r>
      <w:proofErr w:type="spellStart"/>
      <w:r>
        <w:t>vuelvo</w:t>
      </w:r>
      <w:proofErr w:type="spellEnd"/>
      <w:r>
        <w:t xml:space="preserve"> a </w:t>
      </w:r>
      <w:proofErr w:type="spellStart"/>
      <w:r>
        <w:t>deciros</w:t>
      </w:r>
      <w:proofErr w:type="spellEnd"/>
      <w:r>
        <w:t xml:space="preserve">, también </w:t>
      </w:r>
      <w:proofErr w:type="spellStart"/>
      <w:r>
        <w:t>ahora</w:t>
      </w:r>
      <w:proofErr w:type="spellEnd"/>
      <w:r>
        <w:t xml:space="preserve"> </w:t>
      </w:r>
      <w:proofErr w:type="spellStart"/>
      <w:r>
        <w:t>sólo</w:t>
      </w:r>
      <w:proofErr w:type="spellEnd"/>
      <w:r>
        <w:t xml:space="preserve"> </w:t>
      </w:r>
      <w:proofErr w:type="spellStart"/>
      <w:r>
        <w:t>os</w:t>
      </w:r>
      <w:proofErr w:type="spellEnd"/>
      <w:r>
        <w:t xml:space="preserve"> he </w:t>
      </w:r>
      <w:proofErr w:type="spellStart"/>
      <w:r>
        <w:t>hablado</w:t>
      </w:r>
      <w:proofErr w:type="spellEnd"/>
      <w:r>
        <w:t xml:space="preserve"> de lo </w:t>
      </w:r>
      <w:proofErr w:type="spellStart"/>
      <w:r>
        <w:t>espiritual</w:t>
      </w:r>
      <w:proofErr w:type="spellEnd"/>
      <w:r>
        <w:t xml:space="preserve">. No </w:t>
      </w:r>
      <w:proofErr w:type="spellStart"/>
      <w:r>
        <w:t>penséis</w:t>
      </w:r>
      <w:proofErr w:type="spellEnd"/>
      <w:r>
        <w:t xml:space="preserve"> </w:t>
      </w:r>
      <w:proofErr w:type="spellStart"/>
      <w:r>
        <w:t>que</w:t>
      </w:r>
      <w:proofErr w:type="spellEnd"/>
      <w:r>
        <w:t xml:space="preserve"> </w:t>
      </w:r>
      <w:proofErr w:type="spellStart"/>
      <w:r>
        <w:t>os</w:t>
      </w:r>
      <w:proofErr w:type="spellEnd"/>
      <w:r>
        <w:t xml:space="preserve"> </w:t>
      </w:r>
      <w:proofErr w:type="spellStart"/>
      <w:r>
        <w:t>prohíbo</w:t>
      </w:r>
      <w:proofErr w:type="spellEnd"/>
      <w:r>
        <w:t xml:space="preserve"> la </w:t>
      </w:r>
      <w:proofErr w:type="spellStart"/>
      <w:r>
        <w:t>lectura</w:t>
      </w:r>
      <w:proofErr w:type="spellEnd"/>
      <w:r>
        <w:t xml:space="preserve"> de </w:t>
      </w:r>
      <w:proofErr w:type="spellStart"/>
      <w:r>
        <w:t>aquel</w:t>
      </w:r>
      <w:proofErr w:type="spellEnd"/>
      <w:r>
        <w:t xml:space="preserve"> </w:t>
      </w:r>
      <w:proofErr w:type="spellStart"/>
      <w:r>
        <w:t>libro</w:t>
      </w:r>
      <w:proofErr w:type="spellEnd"/>
      <w:r>
        <w:t xml:space="preserve"> de </w:t>
      </w:r>
      <w:proofErr w:type="spellStart"/>
      <w:r>
        <w:t>los</w:t>
      </w:r>
      <w:proofErr w:type="spellEnd"/>
      <w:r>
        <w:t xml:space="preserve"> </w:t>
      </w:r>
      <w:proofErr w:type="spellStart"/>
      <w:r>
        <w:t>primeros</w:t>
      </w:r>
      <w:proofErr w:type="spellEnd"/>
      <w:r>
        <w:t xml:space="preserve"> </w:t>
      </w:r>
      <w:proofErr w:type="spellStart"/>
      <w:r>
        <w:t>tiempos</w:t>
      </w:r>
      <w:proofErr w:type="spellEnd"/>
      <w:r>
        <w:t xml:space="preserve">, </w:t>
      </w:r>
      <w:proofErr w:type="spellStart"/>
      <w:r>
        <w:t>porque</w:t>
      </w:r>
      <w:proofErr w:type="spellEnd"/>
      <w:r>
        <w:t xml:space="preserve"> </w:t>
      </w:r>
      <w:proofErr w:type="spellStart"/>
      <w:r>
        <w:t>sois</w:t>
      </w:r>
      <w:proofErr w:type="spellEnd"/>
      <w:r>
        <w:t xml:space="preserve"> </w:t>
      </w:r>
      <w:proofErr w:type="spellStart"/>
      <w:r>
        <w:t>el</w:t>
      </w:r>
      <w:proofErr w:type="spellEnd"/>
      <w:r>
        <w:t xml:space="preserve"> pueblo </w:t>
      </w:r>
      <w:proofErr w:type="spellStart"/>
      <w:r>
        <w:t>trinitario</w:t>
      </w:r>
      <w:proofErr w:type="spellEnd"/>
      <w:r>
        <w:t xml:space="preserve">, no, sabed </w:t>
      </w:r>
      <w:proofErr w:type="spellStart"/>
      <w:r>
        <w:t>que</w:t>
      </w:r>
      <w:proofErr w:type="spellEnd"/>
      <w:r>
        <w:t xml:space="preserve"> </w:t>
      </w:r>
      <w:proofErr w:type="spellStart"/>
      <w:r>
        <w:t>Yo</w:t>
      </w:r>
      <w:proofErr w:type="spellEnd"/>
      <w:r>
        <w:t xml:space="preserve"> </w:t>
      </w:r>
      <w:proofErr w:type="spellStart"/>
      <w:r>
        <w:t>dije</w:t>
      </w:r>
      <w:proofErr w:type="spellEnd"/>
      <w:r>
        <w:t xml:space="preserve">: </w:t>
      </w:r>
      <w:proofErr w:type="spellStart"/>
      <w:r>
        <w:t>Escudriñad</w:t>
      </w:r>
      <w:proofErr w:type="spellEnd"/>
      <w:r>
        <w:t xml:space="preserve"> las </w:t>
      </w:r>
      <w:proofErr w:type="spellStart"/>
      <w:r>
        <w:t>escrituras</w:t>
      </w:r>
      <w:proofErr w:type="spellEnd"/>
      <w:r>
        <w:t xml:space="preserve">, y </w:t>
      </w:r>
      <w:proofErr w:type="spellStart"/>
      <w:r>
        <w:t>añado</w:t>
      </w:r>
      <w:proofErr w:type="spellEnd"/>
      <w:r>
        <w:t xml:space="preserve"> </w:t>
      </w:r>
      <w:proofErr w:type="spellStart"/>
      <w:r>
        <w:t>ahora</w:t>
      </w:r>
      <w:proofErr w:type="spellEnd"/>
      <w:r>
        <w:t xml:space="preserve">: Antes de leer, </w:t>
      </w:r>
      <w:proofErr w:type="spellStart"/>
      <w:r>
        <w:t>orad</w:t>
      </w:r>
      <w:proofErr w:type="spellEnd"/>
      <w:r>
        <w:t xml:space="preserve">, para </w:t>
      </w:r>
      <w:proofErr w:type="spellStart"/>
      <w:r>
        <w:t>que</w:t>
      </w:r>
      <w:proofErr w:type="spellEnd"/>
      <w:r>
        <w:t xml:space="preserve"> </w:t>
      </w:r>
      <w:proofErr w:type="spellStart"/>
      <w:r>
        <w:t>cuando</w:t>
      </w:r>
      <w:proofErr w:type="spellEnd"/>
      <w:r>
        <w:t xml:space="preserve"> </w:t>
      </w:r>
      <w:proofErr w:type="spellStart"/>
      <w:r>
        <w:t>escudriñéis</w:t>
      </w:r>
      <w:proofErr w:type="spellEnd"/>
      <w:r>
        <w:t xml:space="preserve">, </w:t>
      </w:r>
      <w:proofErr w:type="spellStart"/>
      <w:r>
        <w:t>halléis</w:t>
      </w:r>
      <w:proofErr w:type="spellEnd"/>
      <w:r>
        <w:t xml:space="preserve"> </w:t>
      </w:r>
      <w:proofErr w:type="spellStart"/>
      <w:r>
        <w:t>verdadera</w:t>
      </w:r>
      <w:proofErr w:type="spellEnd"/>
      <w:r>
        <w:t xml:space="preserve"> luz y no </w:t>
      </w:r>
      <w:proofErr w:type="spellStart"/>
      <w:r>
        <w:t>os</w:t>
      </w:r>
      <w:proofErr w:type="spellEnd"/>
      <w:r>
        <w:t xml:space="preserve"> </w:t>
      </w:r>
      <w:proofErr w:type="spellStart"/>
      <w:r>
        <w:t>confundáis</w:t>
      </w:r>
      <w:proofErr w:type="spellEnd"/>
      <w:r>
        <w:t xml:space="preserve"> </w:t>
      </w:r>
      <w:proofErr w:type="spellStart"/>
      <w:r>
        <w:t>como</w:t>
      </w:r>
      <w:proofErr w:type="spellEnd"/>
      <w:r>
        <w:t xml:space="preserve"> </w:t>
      </w:r>
      <w:proofErr w:type="spellStart"/>
      <w:r>
        <w:t>muchos</w:t>
      </w:r>
      <w:proofErr w:type="spellEnd"/>
      <w:r>
        <w:t xml:space="preserve"> se </w:t>
      </w:r>
      <w:proofErr w:type="spellStart"/>
      <w:r>
        <w:t>han</w:t>
      </w:r>
      <w:proofErr w:type="spellEnd"/>
      <w:r>
        <w:t xml:space="preserve"> </w:t>
      </w:r>
      <w:proofErr w:type="spellStart"/>
      <w:r>
        <w:t>confundido</w:t>
      </w:r>
      <w:proofErr w:type="spellEnd"/>
      <w:r>
        <w:t xml:space="preserve">, </w:t>
      </w:r>
      <w:proofErr w:type="spellStart"/>
      <w:r>
        <w:t>dando</w:t>
      </w:r>
      <w:proofErr w:type="spellEnd"/>
      <w:r>
        <w:t xml:space="preserve"> </w:t>
      </w:r>
      <w:proofErr w:type="spellStart"/>
      <w:r>
        <w:t>una</w:t>
      </w:r>
      <w:proofErr w:type="spellEnd"/>
      <w:r>
        <w:t xml:space="preserve"> falsa </w:t>
      </w:r>
      <w:proofErr w:type="spellStart"/>
      <w:r>
        <w:t>interpretación</w:t>
      </w:r>
      <w:proofErr w:type="spellEnd"/>
      <w:r>
        <w:t xml:space="preserve"> a lo </w:t>
      </w:r>
      <w:proofErr w:type="spellStart"/>
      <w:r>
        <w:t>sucedido</w:t>
      </w:r>
      <w:proofErr w:type="spellEnd"/>
      <w:r>
        <w:t xml:space="preserve">. Leed, </w:t>
      </w:r>
      <w:proofErr w:type="spellStart"/>
      <w:r>
        <w:t>escudriñad</w:t>
      </w:r>
      <w:proofErr w:type="spellEnd"/>
      <w:r>
        <w:t xml:space="preserve">, </w:t>
      </w:r>
      <w:proofErr w:type="spellStart"/>
      <w:r>
        <w:t>más</w:t>
      </w:r>
      <w:proofErr w:type="spellEnd"/>
      <w:r>
        <w:t xml:space="preserve"> </w:t>
      </w:r>
      <w:proofErr w:type="spellStart"/>
      <w:r>
        <w:t>el</w:t>
      </w:r>
      <w:proofErr w:type="spellEnd"/>
      <w:r>
        <w:t xml:space="preserve"> </w:t>
      </w:r>
      <w:proofErr w:type="spellStart"/>
      <w:r>
        <w:t>análisis</w:t>
      </w:r>
      <w:proofErr w:type="spellEnd"/>
      <w:r>
        <w:t xml:space="preserve"> lo </w:t>
      </w:r>
      <w:proofErr w:type="spellStart"/>
      <w:r>
        <w:t>encontraréis</w:t>
      </w:r>
      <w:proofErr w:type="spellEnd"/>
      <w:r>
        <w:t xml:space="preserve"> </w:t>
      </w:r>
      <w:proofErr w:type="spellStart"/>
      <w:r>
        <w:t>en</w:t>
      </w:r>
      <w:proofErr w:type="spellEnd"/>
      <w:r>
        <w:t xml:space="preserve"> mi palabra del </w:t>
      </w:r>
      <w:proofErr w:type="spellStart"/>
      <w:r>
        <w:t>Tercer</w:t>
      </w:r>
      <w:proofErr w:type="spellEnd"/>
      <w:r>
        <w:t xml:space="preserve"> Tiempo. </w:t>
      </w:r>
    </w:p>
    <w:p w14:paraId="37248B3B" w14:textId="77777777" w:rsidR="00F50769" w:rsidRDefault="00F50769" w:rsidP="00F50769">
      <w:r>
        <w:t xml:space="preserve">37. ¿Por </w:t>
      </w:r>
      <w:proofErr w:type="spellStart"/>
      <w:r>
        <w:t>qué</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habíais</w:t>
      </w:r>
      <w:proofErr w:type="spellEnd"/>
      <w:r>
        <w:t xml:space="preserve"> de </w:t>
      </w:r>
      <w:proofErr w:type="spellStart"/>
      <w:r>
        <w:t>legar</w:t>
      </w:r>
      <w:proofErr w:type="spellEnd"/>
      <w:r>
        <w:t xml:space="preserve"> a </w:t>
      </w:r>
      <w:proofErr w:type="spellStart"/>
      <w:r>
        <w:t>los</w:t>
      </w:r>
      <w:proofErr w:type="spellEnd"/>
      <w:r>
        <w:t xml:space="preserve"> </w:t>
      </w:r>
      <w:proofErr w:type="spellStart"/>
      <w:r>
        <w:t>venideros</w:t>
      </w:r>
      <w:proofErr w:type="spellEnd"/>
      <w:r>
        <w:t xml:space="preserve"> </w:t>
      </w:r>
      <w:proofErr w:type="spellStart"/>
      <w:r>
        <w:t>vuestras</w:t>
      </w:r>
      <w:proofErr w:type="spellEnd"/>
      <w:r>
        <w:t xml:space="preserve"> </w:t>
      </w:r>
      <w:proofErr w:type="spellStart"/>
      <w:r>
        <w:t>imperfecciones</w:t>
      </w:r>
      <w:proofErr w:type="spellEnd"/>
      <w:r>
        <w:t xml:space="preserve">, </w:t>
      </w:r>
      <w:proofErr w:type="spellStart"/>
      <w:r>
        <w:t>vuestro</w:t>
      </w:r>
      <w:proofErr w:type="spellEnd"/>
      <w:r>
        <w:t xml:space="preserve"> </w:t>
      </w:r>
      <w:proofErr w:type="spellStart"/>
      <w:r>
        <w:t>falso</w:t>
      </w:r>
      <w:proofErr w:type="spellEnd"/>
      <w:r>
        <w:t xml:space="preserve"> </w:t>
      </w:r>
      <w:proofErr w:type="spellStart"/>
      <w:r>
        <w:t>culto</w:t>
      </w:r>
      <w:proofErr w:type="spellEnd"/>
      <w:r>
        <w:t xml:space="preserve"> de </w:t>
      </w:r>
      <w:proofErr w:type="spellStart"/>
      <w:r>
        <w:t>espiritualidad</w:t>
      </w:r>
      <w:proofErr w:type="spellEnd"/>
      <w:r>
        <w:t xml:space="preserve">, </w:t>
      </w:r>
      <w:proofErr w:type="spellStart"/>
      <w:r>
        <w:t>vuestras</w:t>
      </w:r>
      <w:proofErr w:type="spellEnd"/>
      <w:r>
        <w:t xml:space="preserve"> </w:t>
      </w:r>
      <w:proofErr w:type="spellStart"/>
      <w:r>
        <w:t>desobediencias</w:t>
      </w:r>
      <w:proofErr w:type="spellEnd"/>
      <w:r>
        <w:t xml:space="preserve"> y </w:t>
      </w:r>
      <w:proofErr w:type="spellStart"/>
      <w:r>
        <w:t>vuestra</w:t>
      </w:r>
      <w:proofErr w:type="spellEnd"/>
      <w:r>
        <w:t xml:space="preserve"> </w:t>
      </w:r>
      <w:proofErr w:type="spellStart"/>
      <w:r>
        <w:t>familiaridad</w:t>
      </w:r>
      <w:proofErr w:type="spellEnd"/>
      <w:r>
        <w:t xml:space="preserve"> con lo </w:t>
      </w:r>
      <w:proofErr w:type="spellStart"/>
      <w:r>
        <w:t>sagrado</w:t>
      </w:r>
      <w:proofErr w:type="spellEnd"/>
      <w:r>
        <w:t>? ¿</w:t>
      </w:r>
      <w:proofErr w:type="spellStart"/>
      <w:r>
        <w:t>Creéis</w:t>
      </w:r>
      <w:proofErr w:type="spellEnd"/>
      <w:r>
        <w:t xml:space="preserve"> </w:t>
      </w:r>
      <w:proofErr w:type="spellStart"/>
      <w:r>
        <w:t>que</w:t>
      </w:r>
      <w:proofErr w:type="spellEnd"/>
      <w:r>
        <w:t xml:space="preserve"> </w:t>
      </w:r>
      <w:proofErr w:type="spellStart"/>
      <w:r>
        <w:t>vuestras</w:t>
      </w:r>
      <w:proofErr w:type="spellEnd"/>
      <w:r>
        <w:t xml:space="preserve"> </w:t>
      </w:r>
      <w:proofErr w:type="spellStart"/>
      <w:r>
        <w:t>obras</w:t>
      </w:r>
      <w:proofErr w:type="spellEnd"/>
      <w:r>
        <w:t xml:space="preserve"> </w:t>
      </w:r>
      <w:proofErr w:type="spellStart"/>
      <w:r>
        <w:t>os</w:t>
      </w:r>
      <w:proofErr w:type="spellEnd"/>
      <w:r>
        <w:t xml:space="preserve"> </w:t>
      </w:r>
      <w:proofErr w:type="spellStart"/>
      <w:r>
        <w:t>hacen</w:t>
      </w:r>
      <w:proofErr w:type="spellEnd"/>
      <w:r>
        <w:t xml:space="preserve"> </w:t>
      </w:r>
      <w:proofErr w:type="spellStart"/>
      <w:r>
        <w:t>dignos</w:t>
      </w:r>
      <w:proofErr w:type="spellEnd"/>
      <w:r>
        <w:t xml:space="preserve"> de </w:t>
      </w:r>
      <w:proofErr w:type="spellStart"/>
      <w:r>
        <w:t>que</w:t>
      </w:r>
      <w:proofErr w:type="spellEnd"/>
      <w:r>
        <w:t xml:space="preserve"> la </w:t>
      </w:r>
      <w:proofErr w:type="spellStart"/>
      <w:r>
        <w:t>historia</w:t>
      </w:r>
      <w:proofErr w:type="spellEnd"/>
      <w:r>
        <w:t xml:space="preserve"> </w:t>
      </w:r>
      <w:proofErr w:type="spellStart"/>
      <w:r>
        <w:t>recoja</w:t>
      </w:r>
      <w:proofErr w:type="spellEnd"/>
      <w:r>
        <w:t xml:space="preserve"> </w:t>
      </w:r>
      <w:proofErr w:type="spellStart"/>
      <w:r>
        <w:t>vuestros</w:t>
      </w:r>
      <w:proofErr w:type="spellEnd"/>
      <w:r>
        <w:t xml:space="preserve"> </w:t>
      </w:r>
      <w:proofErr w:type="spellStart"/>
      <w:r>
        <w:t>nombres</w:t>
      </w:r>
      <w:proofErr w:type="spellEnd"/>
      <w:r>
        <w:t xml:space="preserve">? </w:t>
      </w:r>
    </w:p>
    <w:p w14:paraId="0FFE3825" w14:textId="77777777" w:rsidR="00F50769" w:rsidRDefault="00F50769" w:rsidP="00F50769">
      <w:r>
        <w:t xml:space="preserve">38. </w:t>
      </w:r>
      <w:proofErr w:type="spellStart"/>
      <w:r>
        <w:t>Llegado</w:t>
      </w:r>
      <w:proofErr w:type="spellEnd"/>
      <w:r>
        <w:t xml:space="preserve"> </w:t>
      </w:r>
      <w:proofErr w:type="spellStart"/>
      <w:r>
        <w:t>el</w:t>
      </w:r>
      <w:proofErr w:type="spellEnd"/>
      <w:r>
        <w:t xml:space="preserve"> </w:t>
      </w:r>
      <w:proofErr w:type="spellStart"/>
      <w:r>
        <w:t>momento</w:t>
      </w:r>
      <w:proofErr w:type="spellEnd"/>
      <w:r>
        <w:t xml:space="preserve">, </w:t>
      </w:r>
      <w:proofErr w:type="spellStart"/>
      <w:r>
        <w:t>Yo</w:t>
      </w:r>
      <w:proofErr w:type="spellEnd"/>
      <w:r>
        <w:t xml:space="preserve"> </w:t>
      </w:r>
      <w:proofErr w:type="spellStart"/>
      <w:r>
        <w:t>os</w:t>
      </w:r>
      <w:proofErr w:type="spellEnd"/>
      <w:r>
        <w:t xml:space="preserve"> </w:t>
      </w:r>
      <w:proofErr w:type="spellStart"/>
      <w:r>
        <w:t>iluminaré</w:t>
      </w:r>
      <w:proofErr w:type="spellEnd"/>
      <w:r>
        <w:t xml:space="preserve"> para </w:t>
      </w:r>
      <w:proofErr w:type="spellStart"/>
      <w:r>
        <w:t>que</w:t>
      </w:r>
      <w:proofErr w:type="spellEnd"/>
      <w:r>
        <w:t xml:space="preserve"> mi pueblo, </w:t>
      </w:r>
      <w:proofErr w:type="spellStart"/>
      <w:r>
        <w:t>testigo</w:t>
      </w:r>
      <w:proofErr w:type="spellEnd"/>
      <w:r>
        <w:t xml:space="preserve"> de mi </w:t>
      </w:r>
      <w:proofErr w:type="spellStart"/>
      <w:r>
        <w:t>manifestación</w:t>
      </w:r>
      <w:proofErr w:type="spellEnd"/>
      <w:r>
        <w:t xml:space="preserve"> y de mi palabra, </w:t>
      </w:r>
      <w:proofErr w:type="spellStart"/>
      <w:r>
        <w:t>forme</w:t>
      </w:r>
      <w:proofErr w:type="spellEnd"/>
      <w:r>
        <w:t xml:space="preserve"> con mis </w:t>
      </w:r>
      <w:proofErr w:type="spellStart"/>
      <w:r>
        <w:t>cátedras</w:t>
      </w:r>
      <w:proofErr w:type="spellEnd"/>
      <w:r>
        <w:t xml:space="preserve"> </w:t>
      </w:r>
      <w:proofErr w:type="spellStart"/>
      <w:r>
        <w:t>el</w:t>
      </w:r>
      <w:proofErr w:type="spellEnd"/>
      <w:r>
        <w:t xml:space="preserve"> </w:t>
      </w:r>
      <w:proofErr w:type="spellStart"/>
      <w:r>
        <w:t>libro</w:t>
      </w:r>
      <w:proofErr w:type="spellEnd"/>
      <w:r>
        <w:t xml:space="preserve"> </w:t>
      </w:r>
      <w:proofErr w:type="spellStart"/>
      <w:r>
        <w:t>que</w:t>
      </w:r>
      <w:proofErr w:type="spellEnd"/>
      <w:r>
        <w:t xml:space="preserve"> ha de </w:t>
      </w:r>
      <w:proofErr w:type="spellStart"/>
      <w:r>
        <w:t>llegar</w:t>
      </w:r>
      <w:proofErr w:type="spellEnd"/>
      <w:r>
        <w:t xml:space="preserve"> a </w:t>
      </w:r>
      <w:proofErr w:type="spellStart"/>
      <w:r>
        <w:t>todos</w:t>
      </w:r>
      <w:proofErr w:type="spellEnd"/>
      <w:r>
        <w:t xml:space="preserve"> </w:t>
      </w:r>
      <w:proofErr w:type="spellStart"/>
      <w:r>
        <w:t>los</w:t>
      </w:r>
      <w:proofErr w:type="spellEnd"/>
      <w:r>
        <w:t xml:space="preserve"> hombres, y </w:t>
      </w:r>
      <w:proofErr w:type="spellStart"/>
      <w:r>
        <w:t>que</w:t>
      </w:r>
      <w:proofErr w:type="spellEnd"/>
      <w:r>
        <w:t xml:space="preserve"> </w:t>
      </w:r>
      <w:proofErr w:type="spellStart"/>
      <w:r>
        <w:t>en</w:t>
      </w:r>
      <w:proofErr w:type="spellEnd"/>
      <w:r>
        <w:t xml:space="preserve"> </w:t>
      </w:r>
      <w:proofErr w:type="spellStart"/>
      <w:r>
        <w:t>él</w:t>
      </w:r>
      <w:proofErr w:type="spellEnd"/>
      <w:r>
        <w:t xml:space="preserve"> </w:t>
      </w:r>
      <w:proofErr w:type="spellStart"/>
      <w:r>
        <w:t>sólo</w:t>
      </w:r>
      <w:proofErr w:type="spellEnd"/>
      <w:r>
        <w:t xml:space="preserve"> </w:t>
      </w:r>
      <w:proofErr w:type="spellStart"/>
      <w:r>
        <w:t>encuentren</w:t>
      </w:r>
      <w:proofErr w:type="spellEnd"/>
      <w:r>
        <w:t xml:space="preserve"> la </w:t>
      </w:r>
      <w:proofErr w:type="spellStart"/>
      <w:r>
        <w:t>esencia</w:t>
      </w:r>
      <w:proofErr w:type="spellEnd"/>
      <w:r>
        <w:t xml:space="preserve"> </w:t>
      </w:r>
      <w:proofErr w:type="spellStart"/>
      <w:r>
        <w:t>divina</w:t>
      </w:r>
      <w:proofErr w:type="spellEnd"/>
      <w:r>
        <w:t xml:space="preserve"> del Maestro, </w:t>
      </w:r>
      <w:proofErr w:type="spellStart"/>
      <w:r>
        <w:t>su</w:t>
      </w:r>
      <w:proofErr w:type="spellEnd"/>
      <w:r>
        <w:t xml:space="preserve"> </w:t>
      </w:r>
      <w:proofErr w:type="spellStart"/>
      <w:r>
        <w:t>verdad</w:t>
      </w:r>
      <w:proofErr w:type="spellEnd"/>
      <w:r>
        <w:t xml:space="preserve"> </w:t>
      </w:r>
      <w:proofErr w:type="spellStart"/>
      <w:r>
        <w:t>eterna</w:t>
      </w:r>
      <w:proofErr w:type="spellEnd"/>
      <w:r>
        <w:t xml:space="preserve">, </w:t>
      </w:r>
      <w:proofErr w:type="spellStart"/>
      <w:r>
        <w:t>su</w:t>
      </w:r>
      <w:proofErr w:type="spellEnd"/>
      <w:r>
        <w:t xml:space="preserve"> amor y </w:t>
      </w:r>
      <w:proofErr w:type="spellStart"/>
      <w:r>
        <w:t>su</w:t>
      </w:r>
      <w:proofErr w:type="spellEnd"/>
      <w:r>
        <w:t xml:space="preserve"> </w:t>
      </w:r>
      <w:proofErr w:type="spellStart"/>
      <w:r>
        <w:t>revelación</w:t>
      </w:r>
      <w:proofErr w:type="spellEnd"/>
      <w:r>
        <w:t xml:space="preserve"> y </w:t>
      </w:r>
      <w:proofErr w:type="spellStart"/>
      <w:r>
        <w:t>nunca</w:t>
      </w:r>
      <w:proofErr w:type="spellEnd"/>
      <w:r>
        <w:t xml:space="preserve"> </w:t>
      </w:r>
      <w:proofErr w:type="spellStart"/>
      <w:r>
        <w:t>descubran</w:t>
      </w:r>
      <w:proofErr w:type="spellEnd"/>
      <w:r>
        <w:t xml:space="preserve"> la </w:t>
      </w:r>
      <w:proofErr w:type="spellStart"/>
      <w:r>
        <w:t>materialidad</w:t>
      </w:r>
      <w:proofErr w:type="spellEnd"/>
      <w:r>
        <w:t xml:space="preserve"> del </w:t>
      </w:r>
      <w:proofErr w:type="spellStart"/>
      <w:r>
        <w:t>portavoz</w:t>
      </w:r>
      <w:proofErr w:type="spellEnd"/>
      <w:r>
        <w:t xml:space="preserve">.  </w:t>
      </w:r>
    </w:p>
    <w:p w14:paraId="26BC9186" w14:textId="77777777" w:rsidR="00F50769" w:rsidRDefault="00F50769" w:rsidP="00F50769">
      <w:r>
        <w:t xml:space="preserve">39. </w:t>
      </w:r>
      <w:proofErr w:type="gramStart"/>
      <w:r>
        <w:t>Los</w:t>
      </w:r>
      <w:proofErr w:type="gramEnd"/>
      <w:r>
        <w:t xml:space="preserve"> </w:t>
      </w:r>
      <w:proofErr w:type="spellStart"/>
      <w:r>
        <w:t>que</w:t>
      </w:r>
      <w:proofErr w:type="spellEnd"/>
      <w:r>
        <w:t xml:space="preserve"> </w:t>
      </w:r>
      <w:proofErr w:type="spellStart"/>
      <w:r>
        <w:t>han</w:t>
      </w:r>
      <w:proofErr w:type="spellEnd"/>
      <w:r>
        <w:t xml:space="preserve"> </w:t>
      </w:r>
      <w:proofErr w:type="spellStart"/>
      <w:r>
        <w:t>sabido</w:t>
      </w:r>
      <w:proofErr w:type="spellEnd"/>
      <w:r>
        <w:t xml:space="preserve"> ser mis </w:t>
      </w:r>
      <w:proofErr w:type="spellStart"/>
      <w:r>
        <w:t>discípulos</w:t>
      </w:r>
      <w:proofErr w:type="spellEnd"/>
      <w:r>
        <w:t xml:space="preserve"> </w:t>
      </w:r>
      <w:proofErr w:type="spellStart"/>
      <w:r>
        <w:t>en</w:t>
      </w:r>
      <w:proofErr w:type="spellEnd"/>
      <w:r>
        <w:t xml:space="preserve"> </w:t>
      </w:r>
      <w:proofErr w:type="spellStart"/>
      <w:r>
        <w:t>esta</w:t>
      </w:r>
      <w:proofErr w:type="spellEnd"/>
      <w:r>
        <w:t xml:space="preserve"> Obra, </w:t>
      </w:r>
      <w:proofErr w:type="spellStart"/>
      <w:r>
        <w:t>sabrán</w:t>
      </w:r>
      <w:proofErr w:type="spellEnd"/>
      <w:r>
        <w:t xml:space="preserve"> </w:t>
      </w:r>
      <w:proofErr w:type="spellStart"/>
      <w:r>
        <w:t>separar</w:t>
      </w:r>
      <w:proofErr w:type="spellEnd"/>
      <w:r>
        <w:t xml:space="preserve"> la </w:t>
      </w:r>
      <w:proofErr w:type="spellStart"/>
      <w:r>
        <w:t>paja</w:t>
      </w:r>
      <w:proofErr w:type="spellEnd"/>
      <w:r>
        <w:t xml:space="preserve"> para </w:t>
      </w:r>
      <w:proofErr w:type="spellStart"/>
      <w:r>
        <w:t>que</w:t>
      </w:r>
      <w:proofErr w:type="spellEnd"/>
      <w:r>
        <w:t xml:space="preserve"> </w:t>
      </w:r>
      <w:proofErr w:type="spellStart"/>
      <w:r>
        <w:t>quede</w:t>
      </w:r>
      <w:proofErr w:type="spellEnd"/>
      <w:r>
        <w:t xml:space="preserve"> </w:t>
      </w:r>
      <w:proofErr w:type="spellStart"/>
      <w:r>
        <w:t>el</w:t>
      </w:r>
      <w:proofErr w:type="spellEnd"/>
      <w:r>
        <w:t xml:space="preserve"> trigo </w:t>
      </w:r>
      <w:proofErr w:type="spellStart"/>
      <w:r>
        <w:t>limpio</w:t>
      </w:r>
      <w:proofErr w:type="spellEnd"/>
      <w:r>
        <w:t xml:space="preserve">, </w:t>
      </w:r>
      <w:proofErr w:type="spellStart"/>
      <w:r>
        <w:t>porque</w:t>
      </w:r>
      <w:proofErr w:type="spellEnd"/>
      <w:r>
        <w:t xml:space="preserve"> para </w:t>
      </w:r>
      <w:proofErr w:type="spellStart"/>
      <w:r>
        <w:t>que</w:t>
      </w:r>
      <w:proofErr w:type="spellEnd"/>
      <w:r>
        <w:t xml:space="preserve"> mi </w:t>
      </w:r>
      <w:proofErr w:type="spellStart"/>
      <w:r>
        <w:t>semilla</w:t>
      </w:r>
      <w:proofErr w:type="spellEnd"/>
      <w:r>
        <w:t xml:space="preserve"> </w:t>
      </w:r>
      <w:proofErr w:type="spellStart"/>
      <w:r>
        <w:t>germine</w:t>
      </w:r>
      <w:proofErr w:type="spellEnd"/>
      <w:r>
        <w:t xml:space="preserve">, </w:t>
      </w:r>
      <w:proofErr w:type="spellStart"/>
      <w:r>
        <w:t>habrá</w:t>
      </w:r>
      <w:proofErr w:type="spellEnd"/>
      <w:r>
        <w:t xml:space="preserve"> de </w:t>
      </w:r>
      <w:proofErr w:type="spellStart"/>
      <w:r>
        <w:t>estar</w:t>
      </w:r>
      <w:proofErr w:type="spellEnd"/>
      <w:r>
        <w:t xml:space="preserve"> </w:t>
      </w:r>
      <w:proofErr w:type="spellStart"/>
      <w:r>
        <w:t>limpia</w:t>
      </w:r>
      <w:proofErr w:type="spellEnd"/>
      <w:r>
        <w:t xml:space="preserve">. </w:t>
      </w:r>
    </w:p>
    <w:p w14:paraId="2B27905B" w14:textId="77777777" w:rsidR="00F50769" w:rsidRDefault="00F50769" w:rsidP="00F50769">
      <w:r>
        <w:t xml:space="preserve">40. Hoy </w:t>
      </w:r>
      <w:proofErr w:type="spellStart"/>
      <w:r>
        <w:t>estoy</w:t>
      </w:r>
      <w:proofErr w:type="spellEnd"/>
      <w:r>
        <w:t xml:space="preserve"> </w:t>
      </w:r>
      <w:proofErr w:type="spellStart"/>
      <w:r>
        <w:t>presente</w:t>
      </w:r>
      <w:proofErr w:type="spellEnd"/>
      <w:r>
        <w:t xml:space="preserve"> ante </w:t>
      </w:r>
      <w:proofErr w:type="spellStart"/>
      <w:r>
        <w:t>vuestra</w:t>
      </w:r>
      <w:proofErr w:type="spellEnd"/>
      <w:r>
        <w:t xml:space="preserve"> </w:t>
      </w:r>
      <w:proofErr w:type="spellStart"/>
      <w:r>
        <w:t>mirada</w:t>
      </w:r>
      <w:proofErr w:type="spellEnd"/>
      <w:r>
        <w:t xml:space="preserve"> </w:t>
      </w:r>
      <w:proofErr w:type="spellStart"/>
      <w:r>
        <w:t>espiritual</w:t>
      </w:r>
      <w:proofErr w:type="spellEnd"/>
      <w:r>
        <w:t xml:space="preserve"> para </w:t>
      </w:r>
      <w:proofErr w:type="spellStart"/>
      <w:r>
        <w:t>que</w:t>
      </w:r>
      <w:proofErr w:type="spellEnd"/>
      <w:r>
        <w:t xml:space="preserve"> me </w:t>
      </w:r>
      <w:proofErr w:type="spellStart"/>
      <w:r>
        <w:t>miréis</w:t>
      </w:r>
      <w:proofErr w:type="spellEnd"/>
      <w:r>
        <w:t xml:space="preserve"> a </w:t>
      </w:r>
      <w:proofErr w:type="spellStart"/>
      <w:r>
        <w:t>través</w:t>
      </w:r>
      <w:proofErr w:type="spellEnd"/>
      <w:r>
        <w:t xml:space="preserve"> de </w:t>
      </w:r>
      <w:proofErr w:type="spellStart"/>
      <w:r>
        <w:t>vuestras</w:t>
      </w:r>
      <w:proofErr w:type="spellEnd"/>
      <w:r>
        <w:t xml:space="preserve"> </w:t>
      </w:r>
      <w:proofErr w:type="spellStart"/>
      <w:r>
        <w:t>virtudes</w:t>
      </w:r>
      <w:proofErr w:type="spellEnd"/>
      <w:r>
        <w:t xml:space="preserve">, con </w:t>
      </w:r>
      <w:proofErr w:type="spellStart"/>
      <w:r>
        <w:t>ellas</w:t>
      </w:r>
      <w:proofErr w:type="spellEnd"/>
      <w:r>
        <w:t xml:space="preserve"> </w:t>
      </w:r>
      <w:proofErr w:type="spellStart"/>
      <w:r>
        <w:t>os</w:t>
      </w:r>
      <w:proofErr w:type="spellEnd"/>
      <w:r>
        <w:t xml:space="preserve"> </w:t>
      </w:r>
      <w:proofErr w:type="spellStart"/>
      <w:r>
        <w:t>hago</w:t>
      </w:r>
      <w:proofErr w:type="spellEnd"/>
      <w:r>
        <w:t xml:space="preserve"> </w:t>
      </w:r>
      <w:proofErr w:type="spellStart"/>
      <w:r>
        <w:t>llegar</w:t>
      </w:r>
      <w:proofErr w:type="spellEnd"/>
      <w:r>
        <w:t xml:space="preserve"> mi </w:t>
      </w:r>
      <w:proofErr w:type="spellStart"/>
      <w:r>
        <w:t>calor</w:t>
      </w:r>
      <w:proofErr w:type="spellEnd"/>
      <w:r>
        <w:t xml:space="preserve"> </w:t>
      </w:r>
      <w:proofErr w:type="spellStart"/>
      <w:r>
        <w:t>divino</w:t>
      </w:r>
      <w:proofErr w:type="spellEnd"/>
      <w:r>
        <w:t xml:space="preserve"> para </w:t>
      </w:r>
      <w:proofErr w:type="spellStart"/>
      <w:r>
        <w:t>que</w:t>
      </w:r>
      <w:proofErr w:type="spellEnd"/>
      <w:r>
        <w:t xml:space="preserve"> me </w:t>
      </w:r>
      <w:proofErr w:type="spellStart"/>
      <w:r>
        <w:t>sintáis</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Quiero</w:t>
      </w:r>
      <w:proofErr w:type="spellEnd"/>
      <w:r>
        <w:t xml:space="preserve"> </w:t>
      </w:r>
      <w:proofErr w:type="spellStart"/>
      <w:r>
        <w:t>apartaros</w:t>
      </w:r>
      <w:proofErr w:type="spellEnd"/>
      <w:r>
        <w:t xml:space="preserve"> de </w:t>
      </w:r>
      <w:proofErr w:type="spellStart"/>
      <w:r>
        <w:t>todo</w:t>
      </w:r>
      <w:proofErr w:type="spellEnd"/>
      <w:r>
        <w:t xml:space="preserve"> lo </w:t>
      </w:r>
      <w:proofErr w:type="spellStart"/>
      <w:r>
        <w:t>superfluo</w:t>
      </w:r>
      <w:proofErr w:type="spellEnd"/>
      <w:r>
        <w:t xml:space="preserve">, de </w:t>
      </w:r>
      <w:proofErr w:type="spellStart"/>
      <w:r>
        <w:t>todo</w:t>
      </w:r>
      <w:proofErr w:type="spellEnd"/>
      <w:r>
        <w:t xml:space="preserve"> lo </w:t>
      </w:r>
      <w:proofErr w:type="spellStart"/>
      <w:r>
        <w:t>malo</w:t>
      </w:r>
      <w:proofErr w:type="spellEnd"/>
      <w:r>
        <w:t xml:space="preserve">; </w:t>
      </w:r>
      <w:proofErr w:type="spellStart"/>
      <w:r>
        <w:t>vengo</w:t>
      </w:r>
      <w:proofErr w:type="spellEnd"/>
      <w:r>
        <w:t xml:space="preserve"> a </w:t>
      </w:r>
      <w:proofErr w:type="spellStart"/>
      <w:r>
        <w:t>confiaros</w:t>
      </w:r>
      <w:proofErr w:type="spellEnd"/>
      <w:r>
        <w:t xml:space="preserve"> un </w:t>
      </w:r>
      <w:proofErr w:type="spellStart"/>
      <w:r>
        <w:t>huerto</w:t>
      </w:r>
      <w:proofErr w:type="spellEnd"/>
      <w:r>
        <w:t xml:space="preserve"> </w:t>
      </w:r>
      <w:proofErr w:type="spellStart"/>
      <w:r>
        <w:t>donde</w:t>
      </w:r>
      <w:proofErr w:type="spellEnd"/>
      <w:r>
        <w:t xml:space="preserve"> </w:t>
      </w:r>
      <w:proofErr w:type="spellStart"/>
      <w:r>
        <w:t>podáis</w:t>
      </w:r>
      <w:proofErr w:type="spellEnd"/>
      <w:r>
        <w:t xml:space="preserve"> cultivar </w:t>
      </w:r>
      <w:proofErr w:type="spellStart"/>
      <w:r>
        <w:t>todas</w:t>
      </w:r>
      <w:proofErr w:type="spellEnd"/>
      <w:r>
        <w:t xml:space="preserve"> las </w:t>
      </w:r>
      <w:proofErr w:type="spellStart"/>
      <w:r>
        <w:t>virtudes</w:t>
      </w:r>
      <w:proofErr w:type="spellEnd"/>
      <w:r>
        <w:t xml:space="preserve">. Es </w:t>
      </w:r>
      <w:proofErr w:type="spellStart"/>
      <w:r>
        <w:t>menester</w:t>
      </w:r>
      <w:proofErr w:type="spellEnd"/>
      <w:r>
        <w:t xml:space="preserve"> </w:t>
      </w:r>
      <w:proofErr w:type="spellStart"/>
      <w:r>
        <w:t>contrarrestar</w:t>
      </w:r>
      <w:proofErr w:type="spellEnd"/>
      <w:r>
        <w:t xml:space="preserve"> </w:t>
      </w:r>
      <w:proofErr w:type="spellStart"/>
      <w:r>
        <w:t>el</w:t>
      </w:r>
      <w:proofErr w:type="spellEnd"/>
      <w:r>
        <w:t xml:space="preserve"> </w:t>
      </w:r>
      <w:proofErr w:type="spellStart"/>
      <w:r>
        <w:t>pecado</w:t>
      </w:r>
      <w:proofErr w:type="spellEnd"/>
      <w:r>
        <w:t xml:space="preserve">, </w:t>
      </w:r>
      <w:proofErr w:type="spellStart"/>
      <w:r>
        <w:t>mirad</w:t>
      </w:r>
      <w:proofErr w:type="spellEnd"/>
      <w:r>
        <w:t xml:space="preserve"> </w:t>
      </w:r>
      <w:proofErr w:type="spellStart"/>
      <w:r>
        <w:t>como</w:t>
      </w:r>
      <w:proofErr w:type="spellEnd"/>
      <w:r>
        <w:t xml:space="preserve"> ha </w:t>
      </w:r>
      <w:proofErr w:type="spellStart"/>
      <w:r>
        <w:t>florecido</w:t>
      </w:r>
      <w:proofErr w:type="spellEnd"/>
      <w:r>
        <w:t xml:space="preserve"> </w:t>
      </w:r>
      <w:proofErr w:type="spellStart"/>
      <w:r>
        <w:t>el</w:t>
      </w:r>
      <w:proofErr w:type="spellEnd"/>
      <w:r>
        <w:t xml:space="preserve"> mal. </w:t>
      </w:r>
    </w:p>
    <w:p w14:paraId="27D9C242" w14:textId="77777777" w:rsidR="00F50769" w:rsidRDefault="00F50769" w:rsidP="00F50769">
      <w:r>
        <w:t xml:space="preserve">41. Veo </w:t>
      </w:r>
      <w:proofErr w:type="spellStart"/>
      <w:r>
        <w:t>que</w:t>
      </w:r>
      <w:proofErr w:type="spellEnd"/>
      <w:r>
        <w:t xml:space="preserve"> </w:t>
      </w:r>
      <w:proofErr w:type="spellStart"/>
      <w:r>
        <w:t>vuestro</w:t>
      </w:r>
      <w:proofErr w:type="spellEnd"/>
      <w:r>
        <w:t xml:space="preserve"> </w:t>
      </w:r>
      <w:proofErr w:type="spellStart"/>
      <w:r>
        <w:t>corazón</w:t>
      </w:r>
      <w:proofErr w:type="spellEnd"/>
      <w:r>
        <w:t xml:space="preserve"> se </w:t>
      </w:r>
      <w:proofErr w:type="spellStart"/>
      <w:r>
        <w:t>estremece</w:t>
      </w:r>
      <w:proofErr w:type="spellEnd"/>
      <w:r>
        <w:t xml:space="preserve"> de </w:t>
      </w:r>
      <w:proofErr w:type="spellStart"/>
      <w:r>
        <w:t>gozo</w:t>
      </w:r>
      <w:proofErr w:type="spellEnd"/>
      <w:r>
        <w:t xml:space="preserve"> al </w:t>
      </w:r>
      <w:proofErr w:type="spellStart"/>
      <w:r>
        <w:t>oírme</w:t>
      </w:r>
      <w:proofErr w:type="spellEnd"/>
      <w:r>
        <w:t xml:space="preserve"> </w:t>
      </w:r>
      <w:proofErr w:type="spellStart"/>
      <w:r>
        <w:t>hablar</w:t>
      </w:r>
      <w:proofErr w:type="spellEnd"/>
      <w:r>
        <w:t xml:space="preserve"> </w:t>
      </w:r>
      <w:proofErr w:type="spellStart"/>
      <w:r>
        <w:t>así</w:t>
      </w:r>
      <w:proofErr w:type="spellEnd"/>
      <w:r>
        <w:t xml:space="preserve">, </w:t>
      </w:r>
      <w:proofErr w:type="spellStart"/>
      <w:r>
        <w:t>porque</w:t>
      </w:r>
      <w:proofErr w:type="spellEnd"/>
      <w:r>
        <w:t xml:space="preserve"> </w:t>
      </w:r>
      <w:proofErr w:type="spellStart"/>
      <w:r>
        <w:t>sentís</w:t>
      </w:r>
      <w:proofErr w:type="spellEnd"/>
      <w:r>
        <w:t xml:space="preserve"> la </w:t>
      </w:r>
      <w:proofErr w:type="spellStart"/>
      <w:r>
        <w:t>esperanza</w:t>
      </w:r>
      <w:proofErr w:type="spellEnd"/>
      <w:r>
        <w:t xml:space="preserve"> de </w:t>
      </w:r>
      <w:proofErr w:type="spellStart"/>
      <w:r>
        <w:t>que</w:t>
      </w:r>
      <w:proofErr w:type="spellEnd"/>
      <w:r>
        <w:t xml:space="preserve"> la </w:t>
      </w:r>
      <w:proofErr w:type="spellStart"/>
      <w:r>
        <w:t>regeneración</w:t>
      </w:r>
      <w:proofErr w:type="spellEnd"/>
      <w:r>
        <w:t xml:space="preserve"> </w:t>
      </w:r>
      <w:proofErr w:type="spellStart"/>
      <w:r>
        <w:t>llegue</w:t>
      </w:r>
      <w:proofErr w:type="spellEnd"/>
      <w:r>
        <w:t xml:space="preserve"> a </w:t>
      </w:r>
      <w:proofErr w:type="spellStart"/>
      <w:r>
        <w:t>los</w:t>
      </w:r>
      <w:proofErr w:type="spellEnd"/>
      <w:r>
        <w:t xml:space="preserve"> hombres. </w:t>
      </w:r>
    </w:p>
    <w:p w14:paraId="67FE3797" w14:textId="77777777" w:rsidR="00F50769" w:rsidRDefault="00F50769" w:rsidP="00F50769">
      <w:r>
        <w:t xml:space="preserve">Al </w:t>
      </w:r>
      <w:proofErr w:type="spellStart"/>
      <w:r>
        <w:t>escucharme</w:t>
      </w:r>
      <w:proofErr w:type="spellEnd"/>
      <w:r>
        <w:t xml:space="preserve">, </w:t>
      </w:r>
      <w:proofErr w:type="spellStart"/>
      <w:r>
        <w:t>sentís</w:t>
      </w:r>
      <w:proofErr w:type="spellEnd"/>
      <w:r>
        <w:t xml:space="preserve"> </w:t>
      </w:r>
      <w:proofErr w:type="spellStart"/>
      <w:r>
        <w:t>el</w:t>
      </w:r>
      <w:proofErr w:type="spellEnd"/>
      <w:r>
        <w:t xml:space="preserve"> </w:t>
      </w:r>
      <w:proofErr w:type="spellStart"/>
      <w:r>
        <w:t>impulso</w:t>
      </w:r>
      <w:proofErr w:type="spellEnd"/>
      <w:r>
        <w:t xml:space="preserve"> de </w:t>
      </w:r>
      <w:proofErr w:type="spellStart"/>
      <w:r>
        <w:t>correr</w:t>
      </w:r>
      <w:proofErr w:type="spellEnd"/>
      <w:r>
        <w:t xml:space="preserve"> </w:t>
      </w:r>
      <w:proofErr w:type="spellStart"/>
      <w:r>
        <w:t>en</w:t>
      </w:r>
      <w:proofErr w:type="spellEnd"/>
      <w:r>
        <w:t xml:space="preserve"> </w:t>
      </w:r>
      <w:proofErr w:type="spellStart"/>
      <w:r>
        <w:t>busca</w:t>
      </w:r>
      <w:proofErr w:type="spellEnd"/>
      <w:r>
        <w:t xml:space="preserve"> del </w:t>
      </w:r>
      <w:proofErr w:type="spellStart"/>
      <w:r>
        <w:t>perdido</w:t>
      </w:r>
      <w:proofErr w:type="spellEnd"/>
      <w:r>
        <w:t xml:space="preserve">, del </w:t>
      </w:r>
      <w:proofErr w:type="spellStart"/>
      <w:r>
        <w:t>pecador</w:t>
      </w:r>
      <w:proofErr w:type="spellEnd"/>
      <w:r>
        <w:t xml:space="preserve">, del </w:t>
      </w:r>
      <w:proofErr w:type="spellStart"/>
      <w:r>
        <w:t>vicioso</w:t>
      </w:r>
      <w:proofErr w:type="spellEnd"/>
      <w:r>
        <w:t xml:space="preserve">, para </w:t>
      </w:r>
      <w:proofErr w:type="spellStart"/>
      <w:r>
        <w:t>hablarle</w:t>
      </w:r>
      <w:proofErr w:type="spellEnd"/>
      <w:r>
        <w:t xml:space="preserve"> con mi </w:t>
      </w:r>
      <w:proofErr w:type="spellStart"/>
      <w:r>
        <w:t>verdad</w:t>
      </w:r>
      <w:proofErr w:type="spellEnd"/>
      <w:r>
        <w:t xml:space="preserve"> y </w:t>
      </w:r>
      <w:proofErr w:type="spellStart"/>
      <w:r>
        <w:t>alejarlo</w:t>
      </w:r>
      <w:proofErr w:type="spellEnd"/>
      <w:r>
        <w:t xml:space="preserve"> del mal camino. </w:t>
      </w:r>
      <w:proofErr w:type="spellStart"/>
      <w:r>
        <w:t>Yo</w:t>
      </w:r>
      <w:proofErr w:type="spellEnd"/>
      <w:r>
        <w:t xml:space="preserve"> </w:t>
      </w:r>
      <w:proofErr w:type="spellStart"/>
      <w:r>
        <w:t>bendigo</w:t>
      </w:r>
      <w:proofErr w:type="spellEnd"/>
      <w:r>
        <w:t xml:space="preserve"> </w:t>
      </w:r>
      <w:proofErr w:type="spellStart"/>
      <w:r>
        <w:t>esos</w:t>
      </w:r>
      <w:proofErr w:type="spellEnd"/>
      <w:r>
        <w:t xml:space="preserve"> </w:t>
      </w:r>
      <w:proofErr w:type="spellStart"/>
      <w:r>
        <w:t>sentimientos</w:t>
      </w:r>
      <w:proofErr w:type="spellEnd"/>
      <w:r>
        <w:t xml:space="preserve"> </w:t>
      </w:r>
      <w:proofErr w:type="gramStart"/>
      <w:r>
        <w:t>nobles</w:t>
      </w:r>
      <w:proofErr w:type="gramEnd"/>
      <w:r>
        <w:t xml:space="preserve"> </w:t>
      </w:r>
      <w:proofErr w:type="spellStart"/>
      <w:r>
        <w:t>que</w:t>
      </w:r>
      <w:proofErr w:type="spellEnd"/>
      <w:r>
        <w:t xml:space="preserve"> </w:t>
      </w:r>
      <w:proofErr w:type="spellStart"/>
      <w:r>
        <w:t>comienzan</w:t>
      </w:r>
      <w:proofErr w:type="spellEnd"/>
      <w:r>
        <w:t xml:space="preserve"> a </w:t>
      </w:r>
      <w:proofErr w:type="spellStart"/>
      <w:r>
        <w:t>despertar</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mas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si</w:t>
      </w:r>
      <w:proofErr w:type="spellEnd"/>
      <w:r>
        <w:t xml:space="preserve"> antes no </w:t>
      </w:r>
      <w:proofErr w:type="spellStart"/>
      <w:r>
        <w:t>habéis</w:t>
      </w:r>
      <w:proofErr w:type="spellEnd"/>
      <w:r>
        <w:t xml:space="preserve"> </w:t>
      </w:r>
      <w:proofErr w:type="spellStart"/>
      <w:r>
        <w:t>corregido</w:t>
      </w:r>
      <w:proofErr w:type="spellEnd"/>
      <w:r>
        <w:t xml:space="preserve"> </w:t>
      </w:r>
      <w:proofErr w:type="spellStart"/>
      <w:r>
        <w:t>vuestros</w:t>
      </w:r>
      <w:proofErr w:type="spellEnd"/>
      <w:r>
        <w:t xml:space="preserve"> </w:t>
      </w:r>
      <w:proofErr w:type="spellStart"/>
      <w:r>
        <w:t>defectos</w:t>
      </w:r>
      <w:proofErr w:type="spellEnd"/>
      <w:r>
        <w:t xml:space="preserve">, </w:t>
      </w:r>
      <w:proofErr w:type="spellStart"/>
      <w:r>
        <w:t>si</w:t>
      </w:r>
      <w:proofErr w:type="spellEnd"/>
      <w:r>
        <w:t xml:space="preserve"> no </w:t>
      </w:r>
      <w:proofErr w:type="spellStart"/>
      <w:r>
        <w:t>habéis</w:t>
      </w:r>
      <w:proofErr w:type="spellEnd"/>
      <w:r>
        <w:t xml:space="preserve"> </w:t>
      </w:r>
      <w:proofErr w:type="spellStart"/>
      <w:r>
        <w:t>limpiado</w:t>
      </w:r>
      <w:proofErr w:type="spellEnd"/>
      <w:r>
        <w:t xml:space="preserve"> </w:t>
      </w:r>
      <w:proofErr w:type="spellStart"/>
      <w:r>
        <w:t>vuestro</w:t>
      </w:r>
      <w:proofErr w:type="spellEnd"/>
      <w:r>
        <w:t xml:space="preserve"> </w:t>
      </w:r>
      <w:proofErr w:type="spellStart"/>
      <w:r>
        <w:t>corazón</w:t>
      </w:r>
      <w:proofErr w:type="spellEnd"/>
      <w:r>
        <w:t xml:space="preserve">, no </w:t>
      </w:r>
      <w:proofErr w:type="spellStart"/>
      <w:r>
        <w:t>será</w:t>
      </w:r>
      <w:proofErr w:type="spellEnd"/>
      <w:r>
        <w:t xml:space="preserve"> </w:t>
      </w:r>
      <w:proofErr w:type="spellStart"/>
      <w:r>
        <w:t>oportuno</w:t>
      </w:r>
      <w:proofErr w:type="spellEnd"/>
      <w:r>
        <w:t xml:space="preserve"> </w:t>
      </w:r>
      <w:proofErr w:type="spellStart"/>
      <w:r>
        <w:t>que</w:t>
      </w:r>
      <w:proofErr w:type="spellEnd"/>
      <w:r>
        <w:t xml:space="preserve"> </w:t>
      </w:r>
      <w:proofErr w:type="spellStart"/>
      <w:r>
        <w:t>os</w:t>
      </w:r>
      <w:proofErr w:type="spellEnd"/>
      <w:r>
        <w:t xml:space="preserve"> </w:t>
      </w:r>
      <w:proofErr w:type="spellStart"/>
      <w:r>
        <w:t>presentéis</w:t>
      </w:r>
      <w:proofErr w:type="spellEnd"/>
      <w:r>
        <w:t xml:space="preserve"> </w:t>
      </w:r>
      <w:proofErr w:type="spellStart"/>
      <w:r>
        <w:t>delante</w:t>
      </w:r>
      <w:proofErr w:type="spellEnd"/>
      <w:r>
        <w:t xml:space="preserve"> de </w:t>
      </w:r>
      <w:proofErr w:type="spellStart"/>
      <w:r>
        <w:t>vuestros</w:t>
      </w:r>
      <w:proofErr w:type="spellEnd"/>
      <w:r>
        <w:t xml:space="preserve"> </w:t>
      </w:r>
      <w:proofErr w:type="spellStart"/>
      <w:r>
        <w:t>hermanos</w:t>
      </w:r>
      <w:proofErr w:type="spellEnd"/>
      <w:r>
        <w:t xml:space="preserve"> para </w:t>
      </w:r>
      <w:proofErr w:type="spellStart"/>
      <w:r>
        <w:t>hacerles</w:t>
      </w:r>
      <w:proofErr w:type="spellEnd"/>
      <w:r>
        <w:t xml:space="preserve"> </w:t>
      </w:r>
      <w:proofErr w:type="spellStart"/>
      <w:r>
        <w:t>notar</w:t>
      </w:r>
      <w:proofErr w:type="spellEnd"/>
      <w:r>
        <w:t xml:space="preserve"> sus </w:t>
      </w:r>
      <w:proofErr w:type="spellStart"/>
      <w:r>
        <w:t>pecados</w:t>
      </w:r>
      <w:proofErr w:type="spellEnd"/>
      <w:r>
        <w:t xml:space="preserve">. Mi sola palabra </w:t>
      </w:r>
      <w:proofErr w:type="spellStart"/>
      <w:r>
        <w:t>en</w:t>
      </w:r>
      <w:proofErr w:type="spellEnd"/>
      <w:r>
        <w:t xml:space="preserve"> </w:t>
      </w:r>
      <w:proofErr w:type="spellStart"/>
      <w:r>
        <w:t>vuestros</w:t>
      </w:r>
      <w:proofErr w:type="spellEnd"/>
      <w:r>
        <w:t xml:space="preserve"> </w:t>
      </w:r>
      <w:proofErr w:type="spellStart"/>
      <w:r>
        <w:t>labios</w:t>
      </w:r>
      <w:proofErr w:type="spellEnd"/>
      <w:r>
        <w:t xml:space="preserve">, no </w:t>
      </w:r>
      <w:proofErr w:type="spellStart"/>
      <w:r>
        <w:t>hará</w:t>
      </w:r>
      <w:proofErr w:type="spellEnd"/>
      <w:r>
        <w:t xml:space="preserve"> </w:t>
      </w:r>
      <w:proofErr w:type="spellStart"/>
      <w:r>
        <w:t>el</w:t>
      </w:r>
      <w:proofErr w:type="spellEnd"/>
      <w:r>
        <w:t xml:space="preserve"> </w:t>
      </w:r>
      <w:proofErr w:type="spellStart"/>
      <w:r>
        <w:lastRenderedPageBreak/>
        <w:t>milagro</w:t>
      </w:r>
      <w:proofErr w:type="spellEnd"/>
      <w:r>
        <w:t xml:space="preserve"> de </w:t>
      </w:r>
      <w:proofErr w:type="spellStart"/>
      <w:r>
        <w:t>convertir</w:t>
      </w:r>
      <w:proofErr w:type="spellEnd"/>
      <w:r>
        <w:t xml:space="preserve"> a </w:t>
      </w:r>
      <w:proofErr w:type="spellStart"/>
      <w:r>
        <w:t>los</w:t>
      </w:r>
      <w:proofErr w:type="spellEnd"/>
      <w:r>
        <w:t xml:space="preserve"> hombres, </w:t>
      </w:r>
      <w:proofErr w:type="spellStart"/>
      <w:r>
        <w:t>será</w:t>
      </w:r>
      <w:proofErr w:type="spellEnd"/>
      <w:r>
        <w:t xml:space="preserve"> </w:t>
      </w:r>
      <w:proofErr w:type="spellStart"/>
      <w:r>
        <w:t>menester</w:t>
      </w:r>
      <w:proofErr w:type="spellEnd"/>
      <w:r>
        <w:t xml:space="preserve"> </w:t>
      </w:r>
      <w:proofErr w:type="spellStart"/>
      <w:r>
        <w:t>el</w:t>
      </w:r>
      <w:proofErr w:type="spellEnd"/>
      <w:r>
        <w:t xml:space="preserve"> </w:t>
      </w:r>
      <w:proofErr w:type="spellStart"/>
      <w:r>
        <w:t>ejemplo</w:t>
      </w:r>
      <w:proofErr w:type="spellEnd"/>
      <w:r>
        <w:t xml:space="preserve"> de </w:t>
      </w:r>
      <w:proofErr w:type="spellStart"/>
      <w:r>
        <w:t>vuestra</w:t>
      </w:r>
      <w:proofErr w:type="spellEnd"/>
      <w:r>
        <w:t xml:space="preserve"> </w:t>
      </w:r>
      <w:proofErr w:type="spellStart"/>
      <w:r>
        <w:t>vida</w:t>
      </w:r>
      <w:proofErr w:type="spellEnd"/>
      <w:r>
        <w:t xml:space="preserve">, y </w:t>
      </w:r>
      <w:proofErr w:type="spellStart"/>
      <w:r>
        <w:t>entonces</w:t>
      </w:r>
      <w:proofErr w:type="spellEnd"/>
      <w:r>
        <w:t xml:space="preserve"> mi palabra </w:t>
      </w:r>
      <w:proofErr w:type="spellStart"/>
      <w:r>
        <w:t>será</w:t>
      </w:r>
      <w:proofErr w:type="spellEnd"/>
      <w:r>
        <w:t xml:space="preserve"> </w:t>
      </w:r>
      <w:proofErr w:type="spellStart"/>
      <w:r>
        <w:t>tomada</w:t>
      </w:r>
      <w:proofErr w:type="spellEnd"/>
      <w:r>
        <w:t xml:space="preserve"> </w:t>
      </w:r>
      <w:proofErr w:type="spellStart"/>
      <w:r>
        <w:t>como</w:t>
      </w:r>
      <w:proofErr w:type="spellEnd"/>
      <w:r>
        <w:t xml:space="preserve"> </w:t>
      </w:r>
      <w:proofErr w:type="spellStart"/>
      <w:r>
        <w:t>una</w:t>
      </w:r>
      <w:proofErr w:type="spellEnd"/>
      <w:r>
        <w:t xml:space="preserve"> </w:t>
      </w:r>
      <w:proofErr w:type="spellStart"/>
      <w:r>
        <w:t>verdad</w:t>
      </w:r>
      <w:proofErr w:type="spellEnd"/>
      <w:r>
        <w:t xml:space="preserve">. </w:t>
      </w:r>
    </w:p>
    <w:p w14:paraId="1EA77EFD" w14:textId="77777777" w:rsidR="00F50769" w:rsidRDefault="00F50769" w:rsidP="00F50769">
      <w:r>
        <w:t xml:space="preserve">42. En </w:t>
      </w:r>
      <w:proofErr w:type="spellStart"/>
      <w:r>
        <w:t>aquel</w:t>
      </w:r>
      <w:proofErr w:type="spellEnd"/>
      <w:r>
        <w:t xml:space="preserve"> </w:t>
      </w:r>
      <w:proofErr w:type="spellStart"/>
      <w:r>
        <w:t>tiempo</w:t>
      </w:r>
      <w:proofErr w:type="spellEnd"/>
      <w:r>
        <w:t xml:space="preserve">, </w:t>
      </w:r>
      <w:proofErr w:type="spellStart"/>
      <w:r>
        <w:t>cuando</w:t>
      </w:r>
      <w:proofErr w:type="spellEnd"/>
      <w:r>
        <w:t xml:space="preserve"> mis </w:t>
      </w:r>
      <w:proofErr w:type="spellStart"/>
      <w:r>
        <w:t>discípulos</w:t>
      </w:r>
      <w:proofErr w:type="spellEnd"/>
      <w:r>
        <w:t xml:space="preserve"> se </w:t>
      </w:r>
      <w:proofErr w:type="spellStart"/>
      <w:r>
        <w:t>dispersaron</w:t>
      </w:r>
      <w:proofErr w:type="spellEnd"/>
      <w:r>
        <w:t xml:space="preserve"> </w:t>
      </w:r>
      <w:proofErr w:type="spellStart"/>
      <w:r>
        <w:t>por</w:t>
      </w:r>
      <w:proofErr w:type="spellEnd"/>
      <w:r>
        <w:t xml:space="preserve"> </w:t>
      </w:r>
      <w:proofErr w:type="spellStart"/>
      <w:r>
        <w:t>el</w:t>
      </w:r>
      <w:proofErr w:type="spellEnd"/>
      <w:r>
        <w:t xml:space="preserve"> </w:t>
      </w:r>
      <w:proofErr w:type="spellStart"/>
      <w:r>
        <w:t>mundo</w:t>
      </w:r>
      <w:proofErr w:type="spellEnd"/>
      <w:r>
        <w:t xml:space="preserve"> para </w:t>
      </w:r>
      <w:proofErr w:type="spellStart"/>
      <w:r>
        <w:t>predicar</w:t>
      </w:r>
      <w:proofErr w:type="spellEnd"/>
      <w:r>
        <w:t xml:space="preserve"> mis </w:t>
      </w:r>
      <w:proofErr w:type="spellStart"/>
      <w:r>
        <w:t>enseñanzas</w:t>
      </w:r>
      <w:proofErr w:type="spellEnd"/>
      <w:r>
        <w:t xml:space="preserve">, no se </w:t>
      </w:r>
      <w:proofErr w:type="spellStart"/>
      <w:r>
        <w:t>concretaron</w:t>
      </w:r>
      <w:proofErr w:type="spellEnd"/>
      <w:r>
        <w:t xml:space="preserve"> a </w:t>
      </w:r>
      <w:proofErr w:type="spellStart"/>
      <w:r>
        <w:t>repetir</w:t>
      </w:r>
      <w:proofErr w:type="spellEnd"/>
      <w:r>
        <w:t xml:space="preserve"> mis palabras, </w:t>
      </w:r>
      <w:proofErr w:type="spellStart"/>
      <w:r>
        <w:t>sino</w:t>
      </w:r>
      <w:proofErr w:type="spellEnd"/>
      <w:r>
        <w:t xml:space="preserve"> </w:t>
      </w:r>
      <w:proofErr w:type="spellStart"/>
      <w:r>
        <w:t>que</w:t>
      </w:r>
      <w:proofErr w:type="spellEnd"/>
      <w:r>
        <w:t xml:space="preserve"> las </w:t>
      </w:r>
      <w:proofErr w:type="spellStart"/>
      <w:r>
        <w:t>enseñaban</w:t>
      </w:r>
      <w:proofErr w:type="spellEnd"/>
      <w:r>
        <w:t xml:space="preserve"> también con sus </w:t>
      </w:r>
      <w:proofErr w:type="spellStart"/>
      <w:r>
        <w:t>obras</w:t>
      </w:r>
      <w:proofErr w:type="spellEnd"/>
      <w:r>
        <w:t xml:space="preserve">, y </w:t>
      </w:r>
      <w:proofErr w:type="spellStart"/>
      <w:r>
        <w:t>cuando</w:t>
      </w:r>
      <w:proofErr w:type="spellEnd"/>
      <w:r>
        <w:t xml:space="preserve"> </w:t>
      </w:r>
      <w:proofErr w:type="spellStart"/>
      <w:r>
        <w:t>dijeron</w:t>
      </w:r>
      <w:proofErr w:type="spellEnd"/>
      <w:r>
        <w:t xml:space="preserve"> </w:t>
      </w:r>
      <w:proofErr w:type="spellStart"/>
      <w:r>
        <w:t>que</w:t>
      </w:r>
      <w:proofErr w:type="spellEnd"/>
      <w:r>
        <w:t xml:space="preserve"> </w:t>
      </w:r>
      <w:proofErr w:type="spellStart"/>
      <w:r>
        <w:t>ellos</w:t>
      </w:r>
      <w:proofErr w:type="spellEnd"/>
      <w:r>
        <w:t xml:space="preserve"> </w:t>
      </w:r>
      <w:proofErr w:type="spellStart"/>
      <w:r>
        <w:t>daban</w:t>
      </w:r>
      <w:proofErr w:type="spellEnd"/>
      <w:r>
        <w:t xml:space="preserve"> testimonio de </w:t>
      </w:r>
      <w:proofErr w:type="spellStart"/>
      <w:r>
        <w:t>Aquel</w:t>
      </w:r>
      <w:proofErr w:type="spellEnd"/>
      <w:r>
        <w:t xml:space="preserve"> </w:t>
      </w:r>
      <w:proofErr w:type="spellStart"/>
      <w:r>
        <w:t>que</w:t>
      </w:r>
      <w:proofErr w:type="spellEnd"/>
      <w:r>
        <w:t xml:space="preserve"> </w:t>
      </w:r>
      <w:proofErr w:type="spellStart"/>
      <w:r>
        <w:t>había</w:t>
      </w:r>
      <w:proofErr w:type="spellEnd"/>
      <w:r>
        <w:t xml:space="preserve"> </w:t>
      </w:r>
      <w:proofErr w:type="spellStart"/>
      <w:r>
        <w:t>muerto</w:t>
      </w:r>
      <w:proofErr w:type="spellEnd"/>
      <w:r>
        <w:t xml:space="preserve"> </w:t>
      </w:r>
      <w:proofErr w:type="spellStart"/>
      <w:r>
        <w:t>en</w:t>
      </w:r>
      <w:proofErr w:type="spellEnd"/>
      <w:r>
        <w:t xml:space="preserve"> </w:t>
      </w:r>
      <w:proofErr w:type="spellStart"/>
      <w:r>
        <w:t>una</w:t>
      </w:r>
      <w:proofErr w:type="spellEnd"/>
      <w:r>
        <w:t xml:space="preserve"> </w:t>
      </w:r>
      <w:proofErr w:type="spellStart"/>
      <w:r>
        <w:t>cruz</w:t>
      </w:r>
      <w:proofErr w:type="spellEnd"/>
      <w:r>
        <w:t xml:space="preserve"> </w:t>
      </w:r>
      <w:proofErr w:type="spellStart"/>
      <w:r>
        <w:t>por</w:t>
      </w:r>
      <w:proofErr w:type="spellEnd"/>
      <w:r>
        <w:t xml:space="preserve"> amor a </w:t>
      </w:r>
      <w:proofErr w:type="spellStart"/>
      <w:r>
        <w:t>los</w:t>
      </w:r>
      <w:proofErr w:type="spellEnd"/>
      <w:r>
        <w:t xml:space="preserve"> hombres, lo </w:t>
      </w:r>
      <w:proofErr w:type="spellStart"/>
      <w:r>
        <w:t>dijeron</w:t>
      </w:r>
      <w:proofErr w:type="spellEnd"/>
      <w:r>
        <w:t xml:space="preserve"> de palabra y de </w:t>
      </w:r>
      <w:proofErr w:type="spellStart"/>
      <w:r>
        <w:t>obra</w:t>
      </w:r>
      <w:proofErr w:type="spellEnd"/>
      <w:r>
        <w:t xml:space="preserve">, </w:t>
      </w:r>
      <w:proofErr w:type="spellStart"/>
      <w:r>
        <w:t>muriendo</w:t>
      </w:r>
      <w:proofErr w:type="spellEnd"/>
      <w:r>
        <w:t xml:space="preserve"> </w:t>
      </w:r>
      <w:proofErr w:type="spellStart"/>
      <w:r>
        <w:t>sacrificados</w:t>
      </w:r>
      <w:proofErr w:type="spellEnd"/>
      <w:r>
        <w:t xml:space="preserve"> </w:t>
      </w:r>
      <w:proofErr w:type="spellStart"/>
      <w:r>
        <w:t>como</w:t>
      </w:r>
      <w:proofErr w:type="spellEnd"/>
      <w:r>
        <w:t xml:space="preserve"> </w:t>
      </w:r>
      <w:proofErr w:type="spellStart"/>
      <w:r>
        <w:t>su</w:t>
      </w:r>
      <w:proofErr w:type="spellEnd"/>
      <w:r>
        <w:t xml:space="preserve"> Maestro.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el</w:t>
      </w:r>
      <w:proofErr w:type="spellEnd"/>
      <w:r>
        <w:t xml:space="preserve"> </w:t>
      </w:r>
      <w:proofErr w:type="spellStart"/>
      <w:r>
        <w:t>que</w:t>
      </w:r>
      <w:proofErr w:type="spellEnd"/>
      <w:r>
        <w:t xml:space="preserve"> </w:t>
      </w:r>
      <w:proofErr w:type="spellStart"/>
      <w:r>
        <w:t>muere</w:t>
      </w:r>
      <w:proofErr w:type="spellEnd"/>
      <w:r>
        <w:t xml:space="preserve"> </w:t>
      </w:r>
      <w:proofErr w:type="spellStart"/>
      <w:r>
        <w:t>sosteniendo</w:t>
      </w:r>
      <w:proofErr w:type="spellEnd"/>
      <w:r>
        <w:t xml:space="preserve"> </w:t>
      </w:r>
      <w:proofErr w:type="spellStart"/>
      <w:r>
        <w:t>una</w:t>
      </w:r>
      <w:proofErr w:type="spellEnd"/>
      <w:r>
        <w:t xml:space="preserve"> </w:t>
      </w:r>
      <w:proofErr w:type="spellStart"/>
      <w:r>
        <w:t>verdad</w:t>
      </w:r>
      <w:proofErr w:type="spellEnd"/>
      <w:r>
        <w:t xml:space="preserve">, </w:t>
      </w:r>
      <w:proofErr w:type="spellStart"/>
      <w:r>
        <w:t>tiene</w:t>
      </w:r>
      <w:proofErr w:type="spellEnd"/>
      <w:r>
        <w:t xml:space="preserve"> </w:t>
      </w:r>
      <w:proofErr w:type="spellStart"/>
      <w:r>
        <w:t>que</w:t>
      </w:r>
      <w:proofErr w:type="spellEnd"/>
      <w:r>
        <w:t xml:space="preserve"> ser </w:t>
      </w:r>
      <w:proofErr w:type="spellStart"/>
      <w:r>
        <w:t>creído</w:t>
      </w:r>
      <w:proofErr w:type="spellEnd"/>
      <w:r>
        <w:t xml:space="preserve">. Sin embargo, no </w:t>
      </w:r>
      <w:proofErr w:type="spellStart"/>
      <w:r>
        <w:t>vengo</w:t>
      </w:r>
      <w:proofErr w:type="spellEnd"/>
      <w:r>
        <w:t xml:space="preserve"> a </w:t>
      </w:r>
      <w:proofErr w:type="spellStart"/>
      <w:r>
        <w:t>pediros</w:t>
      </w:r>
      <w:proofErr w:type="spellEnd"/>
      <w:r>
        <w:t xml:space="preserve"> </w:t>
      </w:r>
      <w:proofErr w:type="spellStart"/>
      <w:r>
        <w:t>sacrificio</w:t>
      </w:r>
      <w:proofErr w:type="spellEnd"/>
      <w:r>
        <w:t xml:space="preserve">. No </w:t>
      </w:r>
      <w:proofErr w:type="spellStart"/>
      <w:r>
        <w:t>quiero</w:t>
      </w:r>
      <w:proofErr w:type="spellEnd"/>
      <w:r>
        <w:t xml:space="preserve"> </w:t>
      </w:r>
      <w:proofErr w:type="spellStart"/>
      <w:r>
        <w:t>que</w:t>
      </w:r>
      <w:proofErr w:type="spellEnd"/>
      <w:r>
        <w:t xml:space="preserve"> </w:t>
      </w:r>
      <w:proofErr w:type="spellStart"/>
      <w:r>
        <w:t>muráis</w:t>
      </w:r>
      <w:proofErr w:type="spellEnd"/>
      <w:r>
        <w:t xml:space="preserve"> para </w:t>
      </w:r>
      <w:proofErr w:type="spellStart"/>
      <w:r>
        <w:t>probar</w:t>
      </w:r>
      <w:proofErr w:type="spellEnd"/>
      <w:r>
        <w:t xml:space="preserve"> mi </w:t>
      </w:r>
      <w:proofErr w:type="spellStart"/>
      <w:r>
        <w:t>verdad</w:t>
      </w:r>
      <w:proofErr w:type="spellEnd"/>
      <w:r>
        <w:t xml:space="preserve">; </w:t>
      </w:r>
      <w:proofErr w:type="spellStart"/>
      <w:r>
        <w:t>quiero</w:t>
      </w:r>
      <w:proofErr w:type="spellEnd"/>
      <w:r>
        <w:t xml:space="preserve"> </w:t>
      </w:r>
      <w:proofErr w:type="spellStart"/>
      <w:r>
        <w:t>que</w:t>
      </w:r>
      <w:proofErr w:type="spellEnd"/>
      <w:r>
        <w:t xml:space="preserve"> </w:t>
      </w:r>
      <w:proofErr w:type="spellStart"/>
      <w:r>
        <w:t>viváis</w:t>
      </w:r>
      <w:proofErr w:type="spellEnd"/>
      <w:r>
        <w:t xml:space="preserve"> </w:t>
      </w:r>
      <w:proofErr w:type="spellStart"/>
      <w:r>
        <w:t>testificando</w:t>
      </w:r>
      <w:proofErr w:type="spellEnd"/>
      <w:r>
        <w:t xml:space="preserve"> con </w:t>
      </w:r>
      <w:proofErr w:type="spellStart"/>
      <w:r>
        <w:t>vuestra</w:t>
      </w:r>
      <w:proofErr w:type="spellEnd"/>
      <w:r>
        <w:t xml:space="preserve"> </w:t>
      </w:r>
      <w:proofErr w:type="spellStart"/>
      <w:r>
        <w:t>vida</w:t>
      </w:r>
      <w:proofErr w:type="spellEnd"/>
      <w:r>
        <w:t xml:space="preserve">, mi palabra </w:t>
      </w:r>
      <w:proofErr w:type="spellStart"/>
      <w:r>
        <w:t>que</w:t>
      </w:r>
      <w:proofErr w:type="spellEnd"/>
      <w:r>
        <w:t xml:space="preserve"> </w:t>
      </w:r>
      <w:proofErr w:type="spellStart"/>
      <w:r>
        <w:t>os</w:t>
      </w:r>
      <w:proofErr w:type="spellEnd"/>
      <w:r>
        <w:t xml:space="preserve"> </w:t>
      </w:r>
      <w:proofErr w:type="spellStart"/>
      <w:r>
        <w:t>enseña</w:t>
      </w:r>
      <w:proofErr w:type="spellEnd"/>
      <w:r>
        <w:t xml:space="preserve"> </w:t>
      </w:r>
      <w:proofErr w:type="gramStart"/>
      <w:r>
        <w:t>a</w:t>
      </w:r>
      <w:proofErr w:type="gramEnd"/>
      <w:r>
        <w:t xml:space="preserve"> </w:t>
      </w:r>
      <w:proofErr w:type="spellStart"/>
      <w:r>
        <w:t>amaros</w:t>
      </w:r>
      <w:proofErr w:type="spellEnd"/>
      <w:r>
        <w:t xml:space="preserve"> </w:t>
      </w:r>
      <w:proofErr w:type="spellStart"/>
      <w:r>
        <w:t>los</w:t>
      </w:r>
      <w:proofErr w:type="spellEnd"/>
      <w:r>
        <w:t xml:space="preserve"> </w:t>
      </w:r>
      <w:proofErr w:type="spellStart"/>
      <w:r>
        <w:t>unos</w:t>
      </w:r>
      <w:proofErr w:type="spellEnd"/>
      <w:r>
        <w:t xml:space="preserve"> a </w:t>
      </w:r>
      <w:proofErr w:type="spellStart"/>
      <w:r>
        <w:t>los</w:t>
      </w:r>
      <w:proofErr w:type="spellEnd"/>
      <w:r>
        <w:t xml:space="preserve"> </w:t>
      </w:r>
      <w:proofErr w:type="spellStart"/>
      <w:r>
        <w:t>otros</w:t>
      </w:r>
      <w:proofErr w:type="spellEnd"/>
      <w:r>
        <w:t xml:space="preserve">. </w:t>
      </w:r>
    </w:p>
    <w:p w14:paraId="1ABF6F4D" w14:textId="77777777" w:rsidR="00F50769" w:rsidRDefault="00F50769" w:rsidP="00F50769">
      <w:r>
        <w:t xml:space="preserve">43. Un nuevo </w:t>
      </w:r>
      <w:proofErr w:type="spellStart"/>
      <w:r>
        <w:t>goce</w:t>
      </w:r>
      <w:proofErr w:type="spellEnd"/>
      <w:r>
        <w:t xml:space="preserve"> </w:t>
      </w:r>
      <w:proofErr w:type="spellStart"/>
      <w:r>
        <w:t>os</w:t>
      </w:r>
      <w:proofErr w:type="spellEnd"/>
      <w:r>
        <w:t xml:space="preserve"> </w:t>
      </w:r>
      <w:proofErr w:type="spellStart"/>
      <w:r>
        <w:t>espera</w:t>
      </w:r>
      <w:proofErr w:type="spellEnd"/>
      <w:r>
        <w:t xml:space="preserve">: </w:t>
      </w:r>
      <w:proofErr w:type="spellStart"/>
      <w:r>
        <w:t>el</w:t>
      </w:r>
      <w:proofErr w:type="spellEnd"/>
      <w:r>
        <w:t xml:space="preserve"> de </w:t>
      </w:r>
      <w:proofErr w:type="spellStart"/>
      <w:r>
        <w:t>servir</w:t>
      </w:r>
      <w:proofErr w:type="spellEnd"/>
      <w:r>
        <w:t xml:space="preserve"> a </w:t>
      </w:r>
      <w:proofErr w:type="spellStart"/>
      <w:r>
        <w:t>vuestros</w:t>
      </w:r>
      <w:proofErr w:type="spellEnd"/>
      <w:r>
        <w:t xml:space="preserve"> </w:t>
      </w:r>
      <w:proofErr w:type="spellStart"/>
      <w:r>
        <w:t>hermanos</w:t>
      </w:r>
      <w:proofErr w:type="spellEnd"/>
      <w:r>
        <w:t xml:space="preserve">, </w:t>
      </w:r>
      <w:proofErr w:type="spellStart"/>
      <w:r>
        <w:t>ayudándoles</w:t>
      </w:r>
      <w:proofErr w:type="spellEnd"/>
      <w:r>
        <w:t xml:space="preserve"> a </w:t>
      </w:r>
      <w:proofErr w:type="spellStart"/>
      <w:r>
        <w:t>reconstruir</w:t>
      </w:r>
      <w:proofErr w:type="spellEnd"/>
      <w:r>
        <w:t xml:space="preserve"> </w:t>
      </w:r>
      <w:proofErr w:type="spellStart"/>
      <w:r>
        <w:t>su</w:t>
      </w:r>
      <w:proofErr w:type="spellEnd"/>
      <w:r>
        <w:t xml:space="preserve"> </w:t>
      </w:r>
      <w:proofErr w:type="spellStart"/>
      <w:r>
        <w:t>vida</w:t>
      </w:r>
      <w:proofErr w:type="spellEnd"/>
      <w:r>
        <w:t xml:space="preserve">, </w:t>
      </w:r>
      <w:proofErr w:type="spellStart"/>
      <w:r>
        <w:t>alejándolos</w:t>
      </w:r>
      <w:proofErr w:type="spellEnd"/>
      <w:r>
        <w:t xml:space="preserve"> de </w:t>
      </w:r>
      <w:proofErr w:type="spellStart"/>
      <w:r>
        <w:t>los</w:t>
      </w:r>
      <w:proofErr w:type="spellEnd"/>
      <w:r>
        <w:t xml:space="preserve"> </w:t>
      </w:r>
      <w:proofErr w:type="spellStart"/>
      <w:r>
        <w:t>malos</w:t>
      </w:r>
      <w:proofErr w:type="spellEnd"/>
      <w:r>
        <w:t xml:space="preserve"> caminos. </w:t>
      </w:r>
    </w:p>
    <w:p w14:paraId="3D1DAA13" w14:textId="77777777" w:rsidR="00F50769" w:rsidRDefault="00F50769" w:rsidP="00F50769">
      <w:r>
        <w:t xml:space="preserve">44. ¿Veis </w:t>
      </w:r>
      <w:proofErr w:type="spellStart"/>
      <w:r>
        <w:t>como</w:t>
      </w:r>
      <w:proofErr w:type="spellEnd"/>
      <w:r>
        <w:t xml:space="preserve"> es indispensable </w:t>
      </w:r>
      <w:proofErr w:type="spellStart"/>
      <w:r>
        <w:t>vuestra</w:t>
      </w:r>
      <w:proofErr w:type="spellEnd"/>
      <w:r>
        <w:t xml:space="preserve"> </w:t>
      </w:r>
      <w:proofErr w:type="spellStart"/>
      <w:r>
        <w:t>preparación</w:t>
      </w:r>
      <w:proofErr w:type="spellEnd"/>
      <w:r>
        <w:t xml:space="preserve">, para saber </w:t>
      </w:r>
      <w:proofErr w:type="spellStart"/>
      <w:r>
        <w:t>esgrimir</w:t>
      </w:r>
      <w:proofErr w:type="spellEnd"/>
      <w:r>
        <w:t xml:space="preserve"> las </w:t>
      </w:r>
      <w:proofErr w:type="spellStart"/>
      <w:r>
        <w:t>armas</w:t>
      </w:r>
      <w:proofErr w:type="spellEnd"/>
      <w:r>
        <w:t xml:space="preserve"> de la </w:t>
      </w:r>
      <w:proofErr w:type="spellStart"/>
      <w:r>
        <w:t>verdad</w:t>
      </w:r>
      <w:proofErr w:type="spellEnd"/>
      <w:r>
        <w:t xml:space="preserve"> y </w:t>
      </w:r>
      <w:proofErr w:type="spellStart"/>
      <w:r>
        <w:t>hacerla</w:t>
      </w:r>
      <w:proofErr w:type="spellEnd"/>
      <w:r>
        <w:t xml:space="preserve"> </w:t>
      </w:r>
      <w:proofErr w:type="spellStart"/>
      <w:r>
        <w:t>salir</w:t>
      </w:r>
      <w:proofErr w:type="spellEnd"/>
      <w:r>
        <w:t xml:space="preserve"> </w:t>
      </w:r>
      <w:proofErr w:type="spellStart"/>
      <w:r>
        <w:t>victoriosa</w:t>
      </w:r>
      <w:proofErr w:type="spellEnd"/>
      <w:r>
        <w:t xml:space="preserve"> </w:t>
      </w:r>
      <w:proofErr w:type="spellStart"/>
      <w:r>
        <w:t>en</w:t>
      </w:r>
      <w:proofErr w:type="spellEnd"/>
      <w:r>
        <w:t xml:space="preserve"> la lucha? </w:t>
      </w:r>
    </w:p>
    <w:p w14:paraId="36127138" w14:textId="77777777" w:rsidR="00F50769" w:rsidRDefault="00F50769" w:rsidP="00F50769">
      <w:r>
        <w:t xml:space="preserve">45. </w:t>
      </w:r>
      <w:proofErr w:type="gramStart"/>
      <w:r>
        <w:t>Muchos</w:t>
      </w:r>
      <w:proofErr w:type="gramEnd"/>
      <w:r>
        <w:t xml:space="preserve"> son </w:t>
      </w:r>
      <w:proofErr w:type="spellStart"/>
      <w:r>
        <w:t>los</w:t>
      </w:r>
      <w:proofErr w:type="spellEnd"/>
      <w:r>
        <w:t xml:space="preserve"> </w:t>
      </w:r>
      <w:proofErr w:type="spellStart"/>
      <w:r>
        <w:t>que</w:t>
      </w:r>
      <w:proofErr w:type="spellEnd"/>
      <w:r>
        <w:t xml:space="preserve"> </w:t>
      </w:r>
      <w:proofErr w:type="spellStart"/>
      <w:r>
        <w:t>después</w:t>
      </w:r>
      <w:proofErr w:type="spellEnd"/>
      <w:r>
        <w:t xml:space="preserve"> de </w:t>
      </w:r>
      <w:proofErr w:type="spellStart"/>
      <w:r>
        <w:t>oír</w:t>
      </w:r>
      <w:proofErr w:type="spellEnd"/>
      <w:r>
        <w:t xml:space="preserve"> mi </w:t>
      </w:r>
      <w:proofErr w:type="spellStart"/>
      <w:r>
        <w:t>divina</w:t>
      </w:r>
      <w:proofErr w:type="spellEnd"/>
      <w:r>
        <w:t xml:space="preserve"> palabra, </w:t>
      </w:r>
      <w:proofErr w:type="spellStart"/>
      <w:r>
        <w:t>han</w:t>
      </w:r>
      <w:proofErr w:type="spellEnd"/>
      <w:r>
        <w:t xml:space="preserve"> </w:t>
      </w:r>
      <w:proofErr w:type="spellStart"/>
      <w:r>
        <w:t>ido</w:t>
      </w:r>
      <w:proofErr w:type="spellEnd"/>
      <w:r>
        <w:t xml:space="preserve"> a </w:t>
      </w:r>
      <w:proofErr w:type="spellStart"/>
      <w:r>
        <w:t>dar</w:t>
      </w:r>
      <w:proofErr w:type="spellEnd"/>
      <w:r>
        <w:t xml:space="preserve"> testimonio de </w:t>
      </w:r>
      <w:proofErr w:type="spellStart"/>
      <w:r>
        <w:t>ella</w:t>
      </w:r>
      <w:proofErr w:type="spellEnd"/>
      <w:r>
        <w:t xml:space="preserve">; </w:t>
      </w:r>
      <w:proofErr w:type="spellStart"/>
      <w:r>
        <w:t>más</w:t>
      </w:r>
      <w:proofErr w:type="spellEnd"/>
      <w:r>
        <w:t xml:space="preserve"> </w:t>
      </w:r>
      <w:proofErr w:type="spellStart"/>
      <w:r>
        <w:t>cuando</w:t>
      </w:r>
      <w:proofErr w:type="spellEnd"/>
      <w:r>
        <w:t xml:space="preserve"> no </w:t>
      </w:r>
      <w:proofErr w:type="spellStart"/>
      <w:r>
        <w:t>han</w:t>
      </w:r>
      <w:proofErr w:type="spellEnd"/>
      <w:r>
        <w:t xml:space="preserve"> </w:t>
      </w:r>
      <w:proofErr w:type="spellStart"/>
      <w:r>
        <w:t>confirmado</w:t>
      </w:r>
      <w:proofErr w:type="spellEnd"/>
      <w:r>
        <w:t xml:space="preserve"> con </w:t>
      </w:r>
      <w:proofErr w:type="spellStart"/>
      <w:r>
        <w:t>obras</w:t>
      </w:r>
      <w:proofErr w:type="spellEnd"/>
      <w:r>
        <w:t xml:space="preserve"> lo </w:t>
      </w:r>
      <w:proofErr w:type="spellStart"/>
      <w:r>
        <w:t>que</w:t>
      </w:r>
      <w:proofErr w:type="spellEnd"/>
      <w:r>
        <w:t xml:space="preserve"> sus </w:t>
      </w:r>
      <w:proofErr w:type="spellStart"/>
      <w:r>
        <w:t>labios</w:t>
      </w:r>
      <w:proofErr w:type="spellEnd"/>
      <w:r>
        <w:t xml:space="preserve"> </w:t>
      </w:r>
      <w:proofErr w:type="spellStart"/>
      <w:r>
        <w:t>han</w:t>
      </w:r>
      <w:proofErr w:type="spellEnd"/>
      <w:r>
        <w:t xml:space="preserve"> </w:t>
      </w:r>
      <w:proofErr w:type="spellStart"/>
      <w:r>
        <w:t>dicho</w:t>
      </w:r>
      <w:proofErr w:type="spellEnd"/>
      <w:r>
        <w:t xml:space="preserve">, </w:t>
      </w:r>
      <w:proofErr w:type="spellStart"/>
      <w:r>
        <w:t>han</w:t>
      </w:r>
      <w:proofErr w:type="spellEnd"/>
      <w:r>
        <w:t xml:space="preserve"> </w:t>
      </w:r>
      <w:proofErr w:type="spellStart"/>
      <w:r>
        <w:t>sido</w:t>
      </w:r>
      <w:proofErr w:type="spellEnd"/>
      <w:r>
        <w:t xml:space="preserve"> </w:t>
      </w:r>
      <w:proofErr w:type="spellStart"/>
      <w:r>
        <w:t>negados</w:t>
      </w:r>
      <w:proofErr w:type="spellEnd"/>
      <w:r>
        <w:t xml:space="preserve"> y </w:t>
      </w:r>
      <w:proofErr w:type="spellStart"/>
      <w:r>
        <w:t>burlados</w:t>
      </w:r>
      <w:proofErr w:type="spellEnd"/>
      <w:r>
        <w:t xml:space="preserve">; </w:t>
      </w:r>
      <w:proofErr w:type="spellStart"/>
      <w:r>
        <w:t>por</w:t>
      </w:r>
      <w:proofErr w:type="spellEnd"/>
      <w:r>
        <w:t xml:space="preserve"> </w:t>
      </w:r>
      <w:proofErr w:type="spellStart"/>
      <w:r>
        <w:t>el</w:t>
      </w:r>
      <w:proofErr w:type="spellEnd"/>
      <w:r>
        <w:t xml:space="preserve"> </w:t>
      </w:r>
      <w:proofErr w:type="spellStart"/>
      <w:r>
        <w:t>contrario</w:t>
      </w:r>
      <w:proofErr w:type="spellEnd"/>
      <w:r>
        <w:t xml:space="preserve">, </w:t>
      </w:r>
      <w:proofErr w:type="spellStart"/>
      <w:r>
        <w:t>cuando</w:t>
      </w:r>
      <w:proofErr w:type="spellEnd"/>
      <w:r>
        <w:t xml:space="preserve"> ese testimonio ha </w:t>
      </w:r>
      <w:proofErr w:type="spellStart"/>
      <w:r>
        <w:t>sido</w:t>
      </w:r>
      <w:proofErr w:type="spellEnd"/>
      <w:r>
        <w:t xml:space="preserve"> </w:t>
      </w:r>
      <w:proofErr w:type="spellStart"/>
      <w:r>
        <w:t>acompañado</w:t>
      </w:r>
      <w:proofErr w:type="spellEnd"/>
      <w:r>
        <w:t xml:space="preserve"> de </w:t>
      </w:r>
      <w:proofErr w:type="spellStart"/>
      <w:r>
        <w:t>buenas</w:t>
      </w:r>
      <w:proofErr w:type="spellEnd"/>
      <w:r>
        <w:t xml:space="preserve"> </w:t>
      </w:r>
      <w:proofErr w:type="spellStart"/>
      <w:r>
        <w:t>obras</w:t>
      </w:r>
      <w:proofErr w:type="spellEnd"/>
      <w:r>
        <w:t xml:space="preserve">, ha </w:t>
      </w:r>
      <w:proofErr w:type="spellStart"/>
      <w:r>
        <w:t>encendido</w:t>
      </w:r>
      <w:proofErr w:type="spellEnd"/>
      <w:r>
        <w:t xml:space="preserve"> la </w:t>
      </w:r>
      <w:proofErr w:type="spellStart"/>
      <w:r>
        <w:t>fe</w:t>
      </w:r>
      <w:proofErr w:type="spellEnd"/>
      <w:r>
        <w:t xml:space="preserve"> </w:t>
      </w:r>
      <w:proofErr w:type="spellStart"/>
      <w:r>
        <w:t>en</w:t>
      </w:r>
      <w:proofErr w:type="spellEnd"/>
      <w:r>
        <w:t xml:space="preserve"> </w:t>
      </w:r>
      <w:proofErr w:type="spellStart"/>
      <w:r>
        <w:t>unos</w:t>
      </w:r>
      <w:proofErr w:type="spellEnd"/>
      <w:r>
        <w:t xml:space="preserve"> y </w:t>
      </w:r>
      <w:proofErr w:type="gramStart"/>
      <w:r>
        <w:t>a</w:t>
      </w:r>
      <w:proofErr w:type="gramEnd"/>
      <w:r>
        <w:t xml:space="preserve"> </w:t>
      </w:r>
      <w:proofErr w:type="spellStart"/>
      <w:r>
        <w:t>otros</w:t>
      </w:r>
      <w:proofErr w:type="spellEnd"/>
      <w:r>
        <w:t xml:space="preserve"> </w:t>
      </w:r>
      <w:proofErr w:type="spellStart"/>
      <w:r>
        <w:t>los</w:t>
      </w:r>
      <w:proofErr w:type="spellEnd"/>
      <w:r>
        <w:t xml:space="preserve"> ha </w:t>
      </w:r>
      <w:proofErr w:type="spellStart"/>
      <w:r>
        <w:t>dejado</w:t>
      </w:r>
      <w:proofErr w:type="spellEnd"/>
      <w:r>
        <w:t xml:space="preserve"> </w:t>
      </w:r>
      <w:proofErr w:type="spellStart"/>
      <w:r>
        <w:t>meditando</w:t>
      </w:r>
      <w:proofErr w:type="spellEnd"/>
      <w:r>
        <w:t xml:space="preserve">. </w:t>
      </w:r>
    </w:p>
    <w:p w14:paraId="7C8E54C5" w14:textId="77777777" w:rsidR="00F50769" w:rsidRDefault="00F50769" w:rsidP="00F50769">
      <w:r>
        <w:t xml:space="preserve">46. Toda mi </w:t>
      </w:r>
      <w:proofErr w:type="spellStart"/>
      <w:r>
        <w:t>enseñanza</w:t>
      </w:r>
      <w:proofErr w:type="spellEnd"/>
      <w:r>
        <w:t xml:space="preserve"> </w:t>
      </w:r>
      <w:proofErr w:type="spellStart"/>
      <w:r>
        <w:t>tiene</w:t>
      </w:r>
      <w:proofErr w:type="spellEnd"/>
      <w:r>
        <w:t xml:space="preserve"> </w:t>
      </w:r>
      <w:proofErr w:type="spellStart"/>
      <w:r>
        <w:t>por</w:t>
      </w:r>
      <w:proofErr w:type="spellEnd"/>
      <w:r>
        <w:t xml:space="preserve"> fin </w:t>
      </w:r>
      <w:proofErr w:type="spellStart"/>
      <w:r>
        <w:t>prepararos</w:t>
      </w:r>
      <w:proofErr w:type="spellEnd"/>
      <w:r>
        <w:t xml:space="preserve"> para </w:t>
      </w:r>
      <w:proofErr w:type="spellStart"/>
      <w:r>
        <w:t>esa</w:t>
      </w:r>
      <w:proofErr w:type="spellEnd"/>
      <w:r>
        <w:t xml:space="preserve"> lucha de </w:t>
      </w:r>
      <w:proofErr w:type="spellStart"/>
      <w:r>
        <w:t>que</w:t>
      </w:r>
      <w:proofErr w:type="spellEnd"/>
      <w:r>
        <w:t xml:space="preserve"> </w:t>
      </w:r>
      <w:proofErr w:type="spellStart"/>
      <w:r>
        <w:t>os</w:t>
      </w:r>
      <w:proofErr w:type="spellEnd"/>
      <w:r>
        <w:t xml:space="preserve"> </w:t>
      </w:r>
      <w:proofErr w:type="spellStart"/>
      <w:r>
        <w:t>hablo</w:t>
      </w:r>
      <w:proofErr w:type="spellEnd"/>
      <w:r>
        <w:t xml:space="preserve">, </w:t>
      </w:r>
      <w:proofErr w:type="spellStart"/>
      <w:r>
        <w:t>fortaleciendo</w:t>
      </w:r>
      <w:proofErr w:type="spellEnd"/>
      <w:r>
        <w:t xml:space="preserve"> </w:t>
      </w:r>
      <w:proofErr w:type="spellStart"/>
      <w:r>
        <w:t>vuestra</w:t>
      </w:r>
      <w:proofErr w:type="spellEnd"/>
      <w:r>
        <w:t xml:space="preserve"> fe e </w:t>
      </w:r>
      <w:proofErr w:type="spellStart"/>
      <w:r>
        <w:t>iluminando</w:t>
      </w:r>
      <w:proofErr w:type="spellEnd"/>
      <w:r>
        <w:t xml:space="preserve"> a </w:t>
      </w:r>
      <w:proofErr w:type="spellStart"/>
      <w:r>
        <w:t>vuestro</w:t>
      </w:r>
      <w:proofErr w:type="spellEnd"/>
      <w:r>
        <w:t xml:space="preserve"> </w:t>
      </w:r>
      <w:proofErr w:type="spellStart"/>
      <w:r>
        <w:t>espíritu</w:t>
      </w:r>
      <w:proofErr w:type="spellEnd"/>
      <w:r>
        <w:t xml:space="preserve"> para </w:t>
      </w:r>
      <w:proofErr w:type="spellStart"/>
      <w:r>
        <w:t>que</w:t>
      </w:r>
      <w:proofErr w:type="spellEnd"/>
      <w:r>
        <w:t xml:space="preserve"> </w:t>
      </w:r>
      <w:proofErr w:type="spellStart"/>
      <w:r>
        <w:t>vuestro</w:t>
      </w:r>
      <w:proofErr w:type="spellEnd"/>
      <w:r>
        <w:t xml:space="preserve"> testimonio sea grande. </w:t>
      </w:r>
    </w:p>
    <w:p w14:paraId="7B570B30" w14:textId="77777777" w:rsidR="00F50769" w:rsidRDefault="00F50769" w:rsidP="00F50769">
      <w:r>
        <w:t xml:space="preserve">47. A </w:t>
      </w:r>
      <w:proofErr w:type="spellStart"/>
      <w:r>
        <w:t>cada</w:t>
      </w:r>
      <w:proofErr w:type="spellEnd"/>
      <w:r>
        <w:t xml:space="preserve"> paso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la </w:t>
      </w:r>
      <w:proofErr w:type="spellStart"/>
      <w:r>
        <w:t>humanidad</w:t>
      </w:r>
      <w:proofErr w:type="spellEnd"/>
      <w:r>
        <w:t xml:space="preserve"> </w:t>
      </w:r>
      <w:proofErr w:type="spellStart"/>
      <w:r>
        <w:t>intuitivamente</w:t>
      </w:r>
      <w:proofErr w:type="spellEnd"/>
      <w:r>
        <w:t xml:space="preserve"> </w:t>
      </w:r>
      <w:proofErr w:type="spellStart"/>
      <w:r>
        <w:t>espera</w:t>
      </w:r>
      <w:proofErr w:type="spellEnd"/>
      <w:r>
        <w:t xml:space="preserve"> la </w:t>
      </w:r>
      <w:proofErr w:type="spellStart"/>
      <w:r>
        <w:t>llegada</w:t>
      </w:r>
      <w:proofErr w:type="spellEnd"/>
      <w:r>
        <w:t xml:space="preserve"> de algo </w:t>
      </w:r>
      <w:proofErr w:type="spellStart"/>
      <w:r>
        <w:t>desconocido</w:t>
      </w:r>
      <w:proofErr w:type="spellEnd"/>
      <w:r>
        <w:t xml:space="preserve">. Ese </w:t>
      </w:r>
      <w:proofErr w:type="spellStart"/>
      <w:r>
        <w:t>presentimiento</w:t>
      </w:r>
      <w:proofErr w:type="spellEnd"/>
      <w:r>
        <w:t xml:space="preserve"> </w:t>
      </w:r>
      <w:proofErr w:type="spellStart"/>
      <w:r>
        <w:t>os</w:t>
      </w:r>
      <w:proofErr w:type="spellEnd"/>
      <w:r>
        <w:t xml:space="preserve"> lo da la luz del </w:t>
      </w:r>
      <w:proofErr w:type="spellStart"/>
      <w:r>
        <w:t>espíritu</w:t>
      </w:r>
      <w:proofErr w:type="spellEnd"/>
      <w:r>
        <w:t xml:space="preserve">, </w:t>
      </w:r>
      <w:proofErr w:type="spellStart"/>
      <w:r>
        <w:t>que</w:t>
      </w:r>
      <w:proofErr w:type="spellEnd"/>
      <w:r>
        <w:t xml:space="preserve"> </w:t>
      </w:r>
      <w:proofErr w:type="spellStart"/>
      <w:r>
        <w:t>arde</w:t>
      </w:r>
      <w:proofErr w:type="spellEnd"/>
      <w:r>
        <w:t xml:space="preserve"> </w:t>
      </w:r>
      <w:proofErr w:type="spellStart"/>
      <w:r>
        <w:t>como</w:t>
      </w:r>
      <w:proofErr w:type="spellEnd"/>
      <w:r>
        <w:t xml:space="preserve"> </w:t>
      </w:r>
      <w:proofErr w:type="spellStart"/>
      <w:r>
        <w:t>una</w:t>
      </w:r>
      <w:proofErr w:type="spellEnd"/>
      <w:r>
        <w:t xml:space="preserve"> </w:t>
      </w:r>
      <w:proofErr w:type="spellStart"/>
      <w:r>
        <w:t>lámpara</w:t>
      </w:r>
      <w:proofErr w:type="spellEnd"/>
      <w:r>
        <w:t xml:space="preserve"> </w:t>
      </w:r>
      <w:proofErr w:type="spellStart"/>
      <w:r>
        <w:t>en</w:t>
      </w:r>
      <w:proofErr w:type="spellEnd"/>
      <w:r>
        <w:t xml:space="preserve"> </w:t>
      </w:r>
      <w:proofErr w:type="spellStart"/>
      <w:r>
        <w:t>espera</w:t>
      </w:r>
      <w:proofErr w:type="spellEnd"/>
      <w:r>
        <w:t xml:space="preserve"> del </w:t>
      </w:r>
      <w:proofErr w:type="spellStart"/>
      <w:r>
        <w:t>cumplimiento</w:t>
      </w:r>
      <w:proofErr w:type="spellEnd"/>
      <w:r>
        <w:t xml:space="preserve"> de mi </w:t>
      </w:r>
      <w:proofErr w:type="spellStart"/>
      <w:r>
        <w:t>promesa</w:t>
      </w:r>
      <w:proofErr w:type="spellEnd"/>
      <w:r>
        <w:t xml:space="preserve">.  </w:t>
      </w:r>
    </w:p>
    <w:p w14:paraId="555539C8" w14:textId="77777777" w:rsidR="00F50769" w:rsidRDefault="00F50769" w:rsidP="00F50769">
      <w:r>
        <w:t xml:space="preserve">48. ¿No </w:t>
      </w:r>
      <w:proofErr w:type="spellStart"/>
      <w:r>
        <w:t>queréis</w:t>
      </w:r>
      <w:proofErr w:type="spellEnd"/>
      <w:r>
        <w:t xml:space="preserve"> ser </w:t>
      </w:r>
      <w:proofErr w:type="spellStart"/>
      <w:r>
        <w:t>vosotros</w:t>
      </w:r>
      <w:proofErr w:type="spellEnd"/>
      <w:r>
        <w:t xml:space="preserve"> </w:t>
      </w:r>
      <w:proofErr w:type="spellStart"/>
      <w:r>
        <w:t>los</w:t>
      </w:r>
      <w:proofErr w:type="spellEnd"/>
      <w:r>
        <w:t xml:space="preserve"> </w:t>
      </w:r>
      <w:proofErr w:type="spellStart"/>
      <w:r>
        <w:t>que</w:t>
      </w:r>
      <w:proofErr w:type="spellEnd"/>
      <w:r>
        <w:t xml:space="preserve"> </w:t>
      </w:r>
      <w:proofErr w:type="spellStart"/>
      <w:r>
        <w:t>llevéis</w:t>
      </w:r>
      <w:proofErr w:type="spellEnd"/>
      <w:r>
        <w:t xml:space="preserve"> la </w:t>
      </w:r>
      <w:proofErr w:type="spellStart"/>
      <w:r>
        <w:t>buena</w:t>
      </w:r>
      <w:proofErr w:type="spellEnd"/>
      <w:r>
        <w:t xml:space="preserve"> </w:t>
      </w:r>
      <w:proofErr w:type="spellStart"/>
      <w:r>
        <w:t>nueva</w:t>
      </w:r>
      <w:proofErr w:type="spellEnd"/>
      <w:r>
        <w:t xml:space="preserve"> </w:t>
      </w:r>
      <w:proofErr w:type="gramStart"/>
      <w:r>
        <w:t>a</w:t>
      </w:r>
      <w:proofErr w:type="gramEnd"/>
      <w:r>
        <w:t xml:space="preserve"> </w:t>
      </w:r>
      <w:proofErr w:type="spellStart"/>
      <w:r>
        <w:t>esos</w:t>
      </w:r>
      <w:proofErr w:type="spellEnd"/>
      <w:r>
        <w:t xml:space="preserve"> </w:t>
      </w:r>
      <w:proofErr w:type="spellStart"/>
      <w:r>
        <w:t>corazones</w:t>
      </w:r>
      <w:proofErr w:type="spellEnd"/>
      <w:r>
        <w:t>? ¿</w:t>
      </w:r>
      <w:proofErr w:type="spellStart"/>
      <w:r>
        <w:t>Sí</w:t>
      </w:r>
      <w:proofErr w:type="spellEnd"/>
      <w:r>
        <w:t xml:space="preserve">? Pues </w:t>
      </w:r>
      <w:proofErr w:type="spellStart"/>
      <w:r>
        <w:t>oíd</w:t>
      </w:r>
      <w:proofErr w:type="spellEnd"/>
      <w:r>
        <w:t xml:space="preserve"> y </w:t>
      </w:r>
      <w:proofErr w:type="spellStart"/>
      <w:r>
        <w:t>entended</w:t>
      </w:r>
      <w:proofErr w:type="spellEnd"/>
      <w:r>
        <w:t xml:space="preserve"> la </w:t>
      </w:r>
      <w:proofErr w:type="spellStart"/>
      <w:r>
        <w:t>lección</w:t>
      </w:r>
      <w:proofErr w:type="spellEnd"/>
      <w:r>
        <w:t xml:space="preserve"> del Maestro, </w:t>
      </w:r>
      <w:proofErr w:type="spellStart"/>
      <w:r>
        <w:t>obedeced</w:t>
      </w:r>
      <w:proofErr w:type="spellEnd"/>
      <w:r>
        <w:t xml:space="preserve"> y </w:t>
      </w:r>
      <w:proofErr w:type="spellStart"/>
      <w:r>
        <w:t>amad</w:t>
      </w:r>
      <w:proofErr w:type="spellEnd"/>
      <w:r>
        <w:t xml:space="preserve"> al Padre y </w:t>
      </w:r>
      <w:proofErr w:type="spellStart"/>
      <w:r>
        <w:t>seréis</w:t>
      </w:r>
      <w:proofErr w:type="spellEnd"/>
      <w:r>
        <w:t xml:space="preserve"> </w:t>
      </w:r>
      <w:proofErr w:type="spellStart"/>
      <w:r>
        <w:t>dignos</w:t>
      </w:r>
      <w:proofErr w:type="spellEnd"/>
      <w:r>
        <w:t xml:space="preserve"> de </w:t>
      </w:r>
      <w:proofErr w:type="spellStart"/>
      <w:r>
        <w:t>servir</w:t>
      </w:r>
      <w:proofErr w:type="spellEnd"/>
      <w:r>
        <w:t xml:space="preserve"> a </w:t>
      </w:r>
      <w:proofErr w:type="spellStart"/>
      <w:r>
        <w:t>vuestros</w:t>
      </w:r>
      <w:proofErr w:type="spellEnd"/>
      <w:r>
        <w:t xml:space="preserve"> </w:t>
      </w:r>
      <w:proofErr w:type="spellStart"/>
      <w:r>
        <w:t>hermanos</w:t>
      </w:r>
      <w:proofErr w:type="spellEnd"/>
      <w:r>
        <w:t xml:space="preserve">. </w:t>
      </w:r>
    </w:p>
    <w:p w14:paraId="4196858C" w14:textId="77777777" w:rsidR="00F50769" w:rsidRDefault="00F50769" w:rsidP="00F50769">
      <w:r>
        <w:t xml:space="preserve">49. Si </w:t>
      </w:r>
      <w:proofErr w:type="spellStart"/>
      <w:r>
        <w:t>buscáis</w:t>
      </w:r>
      <w:proofErr w:type="spellEnd"/>
      <w:r>
        <w:t xml:space="preserve"> la </w:t>
      </w:r>
      <w:proofErr w:type="spellStart"/>
      <w:r>
        <w:t>inmortalidad</w:t>
      </w:r>
      <w:proofErr w:type="spellEnd"/>
      <w:r>
        <w:t xml:space="preserve"> del </w:t>
      </w:r>
      <w:proofErr w:type="spellStart"/>
      <w:r>
        <w:t>espíritu</w:t>
      </w:r>
      <w:proofErr w:type="spellEnd"/>
      <w:r>
        <w:t xml:space="preserve">, no </w:t>
      </w:r>
      <w:proofErr w:type="spellStart"/>
      <w:r>
        <w:t>temáis</w:t>
      </w:r>
      <w:proofErr w:type="spellEnd"/>
      <w:r>
        <w:t xml:space="preserve"> la </w:t>
      </w:r>
      <w:proofErr w:type="spellStart"/>
      <w:r>
        <w:t>llegada</w:t>
      </w:r>
      <w:proofErr w:type="spellEnd"/>
      <w:r>
        <w:t xml:space="preserve"> de la </w:t>
      </w:r>
      <w:proofErr w:type="spellStart"/>
      <w:r>
        <w:t>muerte</w:t>
      </w:r>
      <w:proofErr w:type="spellEnd"/>
      <w:r>
        <w:t xml:space="preserve"> </w:t>
      </w:r>
      <w:proofErr w:type="spellStart"/>
      <w:r>
        <w:t>que</w:t>
      </w:r>
      <w:proofErr w:type="spellEnd"/>
      <w:r>
        <w:t xml:space="preserve"> pone fin a la </w:t>
      </w:r>
      <w:proofErr w:type="spellStart"/>
      <w:r>
        <w:t>vida</w:t>
      </w:r>
      <w:proofErr w:type="spellEnd"/>
      <w:r>
        <w:t xml:space="preserve"> humana, </w:t>
      </w:r>
      <w:proofErr w:type="spellStart"/>
      <w:r>
        <w:t>esperadla</w:t>
      </w:r>
      <w:proofErr w:type="spellEnd"/>
      <w:r>
        <w:t xml:space="preserve"> </w:t>
      </w:r>
      <w:proofErr w:type="spellStart"/>
      <w:r>
        <w:t>preparados</w:t>
      </w:r>
      <w:proofErr w:type="spellEnd"/>
      <w:r>
        <w:t xml:space="preserve">, </w:t>
      </w:r>
      <w:proofErr w:type="spellStart"/>
      <w:r>
        <w:t>ella</w:t>
      </w:r>
      <w:proofErr w:type="spellEnd"/>
      <w:r>
        <w:t xml:space="preserve"> </w:t>
      </w:r>
      <w:proofErr w:type="spellStart"/>
      <w:r>
        <w:t>está</w:t>
      </w:r>
      <w:proofErr w:type="spellEnd"/>
      <w:r>
        <w:t xml:space="preserve"> bajo mi </w:t>
      </w:r>
      <w:proofErr w:type="spellStart"/>
      <w:r>
        <w:t>mandato</w:t>
      </w:r>
      <w:proofErr w:type="spellEnd"/>
      <w:r>
        <w:t xml:space="preserve"> y </w:t>
      </w:r>
      <w:proofErr w:type="spellStart"/>
      <w:r>
        <w:t>por</w:t>
      </w:r>
      <w:proofErr w:type="spellEnd"/>
      <w:r>
        <w:t xml:space="preserve"> </w:t>
      </w:r>
      <w:proofErr w:type="spellStart"/>
      <w:r>
        <w:t>eso</w:t>
      </w:r>
      <w:proofErr w:type="spellEnd"/>
      <w:r>
        <w:t xml:space="preserve"> </w:t>
      </w:r>
      <w:proofErr w:type="spellStart"/>
      <w:r>
        <w:t>siempre</w:t>
      </w:r>
      <w:proofErr w:type="spellEnd"/>
      <w:r>
        <w:t xml:space="preserve"> es </w:t>
      </w:r>
      <w:proofErr w:type="spellStart"/>
      <w:r>
        <w:t>oportuna</w:t>
      </w:r>
      <w:proofErr w:type="spellEnd"/>
      <w:r>
        <w:t xml:space="preserve"> y </w:t>
      </w:r>
      <w:proofErr w:type="spellStart"/>
      <w:r>
        <w:t>justa</w:t>
      </w:r>
      <w:proofErr w:type="spellEnd"/>
      <w:r>
        <w:t xml:space="preserve">, </w:t>
      </w:r>
      <w:proofErr w:type="spellStart"/>
      <w:r>
        <w:t>aunque</w:t>
      </w:r>
      <w:proofErr w:type="spellEnd"/>
      <w:r>
        <w:t xml:space="preserve"> </w:t>
      </w:r>
      <w:proofErr w:type="spellStart"/>
      <w:r>
        <w:t>muchas</w:t>
      </w:r>
      <w:proofErr w:type="spellEnd"/>
      <w:r>
        <w:t xml:space="preserve"> </w:t>
      </w:r>
      <w:proofErr w:type="spellStart"/>
      <w:r>
        <w:t>veces</w:t>
      </w:r>
      <w:proofErr w:type="spellEnd"/>
      <w:r>
        <w:t xml:space="preserve"> </w:t>
      </w:r>
      <w:proofErr w:type="spellStart"/>
      <w:r>
        <w:t>los</w:t>
      </w:r>
      <w:proofErr w:type="spellEnd"/>
      <w:r>
        <w:t xml:space="preserve"> hombres </w:t>
      </w:r>
      <w:proofErr w:type="spellStart"/>
      <w:r>
        <w:t>crean</w:t>
      </w:r>
      <w:proofErr w:type="spellEnd"/>
      <w:r>
        <w:t xml:space="preserve"> lo </w:t>
      </w:r>
      <w:proofErr w:type="spellStart"/>
      <w:r>
        <w:t>contrario</w:t>
      </w:r>
      <w:proofErr w:type="spellEnd"/>
      <w:r>
        <w:t xml:space="preserve">. </w:t>
      </w:r>
    </w:p>
    <w:p w14:paraId="468E282C" w14:textId="77777777" w:rsidR="00F50769" w:rsidRDefault="00F50769" w:rsidP="00F50769">
      <w:r>
        <w:t xml:space="preserve"> </w:t>
      </w:r>
    </w:p>
    <w:p w14:paraId="56A7F16E" w14:textId="77777777" w:rsidR="00F50769" w:rsidRDefault="00F50769" w:rsidP="00F50769">
      <w:r>
        <w:lastRenderedPageBreak/>
        <w:t xml:space="preserve">50. Lo grave no es </w:t>
      </w:r>
      <w:proofErr w:type="spellStart"/>
      <w:r>
        <w:t>que</w:t>
      </w:r>
      <w:proofErr w:type="spellEnd"/>
      <w:r>
        <w:t xml:space="preserve"> </w:t>
      </w:r>
      <w:proofErr w:type="spellStart"/>
      <w:r>
        <w:t>el</w:t>
      </w:r>
      <w:proofErr w:type="spellEnd"/>
      <w:r>
        <w:t xml:space="preserve"> hombre </w:t>
      </w:r>
      <w:proofErr w:type="spellStart"/>
      <w:r>
        <w:t>muera</w:t>
      </w:r>
      <w:proofErr w:type="spellEnd"/>
      <w:r>
        <w:t xml:space="preserve">, </w:t>
      </w:r>
      <w:proofErr w:type="spellStart"/>
      <w:r>
        <w:t>sino</w:t>
      </w:r>
      <w:proofErr w:type="spellEnd"/>
      <w:r>
        <w:t xml:space="preserve"> </w:t>
      </w:r>
      <w:proofErr w:type="spellStart"/>
      <w:r>
        <w:t>que</w:t>
      </w:r>
      <w:proofErr w:type="spellEnd"/>
      <w:r>
        <w:t xml:space="preserve"> </w:t>
      </w:r>
      <w:proofErr w:type="spellStart"/>
      <w:r>
        <w:t>su</w:t>
      </w:r>
      <w:proofErr w:type="spellEnd"/>
      <w:r>
        <w:t xml:space="preserve"> </w:t>
      </w:r>
      <w:proofErr w:type="spellStart"/>
      <w:r>
        <w:t>espíritu</w:t>
      </w:r>
      <w:proofErr w:type="spellEnd"/>
      <w:r>
        <w:t xml:space="preserve"> al </w:t>
      </w:r>
      <w:proofErr w:type="spellStart"/>
      <w:r>
        <w:t>dejar</w:t>
      </w:r>
      <w:proofErr w:type="spellEnd"/>
      <w:r>
        <w:t xml:space="preserve"> la </w:t>
      </w:r>
      <w:proofErr w:type="spellStart"/>
      <w:r>
        <w:t>materia</w:t>
      </w:r>
      <w:proofErr w:type="spellEnd"/>
      <w:r>
        <w:t xml:space="preserve">, </w:t>
      </w:r>
      <w:proofErr w:type="spellStart"/>
      <w:r>
        <w:t>carezca</w:t>
      </w:r>
      <w:proofErr w:type="spellEnd"/>
      <w:r>
        <w:t xml:space="preserve"> de luz y no </w:t>
      </w:r>
      <w:proofErr w:type="spellStart"/>
      <w:r>
        <w:t>pueda</w:t>
      </w:r>
      <w:proofErr w:type="spellEnd"/>
      <w:r>
        <w:t xml:space="preserve"> </w:t>
      </w:r>
      <w:proofErr w:type="spellStart"/>
      <w:r>
        <w:t>contemplar</w:t>
      </w:r>
      <w:proofErr w:type="spellEnd"/>
      <w:r>
        <w:t xml:space="preserve"> la </w:t>
      </w:r>
      <w:proofErr w:type="spellStart"/>
      <w:r>
        <w:t>verdad</w:t>
      </w:r>
      <w:proofErr w:type="spellEnd"/>
      <w:r>
        <w:t xml:space="preserve">. </w:t>
      </w:r>
      <w:proofErr w:type="spellStart"/>
      <w:r>
        <w:t>Yo</w:t>
      </w:r>
      <w:proofErr w:type="spellEnd"/>
      <w:r>
        <w:t xml:space="preserve"> no </w:t>
      </w:r>
      <w:proofErr w:type="spellStart"/>
      <w:r>
        <w:t>quiero</w:t>
      </w:r>
      <w:proofErr w:type="spellEnd"/>
      <w:r>
        <w:t xml:space="preserve"> la </w:t>
      </w:r>
      <w:proofErr w:type="spellStart"/>
      <w:r>
        <w:t>muerte</w:t>
      </w:r>
      <w:proofErr w:type="spellEnd"/>
      <w:r>
        <w:t xml:space="preserve"> del </w:t>
      </w:r>
      <w:proofErr w:type="spellStart"/>
      <w:r>
        <w:t>pecador</w:t>
      </w:r>
      <w:proofErr w:type="spellEnd"/>
      <w:r>
        <w:t xml:space="preserve">, </w:t>
      </w:r>
      <w:proofErr w:type="spellStart"/>
      <w:r>
        <w:t>sino</w:t>
      </w:r>
      <w:proofErr w:type="spellEnd"/>
      <w:r>
        <w:t xml:space="preserve"> </w:t>
      </w:r>
      <w:proofErr w:type="spellStart"/>
      <w:r>
        <w:t>su</w:t>
      </w:r>
      <w:proofErr w:type="spellEnd"/>
      <w:r>
        <w:t xml:space="preserve"> </w:t>
      </w:r>
      <w:proofErr w:type="spellStart"/>
      <w:r>
        <w:t>conversión</w:t>
      </w:r>
      <w:proofErr w:type="spellEnd"/>
      <w:r>
        <w:t xml:space="preserve">, </w:t>
      </w:r>
      <w:proofErr w:type="spellStart"/>
      <w:r>
        <w:t>más</w:t>
      </w:r>
      <w:proofErr w:type="spellEnd"/>
      <w:r>
        <w:t xml:space="preserve"> </w:t>
      </w:r>
      <w:proofErr w:type="spellStart"/>
      <w:r>
        <w:t>cuando</w:t>
      </w:r>
      <w:proofErr w:type="spellEnd"/>
      <w:r>
        <w:t xml:space="preserve"> la </w:t>
      </w:r>
      <w:proofErr w:type="spellStart"/>
      <w:r>
        <w:t>muerte</w:t>
      </w:r>
      <w:proofErr w:type="spellEnd"/>
      <w:r>
        <w:t xml:space="preserve"> se </w:t>
      </w:r>
      <w:proofErr w:type="spellStart"/>
      <w:r>
        <w:t>hace</w:t>
      </w:r>
      <w:proofErr w:type="spellEnd"/>
      <w:r>
        <w:t xml:space="preserve"> </w:t>
      </w:r>
      <w:proofErr w:type="spellStart"/>
      <w:r>
        <w:t>necesaria</w:t>
      </w:r>
      <w:proofErr w:type="spellEnd"/>
      <w:r>
        <w:t xml:space="preserve">, </w:t>
      </w:r>
      <w:proofErr w:type="spellStart"/>
      <w:r>
        <w:t>ya</w:t>
      </w:r>
      <w:proofErr w:type="spellEnd"/>
      <w:r>
        <w:t xml:space="preserve"> sea para </w:t>
      </w:r>
      <w:proofErr w:type="spellStart"/>
      <w:r>
        <w:t>libertar</w:t>
      </w:r>
      <w:proofErr w:type="spellEnd"/>
      <w:r>
        <w:t xml:space="preserve"> a un </w:t>
      </w:r>
      <w:proofErr w:type="spellStart"/>
      <w:r>
        <w:t>espíritu</w:t>
      </w:r>
      <w:proofErr w:type="spellEnd"/>
      <w:r>
        <w:t xml:space="preserve"> o para </w:t>
      </w:r>
      <w:proofErr w:type="spellStart"/>
      <w:r>
        <w:t>detener</w:t>
      </w:r>
      <w:proofErr w:type="spellEnd"/>
      <w:r>
        <w:t xml:space="preserve"> la </w:t>
      </w:r>
      <w:proofErr w:type="spellStart"/>
      <w:r>
        <w:t>caída</w:t>
      </w:r>
      <w:proofErr w:type="spellEnd"/>
      <w:r>
        <w:t xml:space="preserve"> de un hombre al </w:t>
      </w:r>
      <w:proofErr w:type="spellStart"/>
      <w:r>
        <w:t>abismo</w:t>
      </w:r>
      <w:proofErr w:type="spellEnd"/>
      <w:r>
        <w:t xml:space="preserve">, mi </w:t>
      </w:r>
      <w:proofErr w:type="spellStart"/>
      <w:r>
        <w:t>justicia</w:t>
      </w:r>
      <w:proofErr w:type="spellEnd"/>
      <w:r>
        <w:t xml:space="preserve"> </w:t>
      </w:r>
      <w:proofErr w:type="spellStart"/>
      <w:r>
        <w:t>divina</w:t>
      </w:r>
      <w:proofErr w:type="spellEnd"/>
      <w:r>
        <w:t xml:space="preserve"> </w:t>
      </w:r>
      <w:proofErr w:type="spellStart"/>
      <w:r>
        <w:t>corta</w:t>
      </w:r>
      <w:proofErr w:type="spellEnd"/>
      <w:r>
        <w:t xml:space="preserve"> </w:t>
      </w:r>
      <w:proofErr w:type="spellStart"/>
      <w:r>
        <w:t>el</w:t>
      </w:r>
      <w:proofErr w:type="spellEnd"/>
      <w:r>
        <w:t xml:space="preserve"> </w:t>
      </w:r>
      <w:proofErr w:type="spellStart"/>
      <w:r>
        <w:t>hilo</w:t>
      </w:r>
      <w:proofErr w:type="spellEnd"/>
      <w:r>
        <w:t xml:space="preserve"> de </w:t>
      </w:r>
      <w:proofErr w:type="spellStart"/>
      <w:r>
        <w:t>aquella</w:t>
      </w:r>
      <w:proofErr w:type="spellEnd"/>
      <w:r>
        <w:t xml:space="preserve"> </w:t>
      </w:r>
      <w:proofErr w:type="spellStart"/>
      <w:r>
        <w:t>existencia</w:t>
      </w:r>
      <w:proofErr w:type="spellEnd"/>
      <w:r>
        <w:t xml:space="preserve"> humana. </w:t>
      </w:r>
    </w:p>
    <w:p w14:paraId="03E5F3D0" w14:textId="77777777" w:rsidR="00F50769" w:rsidRDefault="00F50769" w:rsidP="00F50769">
      <w:r>
        <w:t xml:space="preserve">51. Cuando la </w:t>
      </w:r>
      <w:proofErr w:type="spellStart"/>
      <w:r>
        <w:t>multitud</w:t>
      </w:r>
      <w:proofErr w:type="spellEnd"/>
      <w:r>
        <w:t xml:space="preserve"> </w:t>
      </w:r>
      <w:proofErr w:type="spellStart"/>
      <w:r>
        <w:t>escandalizada</w:t>
      </w:r>
      <w:proofErr w:type="spellEnd"/>
      <w:r>
        <w:t xml:space="preserve"> </w:t>
      </w:r>
      <w:proofErr w:type="spellStart"/>
      <w:r>
        <w:t>por</w:t>
      </w:r>
      <w:proofErr w:type="spellEnd"/>
      <w:r>
        <w:t xml:space="preserve"> la </w:t>
      </w:r>
      <w:proofErr w:type="spellStart"/>
      <w:r>
        <w:t>falta</w:t>
      </w:r>
      <w:proofErr w:type="spellEnd"/>
      <w:r>
        <w:t xml:space="preserve"> de la </w:t>
      </w:r>
      <w:proofErr w:type="spellStart"/>
      <w:r>
        <w:t>mujer</w:t>
      </w:r>
      <w:proofErr w:type="spellEnd"/>
      <w:r>
        <w:t xml:space="preserve"> </w:t>
      </w:r>
      <w:proofErr w:type="spellStart"/>
      <w:r>
        <w:t>adúltera</w:t>
      </w:r>
      <w:proofErr w:type="spellEnd"/>
      <w:r>
        <w:t xml:space="preserve">, </w:t>
      </w:r>
      <w:proofErr w:type="spellStart"/>
      <w:r>
        <w:t>sólo</w:t>
      </w:r>
      <w:proofErr w:type="spellEnd"/>
      <w:r>
        <w:t xml:space="preserve"> </w:t>
      </w:r>
      <w:proofErr w:type="spellStart"/>
      <w:r>
        <w:t>esperaba</w:t>
      </w:r>
      <w:proofErr w:type="spellEnd"/>
      <w:r>
        <w:t xml:space="preserve"> mi </w:t>
      </w:r>
      <w:proofErr w:type="spellStart"/>
      <w:r>
        <w:t>juicio</w:t>
      </w:r>
      <w:proofErr w:type="spellEnd"/>
      <w:r>
        <w:t xml:space="preserve"> para </w:t>
      </w:r>
      <w:proofErr w:type="spellStart"/>
      <w:r>
        <w:t>darle</w:t>
      </w:r>
      <w:proofErr w:type="spellEnd"/>
      <w:r>
        <w:t xml:space="preserve"> </w:t>
      </w:r>
      <w:proofErr w:type="spellStart"/>
      <w:r>
        <w:t>muerte</w:t>
      </w:r>
      <w:proofErr w:type="spellEnd"/>
      <w:r>
        <w:t xml:space="preserve">, </w:t>
      </w:r>
      <w:proofErr w:type="spellStart"/>
      <w:r>
        <w:t>creyendo</w:t>
      </w:r>
      <w:proofErr w:type="spellEnd"/>
      <w:r>
        <w:t xml:space="preserve"> </w:t>
      </w:r>
      <w:proofErr w:type="spellStart"/>
      <w:r>
        <w:t>que</w:t>
      </w:r>
      <w:proofErr w:type="spellEnd"/>
      <w:r>
        <w:t xml:space="preserve"> </w:t>
      </w:r>
      <w:proofErr w:type="spellStart"/>
      <w:r>
        <w:t>ésa</w:t>
      </w:r>
      <w:proofErr w:type="spellEnd"/>
      <w:r>
        <w:t xml:space="preserve"> era la </w:t>
      </w:r>
      <w:proofErr w:type="spellStart"/>
      <w:r>
        <w:t>única</w:t>
      </w:r>
      <w:proofErr w:type="spellEnd"/>
      <w:r>
        <w:t xml:space="preserve"> forma de </w:t>
      </w:r>
      <w:proofErr w:type="spellStart"/>
      <w:r>
        <w:t>exterminar</w:t>
      </w:r>
      <w:proofErr w:type="spellEnd"/>
      <w:r>
        <w:t xml:space="preserve"> </w:t>
      </w:r>
      <w:proofErr w:type="spellStart"/>
      <w:r>
        <w:t>el</w:t>
      </w:r>
      <w:proofErr w:type="spellEnd"/>
      <w:r>
        <w:t xml:space="preserve"> </w:t>
      </w:r>
      <w:proofErr w:type="spellStart"/>
      <w:r>
        <w:t>pecado</w:t>
      </w:r>
      <w:proofErr w:type="spellEnd"/>
      <w:r>
        <w:t xml:space="preserve"> de </w:t>
      </w:r>
      <w:proofErr w:type="spellStart"/>
      <w:r>
        <w:t>aquella</w:t>
      </w:r>
      <w:proofErr w:type="spellEnd"/>
      <w:r>
        <w:t xml:space="preserve"> </w:t>
      </w:r>
      <w:proofErr w:type="spellStart"/>
      <w:r>
        <w:t>mujer</w:t>
      </w:r>
      <w:proofErr w:type="spellEnd"/>
      <w:r>
        <w:t xml:space="preserve">, </w:t>
      </w:r>
      <w:proofErr w:type="spellStart"/>
      <w:r>
        <w:t>Yo</w:t>
      </w:r>
      <w:proofErr w:type="spellEnd"/>
      <w:r>
        <w:t xml:space="preserve"> le </w:t>
      </w:r>
      <w:proofErr w:type="spellStart"/>
      <w:r>
        <w:t>mostré</w:t>
      </w:r>
      <w:proofErr w:type="spellEnd"/>
      <w:r>
        <w:t xml:space="preserve"> </w:t>
      </w:r>
      <w:proofErr w:type="spellStart"/>
      <w:r>
        <w:t>que</w:t>
      </w:r>
      <w:proofErr w:type="spellEnd"/>
      <w:r>
        <w:t xml:space="preserve"> </w:t>
      </w:r>
      <w:proofErr w:type="spellStart"/>
      <w:r>
        <w:t>el</w:t>
      </w:r>
      <w:proofErr w:type="spellEnd"/>
      <w:r>
        <w:t xml:space="preserve"> </w:t>
      </w:r>
      <w:proofErr w:type="spellStart"/>
      <w:r>
        <w:t>perdón</w:t>
      </w:r>
      <w:proofErr w:type="spellEnd"/>
      <w:r>
        <w:t xml:space="preserve"> y la palabra de amor, son </w:t>
      </w:r>
      <w:proofErr w:type="spellStart"/>
      <w:r>
        <w:t>vida</w:t>
      </w:r>
      <w:proofErr w:type="spellEnd"/>
      <w:r>
        <w:t xml:space="preserve"> para </w:t>
      </w:r>
      <w:proofErr w:type="spellStart"/>
      <w:r>
        <w:t>el</w:t>
      </w:r>
      <w:proofErr w:type="spellEnd"/>
      <w:r>
        <w:t xml:space="preserve"> </w:t>
      </w:r>
      <w:proofErr w:type="spellStart"/>
      <w:r>
        <w:t>corazón</w:t>
      </w:r>
      <w:proofErr w:type="spellEnd"/>
      <w:r>
        <w:t xml:space="preserve"> y son </w:t>
      </w:r>
      <w:proofErr w:type="spellStart"/>
      <w:r>
        <w:t>muerte</w:t>
      </w:r>
      <w:proofErr w:type="spellEnd"/>
      <w:r>
        <w:t xml:space="preserve"> para </w:t>
      </w:r>
      <w:proofErr w:type="spellStart"/>
      <w:r>
        <w:t>el</w:t>
      </w:r>
      <w:proofErr w:type="spellEnd"/>
      <w:r>
        <w:t xml:space="preserve"> </w:t>
      </w:r>
      <w:proofErr w:type="spellStart"/>
      <w:r>
        <w:t>pecado</w:t>
      </w:r>
      <w:proofErr w:type="spellEnd"/>
      <w:r>
        <w:t xml:space="preserve">. El </w:t>
      </w:r>
      <w:proofErr w:type="spellStart"/>
      <w:r>
        <w:t>mérito</w:t>
      </w:r>
      <w:proofErr w:type="spellEnd"/>
      <w:r>
        <w:t xml:space="preserve"> </w:t>
      </w:r>
      <w:proofErr w:type="spellStart"/>
      <w:r>
        <w:t>está</w:t>
      </w:r>
      <w:proofErr w:type="spellEnd"/>
      <w:r>
        <w:t xml:space="preserve"> </w:t>
      </w:r>
      <w:proofErr w:type="spellStart"/>
      <w:r>
        <w:t>en</w:t>
      </w:r>
      <w:proofErr w:type="spellEnd"/>
      <w:r>
        <w:t xml:space="preserve"> </w:t>
      </w:r>
      <w:proofErr w:type="spellStart"/>
      <w:r>
        <w:t>lograr</w:t>
      </w:r>
      <w:proofErr w:type="spellEnd"/>
      <w:r>
        <w:t xml:space="preserve"> </w:t>
      </w:r>
      <w:proofErr w:type="spellStart"/>
      <w:r>
        <w:t>que</w:t>
      </w:r>
      <w:proofErr w:type="spellEnd"/>
      <w:r>
        <w:t xml:space="preserve"> </w:t>
      </w:r>
      <w:proofErr w:type="spellStart"/>
      <w:r>
        <w:t>muera</w:t>
      </w:r>
      <w:proofErr w:type="spellEnd"/>
      <w:r>
        <w:t xml:space="preserve"> </w:t>
      </w:r>
      <w:proofErr w:type="spellStart"/>
      <w:r>
        <w:t>el</w:t>
      </w:r>
      <w:proofErr w:type="spellEnd"/>
      <w:r>
        <w:t xml:space="preserve"> </w:t>
      </w:r>
      <w:proofErr w:type="spellStart"/>
      <w:r>
        <w:t>pecado</w:t>
      </w:r>
      <w:proofErr w:type="spellEnd"/>
      <w:r>
        <w:t xml:space="preserve"> y la </w:t>
      </w:r>
      <w:proofErr w:type="spellStart"/>
      <w:r>
        <w:t>criatura</w:t>
      </w:r>
      <w:proofErr w:type="spellEnd"/>
      <w:r>
        <w:t xml:space="preserve"> </w:t>
      </w:r>
      <w:proofErr w:type="spellStart"/>
      <w:r>
        <w:t>siga</w:t>
      </w:r>
      <w:proofErr w:type="spellEnd"/>
      <w:r>
        <w:t xml:space="preserve"> </w:t>
      </w:r>
      <w:proofErr w:type="spellStart"/>
      <w:r>
        <w:t>viviendo</w:t>
      </w:r>
      <w:proofErr w:type="spellEnd"/>
      <w:r>
        <w:t xml:space="preserve">, </w:t>
      </w:r>
      <w:proofErr w:type="spellStart"/>
      <w:r>
        <w:t>por</w:t>
      </w:r>
      <w:proofErr w:type="spellEnd"/>
      <w:r>
        <w:t xml:space="preserve"> lo tanto no era </w:t>
      </w:r>
      <w:proofErr w:type="spellStart"/>
      <w:r>
        <w:t>menester</w:t>
      </w:r>
      <w:proofErr w:type="spellEnd"/>
      <w:r>
        <w:t xml:space="preserve"> </w:t>
      </w:r>
      <w:proofErr w:type="spellStart"/>
      <w:r>
        <w:t>que</w:t>
      </w:r>
      <w:proofErr w:type="spellEnd"/>
      <w:r>
        <w:t xml:space="preserve"> </w:t>
      </w:r>
      <w:proofErr w:type="spellStart"/>
      <w:r>
        <w:t>aquella</w:t>
      </w:r>
      <w:proofErr w:type="spellEnd"/>
      <w:r>
        <w:t xml:space="preserve"> </w:t>
      </w:r>
      <w:proofErr w:type="spellStart"/>
      <w:r>
        <w:t>mujer</w:t>
      </w:r>
      <w:proofErr w:type="spellEnd"/>
      <w:r>
        <w:t xml:space="preserve"> </w:t>
      </w:r>
      <w:proofErr w:type="spellStart"/>
      <w:r>
        <w:t>desapareciera</w:t>
      </w:r>
      <w:proofErr w:type="spellEnd"/>
      <w:r>
        <w:t xml:space="preserve">, </w:t>
      </w:r>
      <w:proofErr w:type="spellStart"/>
      <w:r>
        <w:t>sino</w:t>
      </w:r>
      <w:proofErr w:type="spellEnd"/>
      <w:r>
        <w:t xml:space="preserve"> </w:t>
      </w:r>
      <w:proofErr w:type="spellStart"/>
      <w:r>
        <w:t>su</w:t>
      </w:r>
      <w:proofErr w:type="spellEnd"/>
      <w:r>
        <w:t xml:space="preserve"> </w:t>
      </w:r>
      <w:proofErr w:type="spellStart"/>
      <w:r>
        <w:t>pecado</w:t>
      </w:r>
      <w:proofErr w:type="spellEnd"/>
      <w:r>
        <w:t xml:space="preserve">. </w:t>
      </w:r>
    </w:p>
    <w:p w14:paraId="27C726CA" w14:textId="77777777" w:rsidR="00F50769" w:rsidRDefault="00F50769" w:rsidP="00F50769">
      <w:r>
        <w:t xml:space="preserve">52. Si </w:t>
      </w:r>
      <w:proofErr w:type="spellStart"/>
      <w:r>
        <w:t>así</w:t>
      </w:r>
      <w:proofErr w:type="spellEnd"/>
      <w:r>
        <w:t xml:space="preserve"> no </w:t>
      </w:r>
      <w:proofErr w:type="spellStart"/>
      <w:r>
        <w:t>fuese</w:t>
      </w:r>
      <w:proofErr w:type="spellEnd"/>
      <w:r>
        <w:t xml:space="preserve">, </w:t>
      </w:r>
      <w:proofErr w:type="spellStart"/>
      <w:r>
        <w:t>en</w:t>
      </w:r>
      <w:proofErr w:type="spellEnd"/>
      <w:r>
        <w:t xml:space="preserve"> mi </w:t>
      </w:r>
      <w:proofErr w:type="spellStart"/>
      <w:r>
        <w:t>aversión</w:t>
      </w:r>
      <w:proofErr w:type="spellEnd"/>
      <w:r>
        <w:t xml:space="preserve"> al </w:t>
      </w:r>
      <w:proofErr w:type="spellStart"/>
      <w:r>
        <w:t>pecado</w:t>
      </w:r>
      <w:proofErr w:type="spellEnd"/>
      <w:r>
        <w:t xml:space="preserve"> </w:t>
      </w:r>
      <w:proofErr w:type="spellStart"/>
      <w:r>
        <w:t>Yo</w:t>
      </w:r>
      <w:proofErr w:type="spellEnd"/>
      <w:r>
        <w:t xml:space="preserve"> </w:t>
      </w:r>
      <w:proofErr w:type="spellStart"/>
      <w:r>
        <w:t>os</w:t>
      </w:r>
      <w:proofErr w:type="spellEnd"/>
      <w:r>
        <w:t xml:space="preserve"> </w:t>
      </w:r>
      <w:proofErr w:type="spellStart"/>
      <w:r>
        <w:t>hubiese</w:t>
      </w:r>
      <w:proofErr w:type="spellEnd"/>
      <w:r>
        <w:t xml:space="preserve"> </w:t>
      </w:r>
      <w:proofErr w:type="spellStart"/>
      <w:r>
        <w:t>exterminado</w:t>
      </w:r>
      <w:proofErr w:type="spellEnd"/>
      <w:r>
        <w:t xml:space="preserve"> y </w:t>
      </w:r>
      <w:proofErr w:type="spellStart"/>
      <w:r>
        <w:t>mirad</w:t>
      </w:r>
      <w:proofErr w:type="spellEnd"/>
      <w:r>
        <w:t xml:space="preserve"> </w:t>
      </w:r>
      <w:proofErr w:type="spellStart"/>
      <w:r>
        <w:t>que</w:t>
      </w:r>
      <w:proofErr w:type="spellEnd"/>
      <w:r>
        <w:t xml:space="preserve"> no </w:t>
      </w:r>
      <w:proofErr w:type="spellStart"/>
      <w:r>
        <w:t>sólo</w:t>
      </w:r>
      <w:proofErr w:type="spellEnd"/>
      <w:r>
        <w:t xml:space="preserve"> </w:t>
      </w:r>
      <w:proofErr w:type="spellStart"/>
      <w:r>
        <w:t>os</w:t>
      </w:r>
      <w:proofErr w:type="spellEnd"/>
      <w:r>
        <w:t xml:space="preserve"> </w:t>
      </w:r>
      <w:proofErr w:type="spellStart"/>
      <w:r>
        <w:t>quito</w:t>
      </w:r>
      <w:proofErr w:type="spellEnd"/>
      <w:r>
        <w:t xml:space="preserve"> la </w:t>
      </w:r>
      <w:proofErr w:type="spellStart"/>
      <w:r>
        <w:t>vida</w:t>
      </w:r>
      <w:proofErr w:type="spellEnd"/>
      <w:r>
        <w:t xml:space="preserve">, </w:t>
      </w:r>
      <w:proofErr w:type="spellStart"/>
      <w:r>
        <w:t>sino</w:t>
      </w:r>
      <w:proofErr w:type="spellEnd"/>
      <w:r>
        <w:t xml:space="preserve"> </w:t>
      </w:r>
      <w:proofErr w:type="spellStart"/>
      <w:r>
        <w:t>que</w:t>
      </w:r>
      <w:proofErr w:type="spellEnd"/>
      <w:r>
        <w:t xml:space="preserve"> </w:t>
      </w:r>
      <w:proofErr w:type="spellStart"/>
      <w:r>
        <w:t>os</w:t>
      </w:r>
      <w:proofErr w:type="spellEnd"/>
      <w:r>
        <w:t xml:space="preserve"> </w:t>
      </w:r>
      <w:proofErr w:type="spellStart"/>
      <w:r>
        <w:t>doy</w:t>
      </w:r>
      <w:proofErr w:type="spellEnd"/>
      <w:r>
        <w:t xml:space="preserve"> un </w:t>
      </w:r>
      <w:proofErr w:type="spellStart"/>
      <w:r>
        <w:t>cuerpo</w:t>
      </w:r>
      <w:proofErr w:type="spellEnd"/>
      <w:r>
        <w:t xml:space="preserve"> </w:t>
      </w:r>
      <w:proofErr w:type="spellStart"/>
      <w:r>
        <w:t>tras</w:t>
      </w:r>
      <w:proofErr w:type="spellEnd"/>
      <w:r>
        <w:t xml:space="preserve"> </w:t>
      </w:r>
      <w:proofErr w:type="spellStart"/>
      <w:r>
        <w:t>otro</w:t>
      </w:r>
      <w:proofErr w:type="spellEnd"/>
      <w:r>
        <w:t xml:space="preserve">, para </w:t>
      </w:r>
      <w:proofErr w:type="spellStart"/>
      <w:r>
        <w:t>que</w:t>
      </w:r>
      <w:proofErr w:type="spellEnd"/>
      <w:r>
        <w:t xml:space="preserve"> </w:t>
      </w:r>
      <w:proofErr w:type="spellStart"/>
      <w:r>
        <w:t>lleguéis</w:t>
      </w:r>
      <w:proofErr w:type="spellEnd"/>
      <w:r>
        <w:t xml:space="preserve"> a </w:t>
      </w:r>
      <w:proofErr w:type="spellStart"/>
      <w:r>
        <w:t>aprender</w:t>
      </w:r>
      <w:proofErr w:type="spellEnd"/>
      <w:r>
        <w:t xml:space="preserve"> </w:t>
      </w:r>
      <w:proofErr w:type="spellStart"/>
      <w:r>
        <w:t>esta</w:t>
      </w:r>
      <w:proofErr w:type="spellEnd"/>
      <w:r>
        <w:t xml:space="preserve"> </w:t>
      </w:r>
      <w:proofErr w:type="spellStart"/>
      <w:r>
        <w:t>bendita</w:t>
      </w:r>
      <w:proofErr w:type="spellEnd"/>
      <w:r>
        <w:t xml:space="preserve"> </w:t>
      </w:r>
      <w:proofErr w:type="spellStart"/>
      <w:r>
        <w:t>lección</w:t>
      </w:r>
      <w:proofErr w:type="spellEnd"/>
      <w:r>
        <w:t xml:space="preserve"> </w:t>
      </w:r>
      <w:proofErr w:type="spellStart"/>
      <w:r>
        <w:t>en</w:t>
      </w:r>
      <w:proofErr w:type="spellEnd"/>
      <w:r>
        <w:t xml:space="preserve"> la Tierra; </w:t>
      </w:r>
      <w:proofErr w:type="spellStart"/>
      <w:r>
        <w:t>lección</w:t>
      </w:r>
      <w:proofErr w:type="spellEnd"/>
      <w:r>
        <w:t xml:space="preserve"> </w:t>
      </w:r>
      <w:proofErr w:type="spellStart"/>
      <w:r>
        <w:t>que</w:t>
      </w:r>
      <w:proofErr w:type="spellEnd"/>
      <w:r>
        <w:t xml:space="preserve"> </w:t>
      </w:r>
      <w:proofErr w:type="spellStart"/>
      <w:r>
        <w:t>por</w:t>
      </w:r>
      <w:proofErr w:type="spellEnd"/>
      <w:r>
        <w:t xml:space="preserve"> no </w:t>
      </w:r>
      <w:proofErr w:type="spellStart"/>
      <w:r>
        <w:t>haber</w:t>
      </w:r>
      <w:proofErr w:type="spellEnd"/>
      <w:r>
        <w:t xml:space="preserve"> </w:t>
      </w:r>
      <w:proofErr w:type="spellStart"/>
      <w:r>
        <w:t>sido</w:t>
      </w:r>
      <w:proofErr w:type="spellEnd"/>
      <w:r>
        <w:t xml:space="preserve"> </w:t>
      </w:r>
      <w:proofErr w:type="spellStart"/>
      <w:r>
        <w:t>comprendida</w:t>
      </w:r>
      <w:proofErr w:type="spellEnd"/>
      <w:r>
        <w:t xml:space="preserve"> </w:t>
      </w:r>
      <w:proofErr w:type="spellStart"/>
      <w:r>
        <w:t>por</w:t>
      </w:r>
      <w:proofErr w:type="spellEnd"/>
      <w:r>
        <w:t xml:space="preserve"> la </w:t>
      </w:r>
      <w:proofErr w:type="spellStart"/>
      <w:r>
        <w:t>humanidad</w:t>
      </w:r>
      <w:proofErr w:type="spellEnd"/>
      <w:r>
        <w:t xml:space="preserve">, </w:t>
      </w:r>
      <w:proofErr w:type="spellStart"/>
      <w:r>
        <w:t>hizo</w:t>
      </w:r>
      <w:proofErr w:type="spellEnd"/>
      <w:r>
        <w:t xml:space="preserve"> </w:t>
      </w:r>
      <w:proofErr w:type="spellStart"/>
      <w:r>
        <w:t>que</w:t>
      </w:r>
      <w:proofErr w:type="spellEnd"/>
      <w:r>
        <w:t xml:space="preserve"> </w:t>
      </w:r>
      <w:proofErr w:type="spellStart"/>
      <w:r>
        <w:t>el</w:t>
      </w:r>
      <w:proofErr w:type="spellEnd"/>
      <w:r>
        <w:t xml:space="preserve"> Verbo de Dios se </w:t>
      </w:r>
      <w:proofErr w:type="spellStart"/>
      <w:r>
        <w:t>hiciera</w:t>
      </w:r>
      <w:proofErr w:type="spellEnd"/>
      <w:r>
        <w:t xml:space="preserve"> hombre, para </w:t>
      </w:r>
      <w:proofErr w:type="spellStart"/>
      <w:r>
        <w:t>enseñaros</w:t>
      </w:r>
      <w:proofErr w:type="spellEnd"/>
      <w:r>
        <w:t xml:space="preserve"> con </w:t>
      </w:r>
      <w:proofErr w:type="spellStart"/>
      <w:r>
        <w:t>su</w:t>
      </w:r>
      <w:proofErr w:type="spellEnd"/>
      <w:r>
        <w:t xml:space="preserve"> </w:t>
      </w:r>
      <w:proofErr w:type="spellStart"/>
      <w:r>
        <w:t>nacimiento</w:t>
      </w:r>
      <w:proofErr w:type="spellEnd"/>
      <w:r>
        <w:t xml:space="preserve">, sus </w:t>
      </w:r>
      <w:proofErr w:type="spellStart"/>
      <w:r>
        <w:t>obras</w:t>
      </w:r>
      <w:proofErr w:type="spellEnd"/>
      <w:r>
        <w:t xml:space="preserve"> y </w:t>
      </w:r>
      <w:proofErr w:type="spellStart"/>
      <w:r>
        <w:t>su</w:t>
      </w:r>
      <w:proofErr w:type="spellEnd"/>
      <w:r>
        <w:t xml:space="preserve"> </w:t>
      </w:r>
      <w:proofErr w:type="spellStart"/>
      <w:r>
        <w:t>muerte</w:t>
      </w:r>
      <w:proofErr w:type="spellEnd"/>
      <w:r>
        <w:t xml:space="preserve">, </w:t>
      </w:r>
      <w:proofErr w:type="spellStart"/>
      <w:r>
        <w:t>cuál</w:t>
      </w:r>
      <w:proofErr w:type="spellEnd"/>
      <w:r>
        <w:t xml:space="preserve"> es </w:t>
      </w:r>
      <w:proofErr w:type="spellStart"/>
      <w:r>
        <w:t>el</w:t>
      </w:r>
      <w:proofErr w:type="spellEnd"/>
      <w:r>
        <w:t xml:space="preserve"> </w:t>
      </w:r>
      <w:proofErr w:type="spellStart"/>
      <w:r>
        <w:t>verdadero</w:t>
      </w:r>
      <w:proofErr w:type="spellEnd"/>
      <w:r>
        <w:t xml:space="preserve"> </w:t>
      </w:r>
      <w:proofErr w:type="spellStart"/>
      <w:r>
        <w:t>destino</w:t>
      </w:r>
      <w:proofErr w:type="spellEnd"/>
      <w:r>
        <w:t xml:space="preserve"> de </w:t>
      </w:r>
      <w:proofErr w:type="spellStart"/>
      <w:r>
        <w:t>los</w:t>
      </w:r>
      <w:proofErr w:type="spellEnd"/>
      <w:r>
        <w:t xml:space="preserve"> hombres </w:t>
      </w:r>
      <w:proofErr w:type="spellStart"/>
      <w:r>
        <w:t>en</w:t>
      </w:r>
      <w:proofErr w:type="spellEnd"/>
      <w:r>
        <w:t xml:space="preserve"> </w:t>
      </w:r>
      <w:proofErr w:type="spellStart"/>
      <w:r>
        <w:t>este</w:t>
      </w:r>
      <w:proofErr w:type="spellEnd"/>
      <w:r>
        <w:t xml:space="preserve"> </w:t>
      </w:r>
      <w:proofErr w:type="spellStart"/>
      <w:r>
        <w:t>mundo</w:t>
      </w:r>
      <w:proofErr w:type="spellEnd"/>
      <w:r>
        <w:t xml:space="preserve">. Esa es la </w:t>
      </w:r>
      <w:proofErr w:type="spellStart"/>
      <w:r>
        <w:t>lección</w:t>
      </w:r>
      <w:proofErr w:type="spellEnd"/>
      <w:r>
        <w:t xml:space="preserve"> </w:t>
      </w:r>
      <w:proofErr w:type="spellStart"/>
      <w:r>
        <w:t>que</w:t>
      </w:r>
      <w:proofErr w:type="spellEnd"/>
      <w:r>
        <w:t xml:space="preserve"> no </w:t>
      </w:r>
      <w:proofErr w:type="spellStart"/>
      <w:r>
        <w:t>habéis</w:t>
      </w:r>
      <w:proofErr w:type="spellEnd"/>
      <w:r>
        <w:t xml:space="preserve"> </w:t>
      </w:r>
      <w:proofErr w:type="spellStart"/>
      <w:r>
        <w:t>vivido</w:t>
      </w:r>
      <w:proofErr w:type="spellEnd"/>
      <w:r>
        <w:t xml:space="preserve">, </w:t>
      </w:r>
      <w:proofErr w:type="spellStart"/>
      <w:r>
        <w:t>que</w:t>
      </w:r>
      <w:proofErr w:type="spellEnd"/>
      <w:r>
        <w:t xml:space="preserve"> no </w:t>
      </w:r>
      <w:proofErr w:type="spellStart"/>
      <w:r>
        <w:t>habéis</w:t>
      </w:r>
      <w:proofErr w:type="spellEnd"/>
      <w:r>
        <w:t xml:space="preserve"> </w:t>
      </w:r>
      <w:proofErr w:type="spellStart"/>
      <w:r>
        <w:t>llevado</w:t>
      </w:r>
      <w:proofErr w:type="spellEnd"/>
      <w:r>
        <w:t xml:space="preserve"> a la </w:t>
      </w:r>
      <w:proofErr w:type="spellStart"/>
      <w:r>
        <w:t>práctica</w:t>
      </w:r>
      <w:proofErr w:type="spellEnd"/>
      <w:r>
        <w:t>. ¿</w:t>
      </w:r>
      <w:proofErr w:type="spellStart"/>
      <w:r>
        <w:t>Qué</w:t>
      </w:r>
      <w:proofErr w:type="spellEnd"/>
      <w:r>
        <w:t xml:space="preserve"> </w:t>
      </w:r>
      <w:proofErr w:type="spellStart"/>
      <w:r>
        <w:t>os</w:t>
      </w:r>
      <w:proofErr w:type="spellEnd"/>
      <w:r>
        <w:t xml:space="preserve"> </w:t>
      </w:r>
      <w:proofErr w:type="spellStart"/>
      <w:r>
        <w:t>enseña</w:t>
      </w:r>
      <w:proofErr w:type="spellEnd"/>
      <w:r>
        <w:t xml:space="preserve"> </w:t>
      </w:r>
      <w:proofErr w:type="spellStart"/>
      <w:r>
        <w:t>ella</w:t>
      </w:r>
      <w:proofErr w:type="spellEnd"/>
      <w:r>
        <w:t xml:space="preserve">? La </w:t>
      </w:r>
      <w:proofErr w:type="spellStart"/>
      <w:r>
        <w:t>humildad</w:t>
      </w:r>
      <w:proofErr w:type="spellEnd"/>
      <w:r>
        <w:t xml:space="preserve">, </w:t>
      </w:r>
      <w:proofErr w:type="spellStart"/>
      <w:r>
        <w:t>el</w:t>
      </w:r>
      <w:proofErr w:type="spellEnd"/>
      <w:r>
        <w:t xml:space="preserve"> </w:t>
      </w:r>
      <w:proofErr w:type="spellStart"/>
      <w:r>
        <w:t>acatamiento</w:t>
      </w:r>
      <w:proofErr w:type="spellEnd"/>
      <w:r>
        <w:t xml:space="preserve"> a la </w:t>
      </w:r>
      <w:proofErr w:type="spellStart"/>
      <w:r>
        <w:t>voluntad</w:t>
      </w:r>
      <w:proofErr w:type="spellEnd"/>
      <w:r>
        <w:t xml:space="preserve"> </w:t>
      </w:r>
      <w:proofErr w:type="spellStart"/>
      <w:r>
        <w:t>divina</w:t>
      </w:r>
      <w:proofErr w:type="spellEnd"/>
      <w:r>
        <w:t xml:space="preserve">, la </w:t>
      </w:r>
      <w:proofErr w:type="spellStart"/>
      <w:r>
        <w:t>renunciación</w:t>
      </w:r>
      <w:proofErr w:type="spellEnd"/>
      <w:r>
        <w:t xml:space="preserve"> a </w:t>
      </w:r>
      <w:proofErr w:type="spellStart"/>
      <w:r>
        <w:t>vosotros</w:t>
      </w:r>
      <w:proofErr w:type="spellEnd"/>
      <w:r>
        <w:t xml:space="preserve"> </w:t>
      </w:r>
      <w:proofErr w:type="spellStart"/>
      <w:r>
        <w:t>mismos</w:t>
      </w:r>
      <w:proofErr w:type="spellEnd"/>
      <w:r>
        <w:t xml:space="preserve">, </w:t>
      </w:r>
      <w:proofErr w:type="spellStart"/>
      <w:r>
        <w:t>por</w:t>
      </w:r>
      <w:proofErr w:type="spellEnd"/>
      <w:r>
        <w:t xml:space="preserve"> amor a </w:t>
      </w:r>
      <w:proofErr w:type="spellStart"/>
      <w:r>
        <w:t>los</w:t>
      </w:r>
      <w:proofErr w:type="spellEnd"/>
      <w:r>
        <w:t xml:space="preserve"> </w:t>
      </w:r>
      <w:proofErr w:type="spellStart"/>
      <w:r>
        <w:t>demás</w:t>
      </w:r>
      <w:proofErr w:type="spellEnd"/>
      <w:r>
        <w:t xml:space="preserve">; la </w:t>
      </w:r>
      <w:proofErr w:type="spellStart"/>
      <w:r>
        <w:t>consagración</w:t>
      </w:r>
      <w:proofErr w:type="spellEnd"/>
      <w:r>
        <w:t xml:space="preserve"> a </w:t>
      </w:r>
      <w:proofErr w:type="gramStart"/>
      <w:r>
        <w:t>un ideal</w:t>
      </w:r>
      <w:proofErr w:type="gramEnd"/>
      <w:r>
        <w:t xml:space="preserve"> de </w:t>
      </w:r>
      <w:proofErr w:type="spellStart"/>
      <w:r>
        <w:t>elevación</w:t>
      </w:r>
      <w:proofErr w:type="spellEnd"/>
      <w:r>
        <w:t xml:space="preserve"> </w:t>
      </w:r>
      <w:proofErr w:type="spellStart"/>
      <w:r>
        <w:t>espiritual</w:t>
      </w:r>
      <w:proofErr w:type="spellEnd"/>
      <w:r>
        <w:t xml:space="preserve">. El </w:t>
      </w:r>
      <w:proofErr w:type="spellStart"/>
      <w:r>
        <w:t>que</w:t>
      </w:r>
      <w:proofErr w:type="spellEnd"/>
      <w:r>
        <w:t xml:space="preserve"> </w:t>
      </w:r>
      <w:proofErr w:type="spellStart"/>
      <w:r>
        <w:t>llegue</w:t>
      </w:r>
      <w:proofErr w:type="spellEnd"/>
      <w:r>
        <w:t xml:space="preserve"> a </w:t>
      </w:r>
      <w:proofErr w:type="spellStart"/>
      <w:r>
        <w:t>cumplir</w:t>
      </w:r>
      <w:proofErr w:type="spellEnd"/>
      <w:r>
        <w:t xml:space="preserve"> </w:t>
      </w:r>
      <w:proofErr w:type="spellStart"/>
      <w:r>
        <w:t>en</w:t>
      </w:r>
      <w:proofErr w:type="spellEnd"/>
      <w:r>
        <w:t xml:space="preserve"> la Tierra con </w:t>
      </w:r>
      <w:proofErr w:type="spellStart"/>
      <w:r>
        <w:t>esa</w:t>
      </w:r>
      <w:proofErr w:type="spellEnd"/>
      <w:r>
        <w:t xml:space="preserve"> </w:t>
      </w:r>
      <w:proofErr w:type="spellStart"/>
      <w:r>
        <w:t>misión</w:t>
      </w:r>
      <w:proofErr w:type="spellEnd"/>
      <w:r>
        <w:t xml:space="preserve">, no </w:t>
      </w:r>
      <w:proofErr w:type="spellStart"/>
      <w:r>
        <w:t>tendrá</w:t>
      </w:r>
      <w:proofErr w:type="spellEnd"/>
      <w:r>
        <w:t xml:space="preserve"> </w:t>
      </w:r>
      <w:proofErr w:type="spellStart"/>
      <w:r>
        <w:t>por</w:t>
      </w:r>
      <w:proofErr w:type="spellEnd"/>
      <w:r>
        <w:t xml:space="preserve"> </w:t>
      </w:r>
      <w:proofErr w:type="spellStart"/>
      <w:r>
        <w:t>qué</w:t>
      </w:r>
      <w:proofErr w:type="spellEnd"/>
      <w:r>
        <w:t xml:space="preserve"> </w:t>
      </w:r>
      <w:proofErr w:type="spellStart"/>
      <w:r>
        <w:t>volver</w:t>
      </w:r>
      <w:proofErr w:type="spellEnd"/>
      <w:r>
        <w:t xml:space="preserve"> </w:t>
      </w:r>
      <w:proofErr w:type="gramStart"/>
      <w:r>
        <w:t>a</w:t>
      </w:r>
      <w:proofErr w:type="gramEnd"/>
      <w:r>
        <w:t xml:space="preserve"> </w:t>
      </w:r>
      <w:proofErr w:type="spellStart"/>
      <w:r>
        <w:t>ella</w:t>
      </w:r>
      <w:proofErr w:type="spellEnd"/>
      <w:r>
        <w:t xml:space="preserve">, </w:t>
      </w:r>
      <w:proofErr w:type="spellStart"/>
      <w:r>
        <w:t>si</w:t>
      </w:r>
      <w:proofErr w:type="spellEnd"/>
      <w:r>
        <w:t xml:space="preserve"> </w:t>
      </w:r>
      <w:proofErr w:type="spellStart"/>
      <w:r>
        <w:t>ya</w:t>
      </w:r>
      <w:proofErr w:type="spellEnd"/>
      <w:r>
        <w:t xml:space="preserve"> </w:t>
      </w:r>
      <w:proofErr w:type="spellStart"/>
      <w:r>
        <w:t>dejó</w:t>
      </w:r>
      <w:proofErr w:type="spellEnd"/>
      <w:r>
        <w:t xml:space="preserve"> </w:t>
      </w:r>
      <w:proofErr w:type="spellStart"/>
      <w:r>
        <w:t>su</w:t>
      </w:r>
      <w:proofErr w:type="spellEnd"/>
      <w:r>
        <w:t xml:space="preserve"> </w:t>
      </w:r>
      <w:proofErr w:type="spellStart"/>
      <w:r>
        <w:t>buena</w:t>
      </w:r>
      <w:proofErr w:type="spellEnd"/>
      <w:r>
        <w:t xml:space="preserve"> </w:t>
      </w:r>
      <w:proofErr w:type="spellStart"/>
      <w:r>
        <w:t>simiente</w:t>
      </w:r>
      <w:proofErr w:type="spellEnd"/>
      <w:r>
        <w:t xml:space="preserve">: </w:t>
      </w:r>
      <w:proofErr w:type="spellStart"/>
      <w:r>
        <w:t>en</w:t>
      </w:r>
      <w:proofErr w:type="spellEnd"/>
      <w:r>
        <w:t xml:space="preserve"> </w:t>
      </w:r>
      <w:proofErr w:type="spellStart"/>
      <w:r>
        <w:t>ello</w:t>
      </w:r>
      <w:proofErr w:type="spellEnd"/>
      <w:r>
        <w:t xml:space="preserve"> </w:t>
      </w:r>
      <w:proofErr w:type="spellStart"/>
      <w:r>
        <w:t>imitará</w:t>
      </w:r>
      <w:proofErr w:type="spellEnd"/>
      <w:r>
        <w:t xml:space="preserve"> a Cristo </w:t>
      </w:r>
      <w:proofErr w:type="spellStart"/>
      <w:r>
        <w:t>quien</w:t>
      </w:r>
      <w:proofErr w:type="spellEnd"/>
      <w:r>
        <w:t xml:space="preserve"> </w:t>
      </w:r>
      <w:proofErr w:type="spellStart"/>
      <w:r>
        <w:t>después</w:t>
      </w:r>
      <w:proofErr w:type="spellEnd"/>
      <w:r>
        <w:t xml:space="preserve"> de </w:t>
      </w:r>
      <w:proofErr w:type="spellStart"/>
      <w:r>
        <w:t>escribir</w:t>
      </w:r>
      <w:proofErr w:type="spellEnd"/>
      <w:r>
        <w:t xml:space="preserve"> con </w:t>
      </w:r>
      <w:proofErr w:type="spellStart"/>
      <w:r>
        <w:t>su</w:t>
      </w:r>
      <w:proofErr w:type="spellEnd"/>
      <w:r>
        <w:t xml:space="preserve"> </w:t>
      </w:r>
      <w:proofErr w:type="spellStart"/>
      <w:r>
        <w:t>vida</w:t>
      </w:r>
      <w:proofErr w:type="spellEnd"/>
      <w:r>
        <w:t xml:space="preserve"> un </w:t>
      </w:r>
      <w:proofErr w:type="spellStart"/>
      <w:r>
        <w:t>ejemplo</w:t>
      </w:r>
      <w:proofErr w:type="spellEnd"/>
      <w:r>
        <w:t xml:space="preserve"> perfecto para la </w:t>
      </w:r>
      <w:proofErr w:type="spellStart"/>
      <w:r>
        <w:t>humanidad</w:t>
      </w:r>
      <w:proofErr w:type="spellEnd"/>
      <w:r>
        <w:t xml:space="preserve">, no </w:t>
      </w:r>
      <w:proofErr w:type="spellStart"/>
      <w:r>
        <w:t>volvió</w:t>
      </w:r>
      <w:proofErr w:type="spellEnd"/>
      <w:r>
        <w:t xml:space="preserve"> al </w:t>
      </w:r>
      <w:proofErr w:type="spellStart"/>
      <w:r>
        <w:t>mundo</w:t>
      </w:r>
      <w:proofErr w:type="spellEnd"/>
      <w:r>
        <w:t xml:space="preserve"> </w:t>
      </w:r>
      <w:proofErr w:type="spellStart"/>
      <w:r>
        <w:t>en</w:t>
      </w:r>
      <w:proofErr w:type="spellEnd"/>
      <w:r>
        <w:t xml:space="preserve"> </w:t>
      </w:r>
      <w:proofErr w:type="spellStart"/>
      <w:r>
        <w:t>cuanto</w:t>
      </w:r>
      <w:proofErr w:type="spellEnd"/>
      <w:r>
        <w:t xml:space="preserve"> hombre. </w:t>
      </w:r>
    </w:p>
    <w:p w14:paraId="1E27DE04" w14:textId="77777777" w:rsidR="00F50769" w:rsidRDefault="00F50769" w:rsidP="00F50769">
      <w:r>
        <w:t xml:space="preserve">53. </w:t>
      </w:r>
      <w:proofErr w:type="spellStart"/>
      <w:r>
        <w:t>Aprended</w:t>
      </w:r>
      <w:proofErr w:type="spellEnd"/>
      <w:r>
        <w:t xml:space="preserve"> a </w:t>
      </w:r>
      <w:proofErr w:type="spellStart"/>
      <w:r>
        <w:t>dejar</w:t>
      </w:r>
      <w:proofErr w:type="spellEnd"/>
      <w:r>
        <w:t xml:space="preserve"> ese </w:t>
      </w:r>
      <w:proofErr w:type="spellStart"/>
      <w:r>
        <w:t>cuerpo</w:t>
      </w:r>
      <w:proofErr w:type="spellEnd"/>
      <w:r>
        <w:t xml:space="preserve"> </w:t>
      </w:r>
      <w:proofErr w:type="spellStart"/>
      <w:r>
        <w:t>en</w:t>
      </w:r>
      <w:proofErr w:type="spellEnd"/>
      <w:r>
        <w:t xml:space="preserve"> </w:t>
      </w:r>
      <w:proofErr w:type="spellStart"/>
      <w:r>
        <w:t>el</w:t>
      </w:r>
      <w:proofErr w:type="spellEnd"/>
      <w:r>
        <w:t xml:space="preserve"> </w:t>
      </w:r>
      <w:proofErr w:type="spellStart"/>
      <w:r>
        <w:t>seno</w:t>
      </w:r>
      <w:proofErr w:type="spellEnd"/>
      <w:r>
        <w:t xml:space="preserve"> de la tierra, </w:t>
      </w:r>
      <w:proofErr w:type="spellStart"/>
      <w:r>
        <w:t>cuando</w:t>
      </w:r>
      <w:proofErr w:type="spellEnd"/>
      <w:r>
        <w:t xml:space="preserve"> la hora </w:t>
      </w:r>
      <w:proofErr w:type="spellStart"/>
      <w:r>
        <w:t>llegue</w:t>
      </w:r>
      <w:proofErr w:type="spellEnd"/>
      <w:r>
        <w:t xml:space="preserve">, </w:t>
      </w:r>
      <w:proofErr w:type="spellStart"/>
      <w:r>
        <w:t>si</w:t>
      </w:r>
      <w:proofErr w:type="spellEnd"/>
      <w:r>
        <w:t xml:space="preserve"> </w:t>
      </w:r>
      <w:proofErr w:type="spellStart"/>
      <w:r>
        <w:t>queréis</w:t>
      </w:r>
      <w:proofErr w:type="spellEnd"/>
      <w:r>
        <w:t xml:space="preserve"> </w:t>
      </w:r>
      <w:proofErr w:type="spellStart"/>
      <w:r>
        <w:t>seguir</w:t>
      </w:r>
      <w:proofErr w:type="spellEnd"/>
      <w:r>
        <w:t xml:space="preserve"> </w:t>
      </w:r>
      <w:proofErr w:type="spellStart"/>
      <w:r>
        <w:t>viviendo</w:t>
      </w:r>
      <w:proofErr w:type="spellEnd"/>
      <w:r>
        <w:t xml:space="preserve"> para </w:t>
      </w:r>
      <w:proofErr w:type="spellStart"/>
      <w:r>
        <w:t>los</w:t>
      </w:r>
      <w:proofErr w:type="spellEnd"/>
      <w:r>
        <w:t xml:space="preserve"> </w:t>
      </w:r>
      <w:proofErr w:type="spellStart"/>
      <w:r>
        <w:t>que</w:t>
      </w:r>
      <w:proofErr w:type="spellEnd"/>
      <w:r>
        <w:t xml:space="preserve"> </w:t>
      </w:r>
      <w:proofErr w:type="spellStart"/>
      <w:r>
        <w:t>amáis</w:t>
      </w:r>
      <w:proofErr w:type="spellEnd"/>
      <w:r>
        <w:t xml:space="preserve"> y </w:t>
      </w:r>
      <w:proofErr w:type="spellStart"/>
      <w:r>
        <w:t>si</w:t>
      </w:r>
      <w:proofErr w:type="spellEnd"/>
      <w:r>
        <w:t xml:space="preserve"> </w:t>
      </w:r>
      <w:proofErr w:type="spellStart"/>
      <w:r>
        <w:t>queréis</w:t>
      </w:r>
      <w:proofErr w:type="spellEnd"/>
      <w:r>
        <w:t xml:space="preserve"> </w:t>
      </w:r>
      <w:proofErr w:type="spellStart"/>
      <w:r>
        <w:t>que</w:t>
      </w:r>
      <w:proofErr w:type="spellEnd"/>
      <w:r>
        <w:t xml:space="preserve"> </w:t>
      </w:r>
      <w:proofErr w:type="spellStart"/>
      <w:r>
        <w:t>os</w:t>
      </w:r>
      <w:proofErr w:type="spellEnd"/>
      <w:r>
        <w:t xml:space="preserve"> </w:t>
      </w:r>
      <w:proofErr w:type="spellStart"/>
      <w:r>
        <w:t>sientan</w:t>
      </w:r>
      <w:proofErr w:type="spellEnd"/>
      <w:r>
        <w:t xml:space="preserve">; </w:t>
      </w:r>
      <w:proofErr w:type="spellStart"/>
      <w:r>
        <w:t>si</w:t>
      </w:r>
      <w:proofErr w:type="spellEnd"/>
      <w:r>
        <w:t xml:space="preserve"> no </w:t>
      </w:r>
      <w:proofErr w:type="spellStart"/>
      <w:r>
        <w:t>queréis</w:t>
      </w:r>
      <w:proofErr w:type="spellEnd"/>
      <w:r>
        <w:t xml:space="preserve"> </w:t>
      </w:r>
      <w:proofErr w:type="spellStart"/>
      <w:r>
        <w:t>hundiros</w:t>
      </w:r>
      <w:proofErr w:type="spellEnd"/>
      <w:r>
        <w:t xml:space="preserve"> </w:t>
      </w:r>
      <w:proofErr w:type="spellStart"/>
      <w:r>
        <w:t>en</w:t>
      </w:r>
      <w:proofErr w:type="spellEnd"/>
      <w:r>
        <w:t xml:space="preserve"> </w:t>
      </w:r>
      <w:proofErr w:type="spellStart"/>
      <w:r>
        <w:t>el</w:t>
      </w:r>
      <w:proofErr w:type="spellEnd"/>
      <w:r>
        <w:t xml:space="preserve"> </w:t>
      </w:r>
      <w:proofErr w:type="spellStart"/>
      <w:r>
        <w:t>silencio</w:t>
      </w:r>
      <w:proofErr w:type="spellEnd"/>
      <w:r>
        <w:t xml:space="preserve"> y </w:t>
      </w:r>
      <w:proofErr w:type="spellStart"/>
      <w:r>
        <w:t>en</w:t>
      </w:r>
      <w:proofErr w:type="spellEnd"/>
      <w:r>
        <w:t xml:space="preserve"> </w:t>
      </w:r>
      <w:proofErr w:type="spellStart"/>
      <w:r>
        <w:t>el</w:t>
      </w:r>
      <w:proofErr w:type="spellEnd"/>
      <w:r>
        <w:t xml:space="preserve"> </w:t>
      </w:r>
      <w:proofErr w:type="spellStart"/>
      <w:r>
        <w:t>vacío</w:t>
      </w:r>
      <w:proofErr w:type="spellEnd"/>
      <w:r>
        <w:t xml:space="preserve"> y </w:t>
      </w:r>
      <w:proofErr w:type="spellStart"/>
      <w:r>
        <w:t>en</w:t>
      </w:r>
      <w:proofErr w:type="spellEnd"/>
      <w:r>
        <w:t xml:space="preserve"> </w:t>
      </w:r>
      <w:proofErr w:type="spellStart"/>
      <w:r>
        <w:t>cambio</w:t>
      </w:r>
      <w:proofErr w:type="spellEnd"/>
      <w:r>
        <w:t xml:space="preserve"> </w:t>
      </w:r>
      <w:proofErr w:type="spellStart"/>
      <w:r>
        <w:t>anheláis</w:t>
      </w:r>
      <w:proofErr w:type="spellEnd"/>
      <w:r>
        <w:t xml:space="preserve"> </w:t>
      </w:r>
      <w:proofErr w:type="spellStart"/>
      <w:r>
        <w:t>seguir</w:t>
      </w:r>
      <w:proofErr w:type="spellEnd"/>
      <w:r>
        <w:t xml:space="preserve"> </w:t>
      </w:r>
      <w:proofErr w:type="spellStart"/>
      <w:r>
        <w:t>vibrando</w:t>
      </w:r>
      <w:proofErr w:type="spellEnd"/>
      <w:r>
        <w:t xml:space="preserve"> </w:t>
      </w:r>
      <w:proofErr w:type="spellStart"/>
      <w:r>
        <w:t>en</w:t>
      </w:r>
      <w:proofErr w:type="spellEnd"/>
      <w:r>
        <w:t xml:space="preserve"> </w:t>
      </w:r>
      <w:proofErr w:type="spellStart"/>
      <w:r>
        <w:t>vuestros</w:t>
      </w:r>
      <w:proofErr w:type="spellEnd"/>
      <w:r>
        <w:t xml:space="preserve"> </w:t>
      </w:r>
      <w:proofErr w:type="spellStart"/>
      <w:r>
        <w:t>hermanos</w:t>
      </w:r>
      <w:proofErr w:type="spellEnd"/>
      <w:r>
        <w:t xml:space="preserve"> </w:t>
      </w:r>
      <w:proofErr w:type="spellStart"/>
      <w:r>
        <w:t>comprendiendo</w:t>
      </w:r>
      <w:proofErr w:type="spellEnd"/>
      <w:r>
        <w:t xml:space="preserve"> </w:t>
      </w:r>
      <w:proofErr w:type="spellStart"/>
      <w:r>
        <w:t>que</w:t>
      </w:r>
      <w:proofErr w:type="spellEnd"/>
      <w:r>
        <w:t xml:space="preserve"> </w:t>
      </w:r>
      <w:proofErr w:type="spellStart"/>
      <w:r>
        <w:t>eso</w:t>
      </w:r>
      <w:proofErr w:type="spellEnd"/>
      <w:r>
        <w:t xml:space="preserve"> es lo </w:t>
      </w:r>
      <w:proofErr w:type="spellStart"/>
      <w:r>
        <w:t>que</w:t>
      </w:r>
      <w:proofErr w:type="spellEnd"/>
      <w:r>
        <w:t xml:space="preserve"> </w:t>
      </w:r>
      <w:proofErr w:type="spellStart"/>
      <w:r>
        <w:t>verdaderamente</w:t>
      </w:r>
      <w:proofErr w:type="spellEnd"/>
      <w:r>
        <w:t xml:space="preserve"> se llama </w:t>
      </w:r>
      <w:proofErr w:type="spellStart"/>
      <w:r>
        <w:t>vivir</w:t>
      </w:r>
      <w:proofErr w:type="spellEnd"/>
      <w:r>
        <w:t xml:space="preserve">. Sabed </w:t>
      </w:r>
      <w:proofErr w:type="spellStart"/>
      <w:r>
        <w:t>desde</w:t>
      </w:r>
      <w:proofErr w:type="spellEnd"/>
      <w:r>
        <w:t xml:space="preserve"> </w:t>
      </w:r>
      <w:proofErr w:type="spellStart"/>
      <w:r>
        <w:t>ahora</w:t>
      </w:r>
      <w:proofErr w:type="spellEnd"/>
      <w:r>
        <w:t xml:space="preserve"> </w:t>
      </w:r>
      <w:proofErr w:type="spellStart"/>
      <w:r>
        <w:t>que</w:t>
      </w:r>
      <w:proofErr w:type="spellEnd"/>
      <w:r>
        <w:t xml:space="preserve">, </w:t>
      </w:r>
      <w:proofErr w:type="spellStart"/>
      <w:r>
        <w:t>así</w:t>
      </w:r>
      <w:proofErr w:type="spellEnd"/>
      <w:r>
        <w:t xml:space="preserve"> </w:t>
      </w:r>
      <w:proofErr w:type="spellStart"/>
      <w:r>
        <w:t>como</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renunció</w:t>
      </w:r>
      <w:proofErr w:type="spellEnd"/>
      <w:r>
        <w:t xml:space="preserve"> a </w:t>
      </w:r>
      <w:proofErr w:type="spellStart"/>
      <w:r>
        <w:t>su</w:t>
      </w:r>
      <w:proofErr w:type="spellEnd"/>
      <w:r>
        <w:t xml:space="preserve"> morada </w:t>
      </w:r>
      <w:proofErr w:type="spellStart"/>
      <w:r>
        <w:t>espiritual</w:t>
      </w:r>
      <w:proofErr w:type="spellEnd"/>
      <w:r>
        <w:t xml:space="preserve"> para </w:t>
      </w:r>
      <w:proofErr w:type="spellStart"/>
      <w:r>
        <w:t>habitar</w:t>
      </w:r>
      <w:proofErr w:type="spellEnd"/>
      <w:r>
        <w:t xml:space="preserve"> </w:t>
      </w:r>
      <w:proofErr w:type="spellStart"/>
      <w:r>
        <w:t>en</w:t>
      </w:r>
      <w:proofErr w:type="spellEnd"/>
      <w:r>
        <w:t xml:space="preserve"> la Tierra, </w:t>
      </w:r>
      <w:proofErr w:type="spellStart"/>
      <w:r>
        <w:t>así</w:t>
      </w:r>
      <w:proofErr w:type="spellEnd"/>
      <w:r>
        <w:t xml:space="preserve"> </w:t>
      </w:r>
      <w:proofErr w:type="spellStart"/>
      <w:r>
        <w:t>tendrá</w:t>
      </w:r>
      <w:proofErr w:type="spellEnd"/>
      <w:r>
        <w:t xml:space="preserve"> </w:t>
      </w:r>
      <w:proofErr w:type="spellStart"/>
      <w:r>
        <w:t>que</w:t>
      </w:r>
      <w:proofErr w:type="spellEnd"/>
      <w:r>
        <w:t xml:space="preserve"> </w:t>
      </w:r>
      <w:proofErr w:type="spellStart"/>
      <w:r>
        <w:t>renunciar</w:t>
      </w:r>
      <w:proofErr w:type="spellEnd"/>
      <w:r>
        <w:t xml:space="preserve"> a las </w:t>
      </w:r>
      <w:proofErr w:type="spellStart"/>
      <w:r>
        <w:t>vanidades</w:t>
      </w:r>
      <w:proofErr w:type="spellEnd"/>
      <w:r>
        <w:t xml:space="preserve"> del </w:t>
      </w:r>
      <w:proofErr w:type="spellStart"/>
      <w:r>
        <w:t>mundo</w:t>
      </w:r>
      <w:proofErr w:type="spellEnd"/>
      <w:r>
        <w:t xml:space="preserve">, </w:t>
      </w:r>
      <w:proofErr w:type="spellStart"/>
      <w:r>
        <w:t>cuando</w:t>
      </w:r>
      <w:proofErr w:type="spellEnd"/>
      <w:r>
        <w:t xml:space="preserve"> </w:t>
      </w:r>
      <w:proofErr w:type="spellStart"/>
      <w:r>
        <w:t>haya</w:t>
      </w:r>
      <w:proofErr w:type="spellEnd"/>
      <w:r>
        <w:t xml:space="preserve"> </w:t>
      </w:r>
      <w:proofErr w:type="spellStart"/>
      <w:r>
        <w:t>retornado</w:t>
      </w:r>
      <w:proofErr w:type="spellEnd"/>
      <w:r>
        <w:t xml:space="preserve"> al </w:t>
      </w:r>
      <w:proofErr w:type="spellStart"/>
      <w:r>
        <w:t>valle</w:t>
      </w:r>
      <w:proofErr w:type="spellEnd"/>
      <w:r>
        <w:t xml:space="preserve"> </w:t>
      </w:r>
      <w:proofErr w:type="spellStart"/>
      <w:r>
        <w:t>espiritual</w:t>
      </w:r>
      <w:proofErr w:type="spellEnd"/>
      <w:r>
        <w:t xml:space="preserve">. </w:t>
      </w:r>
    </w:p>
    <w:p w14:paraId="7A7CEFA1" w14:textId="77777777" w:rsidR="00F50769" w:rsidRDefault="00F50769" w:rsidP="00F50769">
      <w:r>
        <w:t xml:space="preserve">54. Si </w:t>
      </w:r>
      <w:proofErr w:type="spellStart"/>
      <w:r>
        <w:t>los</w:t>
      </w:r>
      <w:proofErr w:type="spellEnd"/>
      <w:r>
        <w:t xml:space="preserve"> hombres </w:t>
      </w:r>
      <w:proofErr w:type="spellStart"/>
      <w:r>
        <w:t>hubiesen</w:t>
      </w:r>
      <w:proofErr w:type="spellEnd"/>
      <w:r>
        <w:t xml:space="preserve"> </w:t>
      </w:r>
      <w:proofErr w:type="spellStart"/>
      <w:r>
        <w:t>aprendido</w:t>
      </w:r>
      <w:proofErr w:type="spellEnd"/>
      <w:r>
        <w:t xml:space="preserve"> a </w:t>
      </w:r>
      <w:proofErr w:type="spellStart"/>
      <w:r>
        <w:t>dejar</w:t>
      </w:r>
      <w:proofErr w:type="spellEnd"/>
      <w:r>
        <w:t xml:space="preserve"> con </w:t>
      </w:r>
      <w:proofErr w:type="spellStart"/>
      <w:r>
        <w:t>mansedumbre</w:t>
      </w:r>
      <w:proofErr w:type="spellEnd"/>
      <w:r>
        <w:t xml:space="preserve"> </w:t>
      </w:r>
      <w:proofErr w:type="spellStart"/>
      <w:r>
        <w:t>su</w:t>
      </w:r>
      <w:proofErr w:type="spellEnd"/>
      <w:r>
        <w:t xml:space="preserve"> </w:t>
      </w:r>
      <w:proofErr w:type="spellStart"/>
      <w:r>
        <w:t>cuerpo</w:t>
      </w:r>
      <w:proofErr w:type="spellEnd"/>
      <w:r>
        <w:t xml:space="preserve"> y </w:t>
      </w:r>
      <w:proofErr w:type="spellStart"/>
      <w:r>
        <w:t>todo</w:t>
      </w:r>
      <w:proofErr w:type="spellEnd"/>
      <w:r>
        <w:t xml:space="preserve"> lo </w:t>
      </w:r>
      <w:proofErr w:type="spellStart"/>
      <w:r>
        <w:t>que</w:t>
      </w:r>
      <w:proofErr w:type="spellEnd"/>
      <w:r>
        <w:t xml:space="preserve"> </w:t>
      </w:r>
      <w:proofErr w:type="spellStart"/>
      <w:r>
        <w:t>poseyeron</w:t>
      </w:r>
      <w:proofErr w:type="spellEnd"/>
      <w:r>
        <w:t xml:space="preserve"> </w:t>
      </w:r>
      <w:proofErr w:type="spellStart"/>
      <w:r>
        <w:t>en</w:t>
      </w:r>
      <w:proofErr w:type="spellEnd"/>
      <w:r>
        <w:t xml:space="preserve"> la Tierra, </w:t>
      </w:r>
      <w:proofErr w:type="spellStart"/>
      <w:r>
        <w:t>su</w:t>
      </w:r>
      <w:proofErr w:type="spellEnd"/>
      <w:r>
        <w:t xml:space="preserve"> </w:t>
      </w:r>
      <w:proofErr w:type="spellStart"/>
      <w:r>
        <w:t>muerte</w:t>
      </w:r>
      <w:proofErr w:type="spellEnd"/>
      <w:r>
        <w:t xml:space="preserve"> </w:t>
      </w:r>
      <w:proofErr w:type="spellStart"/>
      <w:r>
        <w:t>sería</w:t>
      </w:r>
      <w:proofErr w:type="spellEnd"/>
      <w:r>
        <w:t xml:space="preserve"> </w:t>
      </w:r>
      <w:proofErr w:type="spellStart"/>
      <w:r>
        <w:t>plácida</w:t>
      </w:r>
      <w:proofErr w:type="spellEnd"/>
      <w:r>
        <w:t xml:space="preserve">; </w:t>
      </w:r>
      <w:proofErr w:type="spellStart"/>
      <w:r>
        <w:t>pero</w:t>
      </w:r>
      <w:proofErr w:type="spellEnd"/>
      <w:r>
        <w:t xml:space="preserve"> </w:t>
      </w:r>
      <w:proofErr w:type="spellStart"/>
      <w:r>
        <w:t>mientras</w:t>
      </w:r>
      <w:proofErr w:type="spellEnd"/>
      <w:r>
        <w:t xml:space="preserve"> </w:t>
      </w:r>
      <w:proofErr w:type="spellStart"/>
      <w:r>
        <w:t>exista</w:t>
      </w:r>
      <w:proofErr w:type="spellEnd"/>
      <w:r>
        <w:t xml:space="preserve"> </w:t>
      </w:r>
      <w:proofErr w:type="spellStart"/>
      <w:r>
        <w:t>materialidad</w:t>
      </w:r>
      <w:proofErr w:type="spellEnd"/>
      <w:r>
        <w:t xml:space="preserve"> y </w:t>
      </w:r>
      <w:proofErr w:type="spellStart"/>
      <w:r>
        <w:t>rebeldía</w:t>
      </w:r>
      <w:proofErr w:type="spellEnd"/>
      <w:r>
        <w:t xml:space="preserve">, </w:t>
      </w:r>
      <w:proofErr w:type="spellStart"/>
      <w:r>
        <w:t>el</w:t>
      </w:r>
      <w:proofErr w:type="spellEnd"/>
      <w:r>
        <w:t xml:space="preserve"> dolor </w:t>
      </w:r>
      <w:proofErr w:type="spellStart"/>
      <w:r>
        <w:t>será</w:t>
      </w:r>
      <w:proofErr w:type="spellEnd"/>
      <w:r>
        <w:t xml:space="preserve"> </w:t>
      </w:r>
      <w:proofErr w:type="spellStart"/>
      <w:r>
        <w:t>el</w:t>
      </w:r>
      <w:proofErr w:type="spellEnd"/>
      <w:r>
        <w:t xml:space="preserve"> </w:t>
      </w:r>
      <w:proofErr w:type="spellStart"/>
      <w:r>
        <w:t>que</w:t>
      </w:r>
      <w:proofErr w:type="spellEnd"/>
      <w:r>
        <w:t xml:space="preserve"> </w:t>
      </w:r>
      <w:proofErr w:type="spellStart"/>
      <w:r>
        <w:t>separe</w:t>
      </w:r>
      <w:proofErr w:type="spellEnd"/>
      <w:r>
        <w:t xml:space="preserve"> al </w:t>
      </w:r>
      <w:proofErr w:type="spellStart"/>
      <w:r>
        <w:t>espíritu</w:t>
      </w:r>
      <w:proofErr w:type="spellEnd"/>
      <w:r>
        <w:t xml:space="preserve"> de la carne, con </w:t>
      </w:r>
      <w:proofErr w:type="spellStart"/>
      <w:r>
        <w:t>angustia</w:t>
      </w:r>
      <w:proofErr w:type="spellEnd"/>
      <w:r>
        <w:t xml:space="preserve"> de ambos. 55. </w:t>
      </w:r>
      <w:proofErr w:type="spellStart"/>
      <w:r>
        <w:t>Estudiad</w:t>
      </w:r>
      <w:proofErr w:type="spellEnd"/>
      <w:r>
        <w:t xml:space="preserve"> mi </w:t>
      </w:r>
      <w:proofErr w:type="spellStart"/>
      <w:r>
        <w:t>lección</w:t>
      </w:r>
      <w:proofErr w:type="spellEnd"/>
      <w:r>
        <w:t xml:space="preserve">, </w:t>
      </w:r>
      <w:proofErr w:type="spellStart"/>
      <w:r>
        <w:t>discípulos</w:t>
      </w:r>
      <w:proofErr w:type="spellEnd"/>
      <w:r>
        <w:t xml:space="preserve">, y </w:t>
      </w:r>
      <w:proofErr w:type="spellStart"/>
      <w:r>
        <w:t>comprenderéis</w:t>
      </w:r>
      <w:proofErr w:type="spellEnd"/>
      <w:r>
        <w:t xml:space="preserve"> </w:t>
      </w:r>
      <w:proofErr w:type="spellStart"/>
      <w:r>
        <w:t>por</w:t>
      </w:r>
      <w:proofErr w:type="spellEnd"/>
      <w:r>
        <w:t xml:space="preserve"> </w:t>
      </w:r>
      <w:proofErr w:type="spellStart"/>
      <w:r>
        <w:t>qué</w:t>
      </w:r>
      <w:proofErr w:type="spellEnd"/>
      <w:r>
        <w:t xml:space="preserve"> </w:t>
      </w:r>
      <w:proofErr w:type="spellStart"/>
      <w:r>
        <w:t>os</w:t>
      </w:r>
      <w:proofErr w:type="spellEnd"/>
      <w:r>
        <w:t xml:space="preserve"> </w:t>
      </w:r>
      <w:proofErr w:type="spellStart"/>
      <w:r>
        <w:t>dije</w:t>
      </w:r>
      <w:proofErr w:type="spellEnd"/>
      <w:r>
        <w:t xml:space="preserve"> a </w:t>
      </w:r>
      <w:proofErr w:type="spellStart"/>
      <w:r>
        <w:t>través</w:t>
      </w:r>
      <w:proofErr w:type="spellEnd"/>
      <w:r>
        <w:t xml:space="preserve"> de Jesús: Mi </w:t>
      </w:r>
      <w:proofErr w:type="spellStart"/>
      <w:r>
        <w:t>reino</w:t>
      </w:r>
      <w:proofErr w:type="spellEnd"/>
      <w:r>
        <w:t xml:space="preserve"> no es de </w:t>
      </w:r>
      <w:proofErr w:type="spellStart"/>
      <w:r>
        <w:t>este</w:t>
      </w:r>
      <w:proofErr w:type="spellEnd"/>
      <w:r>
        <w:t xml:space="preserve"> </w:t>
      </w:r>
      <w:proofErr w:type="spellStart"/>
      <w:r>
        <w:t>mundo</w:t>
      </w:r>
      <w:proofErr w:type="spellEnd"/>
      <w:r>
        <w:t xml:space="preserve">. </w:t>
      </w:r>
    </w:p>
    <w:p w14:paraId="2601EBD3" w14:textId="77777777" w:rsidR="00F50769" w:rsidRDefault="00F50769" w:rsidP="00F50769">
      <w:r>
        <w:t xml:space="preserve"> </w:t>
      </w:r>
    </w:p>
    <w:p w14:paraId="32C0CC8E" w14:textId="77777777" w:rsidR="00F50769" w:rsidRDefault="00F50769" w:rsidP="00F50769">
      <w:r>
        <w:lastRenderedPageBreak/>
        <w:t xml:space="preserve">¡MI PAZ SEA CON VOSOTROS! </w:t>
      </w:r>
    </w:p>
    <w:p w14:paraId="29742154" w14:textId="77777777" w:rsidR="00F50769" w:rsidRDefault="00F50769" w:rsidP="00F50769">
      <w:r>
        <w:t xml:space="preserve"> </w:t>
      </w:r>
    </w:p>
    <w:p w14:paraId="672F60C4" w14:textId="77777777" w:rsidR="00F50769" w:rsidRDefault="00F50769" w:rsidP="00F50769">
      <w:r>
        <w:t xml:space="preserve"> </w:t>
      </w:r>
    </w:p>
    <w:p w14:paraId="1FA02376" w14:textId="77777777" w:rsidR="00F50769" w:rsidRDefault="00F50769" w:rsidP="00F50769">
      <w:r>
        <w:t xml:space="preserve"> </w:t>
      </w:r>
    </w:p>
    <w:p w14:paraId="5D7D1AB1" w14:textId="77777777" w:rsidR="00F50769" w:rsidRDefault="00F50769" w:rsidP="00F50769">
      <w:r>
        <w:t xml:space="preserve">ENSEÑANZA N° 103 </w:t>
      </w:r>
    </w:p>
    <w:p w14:paraId="2375D451" w14:textId="77777777" w:rsidR="00F50769" w:rsidRDefault="00F50769" w:rsidP="00F50769">
      <w:r>
        <w:t xml:space="preserve"> </w:t>
      </w:r>
    </w:p>
    <w:p w14:paraId="7A5EDCFF" w14:textId="77777777" w:rsidR="00F50769" w:rsidRDefault="00F50769" w:rsidP="00F50769">
      <w:r>
        <w:t xml:space="preserve">1. </w:t>
      </w:r>
      <w:proofErr w:type="spellStart"/>
      <w:r>
        <w:t>Observad</w:t>
      </w:r>
      <w:proofErr w:type="spellEnd"/>
      <w:r>
        <w:t xml:space="preserve"> lo </w:t>
      </w:r>
      <w:proofErr w:type="spellStart"/>
      <w:r>
        <w:t>que</w:t>
      </w:r>
      <w:proofErr w:type="spellEnd"/>
      <w:r>
        <w:t xml:space="preserve"> </w:t>
      </w:r>
      <w:proofErr w:type="spellStart"/>
      <w:r>
        <w:t>sucede</w:t>
      </w:r>
      <w:proofErr w:type="spellEnd"/>
      <w:r>
        <w:t xml:space="preserve"> </w:t>
      </w:r>
      <w:proofErr w:type="spellStart"/>
      <w:r>
        <w:t>cuando</w:t>
      </w:r>
      <w:proofErr w:type="spellEnd"/>
      <w:r>
        <w:t xml:space="preserve"> </w:t>
      </w:r>
      <w:proofErr w:type="spellStart"/>
      <w:r>
        <w:t>dejáis</w:t>
      </w:r>
      <w:proofErr w:type="spellEnd"/>
      <w:r>
        <w:t xml:space="preserve"> lo </w:t>
      </w:r>
      <w:proofErr w:type="spellStart"/>
      <w:r>
        <w:t>que</w:t>
      </w:r>
      <w:proofErr w:type="spellEnd"/>
      <w:r>
        <w:t xml:space="preserve"> </w:t>
      </w:r>
      <w:proofErr w:type="spellStart"/>
      <w:r>
        <w:t>os</w:t>
      </w:r>
      <w:proofErr w:type="spellEnd"/>
      <w:r>
        <w:t xml:space="preserve"> </w:t>
      </w:r>
      <w:proofErr w:type="spellStart"/>
      <w:r>
        <w:t>pertenece</w:t>
      </w:r>
      <w:proofErr w:type="spellEnd"/>
      <w:r>
        <w:t xml:space="preserve"> </w:t>
      </w:r>
      <w:proofErr w:type="spellStart"/>
      <w:r>
        <w:t>en</w:t>
      </w:r>
      <w:proofErr w:type="spellEnd"/>
      <w:r>
        <w:t xml:space="preserve"> la Tierra </w:t>
      </w:r>
      <w:proofErr w:type="spellStart"/>
      <w:r>
        <w:t>por</w:t>
      </w:r>
      <w:proofErr w:type="spellEnd"/>
      <w:r>
        <w:t xml:space="preserve"> </w:t>
      </w:r>
      <w:proofErr w:type="spellStart"/>
      <w:r>
        <w:t>venir</w:t>
      </w:r>
      <w:proofErr w:type="spellEnd"/>
      <w:r>
        <w:t xml:space="preserve"> </w:t>
      </w:r>
      <w:proofErr w:type="gramStart"/>
      <w:r>
        <w:t>a</w:t>
      </w:r>
      <w:proofErr w:type="gramEnd"/>
      <w:r>
        <w:t xml:space="preserve"> </w:t>
      </w:r>
      <w:proofErr w:type="spellStart"/>
      <w:r>
        <w:t>escuchar</w:t>
      </w:r>
      <w:proofErr w:type="spellEnd"/>
      <w:r>
        <w:t xml:space="preserve"> mi palabra, o </w:t>
      </w:r>
      <w:proofErr w:type="spellStart"/>
      <w:r>
        <w:t>por</w:t>
      </w:r>
      <w:proofErr w:type="spellEnd"/>
      <w:r>
        <w:t xml:space="preserve"> </w:t>
      </w:r>
      <w:proofErr w:type="spellStart"/>
      <w:r>
        <w:t>ir</w:t>
      </w:r>
      <w:proofErr w:type="spellEnd"/>
      <w:r>
        <w:t xml:space="preserve"> a </w:t>
      </w:r>
      <w:proofErr w:type="spellStart"/>
      <w:r>
        <w:t>mitigar</w:t>
      </w:r>
      <w:proofErr w:type="spellEnd"/>
      <w:r>
        <w:t xml:space="preserve"> </w:t>
      </w:r>
      <w:proofErr w:type="spellStart"/>
      <w:r>
        <w:t>algún</w:t>
      </w:r>
      <w:proofErr w:type="spellEnd"/>
      <w:r>
        <w:t xml:space="preserve"> dolor; </w:t>
      </w:r>
      <w:proofErr w:type="spellStart"/>
      <w:r>
        <w:t>cuando</w:t>
      </w:r>
      <w:proofErr w:type="spellEnd"/>
      <w:r>
        <w:t xml:space="preserve"> </w:t>
      </w:r>
      <w:proofErr w:type="spellStart"/>
      <w:r>
        <w:t>retornáis</w:t>
      </w:r>
      <w:proofErr w:type="spellEnd"/>
      <w:r>
        <w:t xml:space="preserve"> a </w:t>
      </w:r>
      <w:proofErr w:type="spellStart"/>
      <w:r>
        <w:t>vuestro</w:t>
      </w:r>
      <w:proofErr w:type="spellEnd"/>
      <w:r>
        <w:t xml:space="preserve"> </w:t>
      </w:r>
      <w:proofErr w:type="spellStart"/>
      <w:r>
        <w:t>trabajo</w:t>
      </w:r>
      <w:proofErr w:type="spellEnd"/>
      <w:r>
        <w:t xml:space="preserve"> o a </w:t>
      </w:r>
      <w:proofErr w:type="spellStart"/>
      <w:r>
        <w:t>vuestro</w:t>
      </w:r>
      <w:proofErr w:type="spellEnd"/>
      <w:r>
        <w:t xml:space="preserve"> </w:t>
      </w:r>
      <w:proofErr w:type="spellStart"/>
      <w:r>
        <w:t>hogar</w:t>
      </w:r>
      <w:proofErr w:type="spellEnd"/>
      <w:r>
        <w:t xml:space="preserve"> </w:t>
      </w:r>
      <w:proofErr w:type="spellStart"/>
      <w:r>
        <w:t>os</w:t>
      </w:r>
      <w:proofErr w:type="spellEnd"/>
      <w:r>
        <w:t xml:space="preserve"> </w:t>
      </w:r>
      <w:proofErr w:type="spellStart"/>
      <w:r>
        <w:t>parece</w:t>
      </w:r>
      <w:proofErr w:type="spellEnd"/>
      <w:r>
        <w:t xml:space="preserve"> </w:t>
      </w:r>
      <w:proofErr w:type="spellStart"/>
      <w:r>
        <w:t>como</w:t>
      </w:r>
      <w:proofErr w:type="spellEnd"/>
      <w:r>
        <w:t xml:space="preserve"> </w:t>
      </w:r>
      <w:proofErr w:type="spellStart"/>
      <w:r>
        <w:t>si</w:t>
      </w:r>
      <w:proofErr w:type="spellEnd"/>
      <w:r>
        <w:t xml:space="preserve"> </w:t>
      </w:r>
      <w:proofErr w:type="spellStart"/>
      <w:r>
        <w:t>alguien</w:t>
      </w:r>
      <w:proofErr w:type="spellEnd"/>
      <w:r>
        <w:t xml:space="preserve"> </w:t>
      </w:r>
      <w:proofErr w:type="spellStart"/>
      <w:r>
        <w:t>hubiese</w:t>
      </w:r>
      <w:proofErr w:type="spellEnd"/>
      <w:r>
        <w:t xml:space="preserve"> </w:t>
      </w:r>
      <w:proofErr w:type="spellStart"/>
      <w:r>
        <w:t>estado</w:t>
      </w:r>
      <w:proofErr w:type="spellEnd"/>
      <w:r>
        <w:t xml:space="preserve"> </w:t>
      </w:r>
      <w:proofErr w:type="spellStart"/>
      <w:r>
        <w:t>ahí</w:t>
      </w:r>
      <w:proofErr w:type="spellEnd"/>
      <w:r>
        <w:t xml:space="preserve"> </w:t>
      </w:r>
      <w:proofErr w:type="spellStart"/>
      <w:r>
        <w:t>supliéndoos</w:t>
      </w:r>
      <w:proofErr w:type="spellEnd"/>
      <w:r>
        <w:t xml:space="preserve"> </w:t>
      </w:r>
      <w:proofErr w:type="spellStart"/>
      <w:r>
        <w:t>en</w:t>
      </w:r>
      <w:proofErr w:type="spellEnd"/>
      <w:r>
        <w:t xml:space="preserve"> </w:t>
      </w:r>
      <w:proofErr w:type="spellStart"/>
      <w:r>
        <w:t>vuestra</w:t>
      </w:r>
      <w:proofErr w:type="spellEnd"/>
      <w:r>
        <w:t xml:space="preserve"> </w:t>
      </w:r>
      <w:proofErr w:type="spellStart"/>
      <w:r>
        <w:t>ausencia</w:t>
      </w:r>
      <w:proofErr w:type="spellEnd"/>
      <w:r>
        <w:t xml:space="preserve">. Y </w:t>
      </w:r>
      <w:proofErr w:type="spellStart"/>
      <w:r>
        <w:t>así</w:t>
      </w:r>
      <w:proofErr w:type="spellEnd"/>
      <w:r>
        <w:t xml:space="preserve"> es </w:t>
      </w:r>
      <w:proofErr w:type="spellStart"/>
      <w:r>
        <w:t>en</w:t>
      </w:r>
      <w:proofErr w:type="spellEnd"/>
      <w:r>
        <w:t xml:space="preserve"> </w:t>
      </w:r>
      <w:proofErr w:type="spellStart"/>
      <w:r>
        <w:t>verdad</w:t>
      </w:r>
      <w:proofErr w:type="spellEnd"/>
      <w:r>
        <w:t xml:space="preserve">, </w:t>
      </w:r>
      <w:proofErr w:type="spellStart"/>
      <w:r>
        <w:t>discípulos</w:t>
      </w:r>
      <w:proofErr w:type="spellEnd"/>
      <w:r>
        <w:t xml:space="preserve">, </w:t>
      </w:r>
      <w:proofErr w:type="spellStart"/>
      <w:r>
        <w:t>porque</w:t>
      </w:r>
      <w:proofErr w:type="spellEnd"/>
      <w:r>
        <w:t xml:space="preserve"> soy </w:t>
      </w:r>
      <w:proofErr w:type="spellStart"/>
      <w:r>
        <w:t>Yo</w:t>
      </w:r>
      <w:proofErr w:type="spellEnd"/>
      <w:r>
        <w:t xml:space="preserve"> </w:t>
      </w:r>
      <w:proofErr w:type="spellStart"/>
      <w:r>
        <w:t>quien</w:t>
      </w:r>
      <w:proofErr w:type="spellEnd"/>
      <w:r>
        <w:t xml:space="preserve"> vela </w:t>
      </w:r>
      <w:proofErr w:type="spellStart"/>
      <w:r>
        <w:t>por</w:t>
      </w:r>
      <w:proofErr w:type="spellEnd"/>
      <w:r>
        <w:t xml:space="preserve"> lo </w:t>
      </w:r>
      <w:proofErr w:type="spellStart"/>
      <w:r>
        <w:t>que</w:t>
      </w:r>
      <w:proofErr w:type="spellEnd"/>
      <w:r>
        <w:t xml:space="preserve"> </w:t>
      </w:r>
      <w:proofErr w:type="spellStart"/>
      <w:r>
        <w:t>dejáis</w:t>
      </w:r>
      <w:proofErr w:type="spellEnd"/>
      <w:r>
        <w:t xml:space="preserve"> </w:t>
      </w:r>
      <w:proofErr w:type="spellStart"/>
      <w:r>
        <w:t>en</w:t>
      </w:r>
      <w:proofErr w:type="spellEnd"/>
      <w:r>
        <w:t xml:space="preserve"> </w:t>
      </w:r>
      <w:proofErr w:type="spellStart"/>
      <w:r>
        <w:t>los</w:t>
      </w:r>
      <w:proofErr w:type="spellEnd"/>
      <w:r>
        <w:t xml:space="preserve"> </w:t>
      </w:r>
      <w:proofErr w:type="spellStart"/>
      <w:r>
        <w:t>instantes</w:t>
      </w:r>
      <w:proofErr w:type="spellEnd"/>
      <w:r>
        <w:t xml:space="preserve"> de </w:t>
      </w:r>
      <w:proofErr w:type="spellStart"/>
      <w:r>
        <w:t>ocuparos</w:t>
      </w:r>
      <w:proofErr w:type="spellEnd"/>
      <w:r>
        <w:t xml:space="preserve"> </w:t>
      </w:r>
      <w:proofErr w:type="spellStart"/>
      <w:r>
        <w:t>en</w:t>
      </w:r>
      <w:proofErr w:type="spellEnd"/>
      <w:r>
        <w:t xml:space="preserve"> </w:t>
      </w:r>
      <w:proofErr w:type="spellStart"/>
      <w:r>
        <w:t>el</w:t>
      </w:r>
      <w:proofErr w:type="spellEnd"/>
      <w:r>
        <w:t xml:space="preserve"> </w:t>
      </w:r>
      <w:proofErr w:type="spellStart"/>
      <w:r>
        <w:t>desempeño</w:t>
      </w:r>
      <w:proofErr w:type="spellEnd"/>
      <w:r>
        <w:t xml:space="preserve"> de </w:t>
      </w:r>
      <w:proofErr w:type="spellStart"/>
      <w:r>
        <w:t>vuestra</w:t>
      </w:r>
      <w:proofErr w:type="spellEnd"/>
      <w:r>
        <w:t xml:space="preserve"> </w:t>
      </w:r>
      <w:proofErr w:type="spellStart"/>
      <w:r>
        <w:t>misión</w:t>
      </w:r>
      <w:proofErr w:type="spellEnd"/>
      <w:r>
        <w:t xml:space="preserve"> </w:t>
      </w:r>
      <w:proofErr w:type="spellStart"/>
      <w:r>
        <w:t>espiritual</w:t>
      </w:r>
      <w:proofErr w:type="spellEnd"/>
      <w:r>
        <w:t xml:space="preserve">. </w:t>
      </w:r>
    </w:p>
    <w:p w14:paraId="24511DF8" w14:textId="77777777" w:rsidR="00F50769" w:rsidRDefault="00F50769" w:rsidP="00F50769">
      <w:r>
        <w:t xml:space="preserve">2. </w:t>
      </w:r>
      <w:proofErr w:type="spellStart"/>
      <w:r>
        <w:t>Tomad</w:t>
      </w:r>
      <w:proofErr w:type="spellEnd"/>
      <w:r>
        <w:t xml:space="preserve"> </w:t>
      </w:r>
      <w:proofErr w:type="spellStart"/>
      <w:r>
        <w:t>esto</w:t>
      </w:r>
      <w:proofErr w:type="spellEnd"/>
      <w:r>
        <w:t xml:space="preserve"> </w:t>
      </w:r>
      <w:proofErr w:type="spellStart"/>
      <w:r>
        <w:t>como</w:t>
      </w:r>
      <w:proofErr w:type="spellEnd"/>
      <w:r>
        <w:t xml:space="preserve"> </w:t>
      </w:r>
      <w:proofErr w:type="spellStart"/>
      <w:r>
        <w:t>una</w:t>
      </w:r>
      <w:proofErr w:type="spellEnd"/>
      <w:r>
        <w:t xml:space="preserve"> </w:t>
      </w:r>
      <w:proofErr w:type="spellStart"/>
      <w:r>
        <w:t>prueba</w:t>
      </w:r>
      <w:proofErr w:type="spellEnd"/>
      <w:r>
        <w:t xml:space="preserve"> de </w:t>
      </w:r>
      <w:proofErr w:type="spellStart"/>
      <w:r>
        <w:t>que</w:t>
      </w:r>
      <w:proofErr w:type="spellEnd"/>
      <w:r>
        <w:t xml:space="preserve"> </w:t>
      </w:r>
      <w:proofErr w:type="spellStart"/>
      <w:r>
        <w:t>cuando</w:t>
      </w:r>
      <w:proofErr w:type="spellEnd"/>
      <w:r>
        <w:t xml:space="preserve"> </w:t>
      </w:r>
      <w:proofErr w:type="spellStart"/>
      <w:r>
        <w:t>abandonéis</w:t>
      </w:r>
      <w:proofErr w:type="spellEnd"/>
      <w:r>
        <w:t xml:space="preserve"> </w:t>
      </w:r>
      <w:proofErr w:type="spellStart"/>
      <w:r>
        <w:t>este</w:t>
      </w:r>
      <w:proofErr w:type="spellEnd"/>
      <w:r>
        <w:t xml:space="preserve"> </w:t>
      </w:r>
      <w:proofErr w:type="spellStart"/>
      <w:r>
        <w:t>mundo</w:t>
      </w:r>
      <w:proofErr w:type="spellEnd"/>
      <w:r>
        <w:t xml:space="preserve"> para </w:t>
      </w:r>
      <w:proofErr w:type="spellStart"/>
      <w:r>
        <w:t>consagrar</w:t>
      </w:r>
      <w:proofErr w:type="spellEnd"/>
      <w:r>
        <w:t xml:space="preserve"> </w:t>
      </w:r>
      <w:proofErr w:type="spellStart"/>
      <w:r>
        <w:t>vuestra</w:t>
      </w:r>
      <w:proofErr w:type="spellEnd"/>
      <w:r>
        <w:t xml:space="preserve"> </w:t>
      </w:r>
      <w:proofErr w:type="spellStart"/>
      <w:r>
        <w:t>existencia</w:t>
      </w:r>
      <w:proofErr w:type="spellEnd"/>
      <w:r>
        <w:t xml:space="preserve"> a mi </w:t>
      </w:r>
      <w:proofErr w:type="spellStart"/>
      <w:r>
        <w:t>servicio</w:t>
      </w:r>
      <w:proofErr w:type="spellEnd"/>
      <w:r>
        <w:t xml:space="preserve">, </w:t>
      </w:r>
      <w:proofErr w:type="spellStart"/>
      <w:r>
        <w:t>Yo</w:t>
      </w:r>
      <w:proofErr w:type="spellEnd"/>
      <w:r>
        <w:t xml:space="preserve"> </w:t>
      </w:r>
      <w:proofErr w:type="spellStart"/>
      <w:r>
        <w:t>quedaré</w:t>
      </w:r>
      <w:proofErr w:type="spellEnd"/>
      <w:r>
        <w:t xml:space="preserve"> </w:t>
      </w:r>
      <w:proofErr w:type="spellStart"/>
      <w:r>
        <w:t>velando</w:t>
      </w:r>
      <w:proofErr w:type="spellEnd"/>
      <w:r>
        <w:t xml:space="preserve"> </w:t>
      </w:r>
      <w:proofErr w:type="spellStart"/>
      <w:r>
        <w:t>por</w:t>
      </w:r>
      <w:proofErr w:type="spellEnd"/>
      <w:r>
        <w:t xml:space="preserve"> </w:t>
      </w:r>
      <w:proofErr w:type="spellStart"/>
      <w:r>
        <w:t>los</w:t>
      </w:r>
      <w:proofErr w:type="spellEnd"/>
      <w:r>
        <w:t xml:space="preserve"> </w:t>
      </w:r>
      <w:proofErr w:type="spellStart"/>
      <w:r>
        <w:t>que</w:t>
      </w:r>
      <w:proofErr w:type="spellEnd"/>
      <w:r>
        <w:t xml:space="preserve"> </w:t>
      </w:r>
      <w:proofErr w:type="spellStart"/>
      <w:r>
        <w:t>dejáis</w:t>
      </w:r>
      <w:proofErr w:type="spellEnd"/>
      <w:r>
        <w:t xml:space="preserve">, a </w:t>
      </w:r>
      <w:proofErr w:type="spellStart"/>
      <w:r>
        <w:t>quienes</w:t>
      </w:r>
      <w:proofErr w:type="spellEnd"/>
      <w:r>
        <w:t xml:space="preserve"> </w:t>
      </w:r>
      <w:proofErr w:type="spellStart"/>
      <w:r>
        <w:t>cubriré</w:t>
      </w:r>
      <w:proofErr w:type="spellEnd"/>
      <w:r>
        <w:t xml:space="preserve"> con mi </w:t>
      </w:r>
      <w:proofErr w:type="spellStart"/>
      <w:r>
        <w:t>manto</w:t>
      </w:r>
      <w:proofErr w:type="spellEnd"/>
      <w:r>
        <w:t xml:space="preserve"> de </w:t>
      </w:r>
      <w:proofErr w:type="spellStart"/>
      <w:r>
        <w:t>paz</w:t>
      </w:r>
      <w:proofErr w:type="spellEnd"/>
      <w:r>
        <w:t xml:space="preserve"> </w:t>
      </w:r>
      <w:proofErr w:type="spellStart"/>
      <w:r>
        <w:t>llenando</w:t>
      </w:r>
      <w:proofErr w:type="spellEnd"/>
      <w:r>
        <w:t xml:space="preserve"> con mi </w:t>
      </w:r>
      <w:proofErr w:type="spellStart"/>
      <w:r>
        <w:t>presencia</w:t>
      </w:r>
      <w:proofErr w:type="spellEnd"/>
      <w:r>
        <w:t xml:space="preserve"> </w:t>
      </w:r>
      <w:proofErr w:type="spellStart"/>
      <w:r>
        <w:t>el</w:t>
      </w:r>
      <w:proofErr w:type="spellEnd"/>
      <w:r>
        <w:t xml:space="preserve"> </w:t>
      </w:r>
      <w:proofErr w:type="spellStart"/>
      <w:r>
        <w:t>vacío</w:t>
      </w:r>
      <w:proofErr w:type="spellEnd"/>
      <w:r>
        <w:t xml:space="preserve"> </w:t>
      </w:r>
      <w:proofErr w:type="spellStart"/>
      <w:r>
        <w:t>que</w:t>
      </w:r>
      <w:proofErr w:type="spellEnd"/>
      <w:r>
        <w:t xml:space="preserve"> </w:t>
      </w:r>
      <w:proofErr w:type="spellStart"/>
      <w:r>
        <w:t>dejasteis</w:t>
      </w:r>
      <w:proofErr w:type="spellEnd"/>
      <w:r>
        <w:t xml:space="preserve"> </w:t>
      </w:r>
      <w:proofErr w:type="spellStart"/>
      <w:r>
        <w:t>en</w:t>
      </w:r>
      <w:proofErr w:type="spellEnd"/>
      <w:r>
        <w:t xml:space="preserve"> </w:t>
      </w:r>
      <w:proofErr w:type="spellStart"/>
      <w:r>
        <w:t>ellos</w:t>
      </w:r>
      <w:proofErr w:type="spellEnd"/>
      <w:r>
        <w:t xml:space="preserve">. </w:t>
      </w:r>
    </w:p>
    <w:p w14:paraId="56F78C2F" w14:textId="77777777" w:rsidR="00F50769" w:rsidRDefault="00F50769" w:rsidP="00F50769">
      <w:r>
        <w:t xml:space="preserve">3. </w:t>
      </w:r>
      <w:proofErr w:type="spellStart"/>
      <w:r>
        <w:t>Comprended</w:t>
      </w:r>
      <w:proofErr w:type="spellEnd"/>
      <w:r>
        <w:t xml:space="preserve"> </w:t>
      </w:r>
      <w:proofErr w:type="spellStart"/>
      <w:r>
        <w:t>que</w:t>
      </w:r>
      <w:proofErr w:type="spellEnd"/>
      <w:r>
        <w:t xml:space="preserve"> </w:t>
      </w:r>
      <w:proofErr w:type="spellStart"/>
      <w:r>
        <w:t>si</w:t>
      </w:r>
      <w:proofErr w:type="spellEnd"/>
      <w:r>
        <w:t xml:space="preserve"> </w:t>
      </w:r>
      <w:proofErr w:type="spellStart"/>
      <w:r>
        <w:t>hace</w:t>
      </w:r>
      <w:proofErr w:type="spellEnd"/>
      <w:r>
        <w:t xml:space="preserve"> </w:t>
      </w:r>
      <w:proofErr w:type="spellStart"/>
      <w:r>
        <w:t>mucho</w:t>
      </w:r>
      <w:proofErr w:type="spellEnd"/>
      <w:r>
        <w:t xml:space="preserve"> </w:t>
      </w:r>
      <w:proofErr w:type="spellStart"/>
      <w:r>
        <w:t>tiempo</w:t>
      </w:r>
      <w:proofErr w:type="spellEnd"/>
      <w:r>
        <w:t xml:space="preserve"> </w:t>
      </w:r>
      <w:proofErr w:type="spellStart"/>
      <w:r>
        <w:t>que</w:t>
      </w:r>
      <w:proofErr w:type="spellEnd"/>
      <w:r>
        <w:t xml:space="preserve"> </w:t>
      </w:r>
      <w:proofErr w:type="spellStart"/>
      <w:r>
        <w:t>os</w:t>
      </w:r>
      <w:proofErr w:type="spellEnd"/>
      <w:r>
        <w:t xml:space="preserve"> </w:t>
      </w:r>
      <w:proofErr w:type="spellStart"/>
      <w:r>
        <w:t>vengo</w:t>
      </w:r>
      <w:proofErr w:type="spellEnd"/>
      <w:r>
        <w:t xml:space="preserve"> </w:t>
      </w:r>
      <w:proofErr w:type="spellStart"/>
      <w:r>
        <w:t>enseñando</w:t>
      </w:r>
      <w:proofErr w:type="spellEnd"/>
      <w:r>
        <w:t xml:space="preserve"> la forma de </w:t>
      </w:r>
      <w:proofErr w:type="spellStart"/>
      <w:r>
        <w:t>vivir</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w:t>
      </w:r>
      <w:proofErr w:type="spellStart"/>
      <w:r>
        <w:t>como</w:t>
      </w:r>
      <w:proofErr w:type="spellEnd"/>
      <w:r>
        <w:t xml:space="preserve"> </w:t>
      </w:r>
      <w:proofErr w:type="spellStart"/>
      <w:r>
        <w:t>hijos</w:t>
      </w:r>
      <w:proofErr w:type="spellEnd"/>
      <w:r>
        <w:t xml:space="preserve"> de Dios, </w:t>
      </w:r>
      <w:proofErr w:type="spellStart"/>
      <w:r>
        <w:t>ahora</w:t>
      </w:r>
      <w:proofErr w:type="spellEnd"/>
      <w:r>
        <w:t xml:space="preserve"> </w:t>
      </w:r>
      <w:proofErr w:type="spellStart"/>
      <w:r>
        <w:t>os</w:t>
      </w:r>
      <w:proofErr w:type="spellEnd"/>
      <w:r>
        <w:t xml:space="preserve"> </w:t>
      </w:r>
      <w:proofErr w:type="spellStart"/>
      <w:r>
        <w:t>estoy</w:t>
      </w:r>
      <w:proofErr w:type="spellEnd"/>
      <w:r>
        <w:t xml:space="preserve"> </w:t>
      </w:r>
      <w:proofErr w:type="spellStart"/>
      <w:r>
        <w:t>preparando</w:t>
      </w:r>
      <w:proofErr w:type="spellEnd"/>
      <w:r>
        <w:t xml:space="preserve"> para </w:t>
      </w:r>
      <w:proofErr w:type="spellStart"/>
      <w:r>
        <w:t>que</w:t>
      </w:r>
      <w:proofErr w:type="spellEnd"/>
      <w:r>
        <w:t xml:space="preserve"> </w:t>
      </w:r>
      <w:proofErr w:type="spellStart"/>
      <w:r>
        <w:t>penetréis</w:t>
      </w:r>
      <w:proofErr w:type="spellEnd"/>
      <w:r>
        <w:t xml:space="preserve"> </w:t>
      </w:r>
      <w:proofErr w:type="spellStart"/>
      <w:r>
        <w:t>en</w:t>
      </w:r>
      <w:proofErr w:type="spellEnd"/>
      <w:r>
        <w:t xml:space="preserve"> la </w:t>
      </w:r>
      <w:proofErr w:type="spellStart"/>
      <w:r>
        <w:t>vida</w:t>
      </w:r>
      <w:proofErr w:type="spellEnd"/>
      <w:r>
        <w:t xml:space="preserve"> </w:t>
      </w:r>
      <w:proofErr w:type="spellStart"/>
      <w:r>
        <w:t>espiritual</w:t>
      </w:r>
      <w:proofErr w:type="spellEnd"/>
      <w:r>
        <w:t xml:space="preserve"> </w:t>
      </w:r>
      <w:proofErr w:type="spellStart"/>
      <w:r>
        <w:t>que</w:t>
      </w:r>
      <w:proofErr w:type="spellEnd"/>
      <w:r>
        <w:t xml:space="preserve"> </w:t>
      </w:r>
      <w:proofErr w:type="spellStart"/>
      <w:r>
        <w:t>después</w:t>
      </w:r>
      <w:proofErr w:type="spellEnd"/>
      <w:r>
        <w:t xml:space="preserve"> de </w:t>
      </w:r>
      <w:proofErr w:type="spellStart"/>
      <w:r>
        <w:t>esta</w:t>
      </w:r>
      <w:proofErr w:type="spellEnd"/>
      <w:r>
        <w:t xml:space="preserve"> </w:t>
      </w:r>
      <w:proofErr w:type="spellStart"/>
      <w:r>
        <w:t>obra</w:t>
      </w:r>
      <w:proofErr w:type="spellEnd"/>
      <w:r>
        <w:t xml:space="preserve"> </w:t>
      </w:r>
      <w:proofErr w:type="spellStart"/>
      <w:r>
        <w:t>os</w:t>
      </w:r>
      <w:proofErr w:type="spellEnd"/>
      <w:r>
        <w:t xml:space="preserve"> </w:t>
      </w:r>
      <w:proofErr w:type="spellStart"/>
      <w:r>
        <w:t>espera</w:t>
      </w:r>
      <w:proofErr w:type="spellEnd"/>
      <w:r>
        <w:t xml:space="preserve">. Pasad </w:t>
      </w:r>
      <w:proofErr w:type="spellStart"/>
      <w:r>
        <w:t>por</w:t>
      </w:r>
      <w:proofErr w:type="spellEnd"/>
      <w:r>
        <w:t xml:space="preserve"> </w:t>
      </w:r>
      <w:proofErr w:type="spellStart"/>
      <w:r>
        <w:t>esta</w:t>
      </w:r>
      <w:proofErr w:type="spellEnd"/>
      <w:r>
        <w:t xml:space="preserve"> </w:t>
      </w:r>
      <w:proofErr w:type="spellStart"/>
      <w:r>
        <w:t>existencia</w:t>
      </w:r>
      <w:proofErr w:type="spellEnd"/>
      <w:r>
        <w:t xml:space="preserve"> </w:t>
      </w:r>
      <w:proofErr w:type="spellStart"/>
      <w:r>
        <w:t>cumpliendo</w:t>
      </w:r>
      <w:proofErr w:type="spellEnd"/>
      <w:r>
        <w:t xml:space="preserve"> con la </w:t>
      </w:r>
      <w:proofErr w:type="spellStart"/>
      <w:r>
        <w:t>misión</w:t>
      </w:r>
      <w:proofErr w:type="spellEnd"/>
      <w:r>
        <w:t xml:space="preserve"> </w:t>
      </w:r>
      <w:proofErr w:type="spellStart"/>
      <w:r>
        <w:t>que</w:t>
      </w:r>
      <w:proofErr w:type="spellEnd"/>
      <w:r>
        <w:t xml:space="preserve"> </w:t>
      </w:r>
      <w:proofErr w:type="spellStart"/>
      <w:r>
        <w:t>habéis</w:t>
      </w:r>
      <w:proofErr w:type="spellEnd"/>
      <w:r>
        <w:t xml:space="preserve"> </w:t>
      </w:r>
      <w:proofErr w:type="spellStart"/>
      <w:r>
        <w:t>traído</w:t>
      </w:r>
      <w:proofErr w:type="spellEnd"/>
      <w:r>
        <w:t xml:space="preserve"> a la Tierra, para </w:t>
      </w:r>
      <w:proofErr w:type="spellStart"/>
      <w:r>
        <w:t>que</w:t>
      </w:r>
      <w:proofErr w:type="spellEnd"/>
      <w:r>
        <w:t xml:space="preserve"> </w:t>
      </w:r>
      <w:proofErr w:type="spellStart"/>
      <w:r>
        <w:t>podáis</w:t>
      </w:r>
      <w:proofErr w:type="spellEnd"/>
      <w:r>
        <w:t xml:space="preserve"> </w:t>
      </w:r>
      <w:proofErr w:type="spellStart"/>
      <w:r>
        <w:t>entender</w:t>
      </w:r>
      <w:proofErr w:type="spellEnd"/>
      <w:r>
        <w:t xml:space="preserve"> </w:t>
      </w:r>
      <w:proofErr w:type="spellStart"/>
      <w:r>
        <w:t>el</w:t>
      </w:r>
      <w:proofErr w:type="spellEnd"/>
      <w:r>
        <w:t xml:space="preserve"> </w:t>
      </w:r>
      <w:proofErr w:type="spellStart"/>
      <w:r>
        <w:t>sentido</w:t>
      </w:r>
      <w:proofErr w:type="spellEnd"/>
      <w:r>
        <w:t xml:space="preserve"> de la </w:t>
      </w:r>
      <w:proofErr w:type="spellStart"/>
      <w:r>
        <w:t>vida</w:t>
      </w:r>
      <w:proofErr w:type="spellEnd"/>
      <w:r>
        <w:t xml:space="preserve"> </w:t>
      </w:r>
      <w:proofErr w:type="spellStart"/>
      <w:r>
        <w:t>espiritual</w:t>
      </w:r>
      <w:proofErr w:type="spellEnd"/>
      <w:r>
        <w:t xml:space="preserve"> </w:t>
      </w:r>
      <w:proofErr w:type="spellStart"/>
      <w:r>
        <w:t>cuando</w:t>
      </w:r>
      <w:proofErr w:type="spellEnd"/>
      <w:r>
        <w:t xml:space="preserve"> </w:t>
      </w:r>
      <w:proofErr w:type="spellStart"/>
      <w:r>
        <w:t>hayáis</w:t>
      </w:r>
      <w:proofErr w:type="spellEnd"/>
      <w:r>
        <w:t xml:space="preserve"> </w:t>
      </w:r>
      <w:proofErr w:type="spellStart"/>
      <w:r>
        <w:t>penetrado</w:t>
      </w:r>
      <w:proofErr w:type="spellEnd"/>
      <w:r>
        <w:t xml:space="preserve"> </w:t>
      </w:r>
      <w:proofErr w:type="spellStart"/>
      <w:r>
        <w:t>en</w:t>
      </w:r>
      <w:proofErr w:type="spellEnd"/>
      <w:r>
        <w:t xml:space="preserve"> </w:t>
      </w:r>
      <w:proofErr w:type="spellStart"/>
      <w:r>
        <w:t>ella</w:t>
      </w:r>
      <w:proofErr w:type="spellEnd"/>
      <w:r>
        <w:t xml:space="preserve">. </w:t>
      </w:r>
    </w:p>
    <w:p w14:paraId="71C9BFC9" w14:textId="77777777" w:rsidR="00F50769" w:rsidRDefault="00F50769" w:rsidP="00F50769">
      <w:r>
        <w:t xml:space="preserve">4. No </w:t>
      </w:r>
      <w:proofErr w:type="spellStart"/>
      <w:r>
        <w:t>huyáis</w:t>
      </w:r>
      <w:proofErr w:type="spellEnd"/>
      <w:r>
        <w:t xml:space="preserve"> de la </w:t>
      </w:r>
      <w:proofErr w:type="spellStart"/>
      <w:r>
        <w:t>humanidad</w:t>
      </w:r>
      <w:proofErr w:type="spellEnd"/>
      <w:r>
        <w:t xml:space="preserve"> </w:t>
      </w:r>
      <w:proofErr w:type="spellStart"/>
      <w:r>
        <w:t>pretextando</w:t>
      </w:r>
      <w:proofErr w:type="spellEnd"/>
      <w:r>
        <w:t xml:space="preserve"> </w:t>
      </w:r>
      <w:proofErr w:type="spellStart"/>
      <w:r>
        <w:t>que</w:t>
      </w:r>
      <w:proofErr w:type="spellEnd"/>
      <w:r>
        <w:t xml:space="preserve"> </w:t>
      </w:r>
      <w:proofErr w:type="spellStart"/>
      <w:r>
        <w:t>os</w:t>
      </w:r>
      <w:proofErr w:type="spellEnd"/>
      <w:r>
        <w:t xml:space="preserve"> </w:t>
      </w:r>
      <w:proofErr w:type="spellStart"/>
      <w:r>
        <w:t>horroriza</w:t>
      </w:r>
      <w:proofErr w:type="spellEnd"/>
      <w:r>
        <w:t xml:space="preserve"> </w:t>
      </w:r>
      <w:proofErr w:type="spellStart"/>
      <w:r>
        <w:t>su</w:t>
      </w:r>
      <w:proofErr w:type="spellEnd"/>
      <w:r>
        <w:t xml:space="preserve"> </w:t>
      </w:r>
      <w:proofErr w:type="spellStart"/>
      <w:r>
        <w:t>pecado</w:t>
      </w:r>
      <w:proofErr w:type="spellEnd"/>
      <w:r>
        <w:t xml:space="preserve">; </w:t>
      </w:r>
      <w:proofErr w:type="spellStart"/>
      <w:r>
        <w:t>si</w:t>
      </w:r>
      <w:proofErr w:type="spellEnd"/>
      <w:r>
        <w:t xml:space="preserve"> me </w:t>
      </w:r>
      <w:proofErr w:type="spellStart"/>
      <w:r>
        <w:t>amáis</w:t>
      </w:r>
      <w:proofErr w:type="spellEnd"/>
      <w:r>
        <w:t xml:space="preserve">, no </w:t>
      </w:r>
      <w:proofErr w:type="spellStart"/>
      <w:r>
        <w:t>dejaréis</w:t>
      </w:r>
      <w:proofErr w:type="spellEnd"/>
      <w:r>
        <w:t xml:space="preserve"> de </w:t>
      </w:r>
      <w:proofErr w:type="spellStart"/>
      <w:r>
        <w:t>amarme</w:t>
      </w:r>
      <w:proofErr w:type="spellEnd"/>
      <w:r>
        <w:t xml:space="preserve"> </w:t>
      </w:r>
      <w:proofErr w:type="spellStart"/>
      <w:r>
        <w:t>en</w:t>
      </w:r>
      <w:proofErr w:type="spellEnd"/>
      <w:r>
        <w:t xml:space="preserve"> </w:t>
      </w:r>
      <w:proofErr w:type="spellStart"/>
      <w:r>
        <w:t>vuestros</w:t>
      </w:r>
      <w:proofErr w:type="spellEnd"/>
      <w:r>
        <w:t xml:space="preserve"> </w:t>
      </w:r>
      <w:proofErr w:type="spellStart"/>
      <w:r>
        <w:t>semejantes</w:t>
      </w:r>
      <w:proofErr w:type="spellEnd"/>
      <w:r>
        <w:t xml:space="preserve">. </w:t>
      </w:r>
      <w:proofErr w:type="spellStart"/>
      <w:r>
        <w:t>Ahora</w:t>
      </w:r>
      <w:proofErr w:type="spellEnd"/>
      <w:r>
        <w:t xml:space="preserve"> </w:t>
      </w:r>
      <w:proofErr w:type="spellStart"/>
      <w:r>
        <w:t>que</w:t>
      </w:r>
      <w:proofErr w:type="spellEnd"/>
      <w:r>
        <w:t xml:space="preserve"> </w:t>
      </w:r>
      <w:proofErr w:type="spellStart"/>
      <w:r>
        <w:t>los</w:t>
      </w:r>
      <w:proofErr w:type="spellEnd"/>
      <w:r>
        <w:t xml:space="preserve"> </w:t>
      </w:r>
      <w:proofErr w:type="spellStart"/>
      <w:r>
        <w:t>peligros</w:t>
      </w:r>
      <w:proofErr w:type="spellEnd"/>
      <w:r>
        <w:t xml:space="preserve"> y las </w:t>
      </w:r>
      <w:proofErr w:type="spellStart"/>
      <w:r>
        <w:t>amenazas</w:t>
      </w:r>
      <w:proofErr w:type="spellEnd"/>
      <w:r>
        <w:t xml:space="preserve"> se </w:t>
      </w:r>
      <w:proofErr w:type="spellStart"/>
      <w:r>
        <w:t>ciernen</w:t>
      </w:r>
      <w:proofErr w:type="spellEnd"/>
      <w:r>
        <w:t xml:space="preserve"> </w:t>
      </w:r>
      <w:proofErr w:type="spellStart"/>
      <w:r>
        <w:t>sobre</w:t>
      </w:r>
      <w:proofErr w:type="spellEnd"/>
      <w:r>
        <w:t xml:space="preserve"> </w:t>
      </w:r>
      <w:proofErr w:type="spellStart"/>
      <w:r>
        <w:t>los</w:t>
      </w:r>
      <w:proofErr w:type="spellEnd"/>
      <w:r>
        <w:t xml:space="preserve"> hombres, es </w:t>
      </w:r>
      <w:proofErr w:type="spellStart"/>
      <w:r>
        <w:t>cuando</w:t>
      </w:r>
      <w:proofErr w:type="spellEnd"/>
      <w:r>
        <w:t xml:space="preserve"> </w:t>
      </w:r>
      <w:proofErr w:type="spellStart"/>
      <w:r>
        <w:t>debéis</w:t>
      </w:r>
      <w:proofErr w:type="spellEnd"/>
      <w:r>
        <w:t xml:space="preserve"> </w:t>
      </w:r>
      <w:proofErr w:type="spellStart"/>
      <w:r>
        <w:t>probarme</w:t>
      </w:r>
      <w:proofErr w:type="spellEnd"/>
      <w:r>
        <w:t xml:space="preserve"> </w:t>
      </w:r>
      <w:proofErr w:type="spellStart"/>
      <w:r>
        <w:t>que</w:t>
      </w:r>
      <w:proofErr w:type="spellEnd"/>
      <w:r>
        <w:t xml:space="preserve"> les </w:t>
      </w:r>
      <w:proofErr w:type="spellStart"/>
      <w:r>
        <w:t>amáis</w:t>
      </w:r>
      <w:proofErr w:type="spellEnd"/>
      <w:r>
        <w:t xml:space="preserve">, </w:t>
      </w:r>
      <w:proofErr w:type="spellStart"/>
      <w:r>
        <w:t>que</w:t>
      </w:r>
      <w:proofErr w:type="spellEnd"/>
      <w:r>
        <w:t xml:space="preserve"> </w:t>
      </w:r>
      <w:proofErr w:type="spellStart"/>
      <w:r>
        <w:t>sentís</w:t>
      </w:r>
      <w:proofErr w:type="spellEnd"/>
      <w:r>
        <w:t xml:space="preserve"> </w:t>
      </w:r>
      <w:proofErr w:type="spellStart"/>
      <w:r>
        <w:t>su</w:t>
      </w:r>
      <w:proofErr w:type="spellEnd"/>
      <w:r>
        <w:t xml:space="preserve"> dolor y </w:t>
      </w:r>
      <w:proofErr w:type="spellStart"/>
      <w:r>
        <w:t>que</w:t>
      </w:r>
      <w:proofErr w:type="spellEnd"/>
      <w:r>
        <w:t xml:space="preserve"> </w:t>
      </w:r>
      <w:proofErr w:type="spellStart"/>
      <w:r>
        <w:t>estáis</w:t>
      </w:r>
      <w:proofErr w:type="spellEnd"/>
      <w:r>
        <w:t xml:space="preserve"> </w:t>
      </w:r>
      <w:proofErr w:type="spellStart"/>
      <w:r>
        <w:t>dispuestos</w:t>
      </w:r>
      <w:proofErr w:type="spellEnd"/>
      <w:r>
        <w:t xml:space="preserve"> a </w:t>
      </w:r>
      <w:proofErr w:type="spellStart"/>
      <w:r>
        <w:t>luchar</w:t>
      </w:r>
      <w:proofErr w:type="spellEnd"/>
      <w:r>
        <w:t xml:space="preserve"> </w:t>
      </w:r>
      <w:proofErr w:type="spellStart"/>
      <w:r>
        <w:t>por</w:t>
      </w:r>
      <w:proofErr w:type="spellEnd"/>
      <w:r>
        <w:t xml:space="preserve"> la </w:t>
      </w:r>
      <w:proofErr w:type="spellStart"/>
      <w:r>
        <w:t>salvación</w:t>
      </w:r>
      <w:proofErr w:type="spellEnd"/>
      <w:r>
        <w:t xml:space="preserve"> de </w:t>
      </w:r>
      <w:proofErr w:type="spellStart"/>
      <w:r>
        <w:t>todos</w:t>
      </w:r>
      <w:proofErr w:type="spellEnd"/>
      <w:r>
        <w:t xml:space="preserve">, ¿No </w:t>
      </w:r>
      <w:proofErr w:type="spellStart"/>
      <w:r>
        <w:t>habéis</w:t>
      </w:r>
      <w:proofErr w:type="spellEnd"/>
      <w:r>
        <w:t xml:space="preserve"> visto </w:t>
      </w:r>
      <w:proofErr w:type="spellStart"/>
      <w:r>
        <w:t>cómo</w:t>
      </w:r>
      <w:proofErr w:type="spellEnd"/>
      <w:r>
        <w:t xml:space="preserve"> he </w:t>
      </w:r>
      <w:proofErr w:type="spellStart"/>
      <w:r>
        <w:t>venido</w:t>
      </w:r>
      <w:proofErr w:type="spellEnd"/>
      <w:r>
        <w:t xml:space="preserve"> </w:t>
      </w:r>
      <w:proofErr w:type="spellStart"/>
      <w:r>
        <w:t>siempre</w:t>
      </w:r>
      <w:proofErr w:type="spellEnd"/>
      <w:r>
        <w:t xml:space="preserve"> </w:t>
      </w:r>
      <w:proofErr w:type="spellStart"/>
      <w:r>
        <w:t>en</w:t>
      </w:r>
      <w:proofErr w:type="spellEnd"/>
      <w:r>
        <w:t xml:space="preserve"> </w:t>
      </w:r>
      <w:proofErr w:type="spellStart"/>
      <w:r>
        <w:t>vuestra</w:t>
      </w:r>
      <w:proofErr w:type="spellEnd"/>
      <w:r>
        <w:t xml:space="preserve"> </w:t>
      </w:r>
      <w:proofErr w:type="spellStart"/>
      <w:r>
        <w:t>ayuda</w:t>
      </w:r>
      <w:proofErr w:type="spellEnd"/>
      <w:r>
        <w:t xml:space="preserve"> </w:t>
      </w:r>
      <w:proofErr w:type="spellStart"/>
      <w:r>
        <w:t>precisamente</w:t>
      </w:r>
      <w:proofErr w:type="spellEnd"/>
      <w:r>
        <w:t xml:space="preserve"> </w:t>
      </w:r>
      <w:proofErr w:type="spellStart"/>
      <w:r>
        <w:t>en</w:t>
      </w:r>
      <w:proofErr w:type="spellEnd"/>
      <w:r>
        <w:t xml:space="preserve"> </w:t>
      </w:r>
      <w:proofErr w:type="spellStart"/>
      <w:r>
        <w:t>los</w:t>
      </w:r>
      <w:proofErr w:type="spellEnd"/>
      <w:r>
        <w:t xml:space="preserve"> </w:t>
      </w:r>
      <w:proofErr w:type="spellStart"/>
      <w:r>
        <w:t>instantes</w:t>
      </w:r>
      <w:proofErr w:type="spellEnd"/>
      <w:r>
        <w:t xml:space="preserve"> de mayor </w:t>
      </w:r>
      <w:proofErr w:type="spellStart"/>
      <w:r>
        <w:t>amargura</w:t>
      </w:r>
      <w:proofErr w:type="spellEnd"/>
      <w:r>
        <w:t xml:space="preserve"> para la </w:t>
      </w:r>
      <w:proofErr w:type="spellStart"/>
      <w:r>
        <w:t>humanidad</w:t>
      </w:r>
      <w:proofErr w:type="spellEnd"/>
      <w:r>
        <w:t xml:space="preserve">? </w:t>
      </w:r>
    </w:p>
    <w:p w14:paraId="63CF849E" w14:textId="77777777" w:rsidR="00F50769" w:rsidRDefault="00F50769" w:rsidP="00F50769">
      <w:r>
        <w:t xml:space="preserve">5. </w:t>
      </w:r>
      <w:proofErr w:type="spellStart"/>
      <w:r>
        <w:t>Velad</w:t>
      </w:r>
      <w:proofErr w:type="spellEnd"/>
      <w:r>
        <w:t xml:space="preserve"> y </w:t>
      </w:r>
      <w:proofErr w:type="spellStart"/>
      <w:r>
        <w:t>orad</w:t>
      </w:r>
      <w:proofErr w:type="spellEnd"/>
      <w:r>
        <w:t xml:space="preserve">, pueblo, </w:t>
      </w:r>
      <w:proofErr w:type="spellStart"/>
      <w:r>
        <w:t>vuestra</w:t>
      </w:r>
      <w:proofErr w:type="spellEnd"/>
      <w:r>
        <w:t xml:space="preserve"> </w:t>
      </w:r>
      <w:proofErr w:type="spellStart"/>
      <w:r>
        <w:t>misión</w:t>
      </w:r>
      <w:proofErr w:type="spellEnd"/>
      <w:r>
        <w:t xml:space="preserve"> </w:t>
      </w:r>
      <w:proofErr w:type="spellStart"/>
      <w:r>
        <w:t>está</w:t>
      </w:r>
      <w:proofErr w:type="spellEnd"/>
      <w:r>
        <w:t xml:space="preserve"> </w:t>
      </w:r>
      <w:proofErr w:type="spellStart"/>
      <w:r>
        <w:t>definida</w:t>
      </w:r>
      <w:proofErr w:type="spellEnd"/>
      <w:r>
        <w:t xml:space="preserve">, </w:t>
      </w:r>
      <w:proofErr w:type="spellStart"/>
      <w:r>
        <w:t>por</w:t>
      </w:r>
      <w:proofErr w:type="spellEnd"/>
      <w:r>
        <w:t xml:space="preserve"> lo tanto </w:t>
      </w:r>
      <w:proofErr w:type="spellStart"/>
      <w:r>
        <w:t>nadie</w:t>
      </w:r>
      <w:proofErr w:type="spellEnd"/>
      <w:r>
        <w:t xml:space="preserve"> </w:t>
      </w:r>
      <w:proofErr w:type="spellStart"/>
      <w:r>
        <w:t>vuelva</w:t>
      </w:r>
      <w:proofErr w:type="spellEnd"/>
      <w:r>
        <w:t xml:space="preserve"> a </w:t>
      </w:r>
      <w:proofErr w:type="spellStart"/>
      <w:r>
        <w:t>Mí</w:t>
      </w:r>
      <w:proofErr w:type="spellEnd"/>
      <w:r>
        <w:t xml:space="preserve"> </w:t>
      </w:r>
      <w:proofErr w:type="spellStart"/>
      <w:r>
        <w:t>diciéndome</w:t>
      </w:r>
      <w:proofErr w:type="spellEnd"/>
      <w:r>
        <w:t xml:space="preserve"> </w:t>
      </w:r>
      <w:proofErr w:type="spellStart"/>
      <w:r>
        <w:t>que</w:t>
      </w:r>
      <w:proofErr w:type="spellEnd"/>
      <w:r>
        <w:t xml:space="preserve"> nada </w:t>
      </w:r>
      <w:proofErr w:type="spellStart"/>
      <w:r>
        <w:t>pudo</w:t>
      </w:r>
      <w:proofErr w:type="spellEnd"/>
      <w:r>
        <w:t xml:space="preserve"> </w:t>
      </w:r>
      <w:proofErr w:type="spellStart"/>
      <w:r>
        <w:t>hacer</w:t>
      </w:r>
      <w:proofErr w:type="spellEnd"/>
      <w:r>
        <w:t xml:space="preserve"> </w:t>
      </w:r>
      <w:proofErr w:type="spellStart"/>
      <w:r>
        <w:t>por</w:t>
      </w:r>
      <w:proofErr w:type="spellEnd"/>
      <w:r>
        <w:t xml:space="preserve"> </w:t>
      </w:r>
      <w:proofErr w:type="spellStart"/>
      <w:r>
        <w:t>que</w:t>
      </w:r>
      <w:proofErr w:type="spellEnd"/>
      <w:r>
        <w:t xml:space="preserve"> </w:t>
      </w:r>
      <w:proofErr w:type="spellStart"/>
      <w:r>
        <w:t>ignoró</w:t>
      </w:r>
      <w:proofErr w:type="spellEnd"/>
      <w:r>
        <w:t xml:space="preserve"> </w:t>
      </w:r>
      <w:proofErr w:type="spellStart"/>
      <w:r>
        <w:t>el</w:t>
      </w:r>
      <w:proofErr w:type="spellEnd"/>
      <w:r>
        <w:t xml:space="preserve"> fin para </w:t>
      </w:r>
      <w:proofErr w:type="spellStart"/>
      <w:r>
        <w:t>el</w:t>
      </w:r>
      <w:proofErr w:type="spellEnd"/>
      <w:r>
        <w:t xml:space="preserve"> </w:t>
      </w:r>
      <w:proofErr w:type="spellStart"/>
      <w:r>
        <w:t>cual</w:t>
      </w:r>
      <w:proofErr w:type="spellEnd"/>
      <w:r>
        <w:t xml:space="preserve"> </w:t>
      </w:r>
      <w:proofErr w:type="spellStart"/>
      <w:r>
        <w:t>fue</w:t>
      </w:r>
      <w:proofErr w:type="spellEnd"/>
      <w:r>
        <w:t xml:space="preserve"> </w:t>
      </w:r>
      <w:proofErr w:type="spellStart"/>
      <w:r>
        <w:t>enviado</w:t>
      </w:r>
      <w:proofErr w:type="spellEnd"/>
      <w:r>
        <w:t xml:space="preserve">. </w:t>
      </w:r>
      <w:proofErr w:type="spellStart"/>
      <w:r>
        <w:t>Vuestras</w:t>
      </w:r>
      <w:proofErr w:type="spellEnd"/>
      <w:r>
        <w:t xml:space="preserve"> </w:t>
      </w:r>
      <w:proofErr w:type="spellStart"/>
      <w:r>
        <w:t>obras</w:t>
      </w:r>
      <w:proofErr w:type="spellEnd"/>
      <w:r>
        <w:t xml:space="preserve"> </w:t>
      </w:r>
      <w:proofErr w:type="spellStart"/>
      <w:r>
        <w:t>deben</w:t>
      </w:r>
      <w:proofErr w:type="spellEnd"/>
      <w:r>
        <w:t xml:space="preserve"> ser de </w:t>
      </w:r>
      <w:proofErr w:type="spellStart"/>
      <w:r>
        <w:t>caridad</w:t>
      </w:r>
      <w:proofErr w:type="spellEnd"/>
      <w:r>
        <w:t xml:space="preserve">, de </w:t>
      </w:r>
      <w:proofErr w:type="spellStart"/>
      <w:r>
        <w:t>unificación</w:t>
      </w:r>
      <w:proofErr w:type="spellEnd"/>
      <w:r>
        <w:t xml:space="preserve"> y de </w:t>
      </w:r>
      <w:proofErr w:type="spellStart"/>
      <w:r>
        <w:t>paz</w:t>
      </w:r>
      <w:proofErr w:type="spellEnd"/>
      <w:r>
        <w:t xml:space="preserve">. </w:t>
      </w:r>
    </w:p>
    <w:p w14:paraId="2B1F9251" w14:textId="77777777" w:rsidR="00F50769" w:rsidRDefault="00F50769" w:rsidP="00F50769">
      <w:r>
        <w:lastRenderedPageBreak/>
        <w:t xml:space="preserve">6. Mis </w:t>
      </w:r>
      <w:proofErr w:type="spellStart"/>
      <w:r>
        <w:t>nuevos</w:t>
      </w:r>
      <w:proofErr w:type="spellEnd"/>
      <w:r>
        <w:t xml:space="preserve"> </w:t>
      </w:r>
      <w:proofErr w:type="spellStart"/>
      <w:r>
        <w:t>discípulos</w:t>
      </w:r>
      <w:proofErr w:type="spellEnd"/>
      <w:r>
        <w:t xml:space="preserve">, </w:t>
      </w:r>
      <w:proofErr w:type="spellStart"/>
      <w:r>
        <w:t>los</w:t>
      </w:r>
      <w:proofErr w:type="spellEnd"/>
      <w:r>
        <w:t xml:space="preserve"> </w:t>
      </w:r>
      <w:proofErr w:type="spellStart"/>
      <w:r>
        <w:t>que</w:t>
      </w:r>
      <w:proofErr w:type="spellEnd"/>
      <w:r>
        <w:t xml:space="preserve"> me </w:t>
      </w:r>
      <w:proofErr w:type="spellStart"/>
      <w:r>
        <w:t>han</w:t>
      </w:r>
      <w:proofErr w:type="spellEnd"/>
      <w:r>
        <w:t xml:space="preserve"> </w:t>
      </w:r>
      <w:proofErr w:type="spellStart"/>
      <w:r>
        <w:t>escuchado</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han</w:t>
      </w:r>
      <w:proofErr w:type="spellEnd"/>
      <w:r>
        <w:t xml:space="preserve"> </w:t>
      </w:r>
      <w:proofErr w:type="spellStart"/>
      <w:r>
        <w:t>contraído</w:t>
      </w:r>
      <w:proofErr w:type="spellEnd"/>
      <w:r>
        <w:t xml:space="preserve"> la </w:t>
      </w:r>
      <w:proofErr w:type="spellStart"/>
      <w:r>
        <w:t>responsabilidad</w:t>
      </w:r>
      <w:proofErr w:type="spellEnd"/>
      <w:r>
        <w:t xml:space="preserve"> de extender mi </w:t>
      </w:r>
      <w:proofErr w:type="spellStart"/>
      <w:r>
        <w:t>Doctrina</w:t>
      </w:r>
      <w:proofErr w:type="spellEnd"/>
      <w:r>
        <w:t xml:space="preserve">, </w:t>
      </w:r>
      <w:proofErr w:type="spellStart"/>
      <w:r>
        <w:t>haciendo</w:t>
      </w:r>
      <w:proofErr w:type="spellEnd"/>
      <w:r>
        <w:t xml:space="preserve"> </w:t>
      </w:r>
      <w:proofErr w:type="spellStart"/>
      <w:r>
        <w:t>que</w:t>
      </w:r>
      <w:proofErr w:type="spellEnd"/>
      <w:r>
        <w:t xml:space="preserve"> sus </w:t>
      </w:r>
      <w:proofErr w:type="spellStart"/>
      <w:r>
        <w:t>obras</w:t>
      </w:r>
      <w:proofErr w:type="spellEnd"/>
      <w:r>
        <w:t xml:space="preserve"> </w:t>
      </w:r>
      <w:proofErr w:type="spellStart"/>
      <w:r>
        <w:t>sean</w:t>
      </w:r>
      <w:proofErr w:type="spellEnd"/>
      <w:r>
        <w:t xml:space="preserve"> </w:t>
      </w:r>
      <w:proofErr w:type="spellStart"/>
      <w:r>
        <w:t>el</w:t>
      </w:r>
      <w:proofErr w:type="spellEnd"/>
      <w:r>
        <w:t xml:space="preserve"> </w:t>
      </w:r>
      <w:proofErr w:type="spellStart"/>
      <w:r>
        <w:t>mejor</w:t>
      </w:r>
      <w:proofErr w:type="spellEnd"/>
      <w:r>
        <w:t xml:space="preserve"> testimonio de la </w:t>
      </w:r>
      <w:proofErr w:type="spellStart"/>
      <w:r>
        <w:t>verdad</w:t>
      </w:r>
      <w:proofErr w:type="spellEnd"/>
      <w:r>
        <w:t xml:space="preserve"> </w:t>
      </w:r>
      <w:proofErr w:type="spellStart"/>
      <w:r>
        <w:t>que</w:t>
      </w:r>
      <w:proofErr w:type="spellEnd"/>
      <w:r>
        <w:t xml:space="preserve"> </w:t>
      </w:r>
      <w:proofErr w:type="spellStart"/>
      <w:r>
        <w:t>encierra</w:t>
      </w:r>
      <w:proofErr w:type="spellEnd"/>
      <w:r>
        <w:t xml:space="preserve"> </w:t>
      </w:r>
      <w:proofErr w:type="spellStart"/>
      <w:r>
        <w:t>esta</w:t>
      </w:r>
      <w:proofErr w:type="spellEnd"/>
      <w:r>
        <w:t xml:space="preserve"> </w:t>
      </w:r>
      <w:proofErr w:type="spellStart"/>
      <w:r>
        <w:t>enseñanza</w:t>
      </w:r>
      <w:proofErr w:type="spellEnd"/>
      <w:r>
        <w:t xml:space="preserve">. </w:t>
      </w:r>
    </w:p>
    <w:p w14:paraId="753CFCFF" w14:textId="77777777" w:rsidR="00F50769" w:rsidRDefault="00F50769" w:rsidP="00F50769">
      <w:r>
        <w:t xml:space="preserve">7. </w:t>
      </w:r>
      <w:proofErr w:type="spellStart"/>
      <w:r>
        <w:t>Así</w:t>
      </w:r>
      <w:proofErr w:type="spellEnd"/>
      <w:r>
        <w:t xml:space="preserve">, </w:t>
      </w:r>
      <w:proofErr w:type="spellStart"/>
      <w:r>
        <w:t>viviendo</w:t>
      </w:r>
      <w:proofErr w:type="spellEnd"/>
      <w:r>
        <w:t xml:space="preserve"> de </w:t>
      </w:r>
      <w:proofErr w:type="spellStart"/>
      <w:r>
        <w:t>acuerdo</w:t>
      </w:r>
      <w:proofErr w:type="spellEnd"/>
      <w:r>
        <w:t xml:space="preserve"> con </w:t>
      </w:r>
      <w:proofErr w:type="spellStart"/>
      <w:r>
        <w:t>esta</w:t>
      </w:r>
      <w:proofErr w:type="spellEnd"/>
      <w:r>
        <w:t xml:space="preserve"> palabra, </w:t>
      </w:r>
      <w:proofErr w:type="spellStart"/>
      <w:r>
        <w:t>habrá</w:t>
      </w:r>
      <w:proofErr w:type="spellEnd"/>
      <w:r>
        <w:t xml:space="preserve"> </w:t>
      </w:r>
      <w:proofErr w:type="spellStart"/>
      <w:r>
        <w:t>cumplido</w:t>
      </w:r>
      <w:proofErr w:type="spellEnd"/>
      <w:r>
        <w:t xml:space="preserve"> con la </w:t>
      </w:r>
      <w:proofErr w:type="spellStart"/>
      <w:r>
        <w:t>misión</w:t>
      </w:r>
      <w:proofErr w:type="spellEnd"/>
      <w:r>
        <w:t xml:space="preserve"> para la </w:t>
      </w:r>
      <w:proofErr w:type="spellStart"/>
      <w:r>
        <w:t>cual</w:t>
      </w:r>
      <w:proofErr w:type="spellEnd"/>
      <w:r>
        <w:t xml:space="preserve"> </w:t>
      </w:r>
      <w:proofErr w:type="spellStart"/>
      <w:r>
        <w:t>fueron</w:t>
      </w:r>
      <w:proofErr w:type="spellEnd"/>
      <w:r>
        <w:t xml:space="preserve"> </w:t>
      </w:r>
      <w:proofErr w:type="spellStart"/>
      <w:r>
        <w:t>enviados</w:t>
      </w:r>
      <w:proofErr w:type="spellEnd"/>
      <w:r>
        <w:t xml:space="preserve"> </w:t>
      </w:r>
      <w:proofErr w:type="gramStart"/>
      <w:r>
        <w:t>a</w:t>
      </w:r>
      <w:proofErr w:type="gramEnd"/>
      <w:r>
        <w:t xml:space="preserve"> </w:t>
      </w:r>
      <w:proofErr w:type="spellStart"/>
      <w:r>
        <w:t>este</w:t>
      </w:r>
      <w:proofErr w:type="spellEnd"/>
      <w:r>
        <w:t xml:space="preserve"> </w:t>
      </w:r>
      <w:proofErr w:type="spellStart"/>
      <w:r>
        <w:t>mundo</w:t>
      </w:r>
      <w:proofErr w:type="spellEnd"/>
      <w:r>
        <w:t xml:space="preserve"> y </w:t>
      </w:r>
      <w:proofErr w:type="spellStart"/>
      <w:r>
        <w:t>su</w:t>
      </w:r>
      <w:proofErr w:type="spellEnd"/>
      <w:r>
        <w:t xml:space="preserve"> testimonio </w:t>
      </w:r>
      <w:proofErr w:type="spellStart"/>
      <w:r>
        <w:t>será</w:t>
      </w:r>
      <w:proofErr w:type="spellEnd"/>
      <w:r>
        <w:t xml:space="preserve"> </w:t>
      </w:r>
      <w:proofErr w:type="spellStart"/>
      <w:r>
        <w:t>tomado</w:t>
      </w:r>
      <w:proofErr w:type="spellEnd"/>
      <w:r>
        <w:t xml:space="preserve"> </w:t>
      </w:r>
      <w:proofErr w:type="spellStart"/>
      <w:r>
        <w:t>como</w:t>
      </w:r>
      <w:proofErr w:type="spellEnd"/>
      <w:r>
        <w:t xml:space="preserve"> </w:t>
      </w:r>
      <w:proofErr w:type="spellStart"/>
      <w:r>
        <w:t>verdadero</w:t>
      </w:r>
      <w:proofErr w:type="spellEnd"/>
      <w:r>
        <w:t xml:space="preserve">. </w:t>
      </w:r>
    </w:p>
    <w:p w14:paraId="3FC2BF18" w14:textId="77777777" w:rsidR="00F50769" w:rsidRDefault="00F50769" w:rsidP="00F50769">
      <w:r>
        <w:t xml:space="preserve">8. En </w:t>
      </w:r>
      <w:proofErr w:type="spellStart"/>
      <w:r>
        <w:t>todos</w:t>
      </w:r>
      <w:proofErr w:type="spellEnd"/>
      <w:r>
        <w:t xml:space="preserve"> </w:t>
      </w:r>
      <w:proofErr w:type="spellStart"/>
      <w:r>
        <w:t>los</w:t>
      </w:r>
      <w:proofErr w:type="spellEnd"/>
      <w:r>
        <w:t xml:space="preserve"> </w:t>
      </w:r>
      <w:proofErr w:type="spellStart"/>
      <w:r>
        <w:t>tiempos</w:t>
      </w:r>
      <w:proofErr w:type="spellEnd"/>
      <w:r>
        <w:t xml:space="preserve"> me he </w:t>
      </w:r>
      <w:proofErr w:type="spellStart"/>
      <w:r>
        <w:t>manifestado</w:t>
      </w:r>
      <w:proofErr w:type="spellEnd"/>
      <w:r>
        <w:t xml:space="preserve"> </w:t>
      </w:r>
      <w:proofErr w:type="spellStart"/>
      <w:r>
        <w:t>en</w:t>
      </w:r>
      <w:proofErr w:type="spellEnd"/>
      <w:r>
        <w:t xml:space="preserve"> </w:t>
      </w:r>
      <w:proofErr w:type="spellStart"/>
      <w:r>
        <w:t>el</w:t>
      </w:r>
      <w:proofErr w:type="spellEnd"/>
      <w:r>
        <w:t xml:space="preserve"> pueblo </w:t>
      </w:r>
      <w:proofErr w:type="spellStart"/>
      <w:r>
        <w:t>destinado</w:t>
      </w:r>
      <w:proofErr w:type="spellEnd"/>
      <w:r>
        <w:t xml:space="preserve"> </w:t>
      </w:r>
      <w:proofErr w:type="gramStart"/>
      <w:r>
        <w:t>a</w:t>
      </w:r>
      <w:proofErr w:type="gramEnd"/>
      <w:r>
        <w:t xml:space="preserve"> </w:t>
      </w:r>
      <w:proofErr w:type="spellStart"/>
      <w:r>
        <w:t>esparcir</w:t>
      </w:r>
      <w:proofErr w:type="spellEnd"/>
      <w:r>
        <w:t xml:space="preserve"> </w:t>
      </w:r>
      <w:proofErr w:type="spellStart"/>
      <w:r>
        <w:t>por</w:t>
      </w:r>
      <w:proofErr w:type="spellEnd"/>
      <w:r>
        <w:t xml:space="preserve"> </w:t>
      </w:r>
      <w:proofErr w:type="spellStart"/>
      <w:r>
        <w:t>el</w:t>
      </w:r>
      <w:proofErr w:type="spellEnd"/>
      <w:r>
        <w:t xml:space="preserve"> </w:t>
      </w:r>
      <w:proofErr w:type="spellStart"/>
      <w:r>
        <w:t>mundo</w:t>
      </w:r>
      <w:proofErr w:type="spellEnd"/>
      <w:r>
        <w:t xml:space="preserve"> </w:t>
      </w:r>
      <w:proofErr w:type="spellStart"/>
      <w:r>
        <w:t>el</w:t>
      </w:r>
      <w:proofErr w:type="spellEnd"/>
      <w:r>
        <w:t xml:space="preserve"> </w:t>
      </w:r>
      <w:proofErr w:type="spellStart"/>
      <w:r>
        <w:t>conocimiento</w:t>
      </w:r>
      <w:proofErr w:type="spellEnd"/>
      <w:r>
        <w:t xml:space="preserve"> y la </w:t>
      </w:r>
      <w:proofErr w:type="spellStart"/>
      <w:r>
        <w:t>fe</w:t>
      </w:r>
      <w:proofErr w:type="spellEnd"/>
      <w:r>
        <w:t xml:space="preserve"> </w:t>
      </w:r>
      <w:proofErr w:type="spellStart"/>
      <w:r>
        <w:t>en</w:t>
      </w:r>
      <w:proofErr w:type="spellEnd"/>
      <w:r>
        <w:t xml:space="preserve"> mi </w:t>
      </w:r>
      <w:proofErr w:type="spellStart"/>
      <w:r>
        <w:t>Divinidad</w:t>
      </w:r>
      <w:proofErr w:type="spellEnd"/>
      <w:r>
        <w:t xml:space="preserve">. Pueblo de </w:t>
      </w:r>
      <w:proofErr w:type="spellStart"/>
      <w:r>
        <w:t>espíritus</w:t>
      </w:r>
      <w:proofErr w:type="spellEnd"/>
      <w:r>
        <w:t xml:space="preserve"> </w:t>
      </w:r>
      <w:proofErr w:type="spellStart"/>
      <w:r>
        <w:t>escogidos</w:t>
      </w:r>
      <w:proofErr w:type="spellEnd"/>
      <w:r>
        <w:t xml:space="preserve"> y </w:t>
      </w:r>
      <w:proofErr w:type="gramStart"/>
      <w:r>
        <w:t>no</w:t>
      </w:r>
      <w:proofErr w:type="gramEnd"/>
      <w:r>
        <w:t xml:space="preserve"> de </w:t>
      </w:r>
      <w:proofErr w:type="spellStart"/>
      <w:r>
        <w:t>una</w:t>
      </w:r>
      <w:proofErr w:type="spellEnd"/>
      <w:r>
        <w:t xml:space="preserve"> raza </w:t>
      </w:r>
      <w:proofErr w:type="spellStart"/>
      <w:r>
        <w:t>determinada</w:t>
      </w:r>
      <w:proofErr w:type="spellEnd"/>
      <w:r>
        <w:t xml:space="preserve">, </w:t>
      </w:r>
      <w:proofErr w:type="spellStart"/>
      <w:r>
        <w:t>porque</w:t>
      </w:r>
      <w:proofErr w:type="spellEnd"/>
      <w:r>
        <w:t xml:space="preserve"> lo </w:t>
      </w:r>
      <w:proofErr w:type="spellStart"/>
      <w:r>
        <w:t>mismo</w:t>
      </w:r>
      <w:proofErr w:type="spellEnd"/>
      <w:r>
        <w:t xml:space="preserve"> </w:t>
      </w:r>
    </w:p>
    <w:p w14:paraId="2D29CA52" w14:textId="77777777" w:rsidR="00F50769" w:rsidRDefault="00F50769" w:rsidP="00F50769">
      <w:r>
        <w:t xml:space="preserve">es </w:t>
      </w:r>
      <w:proofErr w:type="spellStart"/>
      <w:r>
        <w:t>que</w:t>
      </w:r>
      <w:proofErr w:type="spellEnd"/>
      <w:r>
        <w:t xml:space="preserve"> </w:t>
      </w:r>
      <w:proofErr w:type="spellStart"/>
      <w:r>
        <w:t>los</w:t>
      </w:r>
      <w:proofErr w:type="spellEnd"/>
      <w:r>
        <w:t xml:space="preserve"> </w:t>
      </w:r>
      <w:proofErr w:type="spellStart"/>
      <w:r>
        <w:t>halle</w:t>
      </w:r>
      <w:proofErr w:type="spellEnd"/>
      <w:r>
        <w:t xml:space="preserve"> </w:t>
      </w:r>
      <w:proofErr w:type="spellStart"/>
      <w:r>
        <w:t>encarnados</w:t>
      </w:r>
      <w:proofErr w:type="spellEnd"/>
      <w:r>
        <w:t xml:space="preserve"> </w:t>
      </w:r>
      <w:proofErr w:type="spellStart"/>
      <w:r>
        <w:t>en</w:t>
      </w:r>
      <w:proofErr w:type="spellEnd"/>
      <w:r>
        <w:t xml:space="preserve"> </w:t>
      </w:r>
      <w:proofErr w:type="spellStart"/>
      <w:r>
        <w:t>una</w:t>
      </w:r>
      <w:proofErr w:type="spellEnd"/>
      <w:r>
        <w:t xml:space="preserve"> </w:t>
      </w:r>
      <w:proofErr w:type="spellStart"/>
      <w:r>
        <w:t>nación</w:t>
      </w:r>
      <w:proofErr w:type="spellEnd"/>
      <w:r>
        <w:t xml:space="preserve">, </w:t>
      </w:r>
      <w:proofErr w:type="spellStart"/>
      <w:r>
        <w:t>que</w:t>
      </w:r>
      <w:proofErr w:type="spellEnd"/>
      <w:r>
        <w:t xml:space="preserve"> </w:t>
      </w:r>
      <w:proofErr w:type="spellStart"/>
      <w:r>
        <w:t>en</w:t>
      </w:r>
      <w:proofErr w:type="spellEnd"/>
      <w:r>
        <w:t xml:space="preserve"> </w:t>
      </w:r>
      <w:proofErr w:type="spellStart"/>
      <w:r>
        <w:t>otra</w:t>
      </w:r>
      <w:proofErr w:type="spellEnd"/>
      <w:r>
        <w:t xml:space="preserve">, </w:t>
      </w:r>
      <w:proofErr w:type="spellStart"/>
      <w:r>
        <w:t>hablando</w:t>
      </w:r>
      <w:proofErr w:type="spellEnd"/>
      <w:r>
        <w:t xml:space="preserve"> uno u </w:t>
      </w:r>
      <w:proofErr w:type="spellStart"/>
      <w:r>
        <w:t>otro</w:t>
      </w:r>
      <w:proofErr w:type="spellEnd"/>
      <w:r>
        <w:t xml:space="preserve"> </w:t>
      </w:r>
      <w:proofErr w:type="spellStart"/>
      <w:r>
        <w:t>idioma</w:t>
      </w:r>
      <w:proofErr w:type="spellEnd"/>
      <w:r>
        <w:t xml:space="preserve">. </w:t>
      </w:r>
    </w:p>
    <w:p w14:paraId="37437405" w14:textId="77777777" w:rsidR="00F50769" w:rsidRDefault="00F50769" w:rsidP="00F50769">
      <w:r>
        <w:t xml:space="preserve">9. ¿Por </w:t>
      </w:r>
      <w:proofErr w:type="spellStart"/>
      <w:r>
        <w:t>qué</w:t>
      </w:r>
      <w:proofErr w:type="spellEnd"/>
      <w:r>
        <w:t xml:space="preserve"> </w:t>
      </w:r>
      <w:proofErr w:type="spellStart"/>
      <w:r>
        <w:t>había</w:t>
      </w:r>
      <w:proofErr w:type="spellEnd"/>
      <w:r>
        <w:t xml:space="preserve"> de </w:t>
      </w:r>
      <w:proofErr w:type="spellStart"/>
      <w:r>
        <w:t>agraciar</w:t>
      </w:r>
      <w:proofErr w:type="spellEnd"/>
      <w:r>
        <w:t xml:space="preserve"> </w:t>
      </w:r>
      <w:proofErr w:type="spellStart"/>
      <w:r>
        <w:t>el</w:t>
      </w:r>
      <w:proofErr w:type="spellEnd"/>
      <w:r>
        <w:t xml:space="preserve"> </w:t>
      </w:r>
      <w:proofErr w:type="spellStart"/>
      <w:r>
        <w:t>cuerpo</w:t>
      </w:r>
      <w:proofErr w:type="spellEnd"/>
      <w:r>
        <w:t xml:space="preserve"> del hombre con galas </w:t>
      </w:r>
      <w:proofErr w:type="spellStart"/>
      <w:r>
        <w:t>que</w:t>
      </w:r>
      <w:proofErr w:type="spellEnd"/>
      <w:r>
        <w:t xml:space="preserve"> </w:t>
      </w:r>
      <w:proofErr w:type="spellStart"/>
      <w:r>
        <w:t>sólo</w:t>
      </w:r>
      <w:proofErr w:type="spellEnd"/>
      <w:r>
        <w:t xml:space="preserve"> </w:t>
      </w:r>
      <w:proofErr w:type="spellStart"/>
      <w:r>
        <w:t>pertenecen</w:t>
      </w:r>
      <w:proofErr w:type="spellEnd"/>
      <w:r>
        <w:t xml:space="preserve"> al </w:t>
      </w:r>
      <w:proofErr w:type="spellStart"/>
      <w:r>
        <w:t>espíritu</w:t>
      </w:r>
      <w:proofErr w:type="spellEnd"/>
      <w:r>
        <w:t xml:space="preserve">? ¿Por </w:t>
      </w:r>
      <w:proofErr w:type="spellStart"/>
      <w:r>
        <w:t>qué</w:t>
      </w:r>
      <w:proofErr w:type="spellEnd"/>
      <w:r>
        <w:t xml:space="preserve"> </w:t>
      </w:r>
      <w:proofErr w:type="spellStart"/>
      <w:r>
        <w:t>había</w:t>
      </w:r>
      <w:proofErr w:type="spellEnd"/>
      <w:r>
        <w:t xml:space="preserve"> de </w:t>
      </w:r>
      <w:proofErr w:type="spellStart"/>
      <w:r>
        <w:t>complacerse</w:t>
      </w:r>
      <w:proofErr w:type="spellEnd"/>
      <w:r>
        <w:t xml:space="preserve"> </w:t>
      </w:r>
      <w:proofErr w:type="spellStart"/>
      <w:r>
        <w:t>el</w:t>
      </w:r>
      <w:proofErr w:type="spellEnd"/>
      <w:r>
        <w:t xml:space="preserve"> </w:t>
      </w:r>
      <w:proofErr w:type="spellStart"/>
      <w:r>
        <w:t>Señor</w:t>
      </w:r>
      <w:proofErr w:type="spellEnd"/>
      <w:r>
        <w:t xml:space="preserve"> </w:t>
      </w:r>
      <w:proofErr w:type="spellStart"/>
      <w:r>
        <w:t>en</w:t>
      </w:r>
      <w:proofErr w:type="spellEnd"/>
      <w:r>
        <w:t xml:space="preserve"> </w:t>
      </w:r>
      <w:proofErr w:type="spellStart"/>
      <w:r>
        <w:t>una</w:t>
      </w:r>
      <w:proofErr w:type="spellEnd"/>
      <w:r>
        <w:t xml:space="preserve"> sola de las </w:t>
      </w:r>
      <w:proofErr w:type="spellStart"/>
      <w:r>
        <w:t>razas</w:t>
      </w:r>
      <w:proofErr w:type="spellEnd"/>
      <w:r>
        <w:t xml:space="preserve"> </w:t>
      </w:r>
      <w:proofErr w:type="spellStart"/>
      <w:r>
        <w:t>que</w:t>
      </w:r>
      <w:proofErr w:type="spellEnd"/>
      <w:r>
        <w:t xml:space="preserve"> </w:t>
      </w:r>
      <w:proofErr w:type="spellStart"/>
      <w:r>
        <w:t>forman</w:t>
      </w:r>
      <w:proofErr w:type="spellEnd"/>
      <w:r>
        <w:t xml:space="preserve"> la </w:t>
      </w:r>
      <w:proofErr w:type="spellStart"/>
      <w:r>
        <w:t>humanidad</w:t>
      </w:r>
      <w:proofErr w:type="spellEnd"/>
      <w:r>
        <w:t xml:space="preserve">? </w:t>
      </w:r>
    </w:p>
    <w:p w14:paraId="31C6C18E" w14:textId="77777777" w:rsidR="00F50769" w:rsidRDefault="00F50769" w:rsidP="00F50769">
      <w:r>
        <w:t xml:space="preserve">10. En </w:t>
      </w:r>
      <w:proofErr w:type="spellStart"/>
      <w:r>
        <w:t>este</w:t>
      </w:r>
      <w:proofErr w:type="spellEnd"/>
      <w:r>
        <w:t xml:space="preserve"> </w:t>
      </w:r>
      <w:proofErr w:type="spellStart"/>
      <w:r>
        <w:t>tiempo</w:t>
      </w:r>
      <w:proofErr w:type="spellEnd"/>
      <w:r>
        <w:t xml:space="preserve"> </w:t>
      </w:r>
      <w:proofErr w:type="spellStart"/>
      <w:r>
        <w:t>vibra</w:t>
      </w:r>
      <w:proofErr w:type="spellEnd"/>
      <w:r>
        <w:t xml:space="preserve"> </w:t>
      </w:r>
      <w:proofErr w:type="spellStart"/>
      <w:r>
        <w:t>el</w:t>
      </w:r>
      <w:proofErr w:type="spellEnd"/>
      <w:r>
        <w:t xml:space="preserve"> </w:t>
      </w:r>
      <w:proofErr w:type="spellStart"/>
      <w:r>
        <w:t>espíritu</w:t>
      </w:r>
      <w:proofErr w:type="spellEnd"/>
      <w:r>
        <w:t xml:space="preserve"> del </w:t>
      </w:r>
      <w:proofErr w:type="spellStart"/>
      <w:r>
        <w:t>verdadero</w:t>
      </w:r>
      <w:proofErr w:type="spellEnd"/>
      <w:r>
        <w:t xml:space="preserve"> Israel </w:t>
      </w:r>
      <w:proofErr w:type="spellStart"/>
      <w:r>
        <w:t>en</w:t>
      </w:r>
      <w:proofErr w:type="spellEnd"/>
      <w:r>
        <w:t xml:space="preserve"> </w:t>
      </w:r>
      <w:proofErr w:type="spellStart"/>
      <w:r>
        <w:t>todas</w:t>
      </w:r>
      <w:proofErr w:type="spellEnd"/>
      <w:r>
        <w:t xml:space="preserve"> partes, son </w:t>
      </w:r>
      <w:proofErr w:type="spellStart"/>
      <w:r>
        <w:t>los</w:t>
      </w:r>
      <w:proofErr w:type="spellEnd"/>
      <w:r>
        <w:t xml:space="preserve"> </w:t>
      </w:r>
      <w:proofErr w:type="spellStart"/>
      <w:r>
        <w:t>espíritus</w:t>
      </w:r>
      <w:proofErr w:type="spellEnd"/>
      <w:r>
        <w:t xml:space="preserve"> </w:t>
      </w:r>
      <w:proofErr w:type="spellStart"/>
      <w:r>
        <w:t>que</w:t>
      </w:r>
      <w:proofErr w:type="spellEnd"/>
      <w:r>
        <w:t xml:space="preserve"> </w:t>
      </w:r>
      <w:proofErr w:type="spellStart"/>
      <w:r>
        <w:t>sienten</w:t>
      </w:r>
      <w:proofErr w:type="spellEnd"/>
      <w:r>
        <w:t xml:space="preserve"> mi </w:t>
      </w:r>
      <w:proofErr w:type="spellStart"/>
      <w:r>
        <w:t>presencia</w:t>
      </w:r>
      <w:proofErr w:type="spellEnd"/>
      <w:r>
        <w:t xml:space="preserve">, </w:t>
      </w:r>
      <w:proofErr w:type="spellStart"/>
      <w:r>
        <w:t>que</w:t>
      </w:r>
      <w:proofErr w:type="spellEnd"/>
      <w:r>
        <w:t xml:space="preserve"> </w:t>
      </w:r>
      <w:proofErr w:type="spellStart"/>
      <w:r>
        <w:t>esperan</w:t>
      </w:r>
      <w:proofErr w:type="spellEnd"/>
      <w:r>
        <w:t xml:space="preserve"> mi </w:t>
      </w:r>
      <w:proofErr w:type="spellStart"/>
      <w:r>
        <w:t>venida</w:t>
      </w:r>
      <w:proofErr w:type="spellEnd"/>
      <w:r>
        <w:t xml:space="preserve">, </w:t>
      </w:r>
      <w:proofErr w:type="spellStart"/>
      <w:r>
        <w:t>que</w:t>
      </w:r>
      <w:proofErr w:type="spellEnd"/>
      <w:r>
        <w:t xml:space="preserve"> </w:t>
      </w:r>
      <w:proofErr w:type="spellStart"/>
      <w:r>
        <w:t>confían</w:t>
      </w:r>
      <w:proofErr w:type="spellEnd"/>
      <w:r>
        <w:t xml:space="preserve"> </w:t>
      </w:r>
      <w:proofErr w:type="spellStart"/>
      <w:r>
        <w:t>en</w:t>
      </w:r>
      <w:proofErr w:type="spellEnd"/>
      <w:r>
        <w:t xml:space="preserve"> mi </w:t>
      </w:r>
      <w:proofErr w:type="spellStart"/>
      <w:r>
        <w:t>justicia</w:t>
      </w:r>
      <w:proofErr w:type="spellEnd"/>
      <w:r>
        <w:t xml:space="preserve">.  </w:t>
      </w:r>
    </w:p>
    <w:p w14:paraId="30FC20FB" w14:textId="77777777" w:rsidR="00F50769" w:rsidRDefault="00F50769" w:rsidP="00F50769">
      <w:r>
        <w:t xml:space="preserve">11. Cuando </w:t>
      </w:r>
      <w:proofErr w:type="spellStart"/>
      <w:r>
        <w:t>estas</w:t>
      </w:r>
      <w:proofErr w:type="spellEnd"/>
      <w:r>
        <w:t xml:space="preserve"> palabras </w:t>
      </w:r>
      <w:proofErr w:type="spellStart"/>
      <w:r>
        <w:t>lleguen</w:t>
      </w:r>
      <w:proofErr w:type="spellEnd"/>
      <w:r>
        <w:t xml:space="preserve"> </w:t>
      </w:r>
      <w:proofErr w:type="gramStart"/>
      <w:r>
        <w:t>a</w:t>
      </w:r>
      <w:proofErr w:type="gramEnd"/>
      <w:r>
        <w:t xml:space="preserve"> </w:t>
      </w:r>
      <w:proofErr w:type="spellStart"/>
      <w:r>
        <w:t>otros</w:t>
      </w:r>
      <w:proofErr w:type="spellEnd"/>
      <w:r>
        <w:t xml:space="preserve"> </w:t>
      </w:r>
      <w:proofErr w:type="spellStart"/>
      <w:r>
        <w:t>lugares</w:t>
      </w:r>
      <w:proofErr w:type="spellEnd"/>
      <w:r>
        <w:t xml:space="preserve">, </w:t>
      </w:r>
      <w:proofErr w:type="spellStart"/>
      <w:r>
        <w:t>muchos</w:t>
      </w:r>
      <w:proofErr w:type="spellEnd"/>
      <w:r>
        <w:t xml:space="preserve"> se </w:t>
      </w:r>
      <w:proofErr w:type="spellStart"/>
      <w:r>
        <w:t>mofarán</w:t>
      </w:r>
      <w:proofErr w:type="spellEnd"/>
      <w:r>
        <w:t xml:space="preserve">; </w:t>
      </w:r>
      <w:proofErr w:type="spellStart"/>
      <w:r>
        <w:t>pero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más</w:t>
      </w:r>
      <w:proofErr w:type="spellEnd"/>
      <w:r>
        <w:t xml:space="preserve"> les </w:t>
      </w:r>
      <w:proofErr w:type="spellStart"/>
      <w:r>
        <w:t>valiera</w:t>
      </w:r>
      <w:proofErr w:type="spellEnd"/>
      <w:r>
        <w:t xml:space="preserve"> no </w:t>
      </w:r>
      <w:proofErr w:type="spellStart"/>
      <w:r>
        <w:t>hacer</w:t>
      </w:r>
      <w:proofErr w:type="spellEnd"/>
      <w:r>
        <w:t xml:space="preserve"> </w:t>
      </w:r>
      <w:proofErr w:type="spellStart"/>
      <w:r>
        <w:t>mofa</w:t>
      </w:r>
      <w:proofErr w:type="spellEnd"/>
      <w:r>
        <w:t xml:space="preserve"> de </w:t>
      </w:r>
      <w:proofErr w:type="spellStart"/>
      <w:r>
        <w:t>ellas</w:t>
      </w:r>
      <w:proofErr w:type="spellEnd"/>
      <w:r>
        <w:t xml:space="preserve">, </w:t>
      </w:r>
      <w:proofErr w:type="spellStart"/>
      <w:r>
        <w:t>porque</w:t>
      </w:r>
      <w:proofErr w:type="spellEnd"/>
      <w:r>
        <w:t xml:space="preserve"> </w:t>
      </w:r>
      <w:proofErr w:type="spellStart"/>
      <w:r>
        <w:t>llegará</w:t>
      </w:r>
      <w:proofErr w:type="spellEnd"/>
      <w:r>
        <w:t xml:space="preserve"> la hora </w:t>
      </w:r>
      <w:proofErr w:type="spellStart"/>
      <w:r>
        <w:t>en</w:t>
      </w:r>
      <w:proofErr w:type="spellEnd"/>
      <w:r>
        <w:t xml:space="preserve"> </w:t>
      </w:r>
      <w:proofErr w:type="spellStart"/>
      <w:r>
        <w:t>que</w:t>
      </w:r>
      <w:proofErr w:type="spellEnd"/>
      <w:r>
        <w:t xml:space="preserve"> </w:t>
      </w:r>
      <w:proofErr w:type="spellStart"/>
      <w:r>
        <w:t>despierten</w:t>
      </w:r>
      <w:proofErr w:type="spellEnd"/>
      <w:r>
        <w:t xml:space="preserve"> de </w:t>
      </w:r>
      <w:proofErr w:type="spellStart"/>
      <w:r>
        <w:t>su</w:t>
      </w:r>
      <w:proofErr w:type="spellEnd"/>
      <w:r>
        <w:t xml:space="preserve"> </w:t>
      </w:r>
      <w:proofErr w:type="spellStart"/>
      <w:r>
        <w:t>letargo</w:t>
      </w:r>
      <w:proofErr w:type="spellEnd"/>
      <w:r>
        <w:t xml:space="preserve"> y </w:t>
      </w:r>
      <w:proofErr w:type="spellStart"/>
      <w:r>
        <w:t>conozcan</w:t>
      </w:r>
      <w:proofErr w:type="spellEnd"/>
      <w:r>
        <w:t xml:space="preserve"> </w:t>
      </w:r>
      <w:proofErr w:type="spellStart"/>
      <w:r>
        <w:t>que</w:t>
      </w:r>
      <w:proofErr w:type="spellEnd"/>
      <w:r>
        <w:t xml:space="preserve"> también son </w:t>
      </w:r>
      <w:proofErr w:type="spellStart"/>
      <w:r>
        <w:t>hijos</w:t>
      </w:r>
      <w:proofErr w:type="spellEnd"/>
      <w:r>
        <w:t xml:space="preserve"> del pueblo de Dios. </w:t>
      </w:r>
    </w:p>
    <w:p w14:paraId="538A0018" w14:textId="77777777" w:rsidR="00F50769" w:rsidRDefault="00F50769" w:rsidP="00F50769">
      <w:r>
        <w:t xml:space="preserve">12. </w:t>
      </w:r>
      <w:proofErr w:type="spellStart"/>
      <w:r>
        <w:t>Estas</w:t>
      </w:r>
      <w:proofErr w:type="spellEnd"/>
      <w:r>
        <w:t xml:space="preserve"> multitudes </w:t>
      </w:r>
      <w:proofErr w:type="spellStart"/>
      <w:r>
        <w:t>que</w:t>
      </w:r>
      <w:proofErr w:type="spellEnd"/>
      <w:r>
        <w:t xml:space="preserve"> hoy me </w:t>
      </w:r>
      <w:proofErr w:type="spellStart"/>
      <w:r>
        <w:t>escuchan</w:t>
      </w:r>
      <w:proofErr w:type="spellEnd"/>
      <w:r>
        <w:t xml:space="preserve">, </w:t>
      </w:r>
      <w:proofErr w:type="spellStart"/>
      <w:r>
        <w:t>pueden</w:t>
      </w:r>
      <w:proofErr w:type="spellEnd"/>
      <w:r>
        <w:t xml:space="preserve"> </w:t>
      </w:r>
      <w:proofErr w:type="spellStart"/>
      <w:r>
        <w:t>caer</w:t>
      </w:r>
      <w:proofErr w:type="spellEnd"/>
      <w:r>
        <w:t xml:space="preserve"> </w:t>
      </w:r>
      <w:proofErr w:type="spellStart"/>
      <w:r>
        <w:t>en</w:t>
      </w:r>
      <w:proofErr w:type="spellEnd"/>
      <w:r>
        <w:t xml:space="preserve"> </w:t>
      </w:r>
      <w:proofErr w:type="spellStart"/>
      <w:r>
        <w:t>confusión</w:t>
      </w:r>
      <w:proofErr w:type="spellEnd"/>
      <w:r>
        <w:t xml:space="preserve"> </w:t>
      </w:r>
      <w:proofErr w:type="spellStart"/>
      <w:r>
        <w:t>si</w:t>
      </w:r>
      <w:proofErr w:type="spellEnd"/>
      <w:r>
        <w:t xml:space="preserve"> no </w:t>
      </w:r>
      <w:proofErr w:type="spellStart"/>
      <w:r>
        <w:t>estudian</w:t>
      </w:r>
      <w:proofErr w:type="spellEnd"/>
      <w:r>
        <w:t xml:space="preserve"> mi palabra y </w:t>
      </w:r>
      <w:proofErr w:type="spellStart"/>
      <w:r>
        <w:t>si</w:t>
      </w:r>
      <w:proofErr w:type="spellEnd"/>
      <w:r>
        <w:t xml:space="preserve"> no se </w:t>
      </w:r>
      <w:proofErr w:type="spellStart"/>
      <w:r>
        <w:t>despojan</w:t>
      </w:r>
      <w:proofErr w:type="spellEnd"/>
      <w:r>
        <w:t xml:space="preserve"> de </w:t>
      </w:r>
      <w:proofErr w:type="spellStart"/>
      <w:r>
        <w:t>su</w:t>
      </w:r>
      <w:proofErr w:type="spellEnd"/>
      <w:r>
        <w:t xml:space="preserve"> </w:t>
      </w:r>
      <w:proofErr w:type="spellStart"/>
      <w:r>
        <w:t>materialismo</w:t>
      </w:r>
      <w:proofErr w:type="spellEnd"/>
      <w:r>
        <w:t xml:space="preserve">. </w:t>
      </w:r>
      <w:proofErr w:type="spellStart"/>
      <w:r>
        <w:t>Puede</w:t>
      </w:r>
      <w:proofErr w:type="spellEnd"/>
      <w:r>
        <w:t xml:space="preserve"> </w:t>
      </w:r>
      <w:proofErr w:type="spellStart"/>
      <w:r>
        <w:t>pasarles</w:t>
      </w:r>
      <w:proofErr w:type="spellEnd"/>
      <w:r>
        <w:t xml:space="preserve"> lo </w:t>
      </w:r>
      <w:proofErr w:type="spellStart"/>
      <w:r>
        <w:t>que</w:t>
      </w:r>
      <w:proofErr w:type="spellEnd"/>
      <w:r>
        <w:t xml:space="preserve"> al pueblo </w:t>
      </w:r>
      <w:proofErr w:type="spellStart"/>
      <w:r>
        <w:t>israelita</w:t>
      </w:r>
      <w:proofErr w:type="spellEnd"/>
      <w:r>
        <w:t xml:space="preserve"> de </w:t>
      </w:r>
      <w:proofErr w:type="spellStart"/>
      <w:r>
        <w:t>los</w:t>
      </w:r>
      <w:proofErr w:type="spellEnd"/>
      <w:r>
        <w:t xml:space="preserve"> </w:t>
      </w:r>
      <w:proofErr w:type="spellStart"/>
      <w:r>
        <w:t>primeros</w:t>
      </w:r>
      <w:proofErr w:type="spellEnd"/>
      <w:r>
        <w:t xml:space="preserve"> </w:t>
      </w:r>
      <w:proofErr w:type="spellStart"/>
      <w:r>
        <w:t>tiempos</w:t>
      </w:r>
      <w:proofErr w:type="spellEnd"/>
      <w:r>
        <w:t xml:space="preserve">, </w:t>
      </w:r>
      <w:proofErr w:type="spellStart"/>
      <w:r>
        <w:t>que</w:t>
      </w:r>
      <w:proofErr w:type="spellEnd"/>
      <w:r>
        <w:t xml:space="preserve"> </w:t>
      </w:r>
      <w:proofErr w:type="spellStart"/>
      <w:r>
        <w:t>oyó</w:t>
      </w:r>
      <w:proofErr w:type="spellEnd"/>
      <w:r>
        <w:t xml:space="preserve"> la </w:t>
      </w:r>
      <w:proofErr w:type="spellStart"/>
      <w:r>
        <w:t>voz</w:t>
      </w:r>
      <w:proofErr w:type="spellEnd"/>
      <w:r>
        <w:t xml:space="preserve"> del </w:t>
      </w:r>
      <w:proofErr w:type="spellStart"/>
      <w:r>
        <w:t>Señor</w:t>
      </w:r>
      <w:proofErr w:type="spellEnd"/>
      <w:r>
        <w:t xml:space="preserve">, </w:t>
      </w:r>
      <w:proofErr w:type="spellStart"/>
      <w:r>
        <w:t>recibió</w:t>
      </w:r>
      <w:proofErr w:type="spellEnd"/>
      <w:r>
        <w:t xml:space="preserve"> la ley y </w:t>
      </w:r>
      <w:proofErr w:type="spellStart"/>
      <w:r>
        <w:t>tuvo</w:t>
      </w:r>
      <w:proofErr w:type="spellEnd"/>
      <w:r>
        <w:t xml:space="preserve"> </w:t>
      </w:r>
      <w:proofErr w:type="spellStart"/>
      <w:r>
        <w:t>profetas</w:t>
      </w:r>
      <w:proofErr w:type="spellEnd"/>
      <w:r>
        <w:t xml:space="preserve">, </w:t>
      </w:r>
      <w:proofErr w:type="spellStart"/>
      <w:r>
        <w:t>por</w:t>
      </w:r>
      <w:proofErr w:type="spellEnd"/>
      <w:r>
        <w:t xml:space="preserve"> lo </w:t>
      </w:r>
      <w:proofErr w:type="spellStart"/>
      <w:r>
        <w:t>que</w:t>
      </w:r>
      <w:proofErr w:type="spellEnd"/>
      <w:r>
        <w:t xml:space="preserve"> </w:t>
      </w:r>
      <w:proofErr w:type="spellStart"/>
      <w:r>
        <w:t>llegó</w:t>
      </w:r>
      <w:proofErr w:type="spellEnd"/>
      <w:r>
        <w:t xml:space="preserve"> a </w:t>
      </w:r>
      <w:proofErr w:type="spellStart"/>
      <w:r>
        <w:t>creerse</w:t>
      </w:r>
      <w:proofErr w:type="spellEnd"/>
      <w:r>
        <w:t xml:space="preserve"> </w:t>
      </w:r>
      <w:proofErr w:type="spellStart"/>
      <w:r>
        <w:t>el</w:t>
      </w:r>
      <w:proofErr w:type="spellEnd"/>
      <w:r>
        <w:t xml:space="preserve"> </w:t>
      </w:r>
      <w:proofErr w:type="spellStart"/>
      <w:r>
        <w:t>único</w:t>
      </w:r>
      <w:proofErr w:type="spellEnd"/>
      <w:r>
        <w:t xml:space="preserve"> pueblo </w:t>
      </w:r>
      <w:proofErr w:type="spellStart"/>
      <w:r>
        <w:t>amado</w:t>
      </w:r>
      <w:proofErr w:type="spellEnd"/>
      <w:r>
        <w:t xml:space="preserve"> de Dios. Grave error del </w:t>
      </w:r>
      <w:proofErr w:type="spellStart"/>
      <w:r>
        <w:t>cual</w:t>
      </w:r>
      <w:proofErr w:type="spellEnd"/>
      <w:r>
        <w:t xml:space="preserve"> lo </w:t>
      </w:r>
      <w:proofErr w:type="spellStart"/>
      <w:r>
        <w:t>vinieron</w:t>
      </w:r>
      <w:proofErr w:type="spellEnd"/>
      <w:r>
        <w:t xml:space="preserve"> a </w:t>
      </w:r>
      <w:proofErr w:type="spellStart"/>
      <w:r>
        <w:t>sacar</w:t>
      </w:r>
      <w:proofErr w:type="spellEnd"/>
      <w:r>
        <w:t xml:space="preserve"> las </w:t>
      </w:r>
      <w:proofErr w:type="spellStart"/>
      <w:r>
        <w:t>grandes</w:t>
      </w:r>
      <w:proofErr w:type="spellEnd"/>
      <w:r>
        <w:t xml:space="preserve"> </w:t>
      </w:r>
      <w:proofErr w:type="spellStart"/>
      <w:r>
        <w:t>pruebas</w:t>
      </w:r>
      <w:proofErr w:type="spellEnd"/>
      <w:r>
        <w:t xml:space="preserve">, la </w:t>
      </w:r>
      <w:proofErr w:type="spellStart"/>
      <w:r>
        <w:t>humillación</w:t>
      </w:r>
      <w:proofErr w:type="spellEnd"/>
      <w:r>
        <w:t xml:space="preserve">, </w:t>
      </w:r>
      <w:proofErr w:type="spellStart"/>
      <w:r>
        <w:t>el</w:t>
      </w:r>
      <w:proofErr w:type="spellEnd"/>
      <w:r>
        <w:t xml:space="preserve"> </w:t>
      </w:r>
      <w:proofErr w:type="spellStart"/>
      <w:r>
        <w:t>destierro</w:t>
      </w:r>
      <w:proofErr w:type="spellEnd"/>
      <w:r>
        <w:t xml:space="preserve"> y </w:t>
      </w:r>
      <w:proofErr w:type="spellStart"/>
      <w:r>
        <w:t>el</w:t>
      </w:r>
      <w:proofErr w:type="spellEnd"/>
      <w:r>
        <w:t xml:space="preserve"> </w:t>
      </w:r>
      <w:proofErr w:type="spellStart"/>
      <w:r>
        <w:t>cautiverio</w:t>
      </w:r>
      <w:proofErr w:type="spellEnd"/>
      <w:r>
        <w:t xml:space="preserve">. </w:t>
      </w:r>
    </w:p>
    <w:p w14:paraId="70327A6C" w14:textId="77777777" w:rsidR="00F50769" w:rsidRDefault="00F50769" w:rsidP="00F50769">
      <w:r>
        <w:t xml:space="preserve">13. Es </w:t>
      </w:r>
      <w:proofErr w:type="spellStart"/>
      <w:r>
        <w:t>necesario</w:t>
      </w:r>
      <w:proofErr w:type="spellEnd"/>
      <w:r>
        <w:t xml:space="preserve"> </w:t>
      </w:r>
      <w:proofErr w:type="spellStart"/>
      <w:r>
        <w:t>que</w:t>
      </w:r>
      <w:proofErr w:type="spellEnd"/>
      <w:r>
        <w:t xml:space="preserve"> </w:t>
      </w:r>
      <w:proofErr w:type="spellStart"/>
      <w:r>
        <w:t>sepáis</w:t>
      </w:r>
      <w:proofErr w:type="spellEnd"/>
      <w:r>
        <w:t xml:space="preserve"> </w:t>
      </w:r>
      <w:proofErr w:type="spellStart"/>
      <w:r>
        <w:t>que</w:t>
      </w:r>
      <w:proofErr w:type="spellEnd"/>
      <w:r>
        <w:t xml:space="preserve"> mi amor no </w:t>
      </w:r>
      <w:proofErr w:type="spellStart"/>
      <w:r>
        <w:t>podría</w:t>
      </w:r>
      <w:proofErr w:type="spellEnd"/>
      <w:r>
        <w:t xml:space="preserve"> </w:t>
      </w:r>
      <w:proofErr w:type="spellStart"/>
      <w:r>
        <w:t>distinguiros</w:t>
      </w:r>
      <w:proofErr w:type="spellEnd"/>
      <w:r>
        <w:t xml:space="preserve"> </w:t>
      </w:r>
      <w:proofErr w:type="spellStart"/>
      <w:r>
        <w:t>por</w:t>
      </w:r>
      <w:proofErr w:type="spellEnd"/>
      <w:r>
        <w:t xml:space="preserve"> </w:t>
      </w:r>
      <w:proofErr w:type="spellStart"/>
      <w:r>
        <w:t>razas</w:t>
      </w:r>
      <w:proofErr w:type="spellEnd"/>
      <w:r>
        <w:t xml:space="preserve"> </w:t>
      </w:r>
      <w:proofErr w:type="spellStart"/>
      <w:r>
        <w:t>ni</w:t>
      </w:r>
      <w:proofErr w:type="spellEnd"/>
      <w:r>
        <w:t xml:space="preserve"> </w:t>
      </w:r>
      <w:proofErr w:type="spellStart"/>
      <w:r>
        <w:t>por</w:t>
      </w:r>
      <w:proofErr w:type="spellEnd"/>
      <w:r>
        <w:t xml:space="preserve"> credos, y </w:t>
      </w:r>
      <w:proofErr w:type="spellStart"/>
      <w:r>
        <w:t>que</w:t>
      </w:r>
      <w:proofErr w:type="spellEnd"/>
      <w:r>
        <w:t xml:space="preserve"> </w:t>
      </w:r>
      <w:proofErr w:type="spellStart"/>
      <w:r>
        <w:t>si</w:t>
      </w:r>
      <w:proofErr w:type="spellEnd"/>
      <w:r>
        <w:t xml:space="preserve"> </w:t>
      </w:r>
      <w:proofErr w:type="spellStart"/>
      <w:r>
        <w:t>hablo</w:t>
      </w:r>
      <w:proofErr w:type="spellEnd"/>
      <w:r>
        <w:t xml:space="preserve"> de Mi pueblo es </w:t>
      </w:r>
      <w:proofErr w:type="spellStart"/>
      <w:r>
        <w:t>porque</w:t>
      </w:r>
      <w:proofErr w:type="spellEnd"/>
      <w:r>
        <w:t xml:space="preserve"> </w:t>
      </w:r>
      <w:proofErr w:type="spellStart"/>
      <w:r>
        <w:t>desde</w:t>
      </w:r>
      <w:proofErr w:type="spellEnd"/>
      <w:r>
        <w:t xml:space="preserve"> </w:t>
      </w:r>
      <w:proofErr w:type="spellStart"/>
      <w:r>
        <w:t>los</w:t>
      </w:r>
      <w:proofErr w:type="spellEnd"/>
      <w:r>
        <w:t xml:space="preserve"> </w:t>
      </w:r>
      <w:proofErr w:type="spellStart"/>
      <w:r>
        <w:t>primeros</w:t>
      </w:r>
      <w:proofErr w:type="spellEnd"/>
      <w:r>
        <w:t xml:space="preserve"> </w:t>
      </w:r>
      <w:proofErr w:type="spellStart"/>
      <w:r>
        <w:t>tiempos</w:t>
      </w:r>
      <w:proofErr w:type="spellEnd"/>
      <w:r>
        <w:t xml:space="preserve"> me </w:t>
      </w:r>
      <w:proofErr w:type="spellStart"/>
      <w:r>
        <w:t>encuentro</w:t>
      </w:r>
      <w:proofErr w:type="spellEnd"/>
      <w:r>
        <w:t xml:space="preserve"> </w:t>
      </w:r>
      <w:proofErr w:type="spellStart"/>
      <w:r>
        <w:t>preparando</w:t>
      </w:r>
      <w:proofErr w:type="spellEnd"/>
      <w:r>
        <w:t xml:space="preserve"> </w:t>
      </w:r>
      <w:proofErr w:type="spellStart"/>
      <w:r>
        <w:t>espíritus</w:t>
      </w:r>
      <w:proofErr w:type="spellEnd"/>
      <w:r>
        <w:t xml:space="preserve"> a </w:t>
      </w:r>
      <w:proofErr w:type="spellStart"/>
      <w:r>
        <w:t>los</w:t>
      </w:r>
      <w:proofErr w:type="spellEnd"/>
      <w:r>
        <w:t xml:space="preserve"> </w:t>
      </w:r>
      <w:proofErr w:type="spellStart"/>
      <w:r>
        <w:t>que</w:t>
      </w:r>
      <w:proofErr w:type="spellEnd"/>
      <w:r>
        <w:t xml:space="preserve"> </w:t>
      </w:r>
      <w:proofErr w:type="spellStart"/>
      <w:r>
        <w:t>envío</w:t>
      </w:r>
      <w:proofErr w:type="spellEnd"/>
      <w:r>
        <w:t xml:space="preserve"> a la Tierra a </w:t>
      </w:r>
      <w:proofErr w:type="spellStart"/>
      <w:r>
        <w:t>iluminar</w:t>
      </w:r>
      <w:proofErr w:type="spellEnd"/>
      <w:r>
        <w:t xml:space="preserve"> con </w:t>
      </w:r>
      <w:proofErr w:type="spellStart"/>
      <w:r>
        <w:t>su</w:t>
      </w:r>
      <w:proofErr w:type="spellEnd"/>
      <w:r>
        <w:t xml:space="preserve"> luz la </w:t>
      </w:r>
      <w:proofErr w:type="spellStart"/>
      <w:r>
        <w:t>senda</w:t>
      </w:r>
      <w:proofErr w:type="spellEnd"/>
      <w:r>
        <w:t xml:space="preserve"> de la </w:t>
      </w:r>
      <w:proofErr w:type="spellStart"/>
      <w:r>
        <w:t>humanidad</w:t>
      </w:r>
      <w:proofErr w:type="spellEnd"/>
      <w:r>
        <w:t xml:space="preserve">. </w:t>
      </w:r>
    </w:p>
    <w:p w14:paraId="5B8F7C0A" w14:textId="77777777" w:rsidR="00F50769" w:rsidRDefault="00F50769" w:rsidP="00F50769">
      <w:r>
        <w:t xml:space="preserve">14. </w:t>
      </w:r>
      <w:proofErr w:type="spellStart"/>
      <w:r>
        <w:t>Ellos</w:t>
      </w:r>
      <w:proofErr w:type="spellEnd"/>
      <w:r>
        <w:t xml:space="preserve"> </w:t>
      </w:r>
      <w:proofErr w:type="spellStart"/>
      <w:r>
        <w:t>han</w:t>
      </w:r>
      <w:proofErr w:type="spellEnd"/>
      <w:r>
        <w:t xml:space="preserve"> </w:t>
      </w:r>
      <w:proofErr w:type="spellStart"/>
      <w:r>
        <w:t>sido</w:t>
      </w:r>
      <w:proofErr w:type="spellEnd"/>
      <w:r>
        <w:t xml:space="preserve"> </w:t>
      </w:r>
      <w:proofErr w:type="spellStart"/>
      <w:r>
        <w:t>los</w:t>
      </w:r>
      <w:proofErr w:type="spellEnd"/>
      <w:r>
        <w:t xml:space="preserve"> </w:t>
      </w:r>
      <w:proofErr w:type="spellStart"/>
      <w:r>
        <w:t>eternos</w:t>
      </w:r>
      <w:proofErr w:type="spellEnd"/>
      <w:r>
        <w:t xml:space="preserve"> </w:t>
      </w:r>
      <w:proofErr w:type="spellStart"/>
      <w:r>
        <w:t>caminantes</w:t>
      </w:r>
      <w:proofErr w:type="spellEnd"/>
      <w:r>
        <w:t xml:space="preserve"> </w:t>
      </w:r>
      <w:proofErr w:type="spellStart"/>
      <w:r>
        <w:t>que</w:t>
      </w:r>
      <w:proofErr w:type="spellEnd"/>
      <w:r>
        <w:t xml:space="preserve"> </w:t>
      </w:r>
      <w:proofErr w:type="spellStart"/>
      <w:r>
        <w:t>han</w:t>
      </w:r>
      <w:proofErr w:type="spellEnd"/>
      <w:r>
        <w:t xml:space="preserve"> </w:t>
      </w:r>
      <w:proofErr w:type="spellStart"/>
      <w:r>
        <w:t>habitado</w:t>
      </w:r>
      <w:proofErr w:type="spellEnd"/>
      <w:r>
        <w:t xml:space="preserve"> </w:t>
      </w:r>
      <w:proofErr w:type="spellStart"/>
      <w:r>
        <w:t>en</w:t>
      </w:r>
      <w:proofErr w:type="spellEnd"/>
      <w:r>
        <w:t xml:space="preserve"> </w:t>
      </w:r>
      <w:proofErr w:type="spellStart"/>
      <w:r>
        <w:t>distintas</w:t>
      </w:r>
      <w:proofErr w:type="spellEnd"/>
      <w:r>
        <w:t xml:space="preserve"> </w:t>
      </w:r>
      <w:proofErr w:type="spellStart"/>
      <w:r>
        <w:t>naciones</w:t>
      </w:r>
      <w:proofErr w:type="spellEnd"/>
      <w:r>
        <w:t xml:space="preserve"> y </w:t>
      </w:r>
      <w:proofErr w:type="spellStart"/>
      <w:r>
        <w:t>han</w:t>
      </w:r>
      <w:proofErr w:type="spellEnd"/>
      <w:r>
        <w:t xml:space="preserve"> </w:t>
      </w:r>
      <w:proofErr w:type="spellStart"/>
      <w:r>
        <w:t>pasado</w:t>
      </w:r>
      <w:proofErr w:type="spellEnd"/>
      <w:r>
        <w:t xml:space="preserve"> </w:t>
      </w:r>
      <w:proofErr w:type="spellStart"/>
      <w:r>
        <w:t>por</w:t>
      </w:r>
      <w:proofErr w:type="spellEnd"/>
      <w:r>
        <w:t xml:space="preserve"> </w:t>
      </w:r>
      <w:proofErr w:type="spellStart"/>
      <w:r>
        <w:t>muchas</w:t>
      </w:r>
      <w:proofErr w:type="spellEnd"/>
      <w:r>
        <w:t xml:space="preserve"> </w:t>
      </w:r>
      <w:proofErr w:type="spellStart"/>
      <w:r>
        <w:t>pruebas</w:t>
      </w:r>
      <w:proofErr w:type="spellEnd"/>
      <w:r>
        <w:t xml:space="preserve">. En </w:t>
      </w:r>
      <w:proofErr w:type="spellStart"/>
      <w:r>
        <w:t>este</w:t>
      </w:r>
      <w:proofErr w:type="spellEnd"/>
      <w:r>
        <w:t xml:space="preserve"> </w:t>
      </w:r>
      <w:proofErr w:type="spellStart"/>
      <w:r>
        <w:t>tiempo</w:t>
      </w:r>
      <w:proofErr w:type="spellEnd"/>
      <w:r>
        <w:t xml:space="preserve"> </w:t>
      </w:r>
      <w:proofErr w:type="spellStart"/>
      <w:r>
        <w:t>han</w:t>
      </w:r>
      <w:proofErr w:type="spellEnd"/>
      <w:r>
        <w:t xml:space="preserve"> </w:t>
      </w:r>
      <w:proofErr w:type="spellStart"/>
      <w:r>
        <w:t>encontrado</w:t>
      </w:r>
      <w:proofErr w:type="spellEnd"/>
      <w:r>
        <w:t xml:space="preserve"> </w:t>
      </w:r>
      <w:proofErr w:type="spellStart"/>
      <w:r>
        <w:t>que</w:t>
      </w:r>
      <w:proofErr w:type="spellEnd"/>
      <w:r>
        <w:t xml:space="preserve"> las </w:t>
      </w:r>
      <w:proofErr w:type="spellStart"/>
      <w:r>
        <w:t>leyes</w:t>
      </w:r>
      <w:proofErr w:type="spellEnd"/>
      <w:r>
        <w:t xml:space="preserve"> </w:t>
      </w:r>
      <w:proofErr w:type="spellStart"/>
      <w:r>
        <w:t>humanas</w:t>
      </w:r>
      <w:proofErr w:type="spellEnd"/>
      <w:r>
        <w:t xml:space="preserve"> son </w:t>
      </w:r>
      <w:proofErr w:type="spellStart"/>
      <w:r>
        <w:t>injustas</w:t>
      </w:r>
      <w:proofErr w:type="spellEnd"/>
      <w:r>
        <w:t xml:space="preserve">; </w:t>
      </w:r>
      <w:proofErr w:type="spellStart"/>
      <w:r>
        <w:t>que</w:t>
      </w:r>
      <w:proofErr w:type="spellEnd"/>
      <w:r>
        <w:t xml:space="preserve"> no hay </w:t>
      </w:r>
      <w:proofErr w:type="spellStart"/>
      <w:r>
        <w:t>verdad</w:t>
      </w:r>
      <w:proofErr w:type="spellEnd"/>
      <w:r>
        <w:t xml:space="preserve"> </w:t>
      </w:r>
      <w:proofErr w:type="spellStart"/>
      <w:r>
        <w:t>en</w:t>
      </w:r>
      <w:proofErr w:type="spellEnd"/>
      <w:r>
        <w:t xml:space="preserve"> </w:t>
      </w:r>
      <w:proofErr w:type="spellStart"/>
      <w:r>
        <w:t>los</w:t>
      </w:r>
      <w:proofErr w:type="spellEnd"/>
      <w:r>
        <w:t xml:space="preserve"> </w:t>
      </w:r>
      <w:proofErr w:type="spellStart"/>
      <w:r>
        <w:t>afectos</w:t>
      </w:r>
      <w:proofErr w:type="spellEnd"/>
      <w:r>
        <w:t xml:space="preserve"> y </w:t>
      </w:r>
      <w:proofErr w:type="spellStart"/>
      <w:r>
        <w:t>que</w:t>
      </w:r>
      <w:proofErr w:type="spellEnd"/>
      <w:r>
        <w:t xml:space="preserve"> no </w:t>
      </w:r>
      <w:proofErr w:type="spellStart"/>
      <w:r>
        <w:t>existe</w:t>
      </w:r>
      <w:proofErr w:type="spellEnd"/>
      <w:r>
        <w:t xml:space="preserve"> </w:t>
      </w:r>
      <w:proofErr w:type="spellStart"/>
      <w:r>
        <w:t>paz</w:t>
      </w:r>
      <w:proofErr w:type="spellEnd"/>
      <w:r>
        <w:t xml:space="preserve"> </w:t>
      </w:r>
      <w:proofErr w:type="spellStart"/>
      <w:r>
        <w:t>en</w:t>
      </w:r>
      <w:proofErr w:type="spellEnd"/>
      <w:r>
        <w:t xml:space="preserve"> </w:t>
      </w:r>
      <w:proofErr w:type="spellStart"/>
      <w:r>
        <w:t>el</w:t>
      </w:r>
      <w:proofErr w:type="spellEnd"/>
      <w:r>
        <w:t xml:space="preserve"> </w:t>
      </w:r>
      <w:proofErr w:type="spellStart"/>
      <w:r>
        <w:t>espíritu</w:t>
      </w:r>
      <w:proofErr w:type="spellEnd"/>
      <w:r>
        <w:t xml:space="preserve"> de la </w:t>
      </w:r>
      <w:proofErr w:type="spellStart"/>
      <w:r>
        <w:t>humanidad</w:t>
      </w:r>
      <w:proofErr w:type="spellEnd"/>
      <w:r>
        <w:t xml:space="preserve">. </w:t>
      </w:r>
    </w:p>
    <w:p w14:paraId="2A9680BF" w14:textId="77777777" w:rsidR="00F50769" w:rsidRDefault="00F50769" w:rsidP="00F50769">
      <w:r>
        <w:lastRenderedPageBreak/>
        <w:t xml:space="preserve">15. Todos </w:t>
      </w:r>
      <w:proofErr w:type="spellStart"/>
      <w:r>
        <w:t>vosotros</w:t>
      </w:r>
      <w:proofErr w:type="spellEnd"/>
      <w:r>
        <w:t xml:space="preserve"> </w:t>
      </w:r>
      <w:proofErr w:type="spellStart"/>
      <w:r>
        <w:t>habéis</w:t>
      </w:r>
      <w:proofErr w:type="spellEnd"/>
      <w:r>
        <w:t xml:space="preserve"> </w:t>
      </w:r>
      <w:proofErr w:type="spellStart"/>
      <w:r>
        <w:t>venido</w:t>
      </w:r>
      <w:proofErr w:type="spellEnd"/>
      <w:r>
        <w:t xml:space="preserve"> a </w:t>
      </w:r>
      <w:proofErr w:type="spellStart"/>
      <w:r>
        <w:t>una</w:t>
      </w:r>
      <w:proofErr w:type="spellEnd"/>
      <w:r>
        <w:t xml:space="preserve"> </w:t>
      </w:r>
      <w:proofErr w:type="spellStart"/>
      <w:r>
        <w:t>nueva</w:t>
      </w:r>
      <w:proofErr w:type="spellEnd"/>
      <w:r>
        <w:t xml:space="preserve"> </w:t>
      </w:r>
      <w:proofErr w:type="spellStart"/>
      <w:r>
        <w:t>encarnación</w:t>
      </w:r>
      <w:proofErr w:type="spellEnd"/>
      <w:r>
        <w:t xml:space="preserve"> y es tan grande </w:t>
      </w:r>
      <w:proofErr w:type="spellStart"/>
      <w:r>
        <w:t>el</w:t>
      </w:r>
      <w:proofErr w:type="spellEnd"/>
      <w:r>
        <w:t xml:space="preserve"> dolor </w:t>
      </w:r>
      <w:proofErr w:type="spellStart"/>
      <w:r>
        <w:t>que</w:t>
      </w:r>
      <w:proofErr w:type="spellEnd"/>
      <w:r>
        <w:t xml:space="preserve"> </w:t>
      </w:r>
      <w:proofErr w:type="spellStart"/>
      <w:r>
        <w:t>apuráis</w:t>
      </w:r>
      <w:proofErr w:type="spellEnd"/>
      <w:r>
        <w:t xml:space="preserve">, </w:t>
      </w:r>
      <w:proofErr w:type="spellStart"/>
      <w:r>
        <w:t>que</w:t>
      </w:r>
      <w:proofErr w:type="spellEnd"/>
      <w:r>
        <w:t xml:space="preserve"> me </w:t>
      </w:r>
      <w:proofErr w:type="spellStart"/>
      <w:r>
        <w:t>pedís</w:t>
      </w:r>
      <w:proofErr w:type="spellEnd"/>
      <w:r>
        <w:t xml:space="preserve"> </w:t>
      </w:r>
      <w:proofErr w:type="spellStart"/>
      <w:r>
        <w:t>ponga</w:t>
      </w:r>
      <w:proofErr w:type="spellEnd"/>
      <w:r>
        <w:t xml:space="preserve"> fin a </w:t>
      </w:r>
      <w:proofErr w:type="spellStart"/>
      <w:r>
        <w:t>vuestra</w:t>
      </w:r>
      <w:proofErr w:type="spellEnd"/>
      <w:r>
        <w:t xml:space="preserve"> </w:t>
      </w:r>
      <w:proofErr w:type="spellStart"/>
      <w:r>
        <w:t>existencia</w:t>
      </w:r>
      <w:proofErr w:type="spellEnd"/>
      <w:r>
        <w:t xml:space="preserve">, mas </w:t>
      </w:r>
      <w:proofErr w:type="spellStart"/>
      <w:r>
        <w:t>Yo</w:t>
      </w:r>
      <w:proofErr w:type="spellEnd"/>
      <w:r>
        <w:t xml:space="preserve"> </w:t>
      </w:r>
      <w:proofErr w:type="spellStart"/>
      <w:r>
        <w:t>os</w:t>
      </w:r>
      <w:proofErr w:type="spellEnd"/>
      <w:r>
        <w:t xml:space="preserve"> </w:t>
      </w:r>
      <w:proofErr w:type="spellStart"/>
      <w:r>
        <w:t>pregunto</w:t>
      </w:r>
      <w:proofErr w:type="spellEnd"/>
      <w:r>
        <w:t xml:space="preserve">. ¿No </w:t>
      </w:r>
      <w:proofErr w:type="spellStart"/>
      <w:r>
        <w:t>sabéis</w:t>
      </w:r>
      <w:proofErr w:type="spellEnd"/>
      <w:r>
        <w:t xml:space="preserve"> </w:t>
      </w:r>
      <w:proofErr w:type="spellStart"/>
      <w:r>
        <w:t>que</w:t>
      </w:r>
      <w:proofErr w:type="spellEnd"/>
      <w:r>
        <w:t xml:space="preserve"> no </w:t>
      </w:r>
      <w:proofErr w:type="spellStart"/>
      <w:r>
        <w:t>podéis</w:t>
      </w:r>
      <w:proofErr w:type="spellEnd"/>
      <w:r>
        <w:t xml:space="preserve"> </w:t>
      </w:r>
      <w:proofErr w:type="spellStart"/>
      <w:r>
        <w:t>dejar</w:t>
      </w:r>
      <w:proofErr w:type="spellEnd"/>
      <w:r>
        <w:t xml:space="preserve"> de </w:t>
      </w:r>
      <w:proofErr w:type="spellStart"/>
      <w:r>
        <w:t>existir</w:t>
      </w:r>
      <w:proofErr w:type="spellEnd"/>
      <w:r>
        <w:t xml:space="preserve"> y </w:t>
      </w:r>
      <w:proofErr w:type="spellStart"/>
      <w:r>
        <w:t>que</w:t>
      </w:r>
      <w:proofErr w:type="spellEnd"/>
      <w:r>
        <w:t xml:space="preserve"> </w:t>
      </w:r>
      <w:proofErr w:type="spellStart"/>
      <w:r>
        <w:t>si</w:t>
      </w:r>
      <w:proofErr w:type="spellEnd"/>
      <w:r>
        <w:t xml:space="preserve"> hoy </w:t>
      </w:r>
      <w:proofErr w:type="spellStart"/>
      <w:r>
        <w:t>padecéis</w:t>
      </w:r>
      <w:proofErr w:type="spellEnd"/>
      <w:r>
        <w:t xml:space="preserve"> </w:t>
      </w:r>
      <w:proofErr w:type="spellStart"/>
      <w:r>
        <w:t>en</w:t>
      </w:r>
      <w:proofErr w:type="spellEnd"/>
      <w:r>
        <w:t xml:space="preserve"> la Tierra, al pasar </w:t>
      </w:r>
      <w:proofErr w:type="spellStart"/>
      <w:r>
        <w:t>vuestro</w:t>
      </w:r>
      <w:proofErr w:type="spellEnd"/>
      <w:r>
        <w:t xml:space="preserve"> </w:t>
      </w:r>
      <w:proofErr w:type="spellStart"/>
      <w:r>
        <w:t>espíritu</w:t>
      </w:r>
      <w:proofErr w:type="spellEnd"/>
      <w:r>
        <w:t xml:space="preserve"> al </w:t>
      </w:r>
      <w:proofErr w:type="spellStart"/>
      <w:r>
        <w:t>valle</w:t>
      </w:r>
      <w:proofErr w:type="spellEnd"/>
      <w:r>
        <w:t xml:space="preserve"> </w:t>
      </w:r>
      <w:proofErr w:type="spellStart"/>
      <w:r>
        <w:t>espiritual</w:t>
      </w:r>
      <w:proofErr w:type="spellEnd"/>
      <w:r>
        <w:t xml:space="preserve">, </w:t>
      </w:r>
      <w:proofErr w:type="spellStart"/>
      <w:r>
        <w:t>seguirá</w:t>
      </w:r>
      <w:proofErr w:type="spellEnd"/>
      <w:r>
        <w:t xml:space="preserve"> </w:t>
      </w:r>
      <w:proofErr w:type="spellStart"/>
      <w:r>
        <w:t>viviendo</w:t>
      </w:r>
      <w:proofErr w:type="spellEnd"/>
      <w:r>
        <w:t xml:space="preserve"> bajo la </w:t>
      </w:r>
      <w:proofErr w:type="spellStart"/>
      <w:r>
        <w:t>misma</w:t>
      </w:r>
      <w:proofErr w:type="spellEnd"/>
      <w:r>
        <w:t xml:space="preserve"> </w:t>
      </w:r>
      <w:proofErr w:type="spellStart"/>
      <w:r>
        <w:t>prueba</w:t>
      </w:r>
      <w:proofErr w:type="spellEnd"/>
      <w:r>
        <w:t xml:space="preserve"> hasta </w:t>
      </w:r>
      <w:proofErr w:type="spellStart"/>
      <w:r>
        <w:t>saldar</w:t>
      </w:r>
      <w:proofErr w:type="spellEnd"/>
      <w:r>
        <w:t xml:space="preserve"> sus </w:t>
      </w:r>
      <w:proofErr w:type="spellStart"/>
      <w:r>
        <w:t>deudas</w:t>
      </w:r>
      <w:proofErr w:type="spellEnd"/>
      <w:r>
        <w:t xml:space="preserve"> o </w:t>
      </w:r>
      <w:proofErr w:type="spellStart"/>
      <w:r>
        <w:t>aprender</w:t>
      </w:r>
      <w:proofErr w:type="spellEnd"/>
      <w:r>
        <w:t xml:space="preserve"> la </w:t>
      </w:r>
      <w:proofErr w:type="spellStart"/>
      <w:r>
        <w:t>lección</w:t>
      </w:r>
      <w:proofErr w:type="spellEnd"/>
      <w:r>
        <w:t xml:space="preserve">? </w:t>
      </w:r>
      <w:proofErr w:type="spellStart"/>
      <w:r>
        <w:t>Estáis</w:t>
      </w:r>
      <w:proofErr w:type="spellEnd"/>
      <w:r>
        <w:t xml:space="preserve"> </w:t>
      </w:r>
      <w:proofErr w:type="spellStart"/>
      <w:r>
        <w:t>apurando</w:t>
      </w:r>
      <w:proofErr w:type="spellEnd"/>
      <w:r>
        <w:t xml:space="preserve"> un </w:t>
      </w:r>
      <w:proofErr w:type="spellStart"/>
      <w:r>
        <w:t>cáliz</w:t>
      </w:r>
      <w:proofErr w:type="spellEnd"/>
      <w:r>
        <w:t xml:space="preserve"> </w:t>
      </w:r>
      <w:proofErr w:type="spellStart"/>
      <w:r>
        <w:t>muy</w:t>
      </w:r>
      <w:proofErr w:type="spellEnd"/>
      <w:r>
        <w:t xml:space="preserve"> </w:t>
      </w:r>
      <w:proofErr w:type="spellStart"/>
      <w:r>
        <w:t>amargo</w:t>
      </w:r>
      <w:proofErr w:type="spellEnd"/>
      <w:r>
        <w:t xml:space="preserve">, </w:t>
      </w:r>
      <w:proofErr w:type="spellStart"/>
      <w:r>
        <w:t>porque</w:t>
      </w:r>
      <w:proofErr w:type="spellEnd"/>
      <w:r>
        <w:t xml:space="preserve"> </w:t>
      </w:r>
      <w:proofErr w:type="spellStart"/>
      <w:r>
        <w:t>os</w:t>
      </w:r>
      <w:proofErr w:type="spellEnd"/>
      <w:r>
        <w:t xml:space="preserve"> </w:t>
      </w:r>
      <w:proofErr w:type="spellStart"/>
      <w:r>
        <w:t>encontráis</w:t>
      </w:r>
      <w:proofErr w:type="spellEnd"/>
      <w:r>
        <w:t xml:space="preserve"> </w:t>
      </w:r>
      <w:proofErr w:type="spellStart"/>
      <w:r>
        <w:t>en</w:t>
      </w:r>
      <w:proofErr w:type="spellEnd"/>
      <w:r>
        <w:t xml:space="preserve"> </w:t>
      </w:r>
      <w:proofErr w:type="spellStart"/>
      <w:r>
        <w:t>el</w:t>
      </w:r>
      <w:proofErr w:type="spellEnd"/>
      <w:r>
        <w:t xml:space="preserve"> final de </w:t>
      </w:r>
      <w:proofErr w:type="spellStart"/>
      <w:r>
        <w:t>una</w:t>
      </w:r>
      <w:proofErr w:type="spellEnd"/>
      <w:r>
        <w:t xml:space="preserve"> </w:t>
      </w:r>
      <w:proofErr w:type="spellStart"/>
      <w:r>
        <w:t>etapa</w:t>
      </w:r>
      <w:proofErr w:type="spellEnd"/>
      <w:r>
        <w:t xml:space="preserve"> y </w:t>
      </w:r>
      <w:proofErr w:type="spellStart"/>
      <w:r>
        <w:t>en</w:t>
      </w:r>
      <w:proofErr w:type="spellEnd"/>
      <w:r>
        <w:t xml:space="preserve"> </w:t>
      </w:r>
      <w:proofErr w:type="spellStart"/>
      <w:r>
        <w:t>el</w:t>
      </w:r>
      <w:proofErr w:type="spellEnd"/>
      <w:r>
        <w:t xml:space="preserve"> principio de </w:t>
      </w:r>
      <w:proofErr w:type="spellStart"/>
      <w:r>
        <w:t>otra</w:t>
      </w:r>
      <w:proofErr w:type="spellEnd"/>
      <w:r>
        <w:t xml:space="preserve">. Es </w:t>
      </w:r>
      <w:proofErr w:type="spellStart"/>
      <w:r>
        <w:t>el</w:t>
      </w:r>
      <w:proofErr w:type="spellEnd"/>
      <w:r>
        <w:t xml:space="preserve"> </w:t>
      </w:r>
      <w:proofErr w:type="spellStart"/>
      <w:r>
        <w:t>tiempo</w:t>
      </w:r>
      <w:proofErr w:type="spellEnd"/>
      <w:r>
        <w:t xml:space="preserve"> de la </w:t>
      </w:r>
      <w:proofErr w:type="spellStart"/>
      <w:r>
        <w:t>siega</w:t>
      </w:r>
      <w:proofErr w:type="spellEnd"/>
      <w:r>
        <w:t xml:space="preserve"> </w:t>
      </w:r>
      <w:proofErr w:type="spellStart"/>
      <w:r>
        <w:t>en</w:t>
      </w:r>
      <w:proofErr w:type="spellEnd"/>
      <w:r>
        <w:t xml:space="preserve"> </w:t>
      </w:r>
      <w:proofErr w:type="spellStart"/>
      <w:r>
        <w:t>el</w:t>
      </w:r>
      <w:proofErr w:type="spellEnd"/>
      <w:r>
        <w:t xml:space="preserve"> </w:t>
      </w:r>
      <w:proofErr w:type="spellStart"/>
      <w:r>
        <w:t>que</w:t>
      </w:r>
      <w:proofErr w:type="spellEnd"/>
      <w:r>
        <w:t xml:space="preserve"> </w:t>
      </w:r>
      <w:proofErr w:type="spellStart"/>
      <w:r>
        <w:t>estáis</w:t>
      </w:r>
      <w:proofErr w:type="spellEnd"/>
      <w:r>
        <w:t xml:space="preserve"> </w:t>
      </w:r>
      <w:proofErr w:type="spellStart"/>
      <w:r>
        <w:t>recogiendo</w:t>
      </w:r>
      <w:proofErr w:type="spellEnd"/>
      <w:r>
        <w:t xml:space="preserve"> la </w:t>
      </w:r>
      <w:proofErr w:type="spellStart"/>
      <w:r>
        <w:t>cosecha</w:t>
      </w:r>
      <w:proofErr w:type="spellEnd"/>
      <w:r>
        <w:t xml:space="preserve"> de lo </w:t>
      </w:r>
      <w:proofErr w:type="spellStart"/>
      <w:r>
        <w:t>que</w:t>
      </w:r>
      <w:proofErr w:type="spellEnd"/>
      <w:r>
        <w:t xml:space="preserve"> </w:t>
      </w:r>
      <w:proofErr w:type="spellStart"/>
      <w:r>
        <w:t>habéis</w:t>
      </w:r>
      <w:proofErr w:type="spellEnd"/>
      <w:r>
        <w:t xml:space="preserve"> </w:t>
      </w:r>
      <w:proofErr w:type="spellStart"/>
      <w:r>
        <w:t>sembrado</w:t>
      </w:r>
      <w:proofErr w:type="spellEnd"/>
      <w:r>
        <w:t xml:space="preserve"> a </w:t>
      </w:r>
      <w:proofErr w:type="spellStart"/>
      <w:r>
        <w:t>través</w:t>
      </w:r>
      <w:proofErr w:type="spellEnd"/>
      <w:r>
        <w:t xml:space="preserve"> de la </w:t>
      </w:r>
      <w:proofErr w:type="spellStart"/>
      <w:r>
        <w:t>última</w:t>
      </w:r>
      <w:proofErr w:type="spellEnd"/>
      <w:r>
        <w:t xml:space="preserve"> jornada. Es </w:t>
      </w:r>
      <w:proofErr w:type="spellStart"/>
      <w:r>
        <w:t>menester</w:t>
      </w:r>
      <w:proofErr w:type="spellEnd"/>
      <w:r>
        <w:t xml:space="preserve"> </w:t>
      </w:r>
      <w:proofErr w:type="spellStart"/>
      <w:r>
        <w:t>que</w:t>
      </w:r>
      <w:proofErr w:type="spellEnd"/>
      <w:r>
        <w:t xml:space="preserve"> </w:t>
      </w:r>
      <w:proofErr w:type="spellStart"/>
      <w:r>
        <w:t>así</w:t>
      </w:r>
      <w:proofErr w:type="spellEnd"/>
      <w:r>
        <w:t xml:space="preserve"> sea para </w:t>
      </w:r>
      <w:proofErr w:type="spellStart"/>
      <w:r>
        <w:t>que</w:t>
      </w:r>
      <w:proofErr w:type="spellEnd"/>
      <w:r>
        <w:t xml:space="preserve"> </w:t>
      </w:r>
      <w:proofErr w:type="spellStart"/>
      <w:r>
        <w:t>cuando</w:t>
      </w:r>
      <w:proofErr w:type="spellEnd"/>
      <w:r>
        <w:t xml:space="preserve"> las tierras se </w:t>
      </w:r>
      <w:proofErr w:type="spellStart"/>
      <w:r>
        <w:t>encuentren</w:t>
      </w:r>
      <w:proofErr w:type="spellEnd"/>
      <w:r>
        <w:t xml:space="preserve"> </w:t>
      </w:r>
      <w:proofErr w:type="spellStart"/>
      <w:r>
        <w:t>limpias</w:t>
      </w:r>
      <w:proofErr w:type="spellEnd"/>
      <w:r>
        <w:t xml:space="preserve">, </w:t>
      </w:r>
      <w:proofErr w:type="spellStart"/>
      <w:r>
        <w:t>vuelva</w:t>
      </w:r>
      <w:proofErr w:type="spellEnd"/>
      <w:r>
        <w:t xml:space="preserve"> </w:t>
      </w:r>
      <w:proofErr w:type="spellStart"/>
      <w:r>
        <w:t>Yo</w:t>
      </w:r>
      <w:proofErr w:type="spellEnd"/>
      <w:r>
        <w:t xml:space="preserve"> a </w:t>
      </w:r>
      <w:proofErr w:type="spellStart"/>
      <w:r>
        <w:t>depositar</w:t>
      </w:r>
      <w:proofErr w:type="spellEnd"/>
      <w:r>
        <w:t xml:space="preserve"> </w:t>
      </w:r>
      <w:proofErr w:type="spellStart"/>
      <w:r>
        <w:t>en</w:t>
      </w:r>
      <w:proofErr w:type="spellEnd"/>
      <w:r>
        <w:t xml:space="preserve"> mis </w:t>
      </w:r>
      <w:proofErr w:type="spellStart"/>
      <w:r>
        <w:t>sembradores</w:t>
      </w:r>
      <w:proofErr w:type="spellEnd"/>
      <w:r>
        <w:t xml:space="preserve"> la </w:t>
      </w:r>
      <w:proofErr w:type="spellStart"/>
      <w:r>
        <w:t>semilla</w:t>
      </w:r>
      <w:proofErr w:type="spellEnd"/>
      <w:r>
        <w:t xml:space="preserve"> del amor, </w:t>
      </w:r>
      <w:proofErr w:type="spellStart"/>
      <w:r>
        <w:t>que</w:t>
      </w:r>
      <w:proofErr w:type="spellEnd"/>
      <w:r>
        <w:t xml:space="preserve"> bien </w:t>
      </w:r>
      <w:proofErr w:type="spellStart"/>
      <w:r>
        <w:t>cultivada</w:t>
      </w:r>
      <w:proofErr w:type="spellEnd"/>
      <w:r>
        <w:t xml:space="preserve"> </w:t>
      </w:r>
      <w:proofErr w:type="spellStart"/>
      <w:r>
        <w:t>os</w:t>
      </w:r>
      <w:proofErr w:type="spellEnd"/>
      <w:r>
        <w:t xml:space="preserve"> de </w:t>
      </w:r>
      <w:proofErr w:type="spellStart"/>
      <w:r>
        <w:t>los</w:t>
      </w:r>
      <w:proofErr w:type="spellEnd"/>
      <w:r>
        <w:t xml:space="preserve"> </w:t>
      </w:r>
      <w:proofErr w:type="spellStart"/>
      <w:r>
        <w:t>frutos</w:t>
      </w:r>
      <w:proofErr w:type="spellEnd"/>
      <w:r>
        <w:t xml:space="preserve"> de </w:t>
      </w:r>
      <w:proofErr w:type="spellStart"/>
      <w:r>
        <w:t>paz</w:t>
      </w:r>
      <w:proofErr w:type="spellEnd"/>
      <w:r>
        <w:t xml:space="preserve"> y </w:t>
      </w:r>
      <w:proofErr w:type="spellStart"/>
      <w:r>
        <w:t>redención</w:t>
      </w:r>
      <w:proofErr w:type="spellEnd"/>
      <w:r>
        <w:t xml:space="preserve">. </w:t>
      </w:r>
    </w:p>
    <w:p w14:paraId="6AD5F58D" w14:textId="77777777" w:rsidR="00F50769" w:rsidRDefault="00F50769" w:rsidP="00F50769">
      <w:r>
        <w:t xml:space="preserve">16. </w:t>
      </w:r>
      <w:proofErr w:type="spellStart"/>
      <w:r>
        <w:t>Estabais</w:t>
      </w:r>
      <w:proofErr w:type="spellEnd"/>
      <w:r>
        <w:t xml:space="preserve"> </w:t>
      </w:r>
      <w:proofErr w:type="spellStart"/>
      <w:r>
        <w:t>enfermos</w:t>
      </w:r>
      <w:proofErr w:type="spellEnd"/>
      <w:r>
        <w:t xml:space="preserve"> y </w:t>
      </w:r>
      <w:proofErr w:type="spellStart"/>
      <w:r>
        <w:t>débiles</w:t>
      </w:r>
      <w:proofErr w:type="spellEnd"/>
      <w:r>
        <w:t xml:space="preserve"> para </w:t>
      </w:r>
      <w:proofErr w:type="spellStart"/>
      <w:r>
        <w:t>seguir</w:t>
      </w:r>
      <w:proofErr w:type="spellEnd"/>
      <w:r>
        <w:t xml:space="preserve"> </w:t>
      </w:r>
      <w:proofErr w:type="spellStart"/>
      <w:r>
        <w:t>caminando</w:t>
      </w:r>
      <w:proofErr w:type="spellEnd"/>
      <w:r>
        <w:t xml:space="preserve">, </w:t>
      </w:r>
      <w:proofErr w:type="spellStart"/>
      <w:r>
        <w:t>sentíais</w:t>
      </w:r>
      <w:proofErr w:type="spellEnd"/>
      <w:r>
        <w:t xml:space="preserve"> </w:t>
      </w:r>
      <w:proofErr w:type="spellStart"/>
      <w:r>
        <w:t>que</w:t>
      </w:r>
      <w:proofErr w:type="spellEnd"/>
      <w:r>
        <w:t xml:space="preserve"> no </w:t>
      </w:r>
      <w:proofErr w:type="spellStart"/>
      <w:r>
        <w:t>teníais</w:t>
      </w:r>
      <w:proofErr w:type="spellEnd"/>
      <w:r>
        <w:t xml:space="preserve"> </w:t>
      </w:r>
      <w:proofErr w:type="spellStart"/>
      <w:r>
        <w:t>apoyo</w:t>
      </w:r>
      <w:proofErr w:type="spellEnd"/>
      <w:r>
        <w:t xml:space="preserve">, </w:t>
      </w:r>
      <w:proofErr w:type="spellStart"/>
      <w:r>
        <w:t>buscabais</w:t>
      </w:r>
      <w:proofErr w:type="spellEnd"/>
      <w:r>
        <w:t xml:space="preserve"> </w:t>
      </w:r>
      <w:proofErr w:type="spellStart"/>
      <w:r>
        <w:t>una</w:t>
      </w:r>
      <w:proofErr w:type="spellEnd"/>
      <w:r>
        <w:t xml:space="preserve"> luz </w:t>
      </w:r>
      <w:proofErr w:type="spellStart"/>
      <w:r>
        <w:t>que</w:t>
      </w:r>
      <w:proofErr w:type="spellEnd"/>
      <w:r>
        <w:t xml:space="preserve"> </w:t>
      </w:r>
      <w:proofErr w:type="spellStart"/>
      <w:r>
        <w:t>os</w:t>
      </w:r>
      <w:proofErr w:type="spellEnd"/>
      <w:r>
        <w:t xml:space="preserve"> </w:t>
      </w:r>
      <w:proofErr w:type="spellStart"/>
      <w:r>
        <w:t>guiara</w:t>
      </w:r>
      <w:proofErr w:type="spellEnd"/>
      <w:r>
        <w:t xml:space="preserve"> </w:t>
      </w:r>
      <w:proofErr w:type="spellStart"/>
      <w:r>
        <w:t>hacia</w:t>
      </w:r>
      <w:proofErr w:type="spellEnd"/>
      <w:r>
        <w:t xml:space="preserve"> </w:t>
      </w:r>
      <w:proofErr w:type="spellStart"/>
      <w:r>
        <w:t>puerto</w:t>
      </w:r>
      <w:proofErr w:type="spellEnd"/>
      <w:r>
        <w:t xml:space="preserve"> </w:t>
      </w:r>
      <w:proofErr w:type="spellStart"/>
      <w:r>
        <w:t>seguro</w:t>
      </w:r>
      <w:proofErr w:type="spellEnd"/>
      <w:r>
        <w:t xml:space="preserve">, y ha </w:t>
      </w:r>
      <w:proofErr w:type="spellStart"/>
      <w:r>
        <w:t>sido</w:t>
      </w:r>
      <w:proofErr w:type="spellEnd"/>
      <w:r>
        <w:t xml:space="preserve"> ese </w:t>
      </w:r>
      <w:proofErr w:type="spellStart"/>
      <w:r>
        <w:t>el</w:t>
      </w:r>
      <w:proofErr w:type="spellEnd"/>
      <w:r>
        <w:t xml:space="preserve"> </w:t>
      </w:r>
      <w:proofErr w:type="spellStart"/>
      <w:r>
        <w:t>momento</w:t>
      </w:r>
      <w:proofErr w:type="spellEnd"/>
      <w:r>
        <w:t xml:space="preserve"> </w:t>
      </w:r>
      <w:proofErr w:type="spellStart"/>
      <w:r>
        <w:t>en</w:t>
      </w:r>
      <w:proofErr w:type="spellEnd"/>
      <w:r>
        <w:t xml:space="preserve"> </w:t>
      </w:r>
      <w:proofErr w:type="spellStart"/>
      <w:r>
        <w:t>que</w:t>
      </w:r>
      <w:proofErr w:type="spellEnd"/>
      <w:r>
        <w:t xml:space="preserve"> </w:t>
      </w:r>
      <w:proofErr w:type="spellStart"/>
      <w:r>
        <w:t>llegué</w:t>
      </w:r>
      <w:proofErr w:type="spellEnd"/>
      <w:r>
        <w:t xml:space="preserve"> entre </w:t>
      </w:r>
      <w:proofErr w:type="spellStart"/>
      <w:r>
        <w:t>vosotros</w:t>
      </w:r>
      <w:proofErr w:type="spellEnd"/>
      <w:r>
        <w:t xml:space="preserve"> </w:t>
      </w:r>
      <w:proofErr w:type="spellStart"/>
      <w:r>
        <w:t>que</w:t>
      </w:r>
      <w:proofErr w:type="spellEnd"/>
      <w:r>
        <w:t xml:space="preserve"> </w:t>
      </w:r>
      <w:proofErr w:type="spellStart"/>
      <w:r>
        <w:t>estabais</w:t>
      </w:r>
      <w:proofErr w:type="spellEnd"/>
      <w:r>
        <w:t xml:space="preserve"> </w:t>
      </w:r>
      <w:proofErr w:type="spellStart"/>
      <w:r>
        <w:t>perdidos</w:t>
      </w:r>
      <w:proofErr w:type="spellEnd"/>
      <w:r>
        <w:t xml:space="preserve"> </w:t>
      </w:r>
      <w:proofErr w:type="spellStart"/>
      <w:r>
        <w:t>en</w:t>
      </w:r>
      <w:proofErr w:type="spellEnd"/>
      <w:r>
        <w:t xml:space="preserve"> medio de la </w:t>
      </w:r>
      <w:proofErr w:type="spellStart"/>
      <w:r>
        <w:t>noche</w:t>
      </w:r>
      <w:proofErr w:type="spellEnd"/>
      <w:r>
        <w:t xml:space="preserve">, sin saber a </w:t>
      </w:r>
      <w:proofErr w:type="spellStart"/>
      <w:r>
        <w:t>dónde</w:t>
      </w:r>
      <w:proofErr w:type="spellEnd"/>
      <w:r>
        <w:t xml:space="preserve"> </w:t>
      </w:r>
      <w:proofErr w:type="spellStart"/>
      <w:r>
        <w:t>ibais</w:t>
      </w:r>
      <w:proofErr w:type="spellEnd"/>
      <w:r>
        <w:t xml:space="preserve">. </w:t>
      </w:r>
      <w:proofErr w:type="spellStart"/>
      <w:r>
        <w:t>Yo</w:t>
      </w:r>
      <w:proofErr w:type="spellEnd"/>
      <w:r>
        <w:t xml:space="preserve"> </w:t>
      </w:r>
      <w:proofErr w:type="spellStart"/>
      <w:r>
        <w:t>había</w:t>
      </w:r>
      <w:proofErr w:type="spellEnd"/>
      <w:r>
        <w:t xml:space="preserve"> </w:t>
      </w:r>
      <w:proofErr w:type="spellStart"/>
      <w:r>
        <w:t>escuchado</w:t>
      </w:r>
      <w:proofErr w:type="spellEnd"/>
      <w:r>
        <w:t xml:space="preserve"> </w:t>
      </w:r>
    </w:p>
    <w:p w14:paraId="2D3A1E15" w14:textId="77777777" w:rsidR="00F50769" w:rsidRDefault="00F50769" w:rsidP="00F50769">
      <w:proofErr w:type="spellStart"/>
      <w:r>
        <w:t>vuestro</w:t>
      </w:r>
      <w:proofErr w:type="spellEnd"/>
      <w:r>
        <w:t xml:space="preserve"> clamor y </w:t>
      </w:r>
      <w:proofErr w:type="spellStart"/>
      <w:r>
        <w:t>os</w:t>
      </w:r>
      <w:proofErr w:type="spellEnd"/>
      <w:r>
        <w:t xml:space="preserve"> </w:t>
      </w:r>
      <w:proofErr w:type="spellStart"/>
      <w:r>
        <w:t>envié</w:t>
      </w:r>
      <w:proofErr w:type="spellEnd"/>
      <w:r>
        <w:t xml:space="preserve"> a Elías para </w:t>
      </w:r>
      <w:proofErr w:type="spellStart"/>
      <w:r>
        <w:t>que</w:t>
      </w:r>
      <w:proofErr w:type="spellEnd"/>
      <w:r>
        <w:t xml:space="preserve"> </w:t>
      </w:r>
      <w:proofErr w:type="spellStart"/>
      <w:r>
        <w:t>os</w:t>
      </w:r>
      <w:proofErr w:type="spellEnd"/>
      <w:r>
        <w:t xml:space="preserve"> </w:t>
      </w:r>
      <w:proofErr w:type="spellStart"/>
      <w:r>
        <w:t>prestase</w:t>
      </w:r>
      <w:proofErr w:type="spellEnd"/>
      <w:r>
        <w:t xml:space="preserve"> </w:t>
      </w:r>
      <w:proofErr w:type="spellStart"/>
      <w:r>
        <w:t>su</w:t>
      </w:r>
      <w:proofErr w:type="spellEnd"/>
      <w:r>
        <w:t xml:space="preserve"> </w:t>
      </w:r>
      <w:proofErr w:type="spellStart"/>
      <w:r>
        <w:t>ayuda</w:t>
      </w:r>
      <w:proofErr w:type="spellEnd"/>
      <w:r>
        <w:t xml:space="preserve"> y </w:t>
      </w:r>
      <w:proofErr w:type="spellStart"/>
      <w:r>
        <w:t>os</w:t>
      </w:r>
      <w:proofErr w:type="spellEnd"/>
      <w:r>
        <w:t xml:space="preserve"> </w:t>
      </w:r>
      <w:proofErr w:type="spellStart"/>
      <w:r>
        <w:t>anunciara</w:t>
      </w:r>
      <w:proofErr w:type="spellEnd"/>
      <w:r>
        <w:t xml:space="preserve"> mi </w:t>
      </w:r>
      <w:proofErr w:type="spellStart"/>
      <w:r>
        <w:t>llegada</w:t>
      </w:r>
      <w:proofErr w:type="spellEnd"/>
      <w:r>
        <w:t xml:space="preserve">. </w:t>
      </w:r>
    </w:p>
    <w:p w14:paraId="29A0C8D9" w14:textId="77777777" w:rsidR="00F50769" w:rsidRDefault="00F50769" w:rsidP="00F50769">
      <w:r>
        <w:t xml:space="preserve">17. Mi </w:t>
      </w:r>
      <w:proofErr w:type="spellStart"/>
      <w:r>
        <w:t>presencia</w:t>
      </w:r>
      <w:proofErr w:type="spellEnd"/>
      <w:r>
        <w:t xml:space="preserve"> </w:t>
      </w:r>
      <w:proofErr w:type="spellStart"/>
      <w:r>
        <w:t>os</w:t>
      </w:r>
      <w:proofErr w:type="spellEnd"/>
      <w:r>
        <w:t xml:space="preserve"> </w:t>
      </w:r>
      <w:proofErr w:type="spellStart"/>
      <w:r>
        <w:t>estremeció</w:t>
      </w:r>
      <w:proofErr w:type="spellEnd"/>
      <w:r>
        <w:t xml:space="preserve"> de </w:t>
      </w:r>
      <w:proofErr w:type="spellStart"/>
      <w:r>
        <w:t>gozo</w:t>
      </w:r>
      <w:proofErr w:type="spellEnd"/>
      <w:r>
        <w:t xml:space="preserve"> y al </w:t>
      </w:r>
      <w:proofErr w:type="spellStart"/>
      <w:r>
        <w:t>instante</w:t>
      </w:r>
      <w:proofErr w:type="spellEnd"/>
      <w:r>
        <w:t xml:space="preserve"> </w:t>
      </w:r>
      <w:proofErr w:type="spellStart"/>
      <w:r>
        <w:t>os</w:t>
      </w:r>
      <w:proofErr w:type="spellEnd"/>
      <w:r>
        <w:t xml:space="preserve"> </w:t>
      </w:r>
      <w:proofErr w:type="spellStart"/>
      <w:r>
        <w:t>sentisteis</w:t>
      </w:r>
      <w:proofErr w:type="spellEnd"/>
      <w:r>
        <w:t xml:space="preserve"> </w:t>
      </w:r>
      <w:proofErr w:type="spellStart"/>
      <w:r>
        <w:t>consolados</w:t>
      </w:r>
      <w:proofErr w:type="spellEnd"/>
      <w:r>
        <w:t xml:space="preserve">. ¡Oh, </w:t>
      </w:r>
      <w:proofErr w:type="spellStart"/>
      <w:r>
        <w:t>discípulos</w:t>
      </w:r>
      <w:proofErr w:type="spellEnd"/>
      <w:r>
        <w:t xml:space="preserve">, no </w:t>
      </w:r>
      <w:proofErr w:type="spellStart"/>
      <w:r>
        <w:t>olvidéis</w:t>
      </w:r>
      <w:proofErr w:type="spellEnd"/>
      <w:r>
        <w:t xml:space="preserve"> mi </w:t>
      </w:r>
      <w:proofErr w:type="spellStart"/>
      <w:r>
        <w:t>lección</w:t>
      </w:r>
      <w:proofErr w:type="spellEnd"/>
      <w:r>
        <w:t xml:space="preserve"> de </w:t>
      </w:r>
      <w:proofErr w:type="spellStart"/>
      <w:r>
        <w:t>este</w:t>
      </w:r>
      <w:proofErr w:type="spellEnd"/>
      <w:r>
        <w:t xml:space="preserve"> día! Hoy </w:t>
      </w:r>
      <w:proofErr w:type="spellStart"/>
      <w:r>
        <w:t>habéis</w:t>
      </w:r>
      <w:proofErr w:type="spellEnd"/>
      <w:r>
        <w:t xml:space="preserve"> </w:t>
      </w:r>
      <w:proofErr w:type="spellStart"/>
      <w:r>
        <w:t>aprendido</w:t>
      </w:r>
      <w:proofErr w:type="spellEnd"/>
      <w:r>
        <w:t xml:space="preserve"> </w:t>
      </w:r>
      <w:proofErr w:type="spellStart"/>
      <w:r>
        <w:t>que</w:t>
      </w:r>
      <w:proofErr w:type="spellEnd"/>
      <w:r>
        <w:t xml:space="preserve"> </w:t>
      </w:r>
      <w:proofErr w:type="spellStart"/>
      <w:r>
        <w:t>todo</w:t>
      </w:r>
      <w:proofErr w:type="spellEnd"/>
      <w:r>
        <w:t xml:space="preserve"> lo </w:t>
      </w:r>
      <w:proofErr w:type="spellStart"/>
      <w:r>
        <w:t>que</w:t>
      </w:r>
      <w:proofErr w:type="spellEnd"/>
      <w:r>
        <w:t xml:space="preserve"> </w:t>
      </w:r>
      <w:proofErr w:type="spellStart"/>
      <w:r>
        <w:t>habéis</w:t>
      </w:r>
      <w:proofErr w:type="spellEnd"/>
      <w:r>
        <w:t xml:space="preserve"> </w:t>
      </w:r>
      <w:proofErr w:type="spellStart"/>
      <w:r>
        <w:t>cosechado</w:t>
      </w:r>
      <w:proofErr w:type="spellEnd"/>
      <w:r>
        <w:t xml:space="preserve"> es </w:t>
      </w:r>
      <w:proofErr w:type="spellStart"/>
      <w:r>
        <w:t>el</w:t>
      </w:r>
      <w:proofErr w:type="spellEnd"/>
      <w:r>
        <w:t xml:space="preserve"> </w:t>
      </w:r>
      <w:proofErr w:type="spellStart"/>
      <w:r>
        <w:t>fruto</w:t>
      </w:r>
      <w:proofErr w:type="spellEnd"/>
      <w:r>
        <w:t xml:space="preserve"> de </w:t>
      </w:r>
      <w:proofErr w:type="spellStart"/>
      <w:r>
        <w:t>vuestras</w:t>
      </w:r>
      <w:proofErr w:type="spellEnd"/>
      <w:r>
        <w:t xml:space="preserve"> </w:t>
      </w:r>
      <w:proofErr w:type="spellStart"/>
      <w:r>
        <w:t>obras</w:t>
      </w:r>
      <w:proofErr w:type="spellEnd"/>
      <w:r>
        <w:t xml:space="preserve"> y </w:t>
      </w:r>
      <w:proofErr w:type="spellStart"/>
      <w:r>
        <w:t>que</w:t>
      </w:r>
      <w:proofErr w:type="spellEnd"/>
      <w:r>
        <w:t xml:space="preserve"> </w:t>
      </w:r>
      <w:proofErr w:type="spellStart"/>
      <w:r>
        <w:t>después</w:t>
      </w:r>
      <w:proofErr w:type="spellEnd"/>
      <w:r>
        <w:t xml:space="preserve"> de la </w:t>
      </w:r>
      <w:proofErr w:type="spellStart"/>
      <w:r>
        <w:t>purificación</w:t>
      </w:r>
      <w:proofErr w:type="spellEnd"/>
      <w:r>
        <w:t xml:space="preserve"> </w:t>
      </w:r>
      <w:proofErr w:type="spellStart"/>
      <w:r>
        <w:t>os</w:t>
      </w:r>
      <w:proofErr w:type="spellEnd"/>
      <w:r>
        <w:t xml:space="preserve"> </w:t>
      </w:r>
      <w:proofErr w:type="spellStart"/>
      <w:r>
        <w:t>sentiréis</w:t>
      </w:r>
      <w:proofErr w:type="spellEnd"/>
      <w:r>
        <w:t xml:space="preserve"> </w:t>
      </w:r>
      <w:proofErr w:type="spellStart"/>
      <w:r>
        <w:t>libres</w:t>
      </w:r>
      <w:proofErr w:type="spellEnd"/>
      <w:r>
        <w:t xml:space="preserve"> y </w:t>
      </w:r>
      <w:proofErr w:type="spellStart"/>
      <w:r>
        <w:t>limpios</w:t>
      </w:r>
      <w:proofErr w:type="spellEnd"/>
      <w:r>
        <w:t xml:space="preserve"> de </w:t>
      </w:r>
      <w:proofErr w:type="spellStart"/>
      <w:r>
        <w:t>imperfecciones</w:t>
      </w:r>
      <w:proofErr w:type="spellEnd"/>
      <w:r>
        <w:t xml:space="preserve">. Contempláis </w:t>
      </w:r>
      <w:proofErr w:type="spellStart"/>
      <w:r>
        <w:t>muchas</w:t>
      </w:r>
      <w:proofErr w:type="spellEnd"/>
      <w:r>
        <w:t xml:space="preserve"> </w:t>
      </w:r>
      <w:proofErr w:type="spellStart"/>
      <w:r>
        <w:t>señales</w:t>
      </w:r>
      <w:proofErr w:type="spellEnd"/>
      <w:r>
        <w:t xml:space="preserve"> </w:t>
      </w:r>
      <w:proofErr w:type="spellStart"/>
      <w:r>
        <w:t>que</w:t>
      </w:r>
      <w:proofErr w:type="spellEnd"/>
      <w:r>
        <w:t xml:space="preserve"> </w:t>
      </w:r>
      <w:proofErr w:type="spellStart"/>
      <w:r>
        <w:t>os</w:t>
      </w:r>
      <w:proofErr w:type="spellEnd"/>
      <w:r>
        <w:t xml:space="preserve"> </w:t>
      </w:r>
      <w:proofErr w:type="spellStart"/>
      <w:r>
        <w:t>hablan</w:t>
      </w:r>
      <w:proofErr w:type="spellEnd"/>
      <w:r>
        <w:t xml:space="preserve"> de las </w:t>
      </w:r>
      <w:proofErr w:type="spellStart"/>
      <w:r>
        <w:t>grandes</w:t>
      </w:r>
      <w:proofErr w:type="spellEnd"/>
      <w:r>
        <w:t xml:space="preserve"> </w:t>
      </w:r>
      <w:proofErr w:type="spellStart"/>
      <w:r>
        <w:t>pruebas</w:t>
      </w:r>
      <w:proofErr w:type="spellEnd"/>
      <w:r>
        <w:t xml:space="preserve"> </w:t>
      </w:r>
      <w:proofErr w:type="spellStart"/>
      <w:r>
        <w:t>que</w:t>
      </w:r>
      <w:proofErr w:type="spellEnd"/>
      <w:r>
        <w:t xml:space="preserve"> </w:t>
      </w:r>
      <w:proofErr w:type="spellStart"/>
      <w:r>
        <w:t>han</w:t>
      </w:r>
      <w:proofErr w:type="spellEnd"/>
      <w:r>
        <w:t xml:space="preserve"> de </w:t>
      </w:r>
      <w:proofErr w:type="spellStart"/>
      <w:r>
        <w:t>venir</w:t>
      </w:r>
      <w:proofErr w:type="spellEnd"/>
      <w:r>
        <w:t xml:space="preserve"> </w:t>
      </w:r>
      <w:proofErr w:type="spellStart"/>
      <w:r>
        <w:t>todavía</w:t>
      </w:r>
      <w:proofErr w:type="spellEnd"/>
      <w:r>
        <w:t xml:space="preserve"> </w:t>
      </w:r>
      <w:proofErr w:type="spellStart"/>
      <w:r>
        <w:t>sobre</w:t>
      </w:r>
      <w:proofErr w:type="spellEnd"/>
      <w:r>
        <w:t xml:space="preserve"> </w:t>
      </w:r>
      <w:proofErr w:type="spellStart"/>
      <w:r>
        <w:t>vuestro</w:t>
      </w:r>
      <w:proofErr w:type="spellEnd"/>
      <w:r>
        <w:t xml:space="preserve"> </w:t>
      </w:r>
      <w:proofErr w:type="spellStart"/>
      <w:r>
        <w:t>planeta</w:t>
      </w:r>
      <w:proofErr w:type="spellEnd"/>
      <w:r>
        <w:t xml:space="preserve">, y a </w:t>
      </w:r>
      <w:proofErr w:type="spellStart"/>
      <w:r>
        <w:t>pesar</w:t>
      </w:r>
      <w:proofErr w:type="spellEnd"/>
      <w:r>
        <w:t xml:space="preserve"> de </w:t>
      </w:r>
      <w:proofErr w:type="spellStart"/>
      <w:r>
        <w:t>estarme</w:t>
      </w:r>
      <w:proofErr w:type="spellEnd"/>
      <w:r>
        <w:t xml:space="preserve"> </w:t>
      </w:r>
      <w:proofErr w:type="spellStart"/>
      <w:r>
        <w:t>escuchando</w:t>
      </w:r>
      <w:proofErr w:type="spellEnd"/>
      <w:r>
        <w:t xml:space="preserve"> no </w:t>
      </w:r>
      <w:proofErr w:type="spellStart"/>
      <w:r>
        <w:t>queréis</w:t>
      </w:r>
      <w:proofErr w:type="spellEnd"/>
      <w:r>
        <w:t xml:space="preserve"> </w:t>
      </w:r>
      <w:proofErr w:type="spellStart"/>
      <w:r>
        <w:t>comprenderme</w:t>
      </w:r>
      <w:proofErr w:type="spellEnd"/>
      <w:r>
        <w:t xml:space="preserve"> </w:t>
      </w:r>
      <w:proofErr w:type="spellStart"/>
      <w:r>
        <w:t>aún</w:t>
      </w:r>
      <w:proofErr w:type="spellEnd"/>
      <w:r>
        <w:t xml:space="preserve"> y no </w:t>
      </w:r>
      <w:proofErr w:type="spellStart"/>
      <w:r>
        <w:t>habéis</w:t>
      </w:r>
      <w:proofErr w:type="spellEnd"/>
      <w:r>
        <w:t xml:space="preserve"> </w:t>
      </w:r>
      <w:proofErr w:type="spellStart"/>
      <w:r>
        <w:t>orado</w:t>
      </w:r>
      <w:proofErr w:type="spellEnd"/>
      <w:r>
        <w:t xml:space="preserve">. </w:t>
      </w:r>
      <w:proofErr w:type="spellStart"/>
      <w:r>
        <w:t>Reconoced</w:t>
      </w:r>
      <w:proofErr w:type="spellEnd"/>
      <w:r>
        <w:t xml:space="preserve"> </w:t>
      </w:r>
      <w:proofErr w:type="spellStart"/>
      <w:r>
        <w:t>que</w:t>
      </w:r>
      <w:proofErr w:type="spellEnd"/>
      <w:r>
        <w:t xml:space="preserve"> es </w:t>
      </w:r>
      <w:proofErr w:type="spellStart"/>
      <w:r>
        <w:t>tiempo</w:t>
      </w:r>
      <w:proofErr w:type="spellEnd"/>
      <w:r>
        <w:t xml:space="preserve"> de </w:t>
      </w:r>
      <w:proofErr w:type="spellStart"/>
      <w:r>
        <w:t>penitencia</w:t>
      </w:r>
      <w:proofErr w:type="spellEnd"/>
      <w:r>
        <w:t xml:space="preserve"> y de </w:t>
      </w:r>
      <w:proofErr w:type="spellStart"/>
      <w:r>
        <w:t>esfuerzo</w:t>
      </w:r>
      <w:proofErr w:type="spellEnd"/>
      <w:r>
        <w:t xml:space="preserve"> para </w:t>
      </w:r>
      <w:proofErr w:type="spellStart"/>
      <w:r>
        <w:t>vosotros</w:t>
      </w:r>
      <w:proofErr w:type="spellEnd"/>
      <w:r>
        <w:t xml:space="preserve"> </w:t>
      </w:r>
      <w:proofErr w:type="spellStart"/>
      <w:r>
        <w:t>que</w:t>
      </w:r>
      <w:proofErr w:type="spellEnd"/>
      <w:r>
        <w:t xml:space="preserve"> </w:t>
      </w:r>
      <w:proofErr w:type="spellStart"/>
      <w:r>
        <w:t>sabéis</w:t>
      </w:r>
      <w:proofErr w:type="spellEnd"/>
      <w:r>
        <w:t xml:space="preserve"> lo </w:t>
      </w:r>
      <w:proofErr w:type="spellStart"/>
      <w:r>
        <w:t>que</w:t>
      </w:r>
      <w:proofErr w:type="spellEnd"/>
      <w:r>
        <w:t xml:space="preserve"> ha de </w:t>
      </w:r>
      <w:proofErr w:type="spellStart"/>
      <w:r>
        <w:t>venir</w:t>
      </w:r>
      <w:proofErr w:type="spellEnd"/>
      <w:r>
        <w:t xml:space="preserve">. </w:t>
      </w:r>
      <w:proofErr w:type="spellStart"/>
      <w:r>
        <w:t>Os</w:t>
      </w:r>
      <w:proofErr w:type="spellEnd"/>
      <w:r>
        <w:t xml:space="preserve"> </w:t>
      </w:r>
      <w:proofErr w:type="spellStart"/>
      <w:r>
        <w:t>encontráis</w:t>
      </w:r>
      <w:proofErr w:type="spellEnd"/>
      <w:r>
        <w:t xml:space="preserve"> </w:t>
      </w:r>
      <w:proofErr w:type="spellStart"/>
      <w:r>
        <w:t>en</w:t>
      </w:r>
      <w:proofErr w:type="spellEnd"/>
      <w:r>
        <w:t xml:space="preserve"> </w:t>
      </w:r>
      <w:proofErr w:type="spellStart"/>
      <w:r>
        <w:t>los</w:t>
      </w:r>
      <w:proofErr w:type="spellEnd"/>
      <w:r>
        <w:t xml:space="preserve"> </w:t>
      </w:r>
      <w:proofErr w:type="spellStart"/>
      <w:r>
        <w:t>umbrales</w:t>
      </w:r>
      <w:proofErr w:type="spellEnd"/>
      <w:r>
        <w:t xml:space="preserve"> de </w:t>
      </w:r>
      <w:proofErr w:type="spellStart"/>
      <w:r>
        <w:t>una</w:t>
      </w:r>
      <w:proofErr w:type="spellEnd"/>
      <w:r>
        <w:t xml:space="preserve"> </w:t>
      </w:r>
      <w:proofErr w:type="spellStart"/>
      <w:r>
        <w:t>nueva</w:t>
      </w:r>
      <w:proofErr w:type="spellEnd"/>
      <w:r>
        <w:t xml:space="preserve"> Era, y </w:t>
      </w:r>
      <w:proofErr w:type="spellStart"/>
      <w:r>
        <w:t>todo</w:t>
      </w:r>
      <w:proofErr w:type="spellEnd"/>
      <w:r>
        <w:t xml:space="preserve"> </w:t>
      </w:r>
      <w:proofErr w:type="spellStart"/>
      <w:r>
        <w:t>os</w:t>
      </w:r>
      <w:proofErr w:type="spellEnd"/>
      <w:r>
        <w:t xml:space="preserve"> </w:t>
      </w:r>
      <w:proofErr w:type="spellStart"/>
      <w:r>
        <w:t>invita</w:t>
      </w:r>
      <w:proofErr w:type="spellEnd"/>
      <w:r>
        <w:t xml:space="preserve"> a </w:t>
      </w:r>
      <w:proofErr w:type="spellStart"/>
      <w:r>
        <w:t>trabajar</w:t>
      </w:r>
      <w:proofErr w:type="spellEnd"/>
      <w:r>
        <w:t xml:space="preserve">. </w:t>
      </w:r>
      <w:proofErr w:type="spellStart"/>
      <w:r>
        <w:t>Contemplad</w:t>
      </w:r>
      <w:proofErr w:type="spellEnd"/>
      <w:r>
        <w:t xml:space="preserve"> las tierras </w:t>
      </w:r>
      <w:proofErr w:type="spellStart"/>
      <w:r>
        <w:t>fecundas</w:t>
      </w:r>
      <w:proofErr w:type="spellEnd"/>
      <w:r>
        <w:t xml:space="preserve">, las </w:t>
      </w:r>
      <w:proofErr w:type="spellStart"/>
      <w:r>
        <w:t>campiñas</w:t>
      </w:r>
      <w:proofErr w:type="spellEnd"/>
      <w:r>
        <w:t xml:space="preserve"> </w:t>
      </w:r>
      <w:proofErr w:type="spellStart"/>
      <w:r>
        <w:t>vírgenes</w:t>
      </w:r>
      <w:proofErr w:type="spellEnd"/>
      <w:r>
        <w:t xml:space="preserve">, </w:t>
      </w:r>
      <w:proofErr w:type="spellStart"/>
      <w:r>
        <w:t>el</w:t>
      </w:r>
      <w:proofErr w:type="spellEnd"/>
      <w:r>
        <w:t xml:space="preserve"> sol puro y </w:t>
      </w:r>
      <w:proofErr w:type="spellStart"/>
      <w:r>
        <w:t>vivificante</w:t>
      </w:r>
      <w:proofErr w:type="spellEnd"/>
      <w:r>
        <w:t xml:space="preserve"> y las </w:t>
      </w:r>
      <w:proofErr w:type="spellStart"/>
      <w:r>
        <w:t>aguas</w:t>
      </w:r>
      <w:proofErr w:type="spellEnd"/>
      <w:r>
        <w:t xml:space="preserve"> </w:t>
      </w:r>
      <w:proofErr w:type="spellStart"/>
      <w:r>
        <w:t>cristalinas</w:t>
      </w:r>
      <w:proofErr w:type="spellEnd"/>
      <w:r>
        <w:t xml:space="preserve">. Todo es </w:t>
      </w:r>
      <w:proofErr w:type="spellStart"/>
      <w:r>
        <w:t>propicio</w:t>
      </w:r>
      <w:proofErr w:type="spellEnd"/>
      <w:r>
        <w:t xml:space="preserve"> para </w:t>
      </w:r>
      <w:proofErr w:type="spellStart"/>
      <w:r>
        <w:t>que</w:t>
      </w:r>
      <w:proofErr w:type="spellEnd"/>
      <w:r>
        <w:t xml:space="preserve"> </w:t>
      </w:r>
      <w:proofErr w:type="spellStart"/>
      <w:r>
        <w:t>viváis</w:t>
      </w:r>
      <w:proofErr w:type="spellEnd"/>
      <w:r>
        <w:t xml:space="preserve">, </w:t>
      </w:r>
      <w:proofErr w:type="spellStart"/>
      <w:r>
        <w:t>respiréis</w:t>
      </w:r>
      <w:proofErr w:type="spellEnd"/>
      <w:r>
        <w:t xml:space="preserve"> y </w:t>
      </w:r>
      <w:proofErr w:type="spellStart"/>
      <w:r>
        <w:t>cumpláis</w:t>
      </w:r>
      <w:proofErr w:type="spellEnd"/>
      <w:r>
        <w:t xml:space="preserve"> </w:t>
      </w:r>
      <w:proofErr w:type="spellStart"/>
      <w:r>
        <w:t>vuestra</w:t>
      </w:r>
      <w:proofErr w:type="spellEnd"/>
      <w:r>
        <w:t xml:space="preserve"> </w:t>
      </w:r>
      <w:proofErr w:type="spellStart"/>
      <w:r>
        <w:t>misión</w:t>
      </w:r>
      <w:proofErr w:type="spellEnd"/>
      <w:r>
        <w:t xml:space="preserve"> </w:t>
      </w:r>
      <w:proofErr w:type="spellStart"/>
      <w:r>
        <w:t>espiritual</w:t>
      </w:r>
      <w:proofErr w:type="spellEnd"/>
      <w:r>
        <w:t xml:space="preserve">. </w:t>
      </w:r>
      <w:proofErr w:type="spellStart"/>
      <w:r>
        <w:t>Os</w:t>
      </w:r>
      <w:proofErr w:type="spellEnd"/>
      <w:r>
        <w:t xml:space="preserve"> </w:t>
      </w:r>
      <w:proofErr w:type="spellStart"/>
      <w:r>
        <w:t>hablo</w:t>
      </w:r>
      <w:proofErr w:type="spellEnd"/>
      <w:r>
        <w:t xml:space="preserve"> </w:t>
      </w:r>
      <w:proofErr w:type="spellStart"/>
      <w:r>
        <w:t>en</w:t>
      </w:r>
      <w:proofErr w:type="spellEnd"/>
      <w:r>
        <w:t xml:space="preserve"> </w:t>
      </w:r>
      <w:proofErr w:type="spellStart"/>
      <w:r>
        <w:t>sentido</w:t>
      </w:r>
      <w:proofErr w:type="spellEnd"/>
      <w:r>
        <w:t xml:space="preserve"> </w:t>
      </w:r>
      <w:proofErr w:type="spellStart"/>
      <w:r>
        <w:t>figurado</w:t>
      </w:r>
      <w:proofErr w:type="spellEnd"/>
      <w:r>
        <w:t xml:space="preserve"> y </w:t>
      </w:r>
      <w:proofErr w:type="spellStart"/>
      <w:r>
        <w:t>así</w:t>
      </w:r>
      <w:proofErr w:type="spellEnd"/>
      <w:r>
        <w:t xml:space="preserve"> </w:t>
      </w:r>
      <w:proofErr w:type="spellStart"/>
      <w:r>
        <w:t>os</w:t>
      </w:r>
      <w:proofErr w:type="spellEnd"/>
      <w:r>
        <w:t xml:space="preserve"> </w:t>
      </w:r>
      <w:proofErr w:type="spellStart"/>
      <w:r>
        <w:t>presento</w:t>
      </w:r>
      <w:proofErr w:type="spellEnd"/>
      <w:r>
        <w:t xml:space="preserve"> </w:t>
      </w:r>
      <w:proofErr w:type="spellStart"/>
      <w:r>
        <w:t>el</w:t>
      </w:r>
      <w:proofErr w:type="spellEnd"/>
      <w:r>
        <w:t xml:space="preserve"> </w:t>
      </w:r>
      <w:proofErr w:type="spellStart"/>
      <w:r>
        <w:t>porvenir</w:t>
      </w:r>
      <w:proofErr w:type="spellEnd"/>
      <w:r>
        <w:t xml:space="preserve"> para </w:t>
      </w:r>
      <w:proofErr w:type="spellStart"/>
      <w:r>
        <w:t>que</w:t>
      </w:r>
      <w:proofErr w:type="spellEnd"/>
      <w:r>
        <w:t xml:space="preserve"> </w:t>
      </w:r>
      <w:proofErr w:type="spellStart"/>
      <w:r>
        <w:t>estudiéis</w:t>
      </w:r>
      <w:proofErr w:type="spellEnd"/>
      <w:r>
        <w:t xml:space="preserve"> mis palabras y </w:t>
      </w:r>
      <w:proofErr w:type="spellStart"/>
      <w:r>
        <w:t>comprendáis</w:t>
      </w:r>
      <w:proofErr w:type="spellEnd"/>
      <w:r>
        <w:t xml:space="preserve"> mi </w:t>
      </w:r>
      <w:proofErr w:type="spellStart"/>
      <w:r>
        <w:t>anhelo</w:t>
      </w:r>
      <w:proofErr w:type="spellEnd"/>
      <w:r>
        <w:t xml:space="preserve"> de Padre. </w:t>
      </w:r>
    </w:p>
    <w:p w14:paraId="1845EFAC" w14:textId="77777777" w:rsidR="00F50769" w:rsidRDefault="00F50769" w:rsidP="00F50769">
      <w:r>
        <w:t xml:space="preserve">18. No </w:t>
      </w:r>
      <w:proofErr w:type="spellStart"/>
      <w:r>
        <w:t>quiero</w:t>
      </w:r>
      <w:proofErr w:type="spellEnd"/>
      <w:r>
        <w:t xml:space="preserve"> </w:t>
      </w:r>
      <w:proofErr w:type="spellStart"/>
      <w:r>
        <w:t>que</w:t>
      </w:r>
      <w:proofErr w:type="spellEnd"/>
      <w:r>
        <w:t xml:space="preserve"> </w:t>
      </w:r>
      <w:proofErr w:type="spellStart"/>
      <w:r>
        <w:t>interpretéis</w:t>
      </w:r>
      <w:proofErr w:type="spellEnd"/>
      <w:r>
        <w:t xml:space="preserve"> mal mi </w:t>
      </w:r>
      <w:proofErr w:type="spellStart"/>
      <w:r>
        <w:t>enseñanza</w:t>
      </w:r>
      <w:proofErr w:type="spellEnd"/>
      <w:r>
        <w:t xml:space="preserve"> y </w:t>
      </w:r>
      <w:proofErr w:type="spellStart"/>
      <w:r>
        <w:t>os</w:t>
      </w:r>
      <w:proofErr w:type="spellEnd"/>
      <w:r>
        <w:t xml:space="preserve"> </w:t>
      </w:r>
      <w:proofErr w:type="spellStart"/>
      <w:r>
        <w:t>encerréis</w:t>
      </w:r>
      <w:proofErr w:type="spellEnd"/>
      <w:r>
        <w:t xml:space="preserve"> </w:t>
      </w:r>
      <w:proofErr w:type="spellStart"/>
      <w:r>
        <w:t>en</w:t>
      </w:r>
      <w:proofErr w:type="spellEnd"/>
      <w:r>
        <w:t xml:space="preserve"> </w:t>
      </w:r>
      <w:proofErr w:type="spellStart"/>
      <w:r>
        <w:t>claustros</w:t>
      </w:r>
      <w:proofErr w:type="spellEnd"/>
      <w:r>
        <w:t xml:space="preserve"> para </w:t>
      </w:r>
      <w:proofErr w:type="spellStart"/>
      <w:r>
        <w:t>orar</w:t>
      </w:r>
      <w:proofErr w:type="spellEnd"/>
      <w:r>
        <w:t xml:space="preserve"> </w:t>
      </w:r>
      <w:proofErr w:type="spellStart"/>
      <w:r>
        <w:t>abandonando</w:t>
      </w:r>
      <w:proofErr w:type="spellEnd"/>
      <w:r>
        <w:t xml:space="preserve"> a la </w:t>
      </w:r>
      <w:proofErr w:type="spellStart"/>
      <w:r>
        <w:t>humanidad</w:t>
      </w:r>
      <w:proofErr w:type="spellEnd"/>
      <w:r>
        <w:t xml:space="preserve">, </w:t>
      </w:r>
      <w:proofErr w:type="spellStart"/>
      <w:r>
        <w:t>trabajad</w:t>
      </w:r>
      <w:proofErr w:type="spellEnd"/>
      <w:r>
        <w:t xml:space="preserve"> </w:t>
      </w:r>
      <w:proofErr w:type="spellStart"/>
      <w:r>
        <w:t>por</w:t>
      </w:r>
      <w:proofErr w:type="spellEnd"/>
      <w:r>
        <w:t xml:space="preserve"> </w:t>
      </w:r>
      <w:proofErr w:type="spellStart"/>
      <w:r>
        <w:t>ella</w:t>
      </w:r>
      <w:proofErr w:type="spellEnd"/>
      <w:r>
        <w:t xml:space="preserve">, </w:t>
      </w:r>
      <w:proofErr w:type="spellStart"/>
      <w:r>
        <w:t>sacadla</w:t>
      </w:r>
      <w:proofErr w:type="spellEnd"/>
      <w:r>
        <w:t xml:space="preserve"> de </w:t>
      </w:r>
      <w:proofErr w:type="spellStart"/>
      <w:r>
        <w:t>su</w:t>
      </w:r>
      <w:proofErr w:type="spellEnd"/>
      <w:r>
        <w:t xml:space="preserve"> </w:t>
      </w:r>
      <w:proofErr w:type="spellStart"/>
      <w:r>
        <w:t>ignorancia</w:t>
      </w:r>
      <w:proofErr w:type="spellEnd"/>
      <w:r>
        <w:t xml:space="preserve"> y de </w:t>
      </w:r>
      <w:proofErr w:type="spellStart"/>
      <w:r>
        <w:t>su</w:t>
      </w:r>
      <w:proofErr w:type="spellEnd"/>
      <w:r>
        <w:t xml:space="preserve"> </w:t>
      </w:r>
      <w:proofErr w:type="spellStart"/>
      <w:r>
        <w:t>materialismo</w:t>
      </w:r>
      <w:proofErr w:type="spellEnd"/>
      <w:r>
        <w:t xml:space="preserve"> y </w:t>
      </w:r>
      <w:proofErr w:type="spellStart"/>
      <w:r>
        <w:t>encended</w:t>
      </w:r>
      <w:proofErr w:type="spellEnd"/>
      <w:r>
        <w:t xml:space="preserve"> </w:t>
      </w:r>
      <w:proofErr w:type="spellStart"/>
      <w:r>
        <w:t>en</w:t>
      </w:r>
      <w:proofErr w:type="spellEnd"/>
      <w:r>
        <w:t xml:space="preserve"> </w:t>
      </w:r>
      <w:proofErr w:type="spellStart"/>
      <w:r>
        <w:t>ella</w:t>
      </w:r>
      <w:proofErr w:type="spellEnd"/>
      <w:r>
        <w:t xml:space="preserve"> la </w:t>
      </w:r>
      <w:proofErr w:type="spellStart"/>
      <w:r>
        <w:t>fe</w:t>
      </w:r>
      <w:proofErr w:type="spellEnd"/>
      <w:r>
        <w:t xml:space="preserve">. </w:t>
      </w:r>
    </w:p>
    <w:p w14:paraId="4E084DDC" w14:textId="77777777" w:rsidR="00F50769" w:rsidRDefault="00F50769" w:rsidP="00F50769">
      <w:r>
        <w:t xml:space="preserve">19. Vivid </w:t>
      </w:r>
      <w:proofErr w:type="spellStart"/>
      <w:r>
        <w:t>en</w:t>
      </w:r>
      <w:proofErr w:type="spellEnd"/>
      <w:r>
        <w:t xml:space="preserve"> </w:t>
      </w:r>
      <w:proofErr w:type="spellStart"/>
      <w:r>
        <w:t>gracia</w:t>
      </w:r>
      <w:proofErr w:type="spellEnd"/>
      <w:r>
        <w:t xml:space="preserve">, </w:t>
      </w:r>
      <w:proofErr w:type="spellStart"/>
      <w:r>
        <w:t>amad</w:t>
      </w:r>
      <w:proofErr w:type="spellEnd"/>
      <w:r>
        <w:t xml:space="preserve"> la </w:t>
      </w:r>
      <w:proofErr w:type="spellStart"/>
      <w:r>
        <w:t>justicia</w:t>
      </w:r>
      <w:proofErr w:type="spellEnd"/>
      <w:r>
        <w:t xml:space="preserve">, sed </w:t>
      </w:r>
      <w:proofErr w:type="spellStart"/>
      <w:r>
        <w:t>clementes</w:t>
      </w:r>
      <w:proofErr w:type="spellEnd"/>
      <w:r>
        <w:t xml:space="preserve">, no </w:t>
      </w:r>
      <w:proofErr w:type="spellStart"/>
      <w:r>
        <w:t>fomentéis</w:t>
      </w:r>
      <w:proofErr w:type="spellEnd"/>
      <w:r>
        <w:t xml:space="preserve"> la </w:t>
      </w:r>
      <w:proofErr w:type="spellStart"/>
      <w:r>
        <w:t>maldad</w:t>
      </w:r>
      <w:proofErr w:type="spellEnd"/>
      <w:r>
        <w:t xml:space="preserve">, </w:t>
      </w:r>
      <w:proofErr w:type="spellStart"/>
      <w:r>
        <w:t>por</w:t>
      </w:r>
      <w:proofErr w:type="spellEnd"/>
      <w:r>
        <w:t xml:space="preserve"> </w:t>
      </w:r>
      <w:proofErr w:type="spellStart"/>
      <w:r>
        <w:t>el</w:t>
      </w:r>
      <w:proofErr w:type="spellEnd"/>
      <w:r>
        <w:t xml:space="preserve"> </w:t>
      </w:r>
      <w:proofErr w:type="spellStart"/>
      <w:r>
        <w:t>contrario</w:t>
      </w:r>
      <w:proofErr w:type="spellEnd"/>
      <w:r>
        <w:t xml:space="preserve">, </w:t>
      </w:r>
      <w:proofErr w:type="spellStart"/>
      <w:r>
        <w:t>detenedla</w:t>
      </w:r>
      <w:proofErr w:type="spellEnd"/>
      <w:r>
        <w:t xml:space="preserve"> </w:t>
      </w:r>
      <w:proofErr w:type="spellStart"/>
      <w:r>
        <w:t>exhortando</w:t>
      </w:r>
      <w:proofErr w:type="spellEnd"/>
      <w:r>
        <w:t xml:space="preserve"> al bien a </w:t>
      </w:r>
      <w:proofErr w:type="spellStart"/>
      <w:r>
        <w:t>vuestros</w:t>
      </w:r>
      <w:proofErr w:type="spellEnd"/>
      <w:r>
        <w:t xml:space="preserve"> </w:t>
      </w:r>
      <w:proofErr w:type="spellStart"/>
      <w:r>
        <w:t>hermanos</w:t>
      </w:r>
      <w:proofErr w:type="spellEnd"/>
      <w:r>
        <w:t xml:space="preserve"> y </w:t>
      </w:r>
      <w:proofErr w:type="spellStart"/>
      <w:r>
        <w:t>así</w:t>
      </w:r>
      <w:proofErr w:type="spellEnd"/>
      <w:r>
        <w:t xml:space="preserve"> </w:t>
      </w:r>
      <w:proofErr w:type="spellStart"/>
      <w:r>
        <w:t>habréis</w:t>
      </w:r>
      <w:proofErr w:type="spellEnd"/>
      <w:r>
        <w:t xml:space="preserve"> </w:t>
      </w:r>
      <w:proofErr w:type="spellStart"/>
      <w:r>
        <w:t>preparado</w:t>
      </w:r>
      <w:proofErr w:type="spellEnd"/>
      <w:r>
        <w:t xml:space="preserve"> </w:t>
      </w:r>
      <w:proofErr w:type="spellStart"/>
      <w:r>
        <w:t>el</w:t>
      </w:r>
      <w:proofErr w:type="spellEnd"/>
      <w:r>
        <w:t xml:space="preserve"> camino al </w:t>
      </w:r>
      <w:proofErr w:type="spellStart"/>
      <w:r>
        <w:t>espíritu</w:t>
      </w:r>
      <w:proofErr w:type="spellEnd"/>
      <w:r>
        <w:t xml:space="preserve"> para </w:t>
      </w:r>
      <w:proofErr w:type="spellStart"/>
      <w:r>
        <w:t>que</w:t>
      </w:r>
      <w:proofErr w:type="spellEnd"/>
      <w:r>
        <w:t xml:space="preserve"> no </w:t>
      </w:r>
      <w:proofErr w:type="spellStart"/>
      <w:r>
        <w:t>tropiece</w:t>
      </w:r>
      <w:proofErr w:type="spellEnd"/>
      <w:r>
        <w:t xml:space="preserve">. </w:t>
      </w:r>
      <w:proofErr w:type="spellStart"/>
      <w:r>
        <w:t>Haced</w:t>
      </w:r>
      <w:proofErr w:type="spellEnd"/>
      <w:r>
        <w:t xml:space="preserve"> </w:t>
      </w:r>
      <w:proofErr w:type="spellStart"/>
      <w:r>
        <w:t>todo</w:t>
      </w:r>
      <w:proofErr w:type="spellEnd"/>
      <w:r>
        <w:t xml:space="preserve"> </w:t>
      </w:r>
      <w:proofErr w:type="spellStart"/>
      <w:r>
        <w:t>esto</w:t>
      </w:r>
      <w:proofErr w:type="spellEnd"/>
      <w:r>
        <w:t xml:space="preserve"> sin </w:t>
      </w:r>
      <w:proofErr w:type="spellStart"/>
      <w:r>
        <w:t>que</w:t>
      </w:r>
      <w:proofErr w:type="spellEnd"/>
      <w:r>
        <w:t xml:space="preserve"> </w:t>
      </w:r>
      <w:proofErr w:type="spellStart"/>
      <w:r>
        <w:t>os</w:t>
      </w:r>
      <w:proofErr w:type="spellEnd"/>
      <w:r>
        <w:t xml:space="preserve"> </w:t>
      </w:r>
      <w:proofErr w:type="spellStart"/>
      <w:r>
        <w:t>parezca</w:t>
      </w:r>
      <w:proofErr w:type="spellEnd"/>
      <w:r>
        <w:t xml:space="preserve"> </w:t>
      </w:r>
      <w:proofErr w:type="spellStart"/>
      <w:r>
        <w:t>que</w:t>
      </w:r>
      <w:proofErr w:type="spellEnd"/>
      <w:r>
        <w:t xml:space="preserve"> ha </w:t>
      </w:r>
      <w:proofErr w:type="spellStart"/>
      <w:r>
        <w:t>sido</w:t>
      </w:r>
      <w:proofErr w:type="spellEnd"/>
      <w:r>
        <w:t xml:space="preserve"> para </w:t>
      </w:r>
      <w:proofErr w:type="spellStart"/>
      <w:r>
        <w:t>vosotros</w:t>
      </w:r>
      <w:proofErr w:type="spellEnd"/>
      <w:r>
        <w:t xml:space="preserve"> un </w:t>
      </w:r>
      <w:proofErr w:type="spellStart"/>
      <w:r>
        <w:t>sacrificio</w:t>
      </w:r>
      <w:proofErr w:type="spellEnd"/>
      <w:r>
        <w:t xml:space="preserve">. </w:t>
      </w:r>
    </w:p>
    <w:p w14:paraId="2F9FC97D" w14:textId="77777777" w:rsidR="00F50769" w:rsidRDefault="00F50769" w:rsidP="00F50769">
      <w:r>
        <w:lastRenderedPageBreak/>
        <w:t xml:space="preserve">20. Las </w:t>
      </w:r>
      <w:proofErr w:type="spellStart"/>
      <w:r>
        <w:t>pruebas</w:t>
      </w:r>
      <w:proofErr w:type="spellEnd"/>
      <w:r>
        <w:t xml:space="preserve"> </w:t>
      </w:r>
      <w:proofErr w:type="spellStart"/>
      <w:r>
        <w:t>que</w:t>
      </w:r>
      <w:proofErr w:type="spellEnd"/>
      <w:r>
        <w:t xml:space="preserve"> </w:t>
      </w:r>
      <w:proofErr w:type="spellStart"/>
      <w:r>
        <w:t>hayáis</w:t>
      </w:r>
      <w:proofErr w:type="spellEnd"/>
      <w:r>
        <w:t xml:space="preserve"> de pasar, </w:t>
      </w:r>
      <w:proofErr w:type="spellStart"/>
      <w:r>
        <w:t>porque</w:t>
      </w:r>
      <w:proofErr w:type="spellEnd"/>
      <w:r>
        <w:t xml:space="preserve"> </w:t>
      </w:r>
      <w:proofErr w:type="spellStart"/>
      <w:r>
        <w:t>nadie</w:t>
      </w:r>
      <w:proofErr w:type="spellEnd"/>
      <w:r>
        <w:t xml:space="preserve"> </w:t>
      </w:r>
      <w:proofErr w:type="spellStart"/>
      <w:r>
        <w:t>está</w:t>
      </w:r>
      <w:proofErr w:type="spellEnd"/>
      <w:r>
        <w:t xml:space="preserve"> </w:t>
      </w:r>
      <w:proofErr w:type="spellStart"/>
      <w:r>
        <w:t>exento</w:t>
      </w:r>
      <w:proofErr w:type="spellEnd"/>
      <w:r>
        <w:t xml:space="preserve"> de </w:t>
      </w:r>
      <w:proofErr w:type="spellStart"/>
      <w:r>
        <w:t>ellas</w:t>
      </w:r>
      <w:proofErr w:type="spellEnd"/>
      <w:r>
        <w:t xml:space="preserve">, </w:t>
      </w:r>
      <w:proofErr w:type="spellStart"/>
      <w:r>
        <w:t>llevadlas</w:t>
      </w:r>
      <w:proofErr w:type="spellEnd"/>
      <w:r>
        <w:t xml:space="preserve"> con </w:t>
      </w:r>
      <w:proofErr w:type="spellStart"/>
      <w:r>
        <w:t>paciencia</w:t>
      </w:r>
      <w:proofErr w:type="spellEnd"/>
      <w:r>
        <w:t xml:space="preserve">, </w:t>
      </w:r>
      <w:proofErr w:type="spellStart"/>
      <w:r>
        <w:t>así</w:t>
      </w:r>
      <w:proofErr w:type="spellEnd"/>
      <w:r>
        <w:t xml:space="preserve"> </w:t>
      </w:r>
      <w:proofErr w:type="spellStart"/>
      <w:r>
        <w:t>estaréis</w:t>
      </w:r>
      <w:proofErr w:type="spellEnd"/>
      <w:r>
        <w:t xml:space="preserve"> </w:t>
      </w:r>
      <w:proofErr w:type="spellStart"/>
      <w:r>
        <w:t>enseñando</w:t>
      </w:r>
      <w:proofErr w:type="spellEnd"/>
      <w:r>
        <w:t xml:space="preserve"> a </w:t>
      </w:r>
      <w:proofErr w:type="spellStart"/>
      <w:r>
        <w:t>vuestros</w:t>
      </w:r>
      <w:proofErr w:type="spellEnd"/>
      <w:r>
        <w:t xml:space="preserve"> </w:t>
      </w:r>
      <w:proofErr w:type="spellStart"/>
      <w:r>
        <w:t>hermanos</w:t>
      </w:r>
      <w:proofErr w:type="spellEnd"/>
      <w:r>
        <w:t xml:space="preserve"> la </w:t>
      </w:r>
      <w:proofErr w:type="spellStart"/>
      <w:r>
        <w:t>perseverancia</w:t>
      </w:r>
      <w:proofErr w:type="spellEnd"/>
      <w:r>
        <w:t xml:space="preserve"> </w:t>
      </w:r>
      <w:proofErr w:type="spellStart"/>
      <w:r>
        <w:t>en</w:t>
      </w:r>
      <w:proofErr w:type="spellEnd"/>
      <w:r>
        <w:t xml:space="preserve"> mi Ley. </w:t>
      </w:r>
    </w:p>
    <w:p w14:paraId="20018EB6" w14:textId="77777777" w:rsidR="00F50769" w:rsidRDefault="00F50769" w:rsidP="00F50769">
      <w:r>
        <w:t xml:space="preserve">21. </w:t>
      </w:r>
      <w:proofErr w:type="spellStart"/>
      <w:r>
        <w:t>Unificaos</w:t>
      </w:r>
      <w:proofErr w:type="spellEnd"/>
      <w:r>
        <w:t xml:space="preserve">, no </w:t>
      </w:r>
      <w:proofErr w:type="spellStart"/>
      <w:r>
        <w:t>os</w:t>
      </w:r>
      <w:proofErr w:type="spellEnd"/>
      <w:r>
        <w:t xml:space="preserve"> </w:t>
      </w:r>
      <w:proofErr w:type="spellStart"/>
      <w:r>
        <w:t>desconozcáis</w:t>
      </w:r>
      <w:proofErr w:type="spellEnd"/>
      <w:r>
        <w:t xml:space="preserve"> </w:t>
      </w:r>
      <w:proofErr w:type="spellStart"/>
      <w:r>
        <w:t>porque</w:t>
      </w:r>
      <w:proofErr w:type="spellEnd"/>
      <w:r>
        <w:t xml:space="preserve"> </w:t>
      </w:r>
      <w:proofErr w:type="spellStart"/>
      <w:r>
        <w:t>practiquéis</w:t>
      </w:r>
      <w:proofErr w:type="spellEnd"/>
      <w:r>
        <w:t xml:space="preserve"> </w:t>
      </w:r>
      <w:proofErr w:type="spellStart"/>
      <w:r>
        <w:t>en</w:t>
      </w:r>
      <w:proofErr w:type="spellEnd"/>
      <w:r>
        <w:t xml:space="preserve"> forma </w:t>
      </w:r>
      <w:proofErr w:type="spellStart"/>
      <w:r>
        <w:t>diferente</w:t>
      </w:r>
      <w:proofErr w:type="spellEnd"/>
      <w:r>
        <w:t xml:space="preserve"> mi </w:t>
      </w:r>
      <w:proofErr w:type="spellStart"/>
      <w:r>
        <w:t>Doctrina</w:t>
      </w:r>
      <w:proofErr w:type="spellEnd"/>
      <w:r>
        <w:t xml:space="preserve">, </w:t>
      </w:r>
      <w:proofErr w:type="spellStart"/>
      <w:r>
        <w:t>si</w:t>
      </w:r>
      <w:proofErr w:type="spellEnd"/>
      <w:r>
        <w:t xml:space="preserve"> </w:t>
      </w:r>
      <w:proofErr w:type="spellStart"/>
      <w:r>
        <w:t>os</w:t>
      </w:r>
      <w:proofErr w:type="spellEnd"/>
      <w:r>
        <w:t xml:space="preserve"> </w:t>
      </w:r>
      <w:proofErr w:type="spellStart"/>
      <w:r>
        <w:t>habéis</w:t>
      </w:r>
      <w:proofErr w:type="spellEnd"/>
      <w:r>
        <w:t xml:space="preserve"> </w:t>
      </w:r>
      <w:proofErr w:type="spellStart"/>
      <w:r>
        <w:t>distanciado</w:t>
      </w:r>
      <w:proofErr w:type="spellEnd"/>
      <w:r>
        <w:t xml:space="preserve"> </w:t>
      </w:r>
      <w:proofErr w:type="spellStart"/>
      <w:r>
        <w:t>por</w:t>
      </w:r>
      <w:proofErr w:type="spellEnd"/>
      <w:r>
        <w:t xml:space="preserve"> </w:t>
      </w:r>
      <w:proofErr w:type="spellStart"/>
      <w:r>
        <w:t>esta</w:t>
      </w:r>
      <w:proofErr w:type="spellEnd"/>
      <w:r>
        <w:t xml:space="preserve"> causa, </w:t>
      </w:r>
      <w:proofErr w:type="spellStart"/>
      <w:r>
        <w:t>buscad</w:t>
      </w:r>
      <w:proofErr w:type="spellEnd"/>
      <w:r>
        <w:t xml:space="preserve"> a </w:t>
      </w:r>
      <w:proofErr w:type="spellStart"/>
      <w:r>
        <w:t>vuestros</w:t>
      </w:r>
      <w:proofErr w:type="spellEnd"/>
      <w:r>
        <w:t xml:space="preserve"> </w:t>
      </w:r>
      <w:proofErr w:type="spellStart"/>
      <w:r>
        <w:t>hermanos</w:t>
      </w:r>
      <w:proofErr w:type="spellEnd"/>
      <w:r>
        <w:t xml:space="preserve"> y </w:t>
      </w:r>
      <w:proofErr w:type="spellStart"/>
      <w:r>
        <w:t>amaos</w:t>
      </w:r>
      <w:proofErr w:type="spellEnd"/>
      <w:r>
        <w:t xml:space="preserve"> </w:t>
      </w:r>
      <w:proofErr w:type="spellStart"/>
      <w:r>
        <w:t>los</w:t>
      </w:r>
      <w:proofErr w:type="spellEnd"/>
      <w:r>
        <w:t xml:space="preserve"> </w:t>
      </w:r>
      <w:proofErr w:type="spellStart"/>
      <w:r>
        <w:t>unos</w:t>
      </w:r>
      <w:proofErr w:type="spellEnd"/>
      <w:r>
        <w:t xml:space="preserve"> a </w:t>
      </w:r>
      <w:proofErr w:type="spellStart"/>
      <w:r>
        <w:t>los</w:t>
      </w:r>
      <w:proofErr w:type="spellEnd"/>
      <w:r>
        <w:t xml:space="preserve"> </w:t>
      </w:r>
      <w:proofErr w:type="spellStart"/>
      <w:r>
        <w:t>otros</w:t>
      </w:r>
      <w:proofErr w:type="spellEnd"/>
      <w:r>
        <w:t xml:space="preserve">, </w:t>
      </w:r>
      <w:proofErr w:type="spellStart"/>
      <w:r>
        <w:t>como</w:t>
      </w:r>
      <w:proofErr w:type="spellEnd"/>
      <w:r>
        <w:t xml:space="preserve"> </w:t>
      </w:r>
      <w:proofErr w:type="spellStart"/>
      <w:r>
        <w:t>os</w:t>
      </w:r>
      <w:proofErr w:type="spellEnd"/>
      <w:r>
        <w:t xml:space="preserve"> </w:t>
      </w:r>
      <w:proofErr w:type="spellStart"/>
      <w:r>
        <w:t>amo</w:t>
      </w:r>
      <w:proofErr w:type="spellEnd"/>
      <w:r>
        <w:t xml:space="preserve"> </w:t>
      </w:r>
      <w:proofErr w:type="spellStart"/>
      <w:r>
        <w:t>Yo</w:t>
      </w:r>
      <w:proofErr w:type="spellEnd"/>
      <w:r>
        <w:t xml:space="preserve">. </w:t>
      </w:r>
    </w:p>
    <w:p w14:paraId="76CCAED6" w14:textId="77777777" w:rsidR="00F50769" w:rsidRDefault="00F50769" w:rsidP="00F50769">
      <w:r>
        <w:t xml:space="preserve">22. </w:t>
      </w:r>
      <w:proofErr w:type="spellStart"/>
      <w:r>
        <w:t>Así</w:t>
      </w:r>
      <w:proofErr w:type="spellEnd"/>
      <w:r>
        <w:t xml:space="preserve"> </w:t>
      </w:r>
      <w:proofErr w:type="spellStart"/>
      <w:r>
        <w:t>como</w:t>
      </w:r>
      <w:proofErr w:type="spellEnd"/>
      <w:r>
        <w:t xml:space="preserve"> </w:t>
      </w:r>
      <w:proofErr w:type="spellStart"/>
      <w:r>
        <w:t>oré</w:t>
      </w:r>
      <w:proofErr w:type="spellEnd"/>
      <w:r>
        <w:t xml:space="preserve"> </w:t>
      </w:r>
      <w:proofErr w:type="spellStart"/>
      <w:r>
        <w:t>en</w:t>
      </w:r>
      <w:proofErr w:type="spellEnd"/>
      <w:r>
        <w:t xml:space="preserve"> </w:t>
      </w:r>
      <w:proofErr w:type="spellStart"/>
      <w:r>
        <w:t>el</w:t>
      </w:r>
      <w:proofErr w:type="spellEnd"/>
      <w:r>
        <w:t xml:space="preserve"> Huerto de </w:t>
      </w:r>
      <w:proofErr w:type="spellStart"/>
      <w:r>
        <w:t>los</w:t>
      </w:r>
      <w:proofErr w:type="spellEnd"/>
      <w:r>
        <w:t xml:space="preserve"> Olivos, para </w:t>
      </w:r>
      <w:proofErr w:type="spellStart"/>
      <w:r>
        <w:t>que</w:t>
      </w:r>
      <w:proofErr w:type="spellEnd"/>
      <w:r>
        <w:t xml:space="preserve"> </w:t>
      </w:r>
      <w:proofErr w:type="spellStart"/>
      <w:r>
        <w:t>el</w:t>
      </w:r>
      <w:proofErr w:type="spellEnd"/>
      <w:r>
        <w:t xml:space="preserve"> </w:t>
      </w:r>
      <w:proofErr w:type="spellStart"/>
      <w:r>
        <w:t>espíritu</w:t>
      </w:r>
      <w:proofErr w:type="spellEnd"/>
      <w:r>
        <w:t xml:space="preserve"> de la </w:t>
      </w:r>
      <w:proofErr w:type="spellStart"/>
      <w:r>
        <w:t>humanidad</w:t>
      </w:r>
      <w:proofErr w:type="spellEnd"/>
      <w:r>
        <w:t xml:space="preserve"> no se </w:t>
      </w:r>
      <w:proofErr w:type="spellStart"/>
      <w:r>
        <w:t>perdiese</w:t>
      </w:r>
      <w:proofErr w:type="spellEnd"/>
      <w:r>
        <w:t xml:space="preserve">, </w:t>
      </w:r>
      <w:proofErr w:type="spellStart"/>
      <w:r>
        <w:t>así</w:t>
      </w:r>
      <w:proofErr w:type="spellEnd"/>
      <w:r>
        <w:t xml:space="preserve"> </w:t>
      </w:r>
      <w:proofErr w:type="spellStart"/>
      <w:r>
        <w:t>orad</w:t>
      </w:r>
      <w:proofErr w:type="spellEnd"/>
      <w:r>
        <w:t xml:space="preserve"> </w:t>
      </w:r>
      <w:proofErr w:type="spellStart"/>
      <w:r>
        <w:t>vosotros</w:t>
      </w:r>
      <w:proofErr w:type="spellEnd"/>
      <w:r>
        <w:t xml:space="preserve"> </w:t>
      </w:r>
      <w:proofErr w:type="spellStart"/>
      <w:r>
        <w:t>por</w:t>
      </w:r>
      <w:proofErr w:type="spellEnd"/>
      <w:r>
        <w:t xml:space="preserve"> </w:t>
      </w:r>
      <w:proofErr w:type="spellStart"/>
      <w:r>
        <w:t>vuestros</w:t>
      </w:r>
      <w:proofErr w:type="spellEnd"/>
      <w:r>
        <w:t xml:space="preserve"> </w:t>
      </w:r>
      <w:proofErr w:type="spellStart"/>
      <w:r>
        <w:t>hermanos</w:t>
      </w:r>
      <w:proofErr w:type="spellEnd"/>
      <w:r>
        <w:t xml:space="preserve">. Veo lo </w:t>
      </w:r>
      <w:proofErr w:type="spellStart"/>
      <w:r>
        <w:t>que</w:t>
      </w:r>
      <w:proofErr w:type="spellEnd"/>
      <w:r>
        <w:t xml:space="preserve"> </w:t>
      </w:r>
      <w:proofErr w:type="spellStart"/>
      <w:r>
        <w:t>aún</w:t>
      </w:r>
      <w:proofErr w:type="spellEnd"/>
      <w:r>
        <w:t xml:space="preserve"> </w:t>
      </w:r>
      <w:proofErr w:type="spellStart"/>
      <w:r>
        <w:t>tiene</w:t>
      </w:r>
      <w:proofErr w:type="spellEnd"/>
      <w:r>
        <w:t xml:space="preserve"> </w:t>
      </w:r>
      <w:proofErr w:type="spellStart"/>
      <w:r>
        <w:t>que</w:t>
      </w:r>
      <w:proofErr w:type="spellEnd"/>
      <w:r>
        <w:t xml:space="preserve"> </w:t>
      </w:r>
      <w:proofErr w:type="spellStart"/>
      <w:r>
        <w:t>llorar</w:t>
      </w:r>
      <w:proofErr w:type="spellEnd"/>
      <w:r>
        <w:t xml:space="preserve"> la </w:t>
      </w:r>
      <w:proofErr w:type="spellStart"/>
      <w:r>
        <w:t>humanidad</w:t>
      </w:r>
      <w:proofErr w:type="spellEnd"/>
      <w:r>
        <w:t xml:space="preserve"> para ser </w:t>
      </w:r>
      <w:proofErr w:type="spellStart"/>
      <w:r>
        <w:t>purificada</w:t>
      </w:r>
      <w:proofErr w:type="spellEnd"/>
      <w:r>
        <w:t xml:space="preserve">, </w:t>
      </w:r>
      <w:proofErr w:type="spellStart"/>
      <w:r>
        <w:t>pero</w:t>
      </w:r>
      <w:proofErr w:type="spellEnd"/>
      <w:r>
        <w:t xml:space="preserve"> mi misericordia la </w:t>
      </w:r>
      <w:proofErr w:type="spellStart"/>
      <w:r>
        <w:t>sostiene</w:t>
      </w:r>
      <w:proofErr w:type="spellEnd"/>
      <w:r>
        <w:t xml:space="preserve"> y la </w:t>
      </w:r>
      <w:proofErr w:type="spellStart"/>
      <w:r>
        <w:t>fortalece</w:t>
      </w:r>
      <w:proofErr w:type="spellEnd"/>
      <w:r>
        <w:t xml:space="preserve"> para </w:t>
      </w:r>
      <w:proofErr w:type="spellStart"/>
      <w:r>
        <w:t>que</w:t>
      </w:r>
      <w:proofErr w:type="spellEnd"/>
      <w:r>
        <w:t xml:space="preserve"> no </w:t>
      </w:r>
      <w:proofErr w:type="spellStart"/>
      <w:r>
        <w:t>desfallezca</w:t>
      </w:r>
      <w:proofErr w:type="spellEnd"/>
      <w:r>
        <w:t xml:space="preserve"> </w:t>
      </w:r>
      <w:proofErr w:type="spellStart"/>
      <w:r>
        <w:t>en</w:t>
      </w:r>
      <w:proofErr w:type="spellEnd"/>
      <w:r>
        <w:t xml:space="preserve"> </w:t>
      </w:r>
      <w:proofErr w:type="spellStart"/>
      <w:r>
        <w:t>el</w:t>
      </w:r>
      <w:proofErr w:type="spellEnd"/>
      <w:r>
        <w:t xml:space="preserve"> camino.  </w:t>
      </w:r>
    </w:p>
    <w:p w14:paraId="255C35F7" w14:textId="77777777" w:rsidR="00F50769" w:rsidRDefault="00F50769" w:rsidP="00F50769">
      <w:r>
        <w:t xml:space="preserve">23. </w:t>
      </w:r>
      <w:proofErr w:type="spellStart"/>
      <w:r>
        <w:t>Discípulos</w:t>
      </w:r>
      <w:proofErr w:type="spellEnd"/>
      <w:r>
        <w:t xml:space="preserve">, </w:t>
      </w:r>
      <w:proofErr w:type="spellStart"/>
      <w:r>
        <w:t>en</w:t>
      </w:r>
      <w:proofErr w:type="spellEnd"/>
      <w:r>
        <w:t xml:space="preserve"> </w:t>
      </w:r>
      <w:proofErr w:type="spellStart"/>
      <w:r>
        <w:t>quienes</w:t>
      </w:r>
      <w:proofErr w:type="spellEnd"/>
      <w:r>
        <w:t xml:space="preserve"> he </w:t>
      </w:r>
      <w:proofErr w:type="spellStart"/>
      <w:r>
        <w:t>depositado</w:t>
      </w:r>
      <w:proofErr w:type="spellEnd"/>
      <w:r>
        <w:t xml:space="preserve"> </w:t>
      </w:r>
      <w:proofErr w:type="spellStart"/>
      <w:r>
        <w:t>el</w:t>
      </w:r>
      <w:proofErr w:type="spellEnd"/>
      <w:r>
        <w:t xml:space="preserve"> </w:t>
      </w:r>
      <w:proofErr w:type="spellStart"/>
      <w:r>
        <w:t>libro</w:t>
      </w:r>
      <w:proofErr w:type="spellEnd"/>
      <w:r>
        <w:t xml:space="preserve"> de mi palabra, </w:t>
      </w:r>
      <w:proofErr w:type="spellStart"/>
      <w:r>
        <w:t>fortaleceos</w:t>
      </w:r>
      <w:proofErr w:type="spellEnd"/>
      <w:r>
        <w:t xml:space="preserve"> </w:t>
      </w:r>
      <w:proofErr w:type="spellStart"/>
      <w:r>
        <w:t>desde</w:t>
      </w:r>
      <w:proofErr w:type="spellEnd"/>
      <w:r>
        <w:t xml:space="preserve"> </w:t>
      </w:r>
      <w:proofErr w:type="spellStart"/>
      <w:r>
        <w:t>ahora</w:t>
      </w:r>
      <w:proofErr w:type="spellEnd"/>
      <w:r>
        <w:t xml:space="preserve">, para </w:t>
      </w:r>
      <w:proofErr w:type="spellStart"/>
      <w:r>
        <w:t>que</w:t>
      </w:r>
      <w:proofErr w:type="spellEnd"/>
      <w:r>
        <w:t xml:space="preserve"> no </w:t>
      </w:r>
      <w:proofErr w:type="spellStart"/>
      <w:r>
        <w:t>retrocedáis</w:t>
      </w:r>
      <w:proofErr w:type="spellEnd"/>
      <w:r>
        <w:t xml:space="preserve"> </w:t>
      </w:r>
      <w:proofErr w:type="spellStart"/>
      <w:r>
        <w:t>cuando</w:t>
      </w:r>
      <w:proofErr w:type="spellEnd"/>
      <w:r>
        <w:t xml:space="preserve"> </w:t>
      </w:r>
      <w:proofErr w:type="spellStart"/>
      <w:r>
        <w:t>llaméis</w:t>
      </w:r>
      <w:proofErr w:type="spellEnd"/>
      <w:r>
        <w:t xml:space="preserve"> a </w:t>
      </w:r>
      <w:proofErr w:type="spellStart"/>
      <w:r>
        <w:t>una</w:t>
      </w:r>
      <w:proofErr w:type="spellEnd"/>
      <w:r>
        <w:t xml:space="preserve"> </w:t>
      </w:r>
      <w:proofErr w:type="spellStart"/>
      <w:r>
        <w:t>puerta</w:t>
      </w:r>
      <w:proofErr w:type="spellEnd"/>
      <w:r>
        <w:t xml:space="preserve"> y no </w:t>
      </w:r>
      <w:proofErr w:type="spellStart"/>
      <w:r>
        <w:t>os</w:t>
      </w:r>
      <w:proofErr w:type="spellEnd"/>
      <w:r>
        <w:t xml:space="preserve"> </w:t>
      </w:r>
      <w:proofErr w:type="spellStart"/>
      <w:r>
        <w:t>abran</w:t>
      </w:r>
      <w:proofErr w:type="spellEnd"/>
      <w:r>
        <w:t xml:space="preserve">. No </w:t>
      </w:r>
      <w:proofErr w:type="spellStart"/>
      <w:r>
        <w:t>olvidéis</w:t>
      </w:r>
      <w:proofErr w:type="spellEnd"/>
      <w:r>
        <w:t xml:space="preserve"> </w:t>
      </w:r>
      <w:proofErr w:type="spellStart"/>
      <w:r>
        <w:t>que</w:t>
      </w:r>
      <w:proofErr w:type="spellEnd"/>
      <w:r>
        <w:t xml:space="preserve"> </w:t>
      </w:r>
      <w:proofErr w:type="spellStart"/>
      <w:r>
        <w:t>os</w:t>
      </w:r>
      <w:proofErr w:type="spellEnd"/>
      <w:r>
        <w:t xml:space="preserve"> he </w:t>
      </w:r>
      <w:proofErr w:type="spellStart"/>
      <w:r>
        <w:t>dicho</w:t>
      </w:r>
      <w:proofErr w:type="spellEnd"/>
      <w:r>
        <w:t xml:space="preserve"> </w:t>
      </w:r>
      <w:proofErr w:type="spellStart"/>
      <w:r>
        <w:t>que</w:t>
      </w:r>
      <w:proofErr w:type="spellEnd"/>
      <w:r>
        <w:t xml:space="preserve"> </w:t>
      </w:r>
      <w:proofErr w:type="spellStart"/>
      <w:r>
        <w:t>llaméis</w:t>
      </w:r>
      <w:proofErr w:type="spellEnd"/>
      <w:r>
        <w:t xml:space="preserve"> </w:t>
      </w:r>
      <w:proofErr w:type="spellStart"/>
      <w:r>
        <w:t>en</w:t>
      </w:r>
      <w:proofErr w:type="spellEnd"/>
      <w:r>
        <w:t xml:space="preserve"> mi </w:t>
      </w:r>
      <w:proofErr w:type="spellStart"/>
      <w:r>
        <w:t>nombre</w:t>
      </w:r>
      <w:proofErr w:type="spellEnd"/>
      <w:r>
        <w:t xml:space="preserve"> </w:t>
      </w:r>
      <w:proofErr w:type="spellStart"/>
      <w:r>
        <w:t>por</w:t>
      </w:r>
      <w:proofErr w:type="spellEnd"/>
      <w:r>
        <w:t xml:space="preserve"> </w:t>
      </w:r>
      <w:proofErr w:type="spellStart"/>
      <w:r>
        <w:t>primera</w:t>
      </w:r>
      <w:proofErr w:type="spellEnd"/>
      <w:r>
        <w:t xml:space="preserve">, </w:t>
      </w:r>
      <w:proofErr w:type="spellStart"/>
      <w:r>
        <w:t>segunda</w:t>
      </w:r>
      <w:proofErr w:type="spellEnd"/>
      <w:r>
        <w:t xml:space="preserve"> y </w:t>
      </w:r>
      <w:proofErr w:type="spellStart"/>
      <w:r>
        <w:t>tercera</w:t>
      </w:r>
      <w:proofErr w:type="spellEnd"/>
      <w:r>
        <w:t xml:space="preserve"> </w:t>
      </w:r>
      <w:proofErr w:type="spellStart"/>
      <w:r>
        <w:t>vez</w:t>
      </w:r>
      <w:proofErr w:type="spellEnd"/>
      <w:r>
        <w:t xml:space="preserve">; y </w:t>
      </w:r>
      <w:proofErr w:type="spellStart"/>
      <w:r>
        <w:t>que</w:t>
      </w:r>
      <w:proofErr w:type="spellEnd"/>
      <w:r>
        <w:t xml:space="preserve"> </w:t>
      </w:r>
      <w:proofErr w:type="spellStart"/>
      <w:r>
        <w:t>cuando</w:t>
      </w:r>
      <w:proofErr w:type="spellEnd"/>
      <w:r>
        <w:t xml:space="preserve"> </w:t>
      </w:r>
      <w:proofErr w:type="spellStart"/>
      <w:r>
        <w:t>comprobéis</w:t>
      </w:r>
      <w:proofErr w:type="spellEnd"/>
      <w:r>
        <w:t xml:space="preserve"> </w:t>
      </w:r>
      <w:proofErr w:type="spellStart"/>
      <w:r>
        <w:t>que</w:t>
      </w:r>
      <w:proofErr w:type="spellEnd"/>
      <w:r>
        <w:t xml:space="preserve"> </w:t>
      </w:r>
      <w:proofErr w:type="spellStart"/>
      <w:r>
        <w:t>vuestro</w:t>
      </w:r>
      <w:proofErr w:type="spellEnd"/>
      <w:r>
        <w:t xml:space="preserve"> </w:t>
      </w:r>
      <w:proofErr w:type="spellStart"/>
      <w:r>
        <w:t>llamado</w:t>
      </w:r>
      <w:proofErr w:type="spellEnd"/>
      <w:r>
        <w:t xml:space="preserve"> no ha </w:t>
      </w:r>
      <w:proofErr w:type="spellStart"/>
      <w:r>
        <w:t>logrado</w:t>
      </w:r>
      <w:proofErr w:type="spellEnd"/>
      <w:r>
        <w:t xml:space="preserve"> </w:t>
      </w:r>
      <w:proofErr w:type="spellStart"/>
      <w:r>
        <w:t>dulcificar</w:t>
      </w:r>
      <w:proofErr w:type="spellEnd"/>
      <w:r>
        <w:t xml:space="preserve"> la </w:t>
      </w:r>
      <w:proofErr w:type="spellStart"/>
      <w:r>
        <w:t>actitud</w:t>
      </w:r>
      <w:proofErr w:type="spellEnd"/>
      <w:r>
        <w:t xml:space="preserve"> de </w:t>
      </w:r>
      <w:proofErr w:type="spellStart"/>
      <w:r>
        <w:t>vuestros</w:t>
      </w:r>
      <w:proofErr w:type="spellEnd"/>
      <w:r>
        <w:t xml:space="preserve"> </w:t>
      </w:r>
      <w:proofErr w:type="spellStart"/>
      <w:r>
        <w:t>hermanos</w:t>
      </w:r>
      <w:proofErr w:type="spellEnd"/>
      <w:r>
        <w:t xml:space="preserve">, </w:t>
      </w:r>
      <w:proofErr w:type="spellStart"/>
      <w:r>
        <w:t>dejadme</w:t>
      </w:r>
      <w:proofErr w:type="spellEnd"/>
      <w:r>
        <w:t xml:space="preserve"> a </w:t>
      </w:r>
      <w:proofErr w:type="spellStart"/>
      <w:r>
        <w:t>mí</w:t>
      </w:r>
      <w:proofErr w:type="spellEnd"/>
      <w:r>
        <w:t xml:space="preserve"> la causa y </w:t>
      </w:r>
      <w:proofErr w:type="spellStart"/>
      <w:r>
        <w:t>prosigáis</w:t>
      </w:r>
      <w:proofErr w:type="spellEnd"/>
      <w:r>
        <w:t xml:space="preserve"> </w:t>
      </w:r>
      <w:proofErr w:type="spellStart"/>
      <w:r>
        <w:t>vuestro</w:t>
      </w:r>
      <w:proofErr w:type="spellEnd"/>
      <w:r>
        <w:t xml:space="preserve"> camino; sin </w:t>
      </w:r>
      <w:proofErr w:type="spellStart"/>
      <w:r>
        <w:t>llevar</w:t>
      </w:r>
      <w:proofErr w:type="spellEnd"/>
      <w:r>
        <w:t xml:space="preserve"> </w:t>
      </w:r>
      <w:proofErr w:type="spellStart"/>
      <w:r>
        <w:t>amargura</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y </w:t>
      </w:r>
      <w:proofErr w:type="spellStart"/>
      <w:r>
        <w:t>menos</w:t>
      </w:r>
      <w:proofErr w:type="spellEnd"/>
      <w:r>
        <w:t xml:space="preserve"> </w:t>
      </w:r>
      <w:proofErr w:type="spellStart"/>
      <w:r>
        <w:t>deseando</w:t>
      </w:r>
      <w:proofErr w:type="spellEnd"/>
      <w:r>
        <w:t xml:space="preserve"> </w:t>
      </w:r>
      <w:proofErr w:type="spellStart"/>
      <w:r>
        <w:t>que</w:t>
      </w:r>
      <w:proofErr w:type="spellEnd"/>
      <w:r>
        <w:t xml:space="preserve"> </w:t>
      </w:r>
      <w:proofErr w:type="spellStart"/>
      <w:r>
        <w:t>el</w:t>
      </w:r>
      <w:proofErr w:type="spellEnd"/>
      <w:r>
        <w:t xml:space="preserve"> dolor se </w:t>
      </w:r>
    </w:p>
    <w:p w14:paraId="5D8EFFB3" w14:textId="77777777" w:rsidR="00F50769" w:rsidRDefault="00F50769" w:rsidP="00F50769">
      <w:proofErr w:type="spellStart"/>
      <w:r>
        <w:t>presente</w:t>
      </w:r>
      <w:proofErr w:type="spellEnd"/>
      <w:r>
        <w:t xml:space="preserve"> </w:t>
      </w:r>
      <w:proofErr w:type="spellStart"/>
      <w:r>
        <w:t>en</w:t>
      </w:r>
      <w:proofErr w:type="spellEnd"/>
      <w:r>
        <w:t xml:space="preserve"> </w:t>
      </w:r>
      <w:proofErr w:type="spellStart"/>
      <w:r>
        <w:t>aquellos</w:t>
      </w:r>
      <w:proofErr w:type="spellEnd"/>
      <w:r>
        <w:t xml:space="preserve"> </w:t>
      </w:r>
      <w:proofErr w:type="spellStart"/>
      <w:r>
        <w:t>que</w:t>
      </w:r>
      <w:proofErr w:type="spellEnd"/>
      <w:r>
        <w:t xml:space="preserve"> no </w:t>
      </w:r>
      <w:proofErr w:type="spellStart"/>
      <w:r>
        <w:t>os</w:t>
      </w:r>
      <w:proofErr w:type="spellEnd"/>
      <w:r>
        <w:t xml:space="preserve"> </w:t>
      </w:r>
      <w:proofErr w:type="spellStart"/>
      <w:r>
        <w:t>quisieron</w:t>
      </w:r>
      <w:proofErr w:type="spellEnd"/>
      <w:r>
        <w:t xml:space="preserve"> </w:t>
      </w:r>
      <w:proofErr w:type="spellStart"/>
      <w:r>
        <w:t>oír</w:t>
      </w:r>
      <w:proofErr w:type="spellEnd"/>
      <w:r>
        <w:t xml:space="preserve">. </w:t>
      </w:r>
      <w:proofErr w:type="spellStart"/>
      <w:r>
        <w:t>Revestíos</w:t>
      </w:r>
      <w:proofErr w:type="spellEnd"/>
      <w:r>
        <w:t xml:space="preserve"> de </w:t>
      </w:r>
      <w:proofErr w:type="spellStart"/>
      <w:r>
        <w:t>bondad</w:t>
      </w:r>
      <w:proofErr w:type="spellEnd"/>
      <w:r>
        <w:t xml:space="preserve">, </w:t>
      </w:r>
      <w:proofErr w:type="spellStart"/>
      <w:r>
        <w:t>porque</w:t>
      </w:r>
      <w:proofErr w:type="spellEnd"/>
      <w:r>
        <w:t xml:space="preserve"> no </w:t>
      </w:r>
      <w:proofErr w:type="spellStart"/>
      <w:r>
        <w:t>sabéis</w:t>
      </w:r>
      <w:proofErr w:type="spellEnd"/>
      <w:r>
        <w:t xml:space="preserve"> </w:t>
      </w:r>
      <w:proofErr w:type="spellStart"/>
      <w:r>
        <w:t>en</w:t>
      </w:r>
      <w:proofErr w:type="spellEnd"/>
      <w:r>
        <w:t xml:space="preserve"> </w:t>
      </w:r>
      <w:proofErr w:type="spellStart"/>
      <w:r>
        <w:t>que</w:t>
      </w:r>
      <w:proofErr w:type="spellEnd"/>
      <w:r>
        <w:t xml:space="preserve"> día o </w:t>
      </w:r>
      <w:proofErr w:type="spellStart"/>
      <w:r>
        <w:t>en</w:t>
      </w:r>
      <w:proofErr w:type="spellEnd"/>
      <w:r>
        <w:t xml:space="preserve"> </w:t>
      </w:r>
      <w:proofErr w:type="spellStart"/>
      <w:r>
        <w:t>qué</w:t>
      </w:r>
      <w:proofErr w:type="spellEnd"/>
      <w:r>
        <w:t xml:space="preserve"> hora </w:t>
      </w:r>
      <w:proofErr w:type="spellStart"/>
      <w:r>
        <w:t>tengáis</w:t>
      </w:r>
      <w:proofErr w:type="spellEnd"/>
      <w:r>
        <w:t xml:space="preserve"> </w:t>
      </w:r>
      <w:proofErr w:type="spellStart"/>
      <w:r>
        <w:t>que</w:t>
      </w:r>
      <w:proofErr w:type="spellEnd"/>
      <w:r>
        <w:t xml:space="preserve"> </w:t>
      </w:r>
      <w:proofErr w:type="spellStart"/>
      <w:r>
        <w:t>volver</w:t>
      </w:r>
      <w:proofErr w:type="spellEnd"/>
      <w:r>
        <w:t xml:space="preserve"> a </w:t>
      </w:r>
      <w:proofErr w:type="spellStart"/>
      <w:r>
        <w:t>llamar</w:t>
      </w:r>
      <w:proofErr w:type="spellEnd"/>
      <w:r>
        <w:t xml:space="preserve"> a la </w:t>
      </w:r>
      <w:proofErr w:type="spellStart"/>
      <w:r>
        <w:t>misma</w:t>
      </w:r>
      <w:proofErr w:type="spellEnd"/>
      <w:r>
        <w:t xml:space="preserve"> </w:t>
      </w:r>
      <w:proofErr w:type="spellStart"/>
      <w:r>
        <w:t>puerta</w:t>
      </w:r>
      <w:proofErr w:type="spellEnd"/>
      <w:r>
        <w:t xml:space="preserve"> o </w:t>
      </w:r>
      <w:proofErr w:type="spellStart"/>
      <w:r>
        <w:t>que</w:t>
      </w:r>
      <w:proofErr w:type="spellEnd"/>
      <w:r>
        <w:t xml:space="preserve"> </w:t>
      </w:r>
      <w:proofErr w:type="spellStart"/>
      <w:r>
        <w:t>ellos</w:t>
      </w:r>
      <w:proofErr w:type="spellEnd"/>
      <w:r>
        <w:t xml:space="preserve"> </w:t>
      </w:r>
      <w:proofErr w:type="spellStart"/>
      <w:r>
        <w:t>vengan</w:t>
      </w:r>
      <w:proofErr w:type="spellEnd"/>
      <w:r>
        <w:t xml:space="preserve"> </w:t>
      </w:r>
      <w:proofErr w:type="spellStart"/>
      <w:r>
        <w:t>en</w:t>
      </w:r>
      <w:proofErr w:type="spellEnd"/>
      <w:r>
        <w:t xml:space="preserve"> </w:t>
      </w:r>
      <w:proofErr w:type="spellStart"/>
      <w:r>
        <w:t>busca</w:t>
      </w:r>
      <w:proofErr w:type="spellEnd"/>
      <w:r>
        <w:t xml:space="preserve"> </w:t>
      </w:r>
      <w:proofErr w:type="spellStart"/>
      <w:r>
        <w:t>vuestra</w:t>
      </w:r>
      <w:proofErr w:type="spellEnd"/>
      <w:r>
        <w:t xml:space="preserve">. </w:t>
      </w:r>
      <w:proofErr w:type="spellStart"/>
      <w:r>
        <w:t>Sólo</w:t>
      </w:r>
      <w:proofErr w:type="spellEnd"/>
      <w:r>
        <w:t xml:space="preserve"> </w:t>
      </w:r>
      <w:proofErr w:type="spellStart"/>
      <w:r>
        <w:t>el</w:t>
      </w:r>
      <w:proofErr w:type="spellEnd"/>
      <w:r>
        <w:t xml:space="preserve"> amor y la </w:t>
      </w:r>
      <w:proofErr w:type="spellStart"/>
      <w:r>
        <w:t>paciencia</w:t>
      </w:r>
      <w:proofErr w:type="spellEnd"/>
      <w:r>
        <w:t xml:space="preserve"> </w:t>
      </w:r>
      <w:proofErr w:type="spellStart"/>
      <w:r>
        <w:t>lograrán</w:t>
      </w:r>
      <w:proofErr w:type="spellEnd"/>
      <w:r>
        <w:t xml:space="preserve"> </w:t>
      </w:r>
      <w:proofErr w:type="spellStart"/>
      <w:r>
        <w:t>conmover</w:t>
      </w:r>
      <w:proofErr w:type="spellEnd"/>
      <w:r>
        <w:t xml:space="preserve"> </w:t>
      </w:r>
      <w:proofErr w:type="spellStart"/>
      <w:r>
        <w:t>los</w:t>
      </w:r>
      <w:proofErr w:type="spellEnd"/>
      <w:r>
        <w:t xml:space="preserve"> </w:t>
      </w:r>
      <w:proofErr w:type="spellStart"/>
      <w:r>
        <w:t>corazones</w:t>
      </w:r>
      <w:proofErr w:type="spellEnd"/>
      <w:r>
        <w:t xml:space="preserve"> de </w:t>
      </w:r>
      <w:proofErr w:type="spellStart"/>
      <w:r>
        <w:t>roca</w:t>
      </w:r>
      <w:proofErr w:type="spellEnd"/>
      <w:r>
        <w:t xml:space="preserve"> y </w:t>
      </w:r>
      <w:proofErr w:type="spellStart"/>
      <w:r>
        <w:t>por</w:t>
      </w:r>
      <w:proofErr w:type="spellEnd"/>
      <w:r>
        <w:t xml:space="preserve"> </w:t>
      </w:r>
      <w:proofErr w:type="spellStart"/>
      <w:r>
        <w:t>ello</w:t>
      </w:r>
      <w:proofErr w:type="spellEnd"/>
      <w:r>
        <w:t xml:space="preserve"> </w:t>
      </w:r>
      <w:proofErr w:type="spellStart"/>
      <w:r>
        <w:t>debéis</w:t>
      </w:r>
      <w:proofErr w:type="spellEnd"/>
      <w:r>
        <w:t xml:space="preserve"> </w:t>
      </w:r>
      <w:proofErr w:type="spellStart"/>
      <w:r>
        <w:t>estar</w:t>
      </w:r>
      <w:proofErr w:type="spellEnd"/>
      <w:r>
        <w:t xml:space="preserve"> </w:t>
      </w:r>
      <w:proofErr w:type="spellStart"/>
      <w:r>
        <w:t>siempre</w:t>
      </w:r>
      <w:proofErr w:type="spellEnd"/>
      <w:r>
        <w:t xml:space="preserve"> </w:t>
      </w:r>
      <w:proofErr w:type="spellStart"/>
      <w:r>
        <w:t>preparados</w:t>
      </w:r>
      <w:proofErr w:type="spellEnd"/>
      <w:r>
        <w:t xml:space="preserve">. </w:t>
      </w:r>
    </w:p>
    <w:p w14:paraId="51F44DFE" w14:textId="77777777" w:rsidR="00F50769" w:rsidRDefault="00F50769" w:rsidP="00F50769">
      <w:r>
        <w:t xml:space="preserve">24. </w:t>
      </w:r>
      <w:proofErr w:type="spellStart"/>
      <w:r>
        <w:t>Vuelvo</w:t>
      </w:r>
      <w:proofErr w:type="spellEnd"/>
      <w:r>
        <w:t xml:space="preserve"> a </w:t>
      </w:r>
      <w:proofErr w:type="spellStart"/>
      <w:r>
        <w:t>deciros</w:t>
      </w:r>
      <w:proofErr w:type="spellEnd"/>
      <w:r>
        <w:t xml:space="preserve"> </w:t>
      </w:r>
      <w:proofErr w:type="spellStart"/>
      <w:r>
        <w:t>que</w:t>
      </w:r>
      <w:proofErr w:type="spellEnd"/>
      <w:r>
        <w:t xml:space="preserve"> </w:t>
      </w:r>
      <w:proofErr w:type="spellStart"/>
      <w:r>
        <w:t>vosotros</w:t>
      </w:r>
      <w:proofErr w:type="spellEnd"/>
      <w:r>
        <w:t xml:space="preserve"> no </w:t>
      </w:r>
      <w:proofErr w:type="spellStart"/>
      <w:r>
        <w:t>debéis</w:t>
      </w:r>
      <w:proofErr w:type="spellEnd"/>
      <w:r>
        <w:t xml:space="preserve"> </w:t>
      </w:r>
      <w:proofErr w:type="spellStart"/>
      <w:r>
        <w:t>actuar</w:t>
      </w:r>
      <w:proofErr w:type="spellEnd"/>
      <w:r>
        <w:t xml:space="preserve"> </w:t>
      </w:r>
      <w:proofErr w:type="spellStart"/>
      <w:r>
        <w:t>como</w:t>
      </w:r>
      <w:proofErr w:type="spellEnd"/>
      <w:r>
        <w:t xml:space="preserve"> </w:t>
      </w:r>
      <w:proofErr w:type="spellStart"/>
      <w:r>
        <w:t>jueces</w:t>
      </w:r>
      <w:proofErr w:type="spellEnd"/>
      <w:r>
        <w:t xml:space="preserve"> </w:t>
      </w:r>
      <w:proofErr w:type="spellStart"/>
      <w:r>
        <w:t>en</w:t>
      </w:r>
      <w:proofErr w:type="spellEnd"/>
      <w:r>
        <w:t xml:space="preserve"> </w:t>
      </w:r>
      <w:proofErr w:type="spellStart"/>
      <w:r>
        <w:t>los</w:t>
      </w:r>
      <w:proofErr w:type="spellEnd"/>
      <w:r>
        <w:t xml:space="preserve"> </w:t>
      </w:r>
      <w:proofErr w:type="spellStart"/>
      <w:r>
        <w:t>actos</w:t>
      </w:r>
      <w:proofErr w:type="spellEnd"/>
      <w:r>
        <w:t xml:space="preserve"> de </w:t>
      </w:r>
      <w:proofErr w:type="spellStart"/>
      <w:r>
        <w:t>vuestros</w:t>
      </w:r>
      <w:proofErr w:type="spellEnd"/>
      <w:r>
        <w:t xml:space="preserve"> </w:t>
      </w:r>
      <w:proofErr w:type="spellStart"/>
      <w:r>
        <w:t>hermanos</w:t>
      </w:r>
      <w:proofErr w:type="spellEnd"/>
      <w:r>
        <w:t xml:space="preserve">. Cuando mis </w:t>
      </w:r>
      <w:proofErr w:type="spellStart"/>
      <w:r>
        <w:t>discípulos</w:t>
      </w:r>
      <w:proofErr w:type="spellEnd"/>
      <w:r>
        <w:t xml:space="preserve">, mis </w:t>
      </w:r>
      <w:proofErr w:type="spellStart"/>
      <w:r>
        <w:t>emisarios</w:t>
      </w:r>
      <w:proofErr w:type="spellEnd"/>
      <w:r>
        <w:t xml:space="preserve"> y </w:t>
      </w:r>
      <w:proofErr w:type="spellStart"/>
      <w:r>
        <w:t>enviados</w:t>
      </w:r>
      <w:proofErr w:type="spellEnd"/>
      <w:r>
        <w:t xml:space="preserve"> </w:t>
      </w:r>
      <w:proofErr w:type="spellStart"/>
      <w:r>
        <w:t>sean</w:t>
      </w:r>
      <w:proofErr w:type="spellEnd"/>
      <w:r>
        <w:t xml:space="preserve"> </w:t>
      </w:r>
      <w:proofErr w:type="spellStart"/>
      <w:r>
        <w:t>desoídos</w:t>
      </w:r>
      <w:proofErr w:type="spellEnd"/>
      <w:r>
        <w:t xml:space="preserve">, </w:t>
      </w:r>
      <w:proofErr w:type="spellStart"/>
      <w:r>
        <w:t>Yo</w:t>
      </w:r>
      <w:proofErr w:type="spellEnd"/>
      <w:r>
        <w:t xml:space="preserve"> </w:t>
      </w:r>
      <w:proofErr w:type="spellStart"/>
      <w:r>
        <w:t>haré</w:t>
      </w:r>
      <w:proofErr w:type="spellEnd"/>
      <w:r>
        <w:t xml:space="preserve"> </w:t>
      </w:r>
      <w:proofErr w:type="spellStart"/>
      <w:r>
        <w:t>escuchar</w:t>
      </w:r>
      <w:proofErr w:type="spellEnd"/>
      <w:r>
        <w:t xml:space="preserve"> mi </w:t>
      </w:r>
      <w:proofErr w:type="spellStart"/>
      <w:r>
        <w:t>voz</w:t>
      </w:r>
      <w:proofErr w:type="spellEnd"/>
      <w:r>
        <w:t xml:space="preserve"> </w:t>
      </w:r>
      <w:proofErr w:type="spellStart"/>
      <w:r>
        <w:t>en</w:t>
      </w:r>
      <w:proofErr w:type="spellEnd"/>
      <w:r>
        <w:t xml:space="preserve"> la </w:t>
      </w:r>
      <w:proofErr w:type="spellStart"/>
      <w:r>
        <w:t>conciencia</w:t>
      </w:r>
      <w:proofErr w:type="spellEnd"/>
      <w:r>
        <w:t xml:space="preserve"> de </w:t>
      </w:r>
      <w:proofErr w:type="spellStart"/>
      <w:r>
        <w:t>quienes</w:t>
      </w:r>
      <w:proofErr w:type="spellEnd"/>
      <w:r>
        <w:t xml:space="preserve"> </w:t>
      </w:r>
      <w:proofErr w:type="spellStart"/>
      <w:r>
        <w:t>rechazaron</w:t>
      </w:r>
      <w:proofErr w:type="spellEnd"/>
      <w:r>
        <w:t xml:space="preserve"> mis </w:t>
      </w:r>
      <w:proofErr w:type="spellStart"/>
      <w:r>
        <w:t>llamados</w:t>
      </w:r>
      <w:proofErr w:type="spellEnd"/>
      <w:r>
        <w:t xml:space="preserve">. </w:t>
      </w:r>
      <w:proofErr w:type="spellStart"/>
      <w:r>
        <w:t>Aquella</w:t>
      </w:r>
      <w:proofErr w:type="spellEnd"/>
      <w:r>
        <w:t xml:space="preserve"> </w:t>
      </w:r>
      <w:proofErr w:type="spellStart"/>
      <w:r>
        <w:t>voz</w:t>
      </w:r>
      <w:proofErr w:type="spellEnd"/>
      <w:r>
        <w:t xml:space="preserve">, </w:t>
      </w:r>
      <w:proofErr w:type="spellStart"/>
      <w:r>
        <w:t>será</w:t>
      </w:r>
      <w:proofErr w:type="spellEnd"/>
      <w:r>
        <w:t xml:space="preserve"> la del </w:t>
      </w:r>
      <w:proofErr w:type="spellStart"/>
      <w:r>
        <w:t>Juez</w:t>
      </w:r>
      <w:proofErr w:type="spellEnd"/>
      <w:r>
        <w:t xml:space="preserve">, mas </w:t>
      </w:r>
      <w:proofErr w:type="spellStart"/>
      <w:r>
        <w:t>ya</w:t>
      </w:r>
      <w:proofErr w:type="spellEnd"/>
      <w:r>
        <w:t xml:space="preserve"> </w:t>
      </w:r>
      <w:proofErr w:type="spellStart"/>
      <w:r>
        <w:t>sabéis</w:t>
      </w:r>
      <w:proofErr w:type="spellEnd"/>
      <w:r>
        <w:t xml:space="preserve"> </w:t>
      </w:r>
      <w:proofErr w:type="spellStart"/>
      <w:r>
        <w:t>que</w:t>
      </w:r>
      <w:proofErr w:type="spellEnd"/>
      <w:r>
        <w:t xml:space="preserve"> </w:t>
      </w:r>
      <w:proofErr w:type="spellStart"/>
      <w:r>
        <w:t>en</w:t>
      </w:r>
      <w:proofErr w:type="spellEnd"/>
      <w:r>
        <w:t xml:space="preserve"> </w:t>
      </w:r>
      <w:proofErr w:type="spellStart"/>
      <w:r>
        <w:t>el</w:t>
      </w:r>
      <w:proofErr w:type="spellEnd"/>
      <w:r>
        <w:t xml:space="preserve"> </w:t>
      </w:r>
      <w:proofErr w:type="spellStart"/>
      <w:r>
        <w:t>Juez</w:t>
      </w:r>
      <w:proofErr w:type="spellEnd"/>
      <w:r>
        <w:t xml:space="preserve"> </w:t>
      </w:r>
      <w:proofErr w:type="spellStart"/>
      <w:r>
        <w:t>divino</w:t>
      </w:r>
      <w:proofErr w:type="spellEnd"/>
      <w:r>
        <w:t xml:space="preserve"> </w:t>
      </w:r>
      <w:proofErr w:type="spellStart"/>
      <w:r>
        <w:t>siempre</w:t>
      </w:r>
      <w:proofErr w:type="spellEnd"/>
      <w:r>
        <w:t xml:space="preserve"> </w:t>
      </w:r>
      <w:proofErr w:type="spellStart"/>
      <w:r>
        <w:t>está</w:t>
      </w:r>
      <w:proofErr w:type="spellEnd"/>
      <w:r>
        <w:t xml:space="preserve"> mi amor de Padre; no </w:t>
      </w:r>
      <w:proofErr w:type="spellStart"/>
      <w:r>
        <w:t>así</w:t>
      </w:r>
      <w:proofErr w:type="spellEnd"/>
      <w:r>
        <w:t xml:space="preserve"> </w:t>
      </w:r>
      <w:proofErr w:type="spellStart"/>
      <w:r>
        <w:t>en</w:t>
      </w:r>
      <w:proofErr w:type="spellEnd"/>
      <w:r>
        <w:t xml:space="preserve"> </w:t>
      </w:r>
      <w:proofErr w:type="spellStart"/>
      <w:r>
        <w:t>vosotros</w:t>
      </w:r>
      <w:proofErr w:type="spellEnd"/>
      <w:r>
        <w:t xml:space="preserve"> </w:t>
      </w:r>
      <w:proofErr w:type="spellStart"/>
      <w:r>
        <w:t>los</w:t>
      </w:r>
      <w:proofErr w:type="spellEnd"/>
      <w:r>
        <w:t xml:space="preserve"> </w:t>
      </w:r>
      <w:proofErr w:type="spellStart"/>
      <w:r>
        <w:t>humanos</w:t>
      </w:r>
      <w:proofErr w:type="spellEnd"/>
      <w:r>
        <w:t xml:space="preserve"> </w:t>
      </w:r>
      <w:proofErr w:type="spellStart"/>
      <w:r>
        <w:t>que</w:t>
      </w:r>
      <w:proofErr w:type="spellEnd"/>
      <w:r>
        <w:t xml:space="preserve"> </w:t>
      </w:r>
      <w:proofErr w:type="spellStart"/>
      <w:r>
        <w:t>muchas</w:t>
      </w:r>
      <w:proofErr w:type="spellEnd"/>
      <w:r>
        <w:t xml:space="preserve"> </w:t>
      </w:r>
      <w:proofErr w:type="spellStart"/>
      <w:r>
        <w:t>veces</w:t>
      </w:r>
      <w:proofErr w:type="spellEnd"/>
      <w:r>
        <w:t xml:space="preserve">, </w:t>
      </w:r>
      <w:proofErr w:type="spellStart"/>
      <w:r>
        <w:t>cuando</w:t>
      </w:r>
      <w:proofErr w:type="spellEnd"/>
      <w:r>
        <w:t xml:space="preserve"> </w:t>
      </w:r>
      <w:proofErr w:type="spellStart"/>
      <w:r>
        <w:t>os</w:t>
      </w:r>
      <w:proofErr w:type="spellEnd"/>
      <w:r>
        <w:t xml:space="preserve"> </w:t>
      </w:r>
      <w:proofErr w:type="spellStart"/>
      <w:r>
        <w:t>convertís</w:t>
      </w:r>
      <w:proofErr w:type="spellEnd"/>
      <w:r>
        <w:t xml:space="preserve"> </w:t>
      </w:r>
      <w:proofErr w:type="spellStart"/>
      <w:r>
        <w:t>en</w:t>
      </w:r>
      <w:proofErr w:type="spellEnd"/>
      <w:r>
        <w:t xml:space="preserve"> </w:t>
      </w:r>
      <w:proofErr w:type="spellStart"/>
      <w:r>
        <w:t>jueces</w:t>
      </w:r>
      <w:proofErr w:type="spellEnd"/>
      <w:r>
        <w:t xml:space="preserve"> de </w:t>
      </w:r>
      <w:proofErr w:type="spellStart"/>
      <w:r>
        <w:t>vuestros</w:t>
      </w:r>
      <w:proofErr w:type="spellEnd"/>
      <w:r>
        <w:t xml:space="preserve"> </w:t>
      </w:r>
      <w:proofErr w:type="spellStart"/>
      <w:r>
        <w:t>hermanos</w:t>
      </w:r>
      <w:proofErr w:type="spellEnd"/>
      <w:r>
        <w:t xml:space="preserve">, </w:t>
      </w:r>
      <w:proofErr w:type="spellStart"/>
      <w:r>
        <w:t>dejáis</w:t>
      </w:r>
      <w:proofErr w:type="spellEnd"/>
      <w:r>
        <w:t xml:space="preserve"> de </w:t>
      </w:r>
      <w:proofErr w:type="spellStart"/>
      <w:r>
        <w:t>mostraros</w:t>
      </w:r>
      <w:proofErr w:type="spellEnd"/>
      <w:r>
        <w:t xml:space="preserve"> </w:t>
      </w:r>
      <w:proofErr w:type="spellStart"/>
      <w:r>
        <w:t>como</w:t>
      </w:r>
      <w:proofErr w:type="spellEnd"/>
      <w:r>
        <w:t xml:space="preserve"> sus </w:t>
      </w:r>
      <w:proofErr w:type="spellStart"/>
      <w:r>
        <w:t>semejantes</w:t>
      </w:r>
      <w:proofErr w:type="spellEnd"/>
      <w:r>
        <w:t xml:space="preserve">. </w:t>
      </w:r>
      <w:proofErr w:type="spellStart"/>
      <w:r>
        <w:t>Debéis</w:t>
      </w:r>
      <w:proofErr w:type="spellEnd"/>
      <w:r>
        <w:t xml:space="preserve"> </w:t>
      </w:r>
      <w:proofErr w:type="spellStart"/>
      <w:r>
        <w:t>apartar</w:t>
      </w:r>
      <w:proofErr w:type="spellEnd"/>
      <w:r>
        <w:t xml:space="preserve"> de </w:t>
      </w:r>
      <w:proofErr w:type="spellStart"/>
      <w:r>
        <w:t>vuestro</w:t>
      </w:r>
      <w:proofErr w:type="spellEnd"/>
      <w:r>
        <w:t xml:space="preserve"> </w:t>
      </w:r>
      <w:proofErr w:type="spellStart"/>
      <w:r>
        <w:t>corazón</w:t>
      </w:r>
      <w:proofErr w:type="spellEnd"/>
      <w:r>
        <w:t xml:space="preserve">, </w:t>
      </w:r>
      <w:proofErr w:type="spellStart"/>
      <w:r>
        <w:t>todo</w:t>
      </w:r>
      <w:proofErr w:type="spellEnd"/>
      <w:r>
        <w:t xml:space="preserve"> mal </w:t>
      </w:r>
      <w:proofErr w:type="spellStart"/>
      <w:r>
        <w:t>sentimiento</w:t>
      </w:r>
      <w:proofErr w:type="spellEnd"/>
      <w:r>
        <w:t xml:space="preserve">, para </w:t>
      </w:r>
      <w:proofErr w:type="spellStart"/>
      <w:r>
        <w:t>que</w:t>
      </w:r>
      <w:proofErr w:type="spellEnd"/>
      <w:r>
        <w:t xml:space="preserve"> </w:t>
      </w:r>
      <w:proofErr w:type="spellStart"/>
      <w:r>
        <w:t>podáis</w:t>
      </w:r>
      <w:proofErr w:type="spellEnd"/>
      <w:r>
        <w:t xml:space="preserve"> </w:t>
      </w:r>
      <w:proofErr w:type="spellStart"/>
      <w:r>
        <w:t>llegar</w:t>
      </w:r>
      <w:proofErr w:type="spellEnd"/>
      <w:r>
        <w:t xml:space="preserve"> con amor al </w:t>
      </w:r>
      <w:proofErr w:type="spellStart"/>
      <w:r>
        <w:t>espíritu</w:t>
      </w:r>
      <w:proofErr w:type="spellEnd"/>
      <w:r>
        <w:t xml:space="preserve"> de la </w:t>
      </w:r>
      <w:proofErr w:type="spellStart"/>
      <w:r>
        <w:t>humanidad</w:t>
      </w:r>
      <w:proofErr w:type="spellEnd"/>
      <w:r>
        <w:t xml:space="preserve">. </w:t>
      </w:r>
    </w:p>
    <w:p w14:paraId="2460EC8E" w14:textId="77777777" w:rsidR="00F50769" w:rsidRDefault="00F50769" w:rsidP="00F50769">
      <w:r>
        <w:t xml:space="preserve">25. No </w:t>
      </w:r>
      <w:proofErr w:type="spellStart"/>
      <w:r>
        <w:t>améis</w:t>
      </w:r>
      <w:proofErr w:type="spellEnd"/>
      <w:r>
        <w:t xml:space="preserve"> </w:t>
      </w:r>
      <w:proofErr w:type="spellStart"/>
      <w:r>
        <w:t>más</w:t>
      </w:r>
      <w:proofErr w:type="spellEnd"/>
      <w:r>
        <w:t xml:space="preserve"> al </w:t>
      </w:r>
      <w:proofErr w:type="spellStart"/>
      <w:r>
        <w:t>que</w:t>
      </w:r>
      <w:proofErr w:type="spellEnd"/>
      <w:r>
        <w:t xml:space="preserve"> </w:t>
      </w:r>
      <w:proofErr w:type="spellStart"/>
      <w:r>
        <w:t>os</w:t>
      </w:r>
      <w:proofErr w:type="spellEnd"/>
      <w:r>
        <w:t xml:space="preserve"> </w:t>
      </w:r>
      <w:proofErr w:type="spellStart"/>
      <w:r>
        <w:t>reciba</w:t>
      </w:r>
      <w:proofErr w:type="spellEnd"/>
      <w:r>
        <w:t xml:space="preserve"> y </w:t>
      </w:r>
      <w:proofErr w:type="spellStart"/>
      <w:r>
        <w:t>os</w:t>
      </w:r>
      <w:proofErr w:type="spellEnd"/>
      <w:r>
        <w:t xml:space="preserve"> </w:t>
      </w:r>
      <w:proofErr w:type="spellStart"/>
      <w:r>
        <w:t>demuestre</w:t>
      </w:r>
      <w:proofErr w:type="spellEnd"/>
      <w:r>
        <w:t xml:space="preserve"> </w:t>
      </w:r>
      <w:proofErr w:type="spellStart"/>
      <w:r>
        <w:t>fe</w:t>
      </w:r>
      <w:proofErr w:type="spellEnd"/>
      <w:r>
        <w:t xml:space="preserve"> </w:t>
      </w:r>
      <w:proofErr w:type="spellStart"/>
      <w:r>
        <w:t>que</w:t>
      </w:r>
      <w:proofErr w:type="spellEnd"/>
      <w:r>
        <w:t xml:space="preserve"> al </w:t>
      </w:r>
      <w:proofErr w:type="spellStart"/>
      <w:r>
        <w:t>que</w:t>
      </w:r>
      <w:proofErr w:type="spellEnd"/>
      <w:r>
        <w:t xml:space="preserve"> no </w:t>
      </w:r>
      <w:proofErr w:type="spellStart"/>
      <w:r>
        <w:t>acepte</w:t>
      </w:r>
      <w:proofErr w:type="spellEnd"/>
      <w:r>
        <w:t xml:space="preserve"> </w:t>
      </w:r>
      <w:proofErr w:type="spellStart"/>
      <w:r>
        <w:t>vuestra</w:t>
      </w:r>
      <w:proofErr w:type="spellEnd"/>
      <w:r>
        <w:t xml:space="preserve"> palabra. Cuando </w:t>
      </w:r>
      <w:proofErr w:type="spellStart"/>
      <w:r>
        <w:t>logréis</w:t>
      </w:r>
      <w:proofErr w:type="spellEnd"/>
      <w:r>
        <w:t xml:space="preserve"> </w:t>
      </w:r>
      <w:proofErr w:type="spellStart"/>
      <w:r>
        <w:t>este</w:t>
      </w:r>
      <w:proofErr w:type="spellEnd"/>
      <w:r>
        <w:t xml:space="preserve"> </w:t>
      </w:r>
      <w:proofErr w:type="spellStart"/>
      <w:r>
        <w:t>adelanto</w:t>
      </w:r>
      <w:proofErr w:type="spellEnd"/>
      <w:r>
        <w:t xml:space="preserve">, </w:t>
      </w:r>
      <w:proofErr w:type="spellStart"/>
      <w:r>
        <w:t>podréis</w:t>
      </w:r>
      <w:proofErr w:type="spellEnd"/>
      <w:r>
        <w:t xml:space="preserve"> </w:t>
      </w:r>
      <w:proofErr w:type="spellStart"/>
      <w:r>
        <w:t>decir</w:t>
      </w:r>
      <w:proofErr w:type="spellEnd"/>
      <w:r>
        <w:t xml:space="preserve"> </w:t>
      </w:r>
      <w:proofErr w:type="spellStart"/>
      <w:r>
        <w:t>que</w:t>
      </w:r>
      <w:proofErr w:type="spellEnd"/>
      <w:r>
        <w:t xml:space="preserve"> </w:t>
      </w:r>
      <w:proofErr w:type="spellStart"/>
      <w:r>
        <w:t>empezáis</w:t>
      </w:r>
      <w:proofErr w:type="spellEnd"/>
      <w:r>
        <w:t xml:space="preserve"> a </w:t>
      </w:r>
      <w:proofErr w:type="spellStart"/>
      <w:r>
        <w:t>comprenderme</w:t>
      </w:r>
      <w:proofErr w:type="spellEnd"/>
      <w:r>
        <w:t xml:space="preserve"> y a </w:t>
      </w:r>
      <w:proofErr w:type="spellStart"/>
      <w:r>
        <w:t>sentir</w:t>
      </w:r>
      <w:proofErr w:type="spellEnd"/>
      <w:r>
        <w:t xml:space="preserve"> </w:t>
      </w:r>
      <w:proofErr w:type="spellStart"/>
      <w:r>
        <w:t>en</w:t>
      </w:r>
      <w:proofErr w:type="spellEnd"/>
      <w:r>
        <w:t xml:space="preserve"> </w:t>
      </w:r>
      <w:proofErr w:type="spellStart"/>
      <w:r>
        <w:t>vuestro</w:t>
      </w:r>
      <w:proofErr w:type="spellEnd"/>
      <w:r>
        <w:t xml:space="preserve"> ser </w:t>
      </w:r>
      <w:proofErr w:type="spellStart"/>
      <w:r>
        <w:t>una</w:t>
      </w:r>
      <w:proofErr w:type="spellEnd"/>
      <w:r>
        <w:t xml:space="preserve"> </w:t>
      </w:r>
      <w:proofErr w:type="spellStart"/>
      <w:r>
        <w:t>fuerza</w:t>
      </w:r>
      <w:proofErr w:type="spellEnd"/>
      <w:r>
        <w:t xml:space="preserve"> </w:t>
      </w:r>
      <w:proofErr w:type="spellStart"/>
      <w:r>
        <w:t>que</w:t>
      </w:r>
      <w:proofErr w:type="spellEnd"/>
      <w:r>
        <w:t xml:space="preserve"> </w:t>
      </w:r>
      <w:proofErr w:type="spellStart"/>
      <w:r>
        <w:t>os</w:t>
      </w:r>
      <w:proofErr w:type="spellEnd"/>
      <w:r>
        <w:t xml:space="preserve"> </w:t>
      </w:r>
      <w:proofErr w:type="spellStart"/>
      <w:r>
        <w:t>dará</w:t>
      </w:r>
      <w:proofErr w:type="spellEnd"/>
      <w:r>
        <w:t xml:space="preserve"> valor para </w:t>
      </w:r>
      <w:proofErr w:type="spellStart"/>
      <w:r>
        <w:t>resistir</w:t>
      </w:r>
      <w:proofErr w:type="spellEnd"/>
      <w:r>
        <w:t xml:space="preserve"> las </w:t>
      </w:r>
      <w:proofErr w:type="spellStart"/>
      <w:r>
        <w:t>mayores</w:t>
      </w:r>
      <w:proofErr w:type="spellEnd"/>
      <w:r>
        <w:t xml:space="preserve"> </w:t>
      </w:r>
      <w:proofErr w:type="spellStart"/>
      <w:r>
        <w:t>pruebas</w:t>
      </w:r>
      <w:proofErr w:type="spellEnd"/>
      <w:r>
        <w:t xml:space="preserve"> a </w:t>
      </w:r>
      <w:proofErr w:type="spellStart"/>
      <w:r>
        <w:t>que</w:t>
      </w:r>
      <w:proofErr w:type="spellEnd"/>
      <w:r>
        <w:t xml:space="preserve"> </w:t>
      </w:r>
      <w:proofErr w:type="spellStart"/>
      <w:r>
        <w:t>el</w:t>
      </w:r>
      <w:proofErr w:type="spellEnd"/>
      <w:r>
        <w:t xml:space="preserve"> </w:t>
      </w:r>
      <w:proofErr w:type="spellStart"/>
      <w:r>
        <w:t>mundo</w:t>
      </w:r>
      <w:proofErr w:type="spellEnd"/>
      <w:r>
        <w:t xml:space="preserve"> </w:t>
      </w:r>
      <w:proofErr w:type="spellStart"/>
      <w:r>
        <w:t>pudiera</w:t>
      </w:r>
      <w:proofErr w:type="spellEnd"/>
      <w:r>
        <w:t xml:space="preserve"> </w:t>
      </w:r>
      <w:proofErr w:type="spellStart"/>
      <w:r>
        <w:t>sujetaros</w:t>
      </w:r>
      <w:proofErr w:type="spellEnd"/>
      <w:r>
        <w:t xml:space="preserve">. </w:t>
      </w:r>
    </w:p>
    <w:p w14:paraId="355FD0EA" w14:textId="77777777" w:rsidR="00F50769" w:rsidRDefault="00F50769" w:rsidP="00F50769">
      <w:r>
        <w:lastRenderedPageBreak/>
        <w:t xml:space="preserve">26. </w:t>
      </w:r>
      <w:proofErr w:type="spellStart"/>
      <w:r>
        <w:t>Sobre</w:t>
      </w:r>
      <w:proofErr w:type="spellEnd"/>
      <w:r>
        <w:t xml:space="preserve"> </w:t>
      </w:r>
      <w:proofErr w:type="spellStart"/>
      <w:r>
        <w:t>esta</w:t>
      </w:r>
      <w:proofErr w:type="spellEnd"/>
      <w:r>
        <w:t xml:space="preserve"> </w:t>
      </w:r>
      <w:proofErr w:type="spellStart"/>
      <w:r>
        <w:t>enseñanza</w:t>
      </w:r>
      <w:proofErr w:type="spellEnd"/>
      <w:r>
        <w:t xml:space="preserve"> </w:t>
      </w:r>
      <w:proofErr w:type="spellStart"/>
      <w:r>
        <w:t>que</w:t>
      </w:r>
      <w:proofErr w:type="spellEnd"/>
      <w:r>
        <w:t xml:space="preserve"> </w:t>
      </w:r>
      <w:proofErr w:type="spellStart"/>
      <w:r>
        <w:t>ahora</w:t>
      </w:r>
      <w:proofErr w:type="spellEnd"/>
      <w:r>
        <w:t xml:space="preserve"> </w:t>
      </w:r>
      <w:proofErr w:type="spellStart"/>
      <w:r>
        <w:t>os</w:t>
      </w:r>
      <w:proofErr w:type="spellEnd"/>
      <w:r>
        <w:t xml:space="preserve"> </w:t>
      </w:r>
      <w:proofErr w:type="spellStart"/>
      <w:r>
        <w:t>doy</w:t>
      </w:r>
      <w:proofErr w:type="spellEnd"/>
      <w:r>
        <w:t xml:space="preserve">, </w:t>
      </w:r>
      <w:proofErr w:type="spellStart"/>
      <w:r>
        <w:t>ya</w:t>
      </w:r>
      <w:proofErr w:type="spellEnd"/>
      <w:r>
        <w:t xml:space="preserve"> </w:t>
      </w:r>
      <w:proofErr w:type="spellStart"/>
      <w:r>
        <w:t>os</w:t>
      </w:r>
      <w:proofErr w:type="spellEnd"/>
      <w:r>
        <w:t xml:space="preserve"> </w:t>
      </w:r>
      <w:proofErr w:type="spellStart"/>
      <w:r>
        <w:t>ofrecí</w:t>
      </w:r>
      <w:proofErr w:type="spellEnd"/>
      <w:r>
        <w:t xml:space="preserve"> </w:t>
      </w:r>
      <w:proofErr w:type="spellStart"/>
      <w:r>
        <w:t>en</w:t>
      </w:r>
      <w:proofErr w:type="spellEnd"/>
      <w:r>
        <w:t xml:space="preserve"> </w:t>
      </w:r>
      <w:proofErr w:type="spellStart"/>
      <w:r>
        <w:t>el</w:t>
      </w:r>
      <w:proofErr w:type="spellEnd"/>
      <w:r>
        <w:t xml:space="preserve"> Segundo Tiempo un </w:t>
      </w:r>
      <w:proofErr w:type="spellStart"/>
      <w:r>
        <w:t>ejemplo</w:t>
      </w:r>
      <w:proofErr w:type="spellEnd"/>
      <w:r>
        <w:t xml:space="preserve">. </w:t>
      </w:r>
      <w:proofErr w:type="spellStart"/>
      <w:r>
        <w:t>Hallábase</w:t>
      </w:r>
      <w:proofErr w:type="spellEnd"/>
      <w:r>
        <w:t xml:space="preserve"> Jesús </w:t>
      </w:r>
      <w:proofErr w:type="spellStart"/>
      <w:r>
        <w:t>en</w:t>
      </w:r>
      <w:proofErr w:type="spellEnd"/>
      <w:r>
        <w:t xml:space="preserve"> la </w:t>
      </w:r>
      <w:proofErr w:type="spellStart"/>
      <w:r>
        <w:t>cruz</w:t>
      </w:r>
      <w:proofErr w:type="spellEnd"/>
      <w:r>
        <w:t xml:space="preserve">, </w:t>
      </w:r>
      <w:proofErr w:type="spellStart"/>
      <w:r>
        <w:t>el</w:t>
      </w:r>
      <w:proofErr w:type="spellEnd"/>
      <w:r>
        <w:t xml:space="preserve"> Redentor </w:t>
      </w:r>
      <w:proofErr w:type="spellStart"/>
      <w:r>
        <w:t>agonizaba</w:t>
      </w:r>
      <w:proofErr w:type="spellEnd"/>
      <w:r>
        <w:t xml:space="preserve"> ante </w:t>
      </w:r>
      <w:proofErr w:type="spellStart"/>
      <w:r>
        <w:t>aquellas</w:t>
      </w:r>
      <w:proofErr w:type="spellEnd"/>
      <w:r>
        <w:t xml:space="preserve"> multitudes a las </w:t>
      </w:r>
      <w:proofErr w:type="spellStart"/>
      <w:r>
        <w:t>que</w:t>
      </w:r>
      <w:proofErr w:type="spellEnd"/>
      <w:r>
        <w:t xml:space="preserve"> tanto </w:t>
      </w:r>
      <w:proofErr w:type="spellStart"/>
      <w:r>
        <w:t>había</w:t>
      </w:r>
      <w:proofErr w:type="spellEnd"/>
      <w:r>
        <w:t xml:space="preserve"> </w:t>
      </w:r>
      <w:proofErr w:type="spellStart"/>
      <w:r>
        <w:t>amado</w:t>
      </w:r>
      <w:proofErr w:type="spellEnd"/>
      <w:r>
        <w:t xml:space="preserve">, </w:t>
      </w:r>
      <w:proofErr w:type="spellStart"/>
      <w:r>
        <w:t>cada</w:t>
      </w:r>
      <w:proofErr w:type="spellEnd"/>
      <w:r>
        <w:t xml:space="preserve"> </w:t>
      </w:r>
      <w:proofErr w:type="spellStart"/>
      <w:r>
        <w:t>corazón</w:t>
      </w:r>
      <w:proofErr w:type="spellEnd"/>
      <w:r>
        <w:t xml:space="preserve"> era </w:t>
      </w:r>
      <w:proofErr w:type="spellStart"/>
      <w:r>
        <w:t>una</w:t>
      </w:r>
      <w:proofErr w:type="spellEnd"/>
      <w:r>
        <w:t xml:space="preserve"> </w:t>
      </w:r>
      <w:proofErr w:type="spellStart"/>
      <w:r>
        <w:t>puerta</w:t>
      </w:r>
      <w:proofErr w:type="spellEnd"/>
      <w:r>
        <w:t xml:space="preserve"> a la </w:t>
      </w:r>
      <w:proofErr w:type="spellStart"/>
      <w:r>
        <w:t>cual</w:t>
      </w:r>
      <w:proofErr w:type="spellEnd"/>
      <w:r>
        <w:t xml:space="preserve"> </w:t>
      </w:r>
      <w:proofErr w:type="spellStart"/>
      <w:r>
        <w:t>Él</w:t>
      </w:r>
      <w:proofErr w:type="spellEnd"/>
      <w:r>
        <w:t xml:space="preserve"> </w:t>
      </w:r>
      <w:proofErr w:type="spellStart"/>
      <w:r>
        <w:t>había</w:t>
      </w:r>
      <w:proofErr w:type="spellEnd"/>
      <w:r>
        <w:t xml:space="preserve"> </w:t>
      </w:r>
      <w:proofErr w:type="spellStart"/>
      <w:r>
        <w:t>llamado</w:t>
      </w:r>
      <w:proofErr w:type="spellEnd"/>
      <w:r>
        <w:t xml:space="preserve">. Entre la </w:t>
      </w:r>
      <w:proofErr w:type="spellStart"/>
      <w:r>
        <w:t>turba</w:t>
      </w:r>
      <w:proofErr w:type="spellEnd"/>
      <w:r>
        <w:t xml:space="preserve"> se </w:t>
      </w:r>
      <w:proofErr w:type="spellStart"/>
      <w:r>
        <w:t>encontraba</w:t>
      </w:r>
      <w:proofErr w:type="spellEnd"/>
      <w:r>
        <w:t xml:space="preserve"> </w:t>
      </w:r>
      <w:proofErr w:type="spellStart"/>
      <w:r>
        <w:t>el</w:t>
      </w:r>
      <w:proofErr w:type="spellEnd"/>
      <w:r>
        <w:t xml:space="preserve"> hombre </w:t>
      </w:r>
      <w:proofErr w:type="spellStart"/>
      <w:r>
        <w:t>que</w:t>
      </w:r>
      <w:proofErr w:type="spellEnd"/>
      <w:r>
        <w:t xml:space="preserve"> </w:t>
      </w:r>
      <w:proofErr w:type="spellStart"/>
      <w:r>
        <w:t>gobernaba</w:t>
      </w:r>
      <w:proofErr w:type="spellEnd"/>
      <w:r>
        <w:t xml:space="preserve"> multitudes, </w:t>
      </w:r>
      <w:proofErr w:type="spellStart"/>
      <w:r>
        <w:t>el</w:t>
      </w:r>
      <w:proofErr w:type="spellEnd"/>
      <w:r>
        <w:t xml:space="preserve"> </w:t>
      </w:r>
      <w:proofErr w:type="spellStart"/>
      <w:r>
        <w:t>príncipe</w:t>
      </w:r>
      <w:proofErr w:type="spellEnd"/>
      <w:r>
        <w:t xml:space="preserve"> de la </w:t>
      </w:r>
      <w:proofErr w:type="spellStart"/>
      <w:r>
        <w:t>iglesia</w:t>
      </w:r>
      <w:proofErr w:type="spellEnd"/>
      <w:r>
        <w:t xml:space="preserve">, </w:t>
      </w:r>
      <w:proofErr w:type="spellStart"/>
      <w:r>
        <w:t>el</w:t>
      </w:r>
      <w:proofErr w:type="spellEnd"/>
      <w:r>
        <w:t xml:space="preserve"> </w:t>
      </w:r>
      <w:proofErr w:type="spellStart"/>
      <w:r>
        <w:t>publicano</w:t>
      </w:r>
      <w:proofErr w:type="spellEnd"/>
      <w:r>
        <w:t xml:space="preserve">, </w:t>
      </w:r>
      <w:proofErr w:type="spellStart"/>
      <w:r>
        <w:t>el</w:t>
      </w:r>
      <w:proofErr w:type="spellEnd"/>
      <w:r>
        <w:t xml:space="preserve"> </w:t>
      </w:r>
      <w:proofErr w:type="spellStart"/>
      <w:r>
        <w:t>fariseo</w:t>
      </w:r>
      <w:proofErr w:type="spellEnd"/>
      <w:r>
        <w:t xml:space="preserve">, </w:t>
      </w:r>
      <w:proofErr w:type="spellStart"/>
      <w:r>
        <w:t>el</w:t>
      </w:r>
      <w:proofErr w:type="spellEnd"/>
      <w:r>
        <w:t xml:space="preserve"> </w:t>
      </w:r>
      <w:proofErr w:type="spellStart"/>
      <w:r>
        <w:t>rico</w:t>
      </w:r>
      <w:proofErr w:type="spellEnd"/>
      <w:r>
        <w:t xml:space="preserve">, </w:t>
      </w:r>
      <w:proofErr w:type="spellStart"/>
      <w:r>
        <w:t>el</w:t>
      </w:r>
      <w:proofErr w:type="spellEnd"/>
      <w:r>
        <w:t xml:space="preserve"> </w:t>
      </w:r>
      <w:proofErr w:type="spellStart"/>
      <w:r>
        <w:t>pobre</w:t>
      </w:r>
      <w:proofErr w:type="spellEnd"/>
      <w:r>
        <w:t xml:space="preserve">, </w:t>
      </w:r>
      <w:proofErr w:type="spellStart"/>
      <w:r>
        <w:t>el</w:t>
      </w:r>
      <w:proofErr w:type="spellEnd"/>
      <w:r>
        <w:t xml:space="preserve"> </w:t>
      </w:r>
      <w:proofErr w:type="spellStart"/>
      <w:r>
        <w:t>perverso</w:t>
      </w:r>
      <w:proofErr w:type="spellEnd"/>
      <w:r>
        <w:t xml:space="preserve"> y </w:t>
      </w:r>
      <w:proofErr w:type="spellStart"/>
      <w:r>
        <w:t>el</w:t>
      </w:r>
      <w:proofErr w:type="spellEnd"/>
      <w:r>
        <w:t xml:space="preserve"> </w:t>
      </w:r>
      <w:proofErr w:type="spellStart"/>
      <w:r>
        <w:t>sencillo</w:t>
      </w:r>
      <w:proofErr w:type="spellEnd"/>
      <w:r>
        <w:t xml:space="preserve"> de </w:t>
      </w:r>
      <w:proofErr w:type="spellStart"/>
      <w:r>
        <w:t>corazón</w:t>
      </w:r>
      <w:proofErr w:type="spellEnd"/>
      <w:r>
        <w:t xml:space="preserve">. Y </w:t>
      </w:r>
      <w:proofErr w:type="spellStart"/>
      <w:r>
        <w:t>mientras</w:t>
      </w:r>
      <w:proofErr w:type="spellEnd"/>
      <w:r>
        <w:t xml:space="preserve"> </w:t>
      </w:r>
      <w:proofErr w:type="spellStart"/>
      <w:r>
        <w:t>unos</w:t>
      </w:r>
      <w:proofErr w:type="spellEnd"/>
      <w:r>
        <w:t xml:space="preserve"> </w:t>
      </w:r>
      <w:proofErr w:type="spellStart"/>
      <w:r>
        <w:t>sabían</w:t>
      </w:r>
      <w:proofErr w:type="spellEnd"/>
      <w:r>
        <w:t xml:space="preserve"> </w:t>
      </w:r>
      <w:proofErr w:type="spellStart"/>
      <w:r>
        <w:t>quién</w:t>
      </w:r>
      <w:proofErr w:type="spellEnd"/>
      <w:r>
        <w:t xml:space="preserve"> era </w:t>
      </w:r>
      <w:proofErr w:type="spellStart"/>
      <w:r>
        <w:t>el</w:t>
      </w:r>
      <w:proofErr w:type="spellEnd"/>
      <w:r>
        <w:t xml:space="preserve"> </w:t>
      </w:r>
      <w:proofErr w:type="spellStart"/>
      <w:r>
        <w:t>que</w:t>
      </w:r>
      <w:proofErr w:type="spellEnd"/>
      <w:r>
        <w:t xml:space="preserve"> </w:t>
      </w:r>
      <w:proofErr w:type="spellStart"/>
      <w:r>
        <w:t>expiraba</w:t>
      </w:r>
      <w:proofErr w:type="spellEnd"/>
      <w:r>
        <w:t xml:space="preserve"> </w:t>
      </w:r>
      <w:proofErr w:type="spellStart"/>
      <w:r>
        <w:t>en</w:t>
      </w:r>
      <w:proofErr w:type="spellEnd"/>
      <w:r>
        <w:t xml:space="preserve"> </w:t>
      </w:r>
      <w:proofErr w:type="spellStart"/>
      <w:r>
        <w:t>aquella</w:t>
      </w:r>
      <w:proofErr w:type="spellEnd"/>
      <w:r>
        <w:t xml:space="preserve"> hora, </w:t>
      </w:r>
      <w:proofErr w:type="spellStart"/>
      <w:r>
        <w:t>porque</w:t>
      </w:r>
      <w:proofErr w:type="spellEnd"/>
      <w:r>
        <w:t xml:space="preserve"> </w:t>
      </w:r>
      <w:proofErr w:type="spellStart"/>
      <w:r>
        <w:t>habían</w:t>
      </w:r>
      <w:proofErr w:type="spellEnd"/>
      <w:r>
        <w:t xml:space="preserve"> visto sus </w:t>
      </w:r>
      <w:proofErr w:type="spellStart"/>
      <w:r>
        <w:t>obras</w:t>
      </w:r>
      <w:proofErr w:type="spellEnd"/>
      <w:r>
        <w:t xml:space="preserve"> y </w:t>
      </w:r>
      <w:proofErr w:type="spellStart"/>
      <w:r>
        <w:t>recibido</w:t>
      </w:r>
      <w:proofErr w:type="spellEnd"/>
      <w:r>
        <w:t xml:space="preserve"> sus </w:t>
      </w:r>
      <w:proofErr w:type="spellStart"/>
      <w:r>
        <w:t>beneficios</w:t>
      </w:r>
      <w:proofErr w:type="spellEnd"/>
      <w:r>
        <w:t xml:space="preserve">, </w:t>
      </w:r>
      <w:proofErr w:type="spellStart"/>
      <w:r>
        <w:t>otros</w:t>
      </w:r>
      <w:proofErr w:type="spellEnd"/>
      <w:r>
        <w:t xml:space="preserve"> </w:t>
      </w:r>
      <w:proofErr w:type="spellStart"/>
      <w:r>
        <w:t>sedientos</w:t>
      </w:r>
      <w:proofErr w:type="spellEnd"/>
      <w:r>
        <w:t xml:space="preserve"> de </w:t>
      </w:r>
      <w:proofErr w:type="spellStart"/>
      <w:r>
        <w:t>sangre</w:t>
      </w:r>
      <w:proofErr w:type="spellEnd"/>
      <w:r>
        <w:t xml:space="preserve"> </w:t>
      </w:r>
      <w:proofErr w:type="spellStart"/>
      <w:r>
        <w:t>inocente</w:t>
      </w:r>
      <w:proofErr w:type="spellEnd"/>
      <w:r>
        <w:t xml:space="preserve"> y </w:t>
      </w:r>
      <w:proofErr w:type="spellStart"/>
      <w:r>
        <w:t>ávidos</w:t>
      </w:r>
      <w:proofErr w:type="spellEnd"/>
      <w:r>
        <w:t xml:space="preserve"> de </w:t>
      </w:r>
      <w:proofErr w:type="spellStart"/>
      <w:r>
        <w:t>venganza</w:t>
      </w:r>
      <w:proofErr w:type="spellEnd"/>
      <w:r>
        <w:t xml:space="preserve">, </w:t>
      </w:r>
      <w:proofErr w:type="spellStart"/>
      <w:r>
        <w:t>aceleraban</w:t>
      </w:r>
      <w:proofErr w:type="spellEnd"/>
      <w:r>
        <w:t xml:space="preserve"> la </w:t>
      </w:r>
      <w:proofErr w:type="spellStart"/>
      <w:r>
        <w:t>muerte</w:t>
      </w:r>
      <w:proofErr w:type="spellEnd"/>
      <w:r>
        <w:t xml:space="preserve"> de </w:t>
      </w:r>
      <w:proofErr w:type="spellStart"/>
      <w:r>
        <w:t>aquel</w:t>
      </w:r>
      <w:proofErr w:type="spellEnd"/>
      <w:r>
        <w:t xml:space="preserve"> a </w:t>
      </w:r>
      <w:proofErr w:type="spellStart"/>
      <w:r>
        <w:t>quien</w:t>
      </w:r>
      <w:proofErr w:type="spellEnd"/>
      <w:r>
        <w:t xml:space="preserve"> </w:t>
      </w:r>
      <w:proofErr w:type="spellStart"/>
      <w:r>
        <w:t>burlescamente</w:t>
      </w:r>
      <w:proofErr w:type="spellEnd"/>
      <w:r>
        <w:t xml:space="preserve"> </w:t>
      </w:r>
      <w:proofErr w:type="spellStart"/>
      <w:r>
        <w:t>llamaban</w:t>
      </w:r>
      <w:proofErr w:type="spellEnd"/>
      <w:r>
        <w:t xml:space="preserve"> Rey de </w:t>
      </w:r>
      <w:proofErr w:type="spellStart"/>
      <w:r>
        <w:t>los</w:t>
      </w:r>
      <w:proofErr w:type="spellEnd"/>
      <w:r>
        <w:t xml:space="preserve"> </w:t>
      </w:r>
      <w:proofErr w:type="spellStart"/>
      <w:r>
        <w:t>judíos</w:t>
      </w:r>
      <w:proofErr w:type="spellEnd"/>
      <w:r>
        <w:t xml:space="preserve">, sin saber </w:t>
      </w:r>
      <w:proofErr w:type="spellStart"/>
      <w:r>
        <w:t>que</w:t>
      </w:r>
      <w:proofErr w:type="spellEnd"/>
      <w:r>
        <w:t xml:space="preserve"> no </w:t>
      </w:r>
      <w:proofErr w:type="spellStart"/>
      <w:r>
        <w:t>sólo</w:t>
      </w:r>
      <w:proofErr w:type="spellEnd"/>
      <w:r>
        <w:t xml:space="preserve"> era Rey de un pueblo, </w:t>
      </w:r>
      <w:proofErr w:type="spellStart"/>
      <w:r>
        <w:t>sino</w:t>
      </w:r>
      <w:proofErr w:type="spellEnd"/>
      <w:r>
        <w:t xml:space="preserve"> </w:t>
      </w:r>
      <w:proofErr w:type="spellStart"/>
      <w:r>
        <w:t>que</w:t>
      </w:r>
      <w:proofErr w:type="spellEnd"/>
      <w:r>
        <w:t xml:space="preserve"> lo era de </w:t>
      </w:r>
      <w:proofErr w:type="spellStart"/>
      <w:r>
        <w:t>todos</w:t>
      </w:r>
      <w:proofErr w:type="spellEnd"/>
      <w:r>
        <w:t xml:space="preserve"> </w:t>
      </w:r>
      <w:proofErr w:type="spellStart"/>
      <w:r>
        <w:t>los</w:t>
      </w:r>
      <w:proofErr w:type="spellEnd"/>
      <w:r>
        <w:t xml:space="preserve"> pueblos de la Tierra y de </w:t>
      </w:r>
      <w:proofErr w:type="spellStart"/>
      <w:r>
        <w:t>todos</w:t>
      </w:r>
      <w:proofErr w:type="spellEnd"/>
      <w:r>
        <w:t xml:space="preserve"> </w:t>
      </w:r>
      <w:proofErr w:type="spellStart"/>
      <w:r>
        <w:t>los</w:t>
      </w:r>
      <w:proofErr w:type="spellEnd"/>
      <w:r>
        <w:t xml:space="preserve"> </w:t>
      </w:r>
      <w:proofErr w:type="spellStart"/>
      <w:r>
        <w:t>mundos</w:t>
      </w:r>
      <w:proofErr w:type="spellEnd"/>
      <w:r>
        <w:t xml:space="preserve"> del Universo. Jesús, </w:t>
      </w:r>
      <w:proofErr w:type="spellStart"/>
      <w:r>
        <w:t>dirigiendo</w:t>
      </w:r>
      <w:proofErr w:type="spellEnd"/>
      <w:r>
        <w:t xml:space="preserve"> </w:t>
      </w:r>
      <w:proofErr w:type="spellStart"/>
      <w:r>
        <w:t>una</w:t>
      </w:r>
      <w:proofErr w:type="spellEnd"/>
      <w:r>
        <w:t xml:space="preserve"> de sus </w:t>
      </w:r>
      <w:proofErr w:type="spellStart"/>
      <w:r>
        <w:t>últimas</w:t>
      </w:r>
      <w:proofErr w:type="spellEnd"/>
      <w:r>
        <w:t xml:space="preserve"> </w:t>
      </w:r>
      <w:proofErr w:type="spellStart"/>
      <w:r>
        <w:t>miradas</w:t>
      </w:r>
      <w:proofErr w:type="spellEnd"/>
      <w:r>
        <w:t xml:space="preserve"> </w:t>
      </w:r>
      <w:proofErr w:type="gramStart"/>
      <w:r>
        <w:t>a</w:t>
      </w:r>
      <w:proofErr w:type="gramEnd"/>
      <w:r>
        <w:t xml:space="preserve"> </w:t>
      </w:r>
      <w:proofErr w:type="spellStart"/>
      <w:r>
        <w:t>aquellas</w:t>
      </w:r>
      <w:proofErr w:type="spellEnd"/>
      <w:r>
        <w:t xml:space="preserve"> multitudes, </w:t>
      </w:r>
      <w:proofErr w:type="spellStart"/>
      <w:r>
        <w:t>lleno</w:t>
      </w:r>
      <w:proofErr w:type="spellEnd"/>
      <w:r>
        <w:t xml:space="preserve"> de </w:t>
      </w:r>
      <w:proofErr w:type="spellStart"/>
      <w:r>
        <w:t>ternura</w:t>
      </w:r>
      <w:proofErr w:type="spellEnd"/>
      <w:r>
        <w:t xml:space="preserve"> y de </w:t>
      </w:r>
      <w:proofErr w:type="spellStart"/>
      <w:r>
        <w:t>piedad</w:t>
      </w:r>
      <w:proofErr w:type="spellEnd"/>
      <w:r>
        <w:t xml:space="preserve">, </w:t>
      </w:r>
      <w:proofErr w:type="spellStart"/>
      <w:r>
        <w:t>elevó</w:t>
      </w:r>
      <w:proofErr w:type="spellEnd"/>
      <w:r>
        <w:t xml:space="preserve"> </w:t>
      </w:r>
      <w:proofErr w:type="spellStart"/>
      <w:r>
        <w:t>su</w:t>
      </w:r>
      <w:proofErr w:type="spellEnd"/>
      <w:r>
        <w:t xml:space="preserve"> </w:t>
      </w:r>
      <w:proofErr w:type="spellStart"/>
      <w:r>
        <w:t>súplica</w:t>
      </w:r>
      <w:proofErr w:type="spellEnd"/>
      <w:r>
        <w:t xml:space="preserve"> al Padre, </w:t>
      </w:r>
      <w:proofErr w:type="spellStart"/>
      <w:r>
        <w:t>diciendo</w:t>
      </w:r>
      <w:proofErr w:type="spellEnd"/>
      <w:r>
        <w:t xml:space="preserve">: "Padre </w:t>
      </w:r>
      <w:proofErr w:type="spellStart"/>
      <w:r>
        <w:t>mío</w:t>
      </w:r>
      <w:proofErr w:type="spellEnd"/>
      <w:r>
        <w:t xml:space="preserve">, </w:t>
      </w:r>
      <w:proofErr w:type="spellStart"/>
      <w:r>
        <w:t>perdónales</w:t>
      </w:r>
      <w:proofErr w:type="spellEnd"/>
      <w:r>
        <w:t xml:space="preserve">, </w:t>
      </w:r>
      <w:proofErr w:type="spellStart"/>
      <w:r>
        <w:t>porque</w:t>
      </w:r>
      <w:proofErr w:type="spellEnd"/>
      <w:r>
        <w:t xml:space="preserve"> no </w:t>
      </w:r>
      <w:proofErr w:type="spellStart"/>
      <w:r>
        <w:t>saben</w:t>
      </w:r>
      <w:proofErr w:type="spellEnd"/>
      <w:r>
        <w:t xml:space="preserve"> lo </w:t>
      </w:r>
      <w:proofErr w:type="spellStart"/>
      <w:r>
        <w:t>que</w:t>
      </w:r>
      <w:proofErr w:type="spellEnd"/>
      <w:r>
        <w:t xml:space="preserve"> </w:t>
      </w:r>
      <w:proofErr w:type="spellStart"/>
      <w:r>
        <w:t>hacen</w:t>
      </w:r>
      <w:proofErr w:type="spellEnd"/>
      <w:r>
        <w:t xml:space="preserve">". </w:t>
      </w:r>
    </w:p>
    <w:p w14:paraId="37DE65DE" w14:textId="77777777" w:rsidR="00F50769" w:rsidRDefault="00F50769" w:rsidP="00F50769">
      <w:r>
        <w:t xml:space="preserve">27. </w:t>
      </w:r>
      <w:proofErr w:type="spellStart"/>
      <w:r>
        <w:t>Aquella</w:t>
      </w:r>
      <w:proofErr w:type="spellEnd"/>
      <w:r>
        <w:t xml:space="preserve"> </w:t>
      </w:r>
      <w:proofErr w:type="spellStart"/>
      <w:r>
        <w:t>mirada</w:t>
      </w:r>
      <w:proofErr w:type="spellEnd"/>
      <w:r>
        <w:t xml:space="preserve">, lo </w:t>
      </w:r>
      <w:proofErr w:type="spellStart"/>
      <w:r>
        <w:t>mismo</w:t>
      </w:r>
      <w:proofErr w:type="spellEnd"/>
      <w:r>
        <w:t xml:space="preserve"> </w:t>
      </w:r>
      <w:proofErr w:type="spellStart"/>
      <w:r>
        <w:t>envolvió</w:t>
      </w:r>
      <w:proofErr w:type="spellEnd"/>
      <w:r>
        <w:t xml:space="preserve"> al </w:t>
      </w:r>
      <w:proofErr w:type="spellStart"/>
      <w:r>
        <w:t>que</w:t>
      </w:r>
      <w:proofErr w:type="spellEnd"/>
      <w:r>
        <w:t xml:space="preserve"> </w:t>
      </w:r>
      <w:proofErr w:type="spellStart"/>
      <w:r>
        <w:t>lloraba</w:t>
      </w:r>
      <w:proofErr w:type="spellEnd"/>
      <w:r>
        <w:t xml:space="preserve"> </w:t>
      </w:r>
      <w:proofErr w:type="spellStart"/>
      <w:r>
        <w:t>por</w:t>
      </w:r>
      <w:proofErr w:type="spellEnd"/>
      <w:r>
        <w:t xml:space="preserve"> El, </w:t>
      </w:r>
      <w:proofErr w:type="spellStart"/>
      <w:r>
        <w:t>que</w:t>
      </w:r>
      <w:proofErr w:type="spellEnd"/>
      <w:r>
        <w:t xml:space="preserve"> al </w:t>
      </w:r>
      <w:proofErr w:type="spellStart"/>
      <w:r>
        <w:t>que</w:t>
      </w:r>
      <w:proofErr w:type="spellEnd"/>
      <w:r>
        <w:t xml:space="preserve"> </w:t>
      </w:r>
      <w:proofErr w:type="spellStart"/>
      <w:r>
        <w:t>gozaba</w:t>
      </w:r>
      <w:proofErr w:type="spellEnd"/>
      <w:r>
        <w:t xml:space="preserve"> con </w:t>
      </w:r>
      <w:proofErr w:type="spellStart"/>
      <w:r>
        <w:t>su</w:t>
      </w:r>
      <w:proofErr w:type="spellEnd"/>
      <w:r>
        <w:t xml:space="preserve"> </w:t>
      </w:r>
      <w:proofErr w:type="spellStart"/>
      <w:r>
        <w:t>tormento</w:t>
      </w:r>
      <w:proofErr w:type="spellEnd"/>
      <w:r>
        <w:t xml:space="preserve">, </w:t>
      </w:r>
      <w:proofErr w:type="spellStart"/>
      <w:r>
        <w:t>porque</w:t>
      </w:r>
      <w:proofErr w:type="spellEnd"/>
      <w:r>
        <w:t xml:space="preserve"> </w:t>
      </w:r>
      <w:proofErr w:type="spellStart"/>
      <w:r>
        <w:t>el</w:t>
      </w:r>
      <w:proofErr w:type="spellEnd"/>
      <w:r>
        <w:t xml:space="preserve"> amor del Maestro </w:t>
      </w:r>
      <w:proofErr w:type="spellStart"/>
      <w:r>
        <w:t>que</w:t>
      </w:r>
      <w:proofErr w:type="spellEnd"/>
      <w:r>
        <w:t xml:space="preserve"> </w:t>
      </w:r>
      <w:proofErr w:type="spellStart"/>
      <w:r>
        <w:t>era</w:t>
      </w:r>
      <w:proofErr w:type="spellEnd"/>
      <w:r>
        <w:t xml:space="preserve"> </w:t>
      </w:r>
      <w:proofErr w:type="spellStart"/>
      <w:r>
        <w:t>el</w:t>
      </w:r>
      <w:proofErr w:type="spellEnd"/>
      <w:r>
        <w:t xml:space="preserve"> amor del Padre, era uno solo para </w:t>
      </w:r>
      <w:proofErr w:type="spellStart"/>
      <w:r>
        <w:t>todos</w:t>
      </w:r>
      <w:proofErr w:type="spellEnd"/>
      <w:r>
        <w:t xml:space="preserve">. </w:t>
      </w:r>
    </w:p>
    <w:p w14:paraId="69F6CCB6" w14:textId="77777777" w:rsidR="00F50769" w:rsidRDefault="00F50769" w:rsidP="00F50769">
      <w:r>
        <w:t xml:space="preserve">28. </w:t>
      </w:r>
      <w:proofErr w:type="spellStart"/>
      <w:r>
        <w:t>Os</w:t>
      </w:r>
      <w:proofErr w:type="spellEnd"/>
      <w:r>
        <w:t xml:space="preserve"> </w:t>
      </w:r>
      <w:proofErr w:type="spellStart"/>
      <w:r>
        <w:t>digo</w:t>
      </w:r>
      <w:proofErr w:type="spellEnd"/>
      <w:r>
        <w:t xml:space="preserve">, </w:t>
      </w:r>
      <w:proofErr w:type="spellStart"/>
      <w:r>
        <w:t>discípulos</w:t>
      </w:r>
      <w:proofErr w:type="spellEnd"/>
      <w:r>
        <w:t xml:space="preserve">, </w:t>
      </w:r>
      <w:proofErr w:type="spellStart"/>
      <w:r>
        <w:t>en</w:t>
      </w:r>
      <w:proofErr w:type="spellEnd"/>
      <w:r>
        <w:t xml:space="preserve"> mi Ley de amor, </w:t>
      </w:r>
      <w:proofErr w:type="spellStart"/>
      <w:r>
        <w:t>que</w:t>
      </w:r>
      <w:proofErr w:type="spellEnd"/>
      <w:r>
        <w:t xml:space="preserve"> </w:t>
      </w:r>
      <w:proofErr w:type="spellStart"/>
      <w:r>
        <w:t>si</w:t>
      </w:r>
      <w:proofErr w:type="spellEnd"/>
      <w:r>
        <w:t xml:space="preserve"> no </w:t>
      </w:r>
      <w:proofErr w:type="spellStart"/>
      <w:r>
        <w:t>podéis</w:t>
      </w:r>
      <w:proofErr w:type="spellEnd"/>
      <w:r>
        <w:t xml:space="preserve"> </w:t>
      </w:r>
      <w:proofErr w:type="spellStart"/>
      <w:r>
        <w:t>hacer</w:t>
      </w:r>
      <w:proofErr w:type="spellEnd"/>
      <w:r>
        <w:t xml:space="preserve"> </w:t>
      </w:r>
      <w:proofErr w:type="spellStart"/>
      <w:r>
        <w:t>obras</w:t>
      </w:r>
      <w:proofErr w:type="spellEnd"/>
      <w:r>
        <w:t xml:space="preserve"> perfectas </w:t>
      </w:r>
      <w:proofErr w:type="spellStart"/>
      <w:r>
        <w:t>como</w:t>
      </w:r>
      <w:proofErr w:type="spellEnd"/>
      <w:r>
        <w:t xml:space="preserve"> las </w:t>
      </w:r>
      <w:proofErr w:type="spellStart"/>
      <w:r>
        <w:t>que</w:t>
      </w:r>
      <w:proofErr w:type="spellEnd"/>
      <w:r>
        <w:t xml:space="preserve"> </w:t>
      </w:r>
      <w:proofErr w:type="spellStart"/>
      <w:r>
        <w:t>hice</w:t>
      </w:r>
      <w:proofErr w:type="spellEnd"/>
      <w:r>
        <w:t xml:space="preserve"> </w:t>
      </w:r>
      <w:proofErr w:type="spellStart"/>
      <w:r>
        <w:t>en</w:t>
      </w:r>
      <w:proofErr w:type="spellEnd"/>
      <w:r>
        <w:t xml:space="preserve"> Jesús, al </w:t>
      </w:r>
      <w:proofErr w:type="spellStart"/>
      <w:r>
        <w:t>menos</w:t>
      </w:r>
      <w:proofErr w:type="spellEnd"/>
      <w:r>
        <w:t xml:space="preserve"> </w:t>
      </w:r>
      <w:proofErr w:type="spellStart"/>
      <w:r>
        <w:t>os</w:t>
      </w:r>
      <w:proofErr w:type="spellEnd"/>
      <w:r>
        <w:t xml:space="preserve"> </w:t>
      </w:r>
      <w:proofErr w:type="spellStart"/>
      <w:r>
        <w:t>esforcéis</w:t>
      </w:r>
      <w:proofErr w:type="spellEnd"/>
      <w:r>
        <w:t xml:space="preserve"> </w:t>
      </w:r>
      <w:proofErr w:type="spellStart"/>
      <w:r>
        <w:t>en</w:t>
      </w:r>
      <w:proofErr w:type="spellEnd"/>
      <w:r>
        <w:t xml:space="preserve"> </w:t>
      </w:r>
      <w:proofErr w:type="spellStart"/>
      <w:r>
        <w:t>vuestra</w:t>
      </w:r>
      <w:proofErr w:type="spellEnd"/>
      <w:r>
        <w:t xml:space="preserve"> </w:t>
      </w:r>
      <w:proofErr w:type="spellStart"/>
      <w:r>
        <w:t>vida</w:t>
      </w:r>
      <w:proofErr w:type="spellEnd"/>
      <w:r>
        <w:t xml:space="preserve"> </w:t>
      </w:r>
      <w:proofErr w:type="spellStart"/>
      <w:r>
        <w:t>por</w:t>
      </w:r>
      <w:proofErr w:type="spellEnd"/>
      <w:r>
        <w:t xml:space="preserve"> </w:t>
      </w:r>
      <w:proofErr w:type="spellStart"/>
      <w:r>
        <w:t>acercaros</w:t>
      </w:r>
      <w:proofErr w:type="spellEnd"/>
      <w:r>
        <w:t xml:space="preserve"> </w:t>
      </w:r>
      <w:proofErr w:type="gramStart"/>
      <w:r>
        <w:t>a</w:t>
      </w:r>
      <w:proofErr w:type="gramEnd"/>
      <w:r>
        <w:t xml:space="preserve"> </w:t>
      </w:r>
      <w:proofErr w:type="spellStart"/>
      <w:r>
        <w:t>ellas</w:t>
      </w:r>
      <w:proofErr w:type="spellEnd"/>
      <w:r>
        <w:t xml:space="preserve">. A </w:t>
      </w:r>
      <w:proofErr w:type="spellStart"/>
      <w:r>
        <w:t>Mí</w:t>
      </w:r>
      <w:proofErr w:type="spellEnd"/>
      <w:r>
        <w:t xml:space="preserve"> me basta </w:t>
      </w:r>
      <w:proofErr w:type="spellStart"/>
      <w:r>
        <w:t>contemplar</w:t>
      </w:r>
      <w:proofErr w:type="spellEnd"/>
      <w:r>
        <w:t xml:space="preserve"> un poco de </w:t>
      </w:r>
      <w:proofErr w:type="spellStart"/>
      <w:r>
        <w:t>buena</w:t>
      </w:r>
      <w:proofErr w:type="spellEnd"/>
      <w:r>
        <w:t xml:space="preserve"> </w:t>
      </w:r>
      <w:proofErr w:type="spellStart"/>
      <w:r>
        <w:t>voluntad</w:t>
      </w:r>
      <w:proofErr w:type="spellEnd"/>
      <w:r>
        <w:t xml:space="preserve"> </w:t>
      </w:r>
      <w:proofErr w:type="spellStart"/>
      <w:r>
        <w:t>por</w:t>
      </w:r>
      <w:proofErr w:type="spellEnd"/>
      <w:r>
        <w:t xml:space="preserve"> </w:t>
      </w:r>
      <w:proofErr w:type="spellStart"/>
      <w:r>
        <w:t>imitarme</w:t>
      </w:r>
      <w:proofErr w:type="spellEnd"/>
      <w:r>
        <w:t xml:space="preserve"> y un poco de amor </w:t>
      </w:r>
      <w:proofErr w:type="spellStart"/>
      <w:r>
        <w:t>hacia</w:t>
      </w:r>
      <w:proofErr w:type="spellEnd"/>
      <w:r>
        <w:t xml:space="preserve"> </w:t>
      </w:r>
      <w:proofErr w:type="spellStart"/>
      <w:r>
        <w:t>vuestros</w:t>
      </w:r>
      <w:proofErr w:type="spellEnd"/>
      <w:r>
        <w:t xml:space="preserve"> </w:t>
      </w:r>
      <w:proofErr w:type="spellStart"/>
      <w:r>
        <w:t>semejantes</w:t>
      </w:r>
      <w:proofErr w:type="spellEnd"/>
      <w:r>
        <w:t xml:space="preserve">, para </w:t>
      </w:r>
      <w:proofErr w:type="spellStart"/>
      <w:r>
        <w:t>que</w:t>
      </w:r>
      <w:proofErr w:type="spellEnd"/>
      <w:r>
        <w:t xml:space="preserve"> </w:t>
      </w:r>
      <w:proofErr w:type="spellStart"/>
      <w:r>
        <w:t>Yo</w:t>
      </w:r>
      <w:proofErr w:type="spellEnd"/>
      <w:r>
        <w:t xml:space="preserve"> </w:t>
      </w:r>
      <w:proofErr w:type="spellStart"/>
      <w:r>
        <w:t>os</w:t>
      </w:r>
      <w:proofErr w:type="spellEnd"/>
      <w:r>
        <w:t xml:space="preserve"> </w:t>
      </w:r>
      <w:proofErr w:type="spellStart"/>
      <w:r>
        <w:t>ayude</w:t>
      </w:r>
      <w:proofErr w:type="spellEnd"/>
      <w:r>
        <w:t xml:space="preserve"> y </w:t>
      </w:r>
      <w:proofErr w:type="spellStart"/>
      <w:r>
        <w:t>manifieste</w:t>
      </w:r>
      <w:proofErr w:type="spellEnd"/>
      <w:r>
        <w:t xml:space="preserve"> mi </w:t>
      </w:r>
      <w:proofErr w:type="spellStart"/>
      <w:r>
        <w:t>gracia</w:t>
      </w:r>
      <w:proofErr w:type="spellEnd"/>
      <w:r>
        <w:t xml:space="preserve"> y mi </w:t>
      </w:r>
      <w:proofErr w:type="spellStart"/>
      <w:r>
        <w:t>poder</w:t>
      </w:r>
      <w:proofErr w:type="spellEnd"/>
      <w:r>
        <w:t xml:space="preserve"> a </w:t>
      </w:r>
      <w:proofErr w:type="spellStart"/>
      <w:r>
        <w:t>vuestro</w:t>
      </w:r>
      <w:proofErr w:type="spellEnd"/>
      <w:r>
        <w:t xml:space="preserve"> paso. </w:t>
      </w:r>
    </w:p>
    <w:p w14:paraId="3C1864DE" w14:textId="77777777" w:rsidR="00F50769" w:rsidRDefault="00F50769" w:rsidP="00F50769">
      <w:r>
        <w:t xml:space="preserve">29. Nunca </w:t>
      </w:r>
      <w:proofErr w:type="spellStart"/>
      <w:r>
        <w:t>estaréis</w:t>
      </w:r>
      <w:proofErr w:type="spellEnd"/>
      <w:r>
        <w:t xml:space="preserve"> solos </w:t>
      </w:r>
      <w:proofErr w:type="spellStart"/>
      <w:r>
        <w:t>en</w:t>
      </w:r>
      <w:proofErr w:type="spellEnd"/>
      <w:r>
        <w:t xml:space="preserve"> la lucha. Si no </w:t>
      </w:r>
      <w:proofErr w:type="spellStart"/>
      <w:r>
        <w:t>os</w:t>
      </w:r>
      <w:proofErr w:type="spellEnd"/>
      <w:r>
        <w:t xml:space="preserve"> </w:t>
      </w:r>
      <w:proofErr w:type="spellStart"/>
      <w:r>
        <w:t>dejo</w:t>
      </w:r>
      <w:proofErr w:type="spellEnd"/>
      <w:r>
        <w:t xml:space="preserve"> solos </w:t>
      </w:r>
      <w:proofErr w:type="spellStart"/>
      <w:r>
        <w:t>cuando</w:t>
      </w:r>
      <w:proofErr w:type="spellEnd"/>
      <w:r>
        <w:t xml:space="preserve"> </w:t>
      </w:r>
      <w:proofErr w:type="spellStart"/>
      <w:r>
        <w:t>vais</w:t>
      </w:r>
      <w:proofErr w:type="spellEnd"/>
      <w:r>
        <w:t xml:space="preserve"> </w:t>
      </w:r>
      <w:proofErr w:type="spellStart"/>
      <w:r>
        <w:t>doblegados</w:t>
      </w:r>
      <w:proofErr w:type="spellEnd"/>
      <w:r>
        <w:t xml:space="preserve"> bajo </w:t>
      </w:r>
      <w:proofErr w:type="spellStart"/>
      <w:r>
        <w:t>el</w:t>
      </w:r>
      <w:proofErr w:type="spellEnd"/>
      <w:r>
        <w:t xml:space="preserve"> peso de </w:t>
      </w:r>
      <w:proofErr w:type="spellStart"/>
      <w:r>
        <w:t>vuestros</w:t>
      </w:r>
      <w:proofErr w:type="spellEnd"/>
      <w:r>
        <w:t xml:space="preserve"> </w:t>
      </w:r>
      <w:proofErr w:type="spellStart"/>
      <w:r>
        <w:t>pecados</w:t>
      </w:r>
      <w:proofErr w:type="spellEnd"/>
      <w:r>
        <w:t>, ¿</w:t>
      </w:r>
      <w:proofErr w:type="spellStart"/>
      <w:r>
        <w:t>Creéis</w:t>
      </w:r>
      <w:proofErr w:type="spellEnd"/>
      <w:r>
        <w:t xml:space="preserve"> </w:t>
      </w:r>
      <w:proofErr w:type="spellStart"/>
      <w:r>
        <w:t>que</w:t>
      </w:r>
      <w:proofErr w:type="spellEnd"/>
      <w:r>
        <w:t xml:space="preserve"> </w:t>
      </w:r>
      <w:proofErr w:type="spellStart"/>
      <w:r>
        <w:t>os</w:t>
      </w:r>
      <w:proofErr w:type="spellEnd"/>
      <w:r>
        <w:t xml:space="preserve"> </w:t>
      </w:r>
      <w:proofErr w:type="spellStart"/>
      <w:r>
        <w:t>abandone</w:t>
      </w:r>
      <w:proofErr w:type="spellEnd"/>
      <w:r>
        <w:t xml:space="preserve"> </w:t>
      </w:r>
      <w:proofErr w:type="spellStart"/>
      <w:r>
        <w:t>cuando</w:t>
      </w:r>
      <w:proofErr w:type="spellEnd"/>
      <w:r>
        <w:t xml:space="preserve"> </w:t>
      </w:r>
      <w:proofErr w:type="spellStart"/>
      <w:r>
        <w:t>vayáis</w:t>
      </w:r>
      <w:proofErr w:type="spellEnd"/>
      <w:r>
        <w:t xml:space="preserve"> </w:t>
      </w:r>
      <w:proofErr w:type="spellStart"/>
      <w:r>
        <w:t>caminando</w:t>
      </w:r>
      <w:proofErr w:type="spellEnd"/>
      <w:r>
        <w:t xml:space="preserve"> bajo </w:t>
      </w:r>
      <w:proofErr w:type="spellStart"/>
      <w:r>
        <w:t>el</w:t>
      </w:r>
      <w:proofErr w:type="spellEnd"/>
      <w:r>
        <w:t xml:space="preserve"> peso de la </w:t>
      </w:r>
      <w:proofErr w:type="spellStart"/>
      <w:r>
        <w:t>cruz</w:t>
      </w:r>
      <w:proofErr w:type="spellEnd"/>
      <w:r>
        <w:t xml:space="preserve"> de </w:t>
      </w:r>
      <w:proofErr w:type="spellStart"/>
      <w:r>
        <w:t>esta</w:t>
      </w:r>
      <w:proofErr w:type="spellEnd"/>
      <w:r>
        <w:t xml:space="preserve"> </w:t>
      </w:r>
      <w:proofErr w:type="spellStart"/>
      <w:r>
        <w:t>misión</w:t>
      </w:r>
      <w:proofErr w:type="spellEnd"/>
      <w:r>
        <w:t xml:space="preserve"> de amor? </w:t>
      </w:r>
    </w:p>
    <w:p w14:paraId="0EE27111" w14:textId="77777777" w:rsidR="00F50769" w:rsidRDefault="00F50769" w:rsidP="00F50769">
      <w:r>
        <w:t xml:space="preserve">30. </w:t>
      </w:r>
      <w:proofErr w:type="spellStart"/>
      <w:r>
        <w:t>Comprendedme</w:t>
      </w:r>
      <w:proofErr w:type="spellEnd"/>
      <w:r>
        <w:t xml:space="preserve">, </w:t>
      </w:r>
      <w:proofErr w:type="spellStart"/>
      <w:r>
        <w:t>discípulos</w:t>
      </w:r>
      <w:proofErr w:type="spellEnd"/>
      <w:r>
        <w:t xml:space="preserve">, para </w:t>
      </w:r>
      <w:proofErr w:type="spellStart"/>
      <w:r>
        <w:t>que</w:t>
      </w:r>
      <w:proofErr w:type="spellEnd"/>
      <w:r>
        <w:t xml:space="preserve"> </w:t>
      </w:r>
      <w:proofErr w:type="spellStart"/>
      <w:r>
        <w:t>podáis</w:t>
      </w:r>
      <w:proofErr w:type="spellEnd"/>
      <w:r>
        <w:t xml:space="preserve"> </w:t>
      </w:r>
      <w:proofErr w:type="spellStart"/>
      <w:r>
        <w:t>imitarme</w:t>
      </w:r>
      <w:proofErr w:type="spellEnd"/>
      <w:r>
        <w:t xml:space="preserve">; </w:t>
      </w:r>
      <w:proofErr w:type="spellStart"/>
      <w:r>
        <w:t>penetrad</w:t>
      </w:r>
      <w:proofErr w:type="spellEnd"/>
      <w:r>
        <w:t xml:space="preserve"> </w:t>
      </w:r>
      <w:proofErr w:type="spellStart"/>
      <w:r>
        <w:t>en</w:t>
      </w:r>
      <w:proofErr w:type="spellEnd"/>
      <w:r>
        <w:t xml:space="preserve"> mis </w:t>
      </w:r>
      <w:proofErr w:type="spellStart"/>
      <w:r>
        <w:t>obras</w:t>
      </w:r>
      <w:proofErr w:type="spellEnd"/>
      <w:r>
        <w:t xml:space="preserve"> </w:t>
      </w:r>
      <w:proofErr w:type="spellStart"/>
      <w:r>
        <w:t>y en</w:t>
      </w:r>
      <w:proofErr w:type="spellEnd"/>
      <w:r>
        <w:t xml:space="preserve"> mis palabras, para </w:t>
      </w:r>
      <w:proofErr w:type="spellStart"/>
      <w:r>
        <w:t>que</w:t>
      </w:r>
      <w:proofErr w:type="spellEnd"/>
      <w:r>
        <w:t xml:space="preserve"> </w:t>
      </w:r>
      <w:proofErr w:type="spellStart"/>
      <w:r>
        <w:t>descubráis</w:t>
      </w:r>
      <w:proofErr w:type="spellEnd"/>
      <w:r>
        <w:t xml:space="preserve"> la </w:t>
      </w:r>
      <w:proofErr w:type="spellStart"/>
      <w:r>
        <w:t>esencia</w:t>
      </w:r>
      <w:proofErr w:type="spellEnd"/>
      <w:r>
        <w:t xml:space="preserve"> de mi </w:t>
      </w:r>
      <w:proofErr w:type="spellStart"/>
      <w:r>
        <w:t>Doctrina</w:t>
      </w:r>
      <w:proofErr w:type="spellEnd"/>
      <w:r>
        <w:t xml:space="preserve">. </w:t>
      </w:r>
      <w:proofErr w:type="spellStart"/>
      <w:r>
        <w:t>Sólo</w:t>
      </w:r>
      <w:proofErr w:type="spellEnd"/>
      <w:r>
        <w:t xml:space="preserve"> </w:t>
      </w:r>
      <w:proofErr w:type="spellStart"/>
      <w:r>
        <w:t>espero</w:t>
      </w:r>
      <w:proofErr w:type="spellEnd"/>
      <w:r>
        <w:t xml:space="preserve"> </w:t>
      </w:r>
      <w:proofErr w:type="spellStart"/>
      <w:r>
        <w:t>vuestra</w:t>
      </w:r>
      <w:proofErr w:type="spellEnd"/>
      <w:r>
        <w:t xml:space="preserve"> </w:t>
      </w:r>
      <w:proofErr w:type="spellStart"/>
      <w:r>
        <w:t>preparación</w:t>
      </w:r>
      <w:proofErr w:type="spellEnd"/>
      <w:r>
        <w:t xml:space="preserve"> para </w:t>
      </w:r>
      <w:proofErr w:type="spellStart"/>
      <w:r>
        <w:t>indicaros</w:t>
      </w:r>
      <w:proofErr w:type="spellEnd"/>
      <w:r>
        <w:t xml:space="preserve"> </w:t>
      </w:r>
      <w:proofErr w:type="spellStart"/>
      <w:r>
        <w:t>el</w:t>
      </w:r>
      <w:proofErr w:type="spellEnd"/>
      <w:r>
        <w:t xml:space="preserve"> </w:t>
      </w:r>
      <w:proofErr w:type="spellStart"/>
      <w:r>
        <w:t>instante</w:t>
      </w:r>
      <w:proofErr w:type="spellEnd"/>
      <w:r>
        <w:t xml:space="preserve"> </w:t>
      </w:r>
      <w:proofErr w:type="spellStart"/>
      <w:r>
        <w:t>en</w:t>
      </w:r>
      <w:proofErr w:type="spellEnd"/>
      <w:r>
        <w:t xml:space="preserve"> </w:t>
      </w:r>
      <w:proofErr w:type="spellStart"/>
      <w:r>
        <w:t>que</w:t>
      </w:r>
      <w:proofErr w:type="spellEnd"/>
      <w:r>
        <w:t xml:space="preserve"> </w:t>
      </w:r>
      <w:proofErr w:type="spellStart"/>
      <w:r>
        <w:t>debáis</w:t>
      </w:r>
      <w:proofErr w:type="spellEnd"/>
      <w:r>
        <w:t xml:space="preserve"> </w:t>
      </w:r>
      <w:proofErr w:type="spellStart"/>
      <w:r>
        <w:t>levantaros</w:t>
      </w:r>
      <w:proofErr w:type="spellEnd"/>
      <w:r>
        <w:t xml:space="preserve">, </w:t>
      </w:r>
      <w:proofErr w:type="spellStart"/>
      <w:r>
        <w:t>porque</w:t>
      </w:r>
      <w:proofErr w:type="spellEnd"/>
      <w:r>
        <w:t xml:space="preserve"> </w:t>
      </w:r>
      <w:proofErr w:type="spellStart"/>
      <w:r>
        <w:t>Yo</w:t>
      </w:r>
      <w:proofErr w:type="spellEnd"/>
      <w:r>
        <w:t xml:space="preserve">, a </w:t>
      </w:r>
      <w:proofErr w:type="spellStart"/>
      <w:r>
        <w:t>través</w:t>
      </w:r>
      <w:proofErr w:type="spellEnd"/>
      <w:r>
        <w:t xml:space="preserve"> de </w:t>
      </w:r>
      <w:proofErr w:type="spellStart"/>
      <w:r>
        <w:t>vosotros</w:t>
      </w:r>
      <w:proofErr w:type="spellEnd"/>
      <w:r>
        <w:t xml:space="preserve"> </w:t>
      </w:r>
      <w:proofErr w:type="spellStart"/>
      <w:r>
        <w:t>llevaré</w:t>
      </w:r>
      <w:proofErr w:type="spellEnd"/>
      <w:r>
        <w:t xml:space="preserve"> la luz de </w:t>
      </w:r>
      <w:proofErr w:type="spellStart"/>
      <w:r>
        <w:t>salvación</w:t>
      </w:r>
      <w:proofErr w:type="spellEnd"/>
      <w:r>
        <w:t xml:space="preserve"> a </w:t>
      </w:r>
      <w:proofErr w:type="spellStart"/>
      <w:r>
        <w:t>los</w:t>
      </w:r>
      <w:proofErr w:type="spellEnd"/>
      <w:r>
        <w:t xml:space="preserve"> hombres. </w:t>
      </w:r>
    </w:p>
    <w:p w14:paraId="2018598B" w14:textId="77777777" w:rsidR="00F50769" w:rsidRDefault="00F50769" w:rsidP="00F50769">
      <w:r>
        <w:t xml:space="preserve">31. </w:t>
      </w:r>
      <w:proofErr w:type="spellStart"/>
      <w:r>
        <w:t>Sí</w:t>
      </w:r>
      <w:proofErr w:type="spellEnd"/>
      <w:r>
        <w:t xml:space="preserve">, </w:t>
      </w:r>
      <w:proofErr w:type="spellStart"/>
      <w:r>
        <w:t>amados</w:t>
      </w:r>
      <w:proofErr w:type="spellEnd"/>
      <w:r>
        <w:t xml:space="preserve"> </w:t>
      </w:r>
      <w:proofErr w:type="spellStart"/>
      <w:r>
        <w:t>discípulos</w:t>
      </w:r>
      <w:proofErr w:type="spellEnd"/>
      <w:r>
        <w:t xml:space="preserve">, </w:t>
      </w:r>
      <w:proofErr w:type="spellStart"/>
      <w:r>
        <w:t>Yo</w:t>
      </w:r>
      <w:proofErr w:type="spellEnd"/>
      <w:r>
        <w:t xml:space="preserve"> soy la vid. </w:t>
      </w:r>
      <w:proofErr w:type="spellStart"/>
      <w:r>
        <w:t>Tomad</w:t>
      </w:r>
      <w:proofErr w:type="spellEnd"/>
      <w:r>
        <w:t xml:space="preserve"> </w:t>
      </w:r>
      <w:proofErr w:type="spellStart"/>
      <w:r>
        <w:t>el</w:t>
      </w:r>
      <w:proofErr w:type="spellEnd"/>
      <w:r>
        <w:t xml:space="preserve"> vino de mi </w:t>
      </w:r>
      <w:proofErr w:type="spellStart"/>
      <w:r>
        <w:t>gracia</w:t>
      </w:r>
      <w:proofErr w:type="spellEnd"/>
      <w:r>
        <w:t xml:space="preserve">; </w:t>
      </w:r>
      <w:proofErr w:type="spellStart"/>
      <w:r>
        <w:t>mañana</w:t>
      </w:r>
      <w:proofErr w:type="spellEnd"/>
      <w:r>
        <w:t xml:space="preserve"> </w:t>
      </w:r>
      <w:proofErr w:type="spellStart"/>
      <w:r>
        <w:t>va</w:t>
      </w:r>
      <w:proofErr w:type="spellEnd"/>
      <w:r>
        <w:t xml:space="preserve"> a </w:t>
      </w:r>
      <w:proofErr w:type="spellStart"/>
      <w:r>
        <w:t>haceros</w:t>
      </w:r>
      <w:proofErr w:type="spellEnd"/>
      <w:r>
        <w:t xml:space="preserve"> </w:t>
      </w:r>
      <w:proofErr w:type="spellStart"/>
      <w:r>
        <w:t>falta</w:t>
      </w:r>
      <w:proofErr w:type="spellEnd"/>
      <w:r>
        <w:t xml:space="preserve"> para </w:t>
      </w:r>
      <w:proofErr w:type="spellStart"/>
      <w:r>
        <w:t>luchar</w:t>
      </w:r>
      <w:proofErr w:type="spellEnd"/>
      <w:r>
        <w:t xml:space="preserve">. </w:t>
      </w:r>
      <w:proofErr w:type="spellStart"/>
      <w:r>
        <w:t>Preparaos</w:t>
      </w:r>
      <w:proofErr w:type="spellEnd"/>
      <w:r>
        <w:t xml:space="preserve"> </w:t>
      </w:r>
      <w:proofErr w:type="spellStart"/>
      <w:r>
        <w:t>ahora</w:t>
      </w:r>
      <w:proofErr w:type="spellEnd"/>
      <w:r>
        <w:t xml:space="preserve"> </w:t>
      </w:r>
      <w:proofErr w:type="spellStart"/>
      <w:r>
        <w:t>que</w:t>
      </w:r>
      <w:proofErr w:type="spellEnd"/>
      <w:r>
        <w:t xml:space="preserve"> </w:t>
      </w:r>
      <w:proofErr w:type="spellStart"/>
      <w:r>
        <w:t>estáis</w:t>
      </w:r>
      <w:proofErr w:type="spellEnd"/>
      <w:r>
        <w:t xml:space="preserve"> </w:t>
      </w:r>
      <w:proofErr w:type="spellStart"/>
      <w:r>
        <w:t>sentados</w:t>
      </w:r>
      <w:proofErr w:type="spellEnd"/>
      <w:r>
        <w:t xml:space="preserve"> a mi mesa, y </w:t>
      </w:r>
      <w:proofErr w:type="spellStart"/>
      <w:r>
        <w:t>cuando</w:t>
      </w:r>
      <w:proofErr w:type="spellEnd"/>
      <w:r>
        <w:t xml:space="preserve"> </w:t>
      </w:r>
      <w:proofErr w:type="spellStart"/>
      <w:r>
        <w:t>suene</w:t>
      </w:r>
      <w:proofErr w:type="spellEnd"/>
      <w:r>
        <w:t xml:space="preserve"> la hora no </w:t>
      </w:r>
      <w:proofErr w:type="spellStart"/>
      <w:r>
        <w:t>tendréis</w:t>
      </w:r>
      <w:proofErr w:type="spellEnd"/>
      <w:r>
        <w:t xml:space="preserve"> </w:t>
      </w:r>
      <w:proofErr w:type="spellStart"/>
      <w:r>
        <w:t>titubeos</w:t>
      </w:r>
      <w:proofErr w:type="spellEnd"/>
      <w:r>
        <w:t xml:space="preserve"> </w:t>
      </w:r>
      <w:proofErr w:type="spellStart"/>
      <w:r>
        <w:t>ni</w:t>
      </w:r>
      <w:proofErr w:type="spellEnd"/>
      <w:r>
        <w:t xml:space="preserve"> </w:t>
      </w:r>
      <w:proofErr w:type="spellStart"/>
      <w:r>
        <w:t>flaquezas</w:t>
      </w:r>
      <w:proofErr w:type="spellEnd"/>
      <w:r>
        <w:t xml:space="preserve">. </w:t>
      </w:r>
      <w:proofErr w:type="spellStart"/>
      <w:r>
        <w:t>Seréis</w:t>
      </w:r>
      <w:proofErr w:type="spellEnd"/>
      <w:r>
        <w:t xml:space="preserve"> mis </w:t>
      </w:r>
      <w:proofErr w:type="spellStart"/>
      <w:r>
        <w:t>sembradores</w:t>
      </w:r>
      <w:proofErr w:type="spellEnd"/>
      <w:r>
        <w:t xml:space="preserve"> e </w:t>
      </w:r>
      <w:proofErr w:type="spellStart"/>
      <w:r>
        <w:t>imitaréis</w:t>
      </w:r>
      <w:proofErr w:type="spellEnd"/>
      <w:r>
        <w:t xml:space="preserve"> </w:t>
      </w:r>
      <w:proofErr w:type="spellStart"/>
      <w:r>
        <w:t>en</w:t>
      </w:r>
      <w:proofErr w:type="spellEnd"/>
      <w:r>
        <w:t xml:space="preserve"> </w:t>
      </w:r>
      <w:proofErr w:type="spellStart"/>
      <w:r>
        <w:t>vuestra</w:t>
      </w:r>
      <w:proofErr w:type="spellEnd"/>
      <w:r>
        <w:t xml:space="preserve"> </w:t>
      </w:r>
      <w:proofErr w:type="spellStart"/>
      <w:r>
        <w:t>fe</w:t>
      </w:r>
      <w:proofErr w:type="spellEnd"/>
      <w:r>
        <w:t xml:space="preserve"> a </w:t>
      </w:r>
      <w:proofErr w:type="spellStart"/>
      <w:r>
        <w:t>los</w:t>
      </w:r>
      <w:proofErr w:type="spellEnd"/>
      <w:r>
        <w:t xml:space="preserve"> hombres </w:t>
      </w:r>
      <w:proofErr w:type="spellStart"/>
      <w:r>
        <w:t>que</w:t>
      </w:r>
      <w:proofErr w:type="spellEnd"/>
      <w:r>
        <w:t xml:space="preserve"> </w:t>
      </w:r>
      <w:proofErr w:type="spellStart"/>
      <w:r>
        <w:t>cultivan</w:t>
      </w:r>
      <w:proofErr w:type="spellEnd"/>
      <w:r>
        <w:t xml:space="preserve"> la tierra, </w:t>
      </w:r>
      <w:proofErr w:type="spellStart"/>
      <w:r>
        <w:t>los</w:t>
      </w:r>
      <w:proofErr w:type="spellEnd"/>
      <w:r>
        <w:t xml:space="preserve"> </w:t>
      </w:r>
      <w:proofErr w:type="spellStart"/>
      <w:r>
        <w:t>cuales</w:t>
      </w:r>
      <w:proofErr w:type="spellEnd"/>
      <w:r>
        <w:t xml:space="preserve"> </w:t>
      </w:r>
      <w:proofErr w:type="spellStart"/>
      <w:r>
        <w:t>siembran</w:t>
      </w:r>
      <w:proofErr w:type="spellEnd"/>
      <w:r>
        <w:t xml:space="preserve"> la </w:t>
      </w:r>
      <w:proofErr w:type="spellStart"/>
      <w:r>
        <w:t>semilla</w:t>
      </w:r>
      <w:proofErr w:type="spellEnd"/>
      <w:r>
        <w:t xml:space="preserve">, </w:t>
      </w:r>
      <w:proofErr w:type="spellStart"/>
      <w:r>
        <w:t>poniendo</w:t>
      </w:r>
      <w:proofErr w:type="spellEnd"/>
      <w:r>
        <w:t xml:space="preserve"> </w:t>
      </w:r>
      <w:proofErr w:type="spellStart"/>
      <w:r>
        <w:t>toda</w:t>
      </w:r>
      <w:proofErr w:type="spellEnd"/>
      <w:r>
        <w:t xml:space="preserve"> </w:t>
      </w:r>
      <w:proofErr w:type="spellStart"/>
      <w:r>
        <w:t>su</w:t>
      </w:r>
      <w:proofErr w:type="spellEnd"/>
      <w:r>
        <w:t xml:space="preserve"> </w:t>
      </w:r>
      <w:proofErr w:type="spellStart"/>
      <w:r>
        <w:t>confianza</w:t>
      </w:r>
      <w:proofErr w:type="spellEnd"/>
      <w:r>
        <w:t xml:space="preserve">, </w:t>
      </w:r>
      <w:proofErr w:type="spellStart"/>
      <w:r>
        <w:t>su</w:t>
      </w:r>
      <w:proofErr w:type="spellEnd"/>
      <w:r>
        <w:t xml:space="preserve"> </w:t>
      </w:r>
      <w:proofErr w:type="spellStart"/>
      <w:r>
        <w:t>conformidad</w:t>
      </w:r>
      <w:proofErr w:type="spellEnd"/>
      <w:r>
        <w:t xml:space="preserve"> y </w:t>
      </w:r>
      <w:proofErr w:type="spellStart"/>
      <w:r>
        <w:t>esperanza</w:t>
      </w:r>
      <w:proofErr w:type="spellEnd"/>
      <w:r>
        <w:t xml:space="preserve"> </w:t>
      </w:r>
      <w:proofErr w:type="spellStart"/>
      <w:r>
        <w:t>en</w:t>
      </w:r>
      <w:proofErr w:type="spellEnd"/>
      <w:r>
        <w:t xml:space="preserve"> Dios. </w:t>
      </w:r>
      <w:proofErr w:type="spellStart"/>
      <w:r>
        <w:t>Así</w:t>
      </w:r>
      <w:proofErr w:type="spellEnd"/>
      <w:r>
        <w:t xml:space="preserve"> </w:t>
      </w:r>
      <w:proofErr w:type="spellStart"/>
      <w:r>
        <w:t>os</w:t>
      </w:r>
      <w:proofErr w:type="spellEnd"/>
      <w:r>
        <w:t xml:space="preserve"> </w:t>
      </w:r>
      <w:proofErr w:type="spellStart"/>
      <w:r>
        <w:t>digo</w:t>
      </w:r>
      <w:proofErr w:type="spellEnd"/>
      <w:r>
        <w:t xml:space="preserve"> a </w:t>
      </w:r>
      <w:proofErr w:type="spellStart"/>
      <w:r>
        <w:t>vosotros</w:t>
      </w:r>
      <w:proofErr w:type="spellEnd"/>
      <w:r>
        <w:t xml:space="preserve">, </w:t>
      </w:r>
      <w:proofErr w:type="spellStart"/>
      <w:r>
        <w:t>que</w:t>
      </w:r>
      <w:proofErr w:type="spellEnd"/>
      <w:r>
        <w:t xml:space="preserve"> no </w:t>
      </w:r>
      <w:proofErr w:type="spellStart"/>
      <w:r>
        <w:t>sabéis</w:t>
      </w:r>
      <w:proofErr w:type="spellEnd"/>
      <w:r>
        <w:t xml:space="preserve"> de </w:t>
      </w:r>
      <w:proofErr w:type="spellStart"/>
      <w:r>
        <w:t>dónde</w:t>
      </w:r>
      <w:proofErr w:type="spellEnd"/>
      <w:r>
        <w:t xml:space="preserve"> </w:t>
      </w:r>
      <w:proofErr w:type="spellStart"/>
      <w:r>
        <w:t>llegará</w:t>
      </w:r>
      <w:proofErr w:type="spellEnd"/>
      <w:r>
        <w:t xml:space="preserve"> </w:t>
      </w:r>
      <w:proofErr w:type="spellStart"/>
      <w:r>
        <w:t>el</w:t>
      </w:r>
      <w:proofErr w:type="spellEnd"/>
      <w:r>
        <w:t xml:space="preserve"> </w:t>
      </w:r>
      <w:proofErr w:type="spellStart"/>
      <w:r>
        <w:t>riego</w:t>
      </w:r>
      <w:proofErr w:type="spellEnd"/>
      <w:r>
        <w:t xml:space="preserve"> a </w:t>
      </w:r>
      <w:proofErr w:type="spellStart"/>
      <w:r>
        <w:t>vuestras</w:t>
      </w:r>
      <w:proofErr w:type="spellEnd"/>
      <w:r>
        <w:t xml:space="preserve"> </w:t>
      </w:r>
      <w:proofErr w:type="spellStart"/>
      <w:r>
        <w:t>siembras</w:t>
      </w:r>
      <w:proofErr w:type="spellEnd"/>
      <w:r>
        <w:t xml:space="preserve"> </w:t>
      </w:r>
      <w:proofErr w:type="spellStart"/>
      <w:r>
        <w:t>ni</w:t>
      </w:r>
      <w:proofErr w:type="spellEnd"/>
      <w:r>
        <w:t xml:space="preserve"> </w:t>
      </w:r>
      <w:proofErr w:type="spellStart"/>
      <w:r>
        <w:t>el</w:t>
      </w:r>
      <w:proofErr w:type="spellEnd"/>
      <w:r>
        <w:t xml:space="preserve"> pan a </w:t>
      </w:r>
      <w:proofErr w:type="spellStart"/>
      <w:r>
        <w:t>vuestros</w:t>
      </w:r>
      <w:proofErr w:type="spellEnd"/>
      <w:r>
        <w:t xml:space="preserve"> </w:t>
      </w:r>
      <w:proofErr w:type="spellStart"/>
      <w:r>
        <w:t>labios</w:t>
      </w:r>
      <w:proofErr w:type="spellEnd"/>
      <w:r>
        <w:t xml:space="preserve">; mas </w:t>
      </w:r>
      <w:proofErr w:type="spellStart"/>
      <w:r>
        <w:t>os</w:t>
      </w:r>
      <w:proofErr w:type="spellEnd"/>
      <w:r>
        <w:t xml:space="preserve"> </w:t>
      </w:r>
      <w:proofErr w:type="spellStart"/>
      <w:r>
        <w:t>aseguro</w:t>
      </w:r>
      <w:proofErr w:type="spellEnd"/>
      <w:r>
        <w:t xml:space="preserve"> </w:t>
      </w:r>
      <w:proofErr w:type="spellStart"/>
      <w:r>
        <w:t>que</w:t>
      </w:r>
      <w:proofErr w:type="spellEnd"/>
      <w:r>
        <w:t xml:space="preserve"> nada </w:t>
      </w:r>
      <w:proofErr w:type="spellStart"/>
      <w:r>
        <w:t>os</w:t>
      </w:r>
      <w:proofErr w:type="spellEnd"/>
      <w:r>
        <w:t xml:space="preserve"> </w:t>
      </w:r>
      <w:proofErr w:type="spellStart"/>
      <w:r>
        <w:t>faltará</w:t>
      </w:r>
      <w:proofErr w:type="spellEnd"/>
      <w:r>
        <w:t xml:space="preserve">. </w:t>
      </w:r>
    </w:p>
    <w:p w14:paraId="612FDE18" w14:textId="77777777" w:rsidR="00F50769" w:rsidRDefault="00F50769" w:rsidP="00F50769">
      <w:r>
        <w:lastRenderedPageBreak/>
        <w:t xml:space="preserve">32. No </w:t>
      </w:r>
      <w:proofErr w:type="spellStart"/>
      <w:r>
        <w:t>olvidéis</w:t>
      </w:r>
      <w:proofErr w:type="spellEnd"/>
      <w:r>
        <w:t xml:space="preserve"> </w:t>
      </w:r>
      <w:proofErr w:type="spellStart"/>
      <w:r>
        <w:t>que</w:t>
      </w:r>
      <w:proofErr w:type="spellEnd"/>
      <w:r>
        <w:t xml:space="preserve"> </w:t>
      </w:r>
      <w:proofErr w:type="spellStart"/>
      <w:r>
        <w:t>el</w:t>
      </w:r>
      <w:proofErr w:type="spellEnd"/>
      <w:r>
        <w:t xml:space="preserve"> </w:t>
      </w:r>
      <w:proofErr w:type="spellStart"/>
      <w:r>
        <w:t>triunfo</w:t>
      </w:r>
      <w:proofErr w:type="spellEnd"/>
      <w:r>
        <w:t xml:space="preserve"> es de </w:t>
      </w:r>
      <w:proofErr w:type="spellStart"/>
      <w:r>
        <w:t>los</w:t>
      </w:r>
      <w:proofErr w:type="spellEnd"/>
      <w:r>
        <w:t xml:space="preserve"> </w:t>
      </w:r>
      <w:proofErr w:type="spellStart"/>
      <w:r>
        <w:t>perseverantes</w:t>
      </w:r>
      <w:proofErr w:type="spellEnd"/>
      <w:r>
        <w:t xml:space="preserve">. </w:t>
      </w:r>
      <w:proofErr w:type="spellStart"/>
      <w:r>
        <w:t>Cumplid</w:t>
      </w:r>
      <w:proofErr w:type="spellEnd"/>
      <w:r>
        <w:t xml:space="preserve"> con </w:t>
      </w:r>
      <w:proofErr w:type="spellStart"/>
      <w:r>
        <w:t>vuestra</w:t>
      </w:r>
      <w:proofErr w:type="spellEnd"/>
      <w:r>
        <w:t xml:space="preserve"> </w:t>
      </w:r>
      <w:proofErr w:type="spellStart"/>
      <w:r>
        <w:t>misión</w:t>
      </w:r>
      <w:proofErr w:type="spellEnd"/>
      <w:r>
        <w:t xml:space="preserve"> </w:t>
      </w:r>
      <w:proofErr w:type="spellStart"/>
      <w:r>
        <w:t>en</w:t>
      </w:r>
      <w:proofErr w:type="spellEnd"/>
      <w:r>
        <w:t xml:space="preserve"> la Tierra y </w:t>
      </w:r>
      <w:proofErr w:type="spellStart"/>
      <w:r>
        <w:t>cuando</w:t>
      </w:r>
      <w:proofErr w:type="spellEnd"/>
      <w:r>
        <w:t xml:space="preserve"> </w:t>
      </w:r>
      <w:proofErr w:type="spellStart"/>
      <w:r>
        <w:t>hayáis</w:t>
      </w:r>
      <w:proofErr w:type="spellEnd"/>
      <w:r>
        <w:t xml:space="preserve"> </w:t>
      </w:r>
      <w:proofErr w:type="spellStart"/>
      <w:r>
        <w:t>concluido</w:t>
      </w:r>
      <w:proofErr w:type="spellEnd"/>
      <w:r>
        <w:t xml:space="preserve">, </w:t>
      </w:r>
      <w:proofErr w:type="spellStart"/>
      <w:r>
        <w:t>podréis</w:t>
      </w:r>
      <w:proofErr w:type="spellEnd"/>
      <w:r>
        <w:t xml:space="preserve"> </w:t>
      </w:r>
      <w:proofErr w:type="spellStart"/>
      <w:r>
        <w:t>salir</w:t>
      </w:r>
      <w:proofErr w:type="spellEnd"/>
      <w:r>
        <w:t xml:space="preserve"> de </w:t>
      </w:r>
      <w:proofErr w:type="spellStart"/>
      <w:r>
        <w:t>este</w:t>
      </w:r>
      <w:proofErr w:type="spellEnd"/>
      <w:r>
        <w:t xml:space="preserve"> </w:t>
      </w:r>
      <w:proofErr w:type="spellStart"/>
      <w:r>
        <w:t>mundo</w:t>
      </w:r>
      <w:proofErr w:type="spellEnd"/>
      <w:r>
        <w:t xml:space="preserve">, y </w:t>
      </w:r>
      <w:proofErr w:type="spellStart"/>
      <w:r>
        <w:t>emigrar</w:t>
      </w:r>
      <w:proofErr w:type="spellEnd"/>
      <w:r>
        <w:t xml:space="preserve"> a la Tierra </w:t>
      </w:r>
      <w:proofErr w:type="spellStart"/>
      <w:r>
        <w:t>que</w:t>
      </w:r>
      <w:proofErr w:type="spellEnd"/>
      <w:r>
        <w:t xml:space="preserve"> </w:t>
      </w:r>
      <w:proofErr w:type="spellStart"/>
      <w:r>
        <w:t>os</w:t>
      </w:r>
      <w:proofErr w:type="spellEnd"/>
      <w:r>
        <w:t xml:space="preserve"> </w:t>
      </w:r>
      <w:proofErr w:type="spellStart"/>
      <w:r>
        <w:t>tengo</w:t>
      </w:r>
      <w:proofErr w:type="spellEnd"/>
      <w:r>
        <w:t xml:space="preserve"> </w:t>
      </w:r>
      <w:proofErr w:type="spellStart"/>
      <w:r>
        <w:t>prometida</w:t>
      </w:r>
      <w:proofErr w:type="spellEnd"/>
      <w:r>
        <w:t xml:space="preserve">, </w:t>
      </w:r>
      <w:proofErr w:type="spellStart"/>
      <w:r>
        <w:t>que</w:t>
      </w:r>
      <w:proofErr w:type="spellEnd"/>
      <w:r>
        <w:t xml:space="preserve"> es la morada </w:t>
      </w:r>
      <w:proofErr w:type="spellStart"/>
      <w:r>
        <w:t>espiritual</w:t>
      </w:r>
      <w:proofErr w:type="spellEnd"/>
      <w:r>
        <w:t xml:space="preserve"> </w:t>
      </w:r>
      <w:proofErr w:type="spellStart"/>
      <w:r>
        <w:t>que</w:t>
      </w:r>
      <w:proofErr w:type="spellEnd"/>
      <w:r>
        <w:t xml:space="preserve"> </w:t>
      </w:r>
      <w:proofErr w:type="spellStart"/>
      <w:r>
        <w:t>está</w:t>
      </w:r>
      <w:proofErr w:type="spellEnd"/>
      <w:r>
        <w:t xml:space="preserve"> </w:t>
      </w:r>
      <w:proofErr w:type="spellStart"/>
      <w:r>
        <w:t>destinada</w:t>
      </w:r>
      <w:proofErr w:type="spellEnd"/>
      <w:r>
        <w:t xml:space="preserve"> a </w:t>
      </w:r>
      <w:proofErr w:type="spellStart"/>
      <w:r>
        <w:t>los</w:t>
      </w:r>
      <w:proofErr w:type="spellEnd"/>
      <w:r>
        <w:t xml:space="preserve"> </w:t>
      </w:r>
      <w:proofErr w:type="spellStart"/>
      <w:r>
        <w:t>hijos</w:t>
      </w:r>
      <w:proofErr w:type="spellEnd"/>
      <w:r>
        <w:t xml:space="preserve"> del </w:t>
      </w:r>
      <w:proofErr w:type="spellStart"/>
      <w:r>
        <w:t>Señor</w:t>
      </w:r>
      <w:proofErr w:type="spellEnd"/>
      <w:r>
        <w:t xml:space="preserve">. </w:t>
      </w:r>
      <w:proofErr w:type="spellStart"/>
      <w:r>
        <w:t>Poned</w:t>
      </w:r>
      <w:proofErr w:type="spellEnd"/>
      <w:r>
        <w:t xml:space="preserve"> </w:t>
      </w:r>
      <w:proofErr w:type="spellStart"/>
      <w:r>
        <w:t>vuestra</w:t>
      </w:r>
      <w:proofErr w:type="spellEnd"/>
      <w:r>
        <w:t xml:space="preserve"> </w:t>
      </w:r>
      <w:proofErr w:type="spellStart"/>
      <w:r>
        <w:t>esperanza</w:t>
      </w:r>
      <w:proofErr w:type="spellEnd"/>
      <w:r>
        <w:t xml:space="preserve"> </w:t>
      </w:r>
      <w:proofErr w:type="spellStart"/>
      <w:r>
        <w:t>en</w:t>
      </w:r>
      <w:proofErr w:type="spellEnd"/>
      <w:r>
        <w:t xml:space="preserve"> la </w:t>
      </w:r>
      <w:proofErr w:type="spellStart"/>
      <w:r>
        <w:t>vida</w:t>
      </w:r>
      <w:proofErr w:type="spellEnd"/>
      <w:r>
        <w:t xml:space="preserve"> </w:t>
      </w:r>
      <w:proofErr w:type="spellStart"/>
      <w:r>
        <w:t>eterna</w:t>
      </w:r>
      <w:proofErr w:type="spellEnd"/>
      <w:r>
        <w:t xml:space="preserve">, mas </w:t>
      </w:r>
      <w:proofErr w:type="spellStart"/>
      <w:r>
        <w:t>desoíd</w:t>
      </w:r>
      <w:proofErr w:type="spellEnd"/>
      <w:r>
        <w:t xml:space="preserve"> a </w:t>
      </w:r>
      <w:proofErr w:type="spellStart"/>
      <w:r>
        <w:t>los</w:t>
      </w:r>
      <w:proofErr w:type="spellEnd"/>
      <w:r>
        <w:t xml:space="preserve"> </w:t>
      </w:r>
      <w:proofErr w:type="spellStart"/>
      <w:r>
        <w:t>materialistas</w:t>
      </w:r>
      <w:proofErr w:type="spellEnd"/>
      <w:r>
        <w:t xml:space="preserve"> </w:t>
      </w:r>
      <w:proofErr w:type="spellStart"/>
      <w:r>
        <w:t>que</w:t>
      </w:r>
      <w:proofErr w:type="spellEnd"/>
      <w:r>
        <w:t xml:space="preserve"> </w:t>
      </w:r>
      <w:proofErr w:type="spellStart"/>
      <w:r>
        <w:t>creen</w:t>
      </w:r>
      <w:proofErr w:type="spellEnd"/>
      <w:r>
        <w:t xml:space="preserve"> </w:t>
      </w:r>
      <w:proofErr w:type="spellStart"/>
      <w:r>
        <w:t>que</w:t>
      </w:r>
      <w:proofErr w:type="spellEnd"/>
      <w:r>
        <w:t xml:space="preserve"> mi </w:t>
      </w:r>
      <w:proofErr w:type="spellStart"/>
      <w:r>
        <w:t>Doctrina</w:t>
      </w:r>
      <w:proofErr w:type="spellEnd"/>
      <w:r>
        <w:t xml:space="preserve">, </w:t>
      </w:r>
      <w:proofErr w:type="spellStart"/>
      <w:r>
        <w:t>por</w:t>
      </w:r>
      <w:proofErr w:type="spellEnd"/>
      <w:r>
        <w:t xml:space="preserve"> </w:t>
      </w:r>
      <w:proofErr w:type="spellStart"/>
      <w:r>
        <w:t>hablaros</w:t>
      </w:r>
      <w:proofErr w:type="spellEnd"/>
      <w:r>
        <w:t xml:space="preserve"> </w:t>
      </w:r>
      <w:proofErr w:type="spellStart"/>
      <w:r>
        <w:t>siempre</w:t>
      </w:r>
      <w:proofErr w:type="spellEnd"/>
      <w:r>
        <w:t xml:space="preserve"> de la </w:t>
      </w:r>
      <w:proofErr w:type="spellStart"/>
      <w:r>
        <w:t>vida</w:t>
      </w:r>
      <w:proofErr w:type="spellEnd"/>
      <w:r>
        <w:t xml:space="preserve"> </w:t>
      </w:r>
      <w:proofErr w:type="spellStart"/>
      <w:r>
        <w:t>espiritual</w:t>
      </w:r>
      <w:proofErr w:type="spellEnd"/>
      <w:r>
        <w:t xml:space="preserve">, es un </w:t>
      </w:r>
      <w:proofErr w:type="spellStart"/>
      <w:r>
        <w:t>obstáculo</w:t>
      </w:r>
      <w:proofErr w:type="spellEnd"/>
      <w:r>
        <w:t xml:space="preserve"> para </w:t>
      </w:r>
      <w:proofErr w:type="spellStart"/>
      <w:r>
        <w:t>el</w:t>
      </w:r>
      <w:proofErr w:type="spellEnd"/>
      <w:r>
        <w:t xml:space="preserve"> </w:t>
      </w:r>
      <w:proofErr w:type="spellStart"/>
      <w:r>
        <w:t>progreso</w:t>
      </w:r>
      <w:proofErr w:type="spellEnd"/>
      <w:r>
        <w:t xml:space="preserve"> material de la </w:t>
      </w:r>
      <w:proofErr w:type="spellStart"/>
      <w:r>
        <w:t>humanidad</w:t>
      </w:r>
      <w:proofErr w:type="spellEnd"/>
      <w:r>
        <w:t xml:space="preserve">. </w:t>
      </w:r>
    </w:p>
    <w:p w14:paraId="04682C31" w14:textId="77777777" w:rsidR="00F50769" w:rsidRDefault="00F50769" w:rsidP="00F50769">
      <w:r>
        <w:t xml:space="preserve">33. </w:t>
      </w:r>
      <w:proofErr w:type="spellStart"/>
      <w:r>
        <w:t>Tampoco</w:t>
      </w:r>
      <w:proofErr w:type="spellEnd"/>
      <w:r>
        <w:t xml:space="preserve"> </w:t>
      </w:r>
      <w:proofErr w:type="spellStart"/>
      <w:r>
        <w:t>está</w:t>
      </w:r>
      <w:proofErr w:type="spellEnd"/>
      <w:r>
        <w:t xml:space="preserve"> </w:t>
      </w:r>
      <w:proofErr w:type="spellStart"/>
      <w:r>
        <w:t>en</w:t>
      </w:r>
      <w:proofErr w:type="spellEnd"/>
      <w:r>
        <w:t xml:space="preserve"> lo </w:t>
      </w:r>
      <w:proofErr w:type="spellStart"/>
      <w:r>
        <w:t>justo</w:t>
      </w:r>
      <w:proofErr w:type="spellEnd"/>
      <w:r>
        <w:t xml:space="preserve"> </w:t>
      </w:r>
      <w:proofErr w:type="spellStart"/>
      <w:r>
        <w:t>quien</w:t>
      </w:r>
      <w:proofErr w:type="spellEnd"/>
      <w:r>
        <w:t xml:space="preserve"> </w:t>
      </w:r>
      <w:proofErr w:type="spellStart"/>
      <w:r>
        <w:t>cree</w:t>
      </w:r>
      <w:proofErr w:type="spellEnd"/>
      <w:r>
        <w:t xml:space="preserve"> </w:t>
      </w:r>
      <w:proofErr w:type="spellStart"/>
      <w:r>
        <w:t>que</w:t>
      </w:r>
      <w:proofErr w:type="spellEnd"/>
      <w:r>
        <w:t xml:space="preserve"> hay </w:t>
      </w:r>
      <w:proofErr w:type="spellStart"/>
      <w:r>
        <w:t>que</w:t>
      </w:r>
      <w:proofErr w:type="spellEnd"/>
      <w:r>
        <w:t xml:space="preserve"> </w:t>
      </w:r>
      <w:proofErr w:type="spellStart"/>
      <w:r>
        <w:t>pensar</w:t>
      </w:r>
      <w:proofErr w:type="spellEnd"/>
      <w:r>
        <w:t xml:space="preserve"> </w:t>
      </w:r>
      <w:proofErr w:type="spellStart"/>
      <w:r>
        <w:t>siempre</w:t>
      </w:r>
      <w:proofErr w:type="spellEnd"/>
      <w:r>
        <w:t xml:space="preserve"> </w:t>
      </w:r>
      <w:proofErr w:type="spellStart"/>
      <w:r>
        <w:t>en</w:t>
      </w:r>
      <w:proofErr w:type="spellEnd"/>
      <w:r>
        <w:t xml:space="preserve"> la </w:t>
      </w:r>
      <w:proofErr w:type="spellStart"/>
      <w:r>
        <w:t>muerte</w:t>
      </w:r>
      <w:proofErr w:type="spellEnd"/>
      <w:r>
        <w:t xml:space="preserve"> y </w:t>
      </w:r>
      <w:proofErr w:type="spellStart"/>
      <w:r>
        <w:t>despreciar</w:t>
      </w:r>
      <w:proofErr w:type="spellEnd"/>
      <w:r>
        <w:t xml:space="preserve"> lo </w:t>
      </w:r>
      <w:proofErr w:type="spellStart"/>
      <w:r>
        <w:t>que</w:t>
      </w:r>
      <w:proofErr w:type="spellEnd"/>
      <w:r>
        <w:t xml:space="preserve"> </w:t>
      </w:r>
      <w:proofErr w:type="spellStart"/>
      <w:r>
        <w:t>esta</w:t>
      </w:r>
      <w:proofErr w:type="spellEnd"/>
      <w:r>
        <w:t xml:space="preserve"> </w:t>
      </w:r>
      <w:proofErr w:type="spellStart"/>
      <w:r>
        <w:t>vida</w:t>
      </w:r>
      <w:proofErr w:type="spellEnd"/>
      <w:r>
        <w:t xml:space="preserve"> </w:t>
      </w:r>
      <w:proofErr w:type="spellStart"/>
      <w:r>
        <w:t>os</w:t>
      </w:r>
      <w:proofErr w:type="spellEnd"/>
      <w:r>
        <w:t xml:space="preserve"> </w:t>
      </w:r>
      <w:proofErr w:type="spellStart"/>
      <w:r>
        <w:t>ofrece</w:t>
      </w:r>
      <w:proofErr w:type="spellEnd"/>
      <w:r>
        <w:t xml:space="preserve">, </w:t>
      </w:r>
      <w:proofErr w:type="spellStart"/>
      <w:r>
        <w:t>por</w:t>
      </w:r>
      <w:proofErr w:type="spellEnd"/>
      <w:r>
        <w:t xml:space="preserve"> ser </w:t>
      </w:r>
      <w:proofErr w:type="spellStart"/>
      <w:r>
        <w:t>ella</w:t>
      </w:r>
      <w:proofErr w:type="spellEnd"/>
      <w:r>
        <w:t xml:space="preserve"> </w:t>
      </w:r>
      <w:proofErr w:type="spellStart"/>
      <w:r>
        <w:t>perecedera</w:t>
      </w:r>
      <w:proofErr w:type="spellEnd"/>
      <w:r>
        <w:t xml:space="preserve">: </w:t>
      </w:r>
      <w:proofErr w:type="spellStart"/>
      <w:r>
        <w:t>ése</w:t>
      </w:r>
      <w:proofErr w:type="spellEnd"/>
      <w:r>
        <w:t xml:space="preserve"> no ha </w:t>
      </w:r>
      <w:proofErr w:type="spellStart"/>
      <w:r>
        <w:t>sabido</w:t>
      </w:r>
      <w:proofErr w:type="spellEnd"/>
      <w:r>
        <w:t xml:space="preserve"> </w:t>
      </w:r>
      <w:proofErr w:type="spellStart"/>
      <w:r>
        <w:t>interpretar</w:t>
      </w:r>
      <w:proofErr w:type="spellEnd"/>
      <w:r>
        <w:t xml:space="preserve"> mi palabra; </w:t>
      </w:r>
      <w:proofErr w:type="spellStart"/>
      <w:r>
        <w:t>más</w:t>
      </w:r>
      <w:proofErr w:type="spellEnd"/>
      <w:r>
        <w:t xml:space="preserve"> bien, </w:t>
      </w:r>
      <w:proofErr w:type="spellStart"/>
      <w:r>
        <w:t>ni</w:t>
      </w:r>
      <w:proofErr w:type="spellEnd"/>
      <w:r>
        <w:t xml:space="preserve"> </w:t>
      </w:r>
      <w:proofErr w:type="spellStart"/>
      <w:r>
        <w:t>siquiera</w:t>
      </w:r>
      <w:proofErr w:type="spellEnd"/>
      <w:r>
        <w:t xml:space="preserve"> la </w:t>
      </w:r>
      <w:proofErr w:type="spellStart"/>
      <w:r>
        <w:t>conoce</w:t>
      </w:r>
      <w:proofErr w:type="spellEnd"/>
      <w:r>
        <w:t xml:space="preserve">. </w:t>
      </w:r>
    </w:p>
    <w:p w14:paraId="2B7415BD" w14:textId="77777777" w:rsidR="00F50769" w:rsidRDefault="00F50769" w:rsidP="00F50769">
      <w:r>
        <w:t xml:space="preserve">34. La </w:t>
      </w:r>
      <w:proofErr w:type="spellStart"/>
      <w:r>
        <w:t>primera</w:t>
      </w:r>
      <w:proofErr w:type="spellEnd"/>
      <w:r>
        <w:t xml:space="preserve"> ley </w:t>
      </w:r>
      <w:proofErr w:type="spellStart"/>
      <w:r>
        <w:t>que</w:t>
      </w:r>
      <w:proofErr w:type="spellEnd"/>
      <w:r>
        <w:t xml:space="preserve"> a </w:t>
      </w:r>
      <w:proofErr w:type="spellStart"/>
      <w:r>
        <w:t>través</w:t>
      </w:r>
      <w:proofErr w:type="spellEnd"/>
      <w:r>
        <w:t xml:space="preserve"> de la </w:t>
      </w:r>
      <w:proofErr w:type="spellStart"/>
      <w:r>
        <w:t>conciencia</w:t>
      </w:r>
      <w:proofErr w:type="spellEnd"/>
      <w:r>
        <w:t xml:space="preserve"> </w:t>
      </w:r>
      <w:proofErr w:type="spellStart"/>
      <w:r>
        <w:t>llegó</w:t>
      </w:r>
      <w:proofErr w:type="spellEnd"/>
      <w:r>
        <w:t xml:space="preserve"> al </w:t>
      </w:r>
      <w:proofErr w:type="spellStart"/>
      <w:r>
        <w:t>entendimiento</w:t>
      </w:r>
      <w:proofErr w:type="spellEnd"/>
      <w:r>
        <w:t xml:space="preserve"> del hombre </w:t>
      </w:r>
      <w:proofErr w:type="spellStart"/>
      <w:r>
        <w:t>fue</w:t>
      </w:r>
      <w:proofErr w:type="spellEnd"/>
      <w:r>
        <w:t xml:space="preserve"> </w:t>
      </w:r>
      <w:proofErr w:type="spellStart"/>
      <w:r>
        <w:t>aquella</w:t>
      </w:r>
      <w:proofErr w:type="spellEnd"/>
      <w:r>
        <w:t xml:space="preserve"> </w:t>
      </w:r>
      <w:proofErr w:type="spellStart"/>
      <w:r>
        <w:t>que</w:t>
      </w:r>
      <w:proofErr w:type="spellEnd"/>
      <w:r>
        <w:t xml:space="preserve"> le </w:t>
      </w:r>
      <w:proofErr w:type="spellStart"/>
      <w:r>
        <w:t>decía</w:t>
      </w:r>
      <w:proofErr w:type="spellEnd"/>
      <w:r>
        <w:t xml:space="preserve">: </w:t>
      </w:r>
      <w:proofErr w:type="spellStart"/>
      <w:r>
        <w:t>creced</w:t>
      </w:r>
      <w:proofErr w:type="spellEnd"/>
      <w:r>
        <w:t xml:space="preserve"> y </w:t>
      </w:r>
      <w:proofErr w:type="spellStart"/>
      <w:r>
        <w:t>multiplicaos</w:t>
      </w:r>
      <w:proofErr w:type="spellEnd"/>
      <w:r>
        <w:t xml:space="preserve">. Mas </w:t>
      </w:r>
      <w:proofErr w:type="spellStart"/>
      <w:r>
        <w:t>ahora</w:t>
      </w:r>
      <w:proofErr w:type="spellEnd"/>
      <w:r>
        <w:t xml:space="preserve"> </w:t>
      </w:r>
      <w:proofErr w:type="spellStart"/>
      <w:r>
        <w:t>os</w:t>
      </w:r>
      <w:proofErr w:type="spellEnd"/>
      <w:r>
        <w:t xml:space="preserve"> </w:t>
      </w:r>
      <w:proofErr w:type="spellStart"/>
      <w:r>
        <w:t>digo</w:t>
      </w:r>
      <w:proofErr w:type="spellEnd"/>
      <w:r>
        <w:t xml:space="preserve"> a </w:t>
      </w:r>
      <w:proofErr w:type="spellStart"/>
      <w:r>
        <w:t>vosotros</w:t>
      </w:r>
      <w:proofErr w:type="spellEnd"/>
      <w:r>
        <w:t xml:space="preserve"> </w:t>
      </w:r>
      <w:proofErr w:type="spellStart"/>
      <w:r>
        <w:t>que</w:t>
      </w:r>
      <w:proofErr w:type="spellEnd"/>
      <w:r>
        <w:t xml:space="preserve"> </w:t>
      </w:r>
      <w:proofErr w:type="spellStart"/>
      <w:r>
        <w:t>aquella</w:t>
      </w:r>
      <w:proofErr w:type="spellEnd"/>
      <w:r>
        <w:t xml:space="preserve"> ley no se </w:t>
      </w:r>
      <w:proofErr w:type="spellStart"/>
      <w:r>
        <w:t>concreta</w:t>
      </w:r>
      <w:proofErr w:type="spellEnd"/>
      <w:r>
        <w:t xml:space="preserve"> tan </w:t>
      </w:r>
      <w:proofErr w:type="spellStart"/>
      <w:r>
        <w:t>sólo</w:t>
      </w:r>
      <w:proofErr w:type="spellEnd"/>
      <w:r>
        <w:t xml:space="preserve"> a la </w:t>
      </w:r>
      <w:proofErr w:type="spellStart"/>
      <w:r>
        <w:t>multiplicación</w:t>
      </w:r>
      <w:proofErr w:type="spellEnd"/>
      <w:r>
        <w:t xml:space="preserve"> de la </w:t>
      </w:r>
      <w:proofErr w:type="spellStart"/>
      <w:r>
        <w:t>especie</w:t>
      </w:r>
      <w:proofErr w:type="spellEnd"/>
      <w:r>
        <w:t xml:space="preserve">, </w:t>
      </w:r>
      <w:proofErr w:type="spellStart"/>
      <w:r>
        <w:t>sino</w:t>
      </w:r>
      <w:proofErr w:type="spellEnd"/>
      <w:r>
        <w:t xml:space="preserve"> a la de </w:t>
      </w:r>
      <w:proofErr w:type="spellStart"/>
      <w:r>
        <w:t>vuestros</w:t>
      </w:r>
      <w:proofErr w:type="spellEnd"/>
      <w:r>
        <w:t xml:space="preserve"> </w:t>
      </w:r>
      <w:proofErr w:type="spellStart"/>
      <w:r>
        <w:t>dones</w:t>
      </w:r>
      <w:proofErr w:type="spellEnd"/>
      <w:r>
        <w:t xml:space="preserve">, </w:t>
      </w:r>
      <w:proofErr w:type="spellStart"/>
      <w:r>
        <w:t>virtudes</w:t>
      </w:r>
      <w:proofErr w:type="spellEnd"/>
      <w:r>
        <w:t xml:space="preserve"> y </w:t>
      </w:r>
      <w:proofErr w:type="spellStart"/>
      <w:r>
        <w:t>conocimientos</w:t>
      </w:r>
      <w:proofErr w:type="spellEnd"/>
      <w:r>
        <w:t xml:space="preserve">. </w:t>
      </w:r>
    </w:p>
    <w:p w14:paraId="1F72C782" w14:textId="77777777" w:rsidR="00F50769" w:rsidRDefault="00F50769" w:rsidP="00F50769">
      <w:r>
        <w:t xml:space="preserve">35. </w:t>
      </w:r>
      <w:proofErr w:type="spellStart"/>
      <w:r>
        <w:t>Yo</w:t>
      </w:r>
      <w:proofErr w:type="spellEnd"/>
      <w:r>
        <w:t xml:space="preserve"> </w:t>
      </w:r>
      <w:proofErr w:type="spellStart"/>
      <w:r>
        <w:t>os</w:t>
      </w:r>
      <w:proofErr w:type="spellEnd"/>
      <w:r>
        <w:t xml:space="preserve"> </w:t>
      </w:r>
      <w:proofErr w:type="spellStart"/>
      <w:r>
        <w:t>enseño</w:t>
      </w:r>
      <w:proofErr w:type="spellEnd"/>
      <w:r>
        <w:t xml:space="preserve"> a pasar </w:t>
      </w:r>
      <w:proofErr w:type="spellStart"/>
      <w:r>
        <w:t>por</w:t>
      </w:r>
      <w:proofErr w:type="spellEnd"/>
      <w:r>
        <w:t xml:space="preserve"> </w:t>
      </w:r>
      <w:proofErr w:type="spellStart"/>
      <w:r>
        <w:t>el</w:t>
      </w:r>
      <w:proofErr w:type="spellEnd"/>
      <w:r>
        <w:t xml:space="preserve"> </w:t>
      </w:r>
      <w:proofErr w:type="spellStart"/>
      <w:r>
        <w:t>mundo</w:t>
      </w:r>
      <w:proofErr w:type="spellEnd"/>
      <w:r>
        <w:t xml:space="preserve"> </w:t>
      </w:r>
      <w:proofErr w:type="spellStart"/>
      <w:r>
        <w:t>dejando</w:t>
      </w:r>
      <w:proofErr w:type="spellEnd"/>
      <w:r>
        <w:t xml:space="preserve"> </w:t>
      </w:r>
      <w:proofErr w:type="spellStart"/>
      <w:r>
        <w:t>una</w:t>
      </w:r>
      <w:proofErr w:type="spellEnd"/>
      <w:r>
        <w:t xml:space="preserve"> </w:t>
      </w:r>
      <w:proofErr w:type="spellStart"/>
      <w:r>
        <w:t>obra</w:t>
      </w:r>
      <w:proofErr w:type="spellEnd"/>
      <w:r>
        <w:t xml:space="preserve"> de amor para </w:t>
      </w:r>
      <w:proofErr w:type="spellStart"/>
      <w:r>
        <w:t>los</w:t>
      </w:r>
      <w:proofErr w:type="spellEnd"/>
      <w:r>
        <w:t xml:space="preserve"> </w:t>
      </w:r>
      <w:proofErr w:type="spellStart"/>
      <w:r>
        <w:t>que</w:t>
      </w:r>
      <w:proofErr w:type="spellEnd"/>
      <w:r>
        <w:t xml:space="preserve"> </w:t>
      </w:r>
      <w:proofErr w:type="spellStart"/>
      <w:r>
        <w:t>vengan</w:t>
      </w:r>
      <w:proofErr w:type="spellEnd"/>
      <w:r>
        <w:t xml:space="preserve"> </w:t>
      </w:r>
      <w:proofErr w:type="spellStart"/>
      <w:r>
        <w:t>después</w:t>
      </w:r>
      <w:proofErr w:type="spellEnd"/>
      <w:r>
        <w:t xml:space="preserve"> de </w:t>
      </w:r>
      <w:proofErr w:type="spellStart"/>
      <w:r>
        <w:t>vosotros</w:t>
      </w:r>
      <w:proofErr w:type="spellEnd"/>
      <w:r>
        <w:t xml:space="preserve">, </w:t>
      </w:r>
      <w:proofErr w:type="spellStart"/>
      <w:r>
        <w:t>el</w:t>
      </w:r>
      <w:proofErr w:type="spellEnd"/>
      <w:r>
        <w:t xml:space="preserve"> </w:t>
      </w:r>
      <w:proofErr w:type="spellStart"/>
      <w:r>
        <w:t>que</w:t>
      </w:r>
      <w:proofErr w:type="spellEnd"/>
      <w:r>
        <w:t xml:space="preserve"> </w:t>
      </w:r>
      <w:proofErr w:type="spellStart"/>
      <w:r>
        <w:t>esto</w:t>
      </w:r>
      <w:proofErr w:type="spellEnd"/>
      <w:r>
        <w:t xml:space="preserve"> </w:t>
      </w:r>
      <w:proofErr w:type="spellStart"/>
      <w:r>
        <w:t>hace</w:t>
      </w:r>
      <w:proofErr w:type="spellEnd"/>
      <w:r>
        <w:t xml:space="preserve">, ha </w:t>
      </w:r>
      <w:proofErr w:type="spellStart"/>
      <w:r>
        <w:t>puesto</w:t>
      </w:r>
      <w:proofErr w:type="spellEnd"/>
      <w:r>
        <w:t xml:space="preserve"> sus ojos </w:t>
      </w:r>
      <w:proofErr w:type="spellStart"/>
      <w:r>
        <w:t>en</w:t>
      </w:r>
      <w:proofErr w:type="spellEnd"/>
      <w:r>
        <w:t xml:space="preserve"> lo </w:t>
      </w:r>
      <w:proofErr w:type="spellStart"/>
      <w:r>
        <w:t>eterno</w:t>
      </w:r>
      <w:proofErr w:type="spellEnd"/>
      <w:r>
        <w:t xml:space="preserve">. Si </w:t>
      </w:r>
      <w:proofErr w:type="spellStart"/>
      <w:r>
        <w:t>os</w:t>
      </w:r>
      <w:proofErr w:type="spellEnd"/>
      <w:r>
        <w:t xml:space="preserve"> </w:t>
      </w:r>
      <w:proofErr w:type="spellStart"/>
      <w:r>
        <w:t>parece</w:t>
      </w:r>
      <w:proofErr w:type="spellEnd"/>
      <w:r>
        <w:t xml:space="preserve"> breve la </w:t>
      </w:r>
      <w:proofErr w:type="spellStart"/>
      <w:r>
        <w:t>existencia</w:t>
      </w:r>
      <w:proofErr w:type="spellEnd"/>
      <w:r>
        <w:t xml:space="preserve"> </w:t>
      </w:r>
      <w:proofErr w:type="spellStart"/>
      <w:r>
        <w:t>en</w:t>
      </w:r>
      <w:proofErr w:type="spellEnd"/>
      <w:r>
        <w:t xml:space="preserve"> la tierra para </w:t>
      </w:r>
      <w:proofErr w:type="spellStart"/>
      <w:r>
        <w:t>llevar</w:t>
      </w:r>
      <w:proofErr w:type="spellEnd"/>
      <w:r>
        <w:t xml:space="preserve"> a </w:t>
      </w:r>
      <w:proofErr w:type="spellStart"/>
      <w:r>
        <w:t>cabo</w:t>
      </w:r>
      <w:proofErr w:type="spellEnd"/>
      <w:r>
        <w:t xml:space="preserve"> </w:t>
      </w:r>
      <w:proofErr w:type="spellStart"/>
      <w:r>
        <w:t>una</w:t>
      </w:r>
      <w:proofErr w:type="spellEnd"/>
      <w:r>
        <w:t xml:space="preserve"> </w:t>
      </w:r>
      <w:proofErr w:type="spellStart"/>
      <w:r>
        <w:t>obra</w:t>
      </w:r>
      <w:proofErr w:type="spellEnd"/>
      <w:r>
        <w:t xml:space="preserve"> grande, no </w:t>
      </w:r>
      <w:proofErr w:type="spellStart"/>
      <w:r>
        <w:t>temáis</w:t>
      </w:r>
      <w:proofErr w:type="spellEnd"/>
      <w:r>
        <w:t xml:space="preserve"> </w:t>
      </w:r>
      <w:proofErr w:type="spellStart"/>
      <w:r>
        <w:t>que</w:t>
      </w:r>
      <w:proofErr w:type="spellEnd"/>
      <w:r>
        <w:t xml:space="preserve"> la </w:t>
      </w:r>
      <w:proofErr w:type="spellStart"/>
      <w:r>
        <w:t>muerte</w:t>
      </w:r>
      <w:proofErr w:type="spellEnd"/>
      <w:r>
        <w:t xml:space="preserve"> </w:t>
      </w:r>
      <w:proofErr w:type="spellStart"/>
      <w:r>
        <w:t>trunque</w:t>
      </w:r>
      <w:proofErr w:type="spellEnd"/>
      <w:r>
        <w:t xml:space="preserve"> </w:t>
      </w:r>
      <w:proofErr w:type="spellStart"/>
      <w:r>
        <w:t>vuestra</w:t>
      </w:r>
      <w:proofErr w:type="spellEnd"/>
      <w:r>
        <w:t xml:space="preserve"> </w:t>
      </w:r>
      <w:proofErr w:type="spellStart"/>
      <w:r>
        <w:t>obra</w:t>
      </w:r>
      <w:proofErr w:type="spellEnd"/>
      <w:r>
        <w:t xml:space="preserve">, </w:t>
      </w:r>
      <w:proofErr w:type="spellStart"/>
      <w:r>
        <w:t>porque</w:t>
      </w:r>
      <w:proofErr w:type="spellEnd"/>
      <w:r>
        <w:t xml:space="preserve"> no </w:t>
      </w:r>
      <w:proofErr w:type="spellStart"/>
      <w:r>
        <w:t>será</w:t>
      </w:r>
      <w:proofErr w:type="spellEnd"/>
      <w:r>
        <w:t xml:space="preserve"> </w:t>
      </w:r>
      <w:proofErr w:type="spellStart"/>
      <w:r>
        <w:t>así</w:t>
      </w:r>
      <w:proofErr w:type="spellEnd"/>
      <w:r>
        <w:t xml:space="preserve"> </w:t>
      </w:r>
      <w:proofErr w:type="spellStart"/>
      <w:r>
        <w:t>pues</w:t>
      </w:r>
      <w:proofErr w:type="spellEnd"/>
      <w:r>
        <w:t xml:space="preserve"> mi </w:t>
      </w:r>
      <w:proofErr w:type="spellStart"/>
      <w:r>
        <w:t>caridad</w:t>
      </w:r>
      <w:proofErr w:type="spellEnd"/>
      <w:r>
        <w:t xml:space="preserve"> es </w:t>
      </w:r>
      <w:proofErr w:type="spellStart"/>
      <w:r>
        <w:t>omnipotente</w:t>
      </w:r>
      <w:proofErr w:type="spellEnd"/>
      <w:r>
        <w:t xml:space="preserve"> y </w:t>
      </w:r>
      <w:proofErr w:type="spellStart"/>
      <w:r>
        <w:t>Yo</w:t>
      </w:r>
      <w:proofErr w:type="spellEnd"/>
      <w:r>
        <w:t xml:space="preserve"> </w:t>
      </w:r>
      <w:proofErr w:type="spellStart"/>
      <w:r>
        <w:t>tengo</w:t>
      </w:r>
      <w:proofErr w:type="spellEnd"/>
      <w:r>
        <w:t xml:space="preserve"> </w:t>
      </w:r>
      <w:proofErr w:type="spellStart"/>
      <w:r>
        <w:t>los</w:t>
      </w:r>
      <w:proofErr w:type="spellEnd"/>
      <w:r>
        <w:t xml:space="preserve"> </w:t>
      </w:r>
      <w:proofErr w:type="spellStart"/>
      <w:r>
        <w:t>medios</w:t>
      </w:r>
      <w:proofErr w:type="spellEnd"/>
      <w:r>
        <w:t xml:space="preserve"> para </w:t>
      </w:r>
      <w:proofErr w:type="spellStart"/>
      <w:r>
        <w:t>que</w:t>
      </w:r>
      <w:proofErr w:type="spellEnd"/>
      <w:r>
        <w:t xml:space="preserve"> la </w:t>
      </w:r>
      <w:proofErr w:type="spellStart"/>
      <w:r>
        <w:t>llevéis</w:t>
      </w:r>
      <w:proofErr w:type="spellEnd"/>
      <w:r>
        <w:t xml:space="preserve"> hasta </w:t>
      </w:r>
      <w:proofErr w:type="spellStart"/>
      <w:r>
        <w:t>su</w:t>
      </w:r>
      <w:proofErr w:type="spellEnd"/>
      <w:r>
        <w:t xml:space="preserve"> </w:t>
      </w:r>
      <w:proofErr w:type="spellStart"/>
      <w:r>
        <w:t>culminación</w:t>
      </w:r>
      <w:proofErr w:type="spellEnd"/>
      <w:r>
        <w:t xml:space="preserve">. </w:t>
      </w:r>
      <w:proofErr w:type="spellStart"/>
      <w:r>
        <w:t>Os</w:t>
      </w:r>
      <w:proofErr w:type="spellEnd"/>
      <w:r>
        <w:t xml:space="preserve"> he dado </w:t>
      </w:r>
      <w:proofErr w:type="spellStart"/>
      <w:r>
        <w:t>parte</w:t>
      </w:r>
      <w:proofErr w:type="spellEnd"/>
      <w:r>
        <w:t xml:space="preserve"> </w:t>
      </w:r>
      <w:proofErr w:type="spellStart"/>
      <w:r>
        <w:t>en</w:t>
      </w:r>
      <w:proofErr w:type="spellEnd"/>
      <w:r>
        <w:t xml:space="preserve"> la </w:t>
      </w:r>
      <w:proofErr w:type="spellStart"/>
      <w:r>
        <w:t>obra</w:t>
      </w:r>
      <w:proofErr w:type="spellEnd"/>
      <w:r>
        <w:t xml:space="preserve"> </w:t>
      </w:r>
      <w:proofErr w:type="spellStart"/>
      <w:r>
        <w:t>creadora</w:t>
      </w:r>
      <w:proofErr w:type="spellEnd"/>
      <w:r>
        <w:t xml:space="preserve">, </w:t>
      </w:r>
      <w:proofErr w:type="spellStart"/>
      <w:r>
        <w:t>en</w:t>
      </w:r>
      <w:proofErr w:type="spellEnd"/>
      <w:r>
        <w:t xml:space="preserve"> la </w:t>
      </w:r>
      <w:proofErr w:type="spellStart"/>
      <w:r>
        <w:t>obra</w:t>
      </w:r>
      <w:proofErr w:type="spellEnd"/>
      <w:r>
        <w:t xml:space="preserve"> de </w:t>
      </w:r>
      <w:proofErr w:type="spellStart"/>
      <w:r>
        <w:t>evolución</w:t>
      </w:r>
      <w:proofErr w:type="spellEnd"/>
      <w:r>
        <w:t xml:space="preserve"> y </w:t>
      </w:r>
      <w:proofErr w:type="spellStart"/>
      <w:r>
        <w:t>en</w:t>
      </w:r>
      <w:proofErr w:type="spellEnd"/>
      <w:r>
        <w:t xml:space="preserve"> la </w:t>
      </w:r>
      <w:proofErr w:type="spellStart"/>
      <w:r>
        <w:t>obra</w:t>
      </w:r>
      <w:proofErr w:type="spellEnd"/>
      <w:r>
        <w:t xml:space="preserve"> de </w:t>
      </w:r>
      <w:proofErr w:type="spellStart"/>
      <w:r>
        <w:t>perfeccionamiento</w:t>
      </w:r>
      <w:proofErr w:type="spellEnd"/>
      <w:r>
        <w:t xml:space="preserve">, y nada </w:t>
      </w:r>
      <w:proofErr w:type="spellStart"/>
      <w:r>
        <w:t>podrá</w:t>
      </w:r>
      <w:proofErr w:type="spellEnd"/>
      <w:r>
        <w:t xml:space="preserve"> </w:t>
      </w:r>
      <w:proofErr w:type="spellStart"/>
      <w:r>
        <w:t>impedir</w:t>
      </w:r>
      <w:proofErr w:type="spellEnd"/>
      <w:r>
        <w:t xml:space="preserve"> </w:t>
      </w:r>
      <w:proofErr w:type="spellStart"/>
      <w:r>
        <w:t>que</w:t>
      </w:r>
      <w:proofErr w:type="spellEnd"/>
      <w:r>
        <w:t xml:space="preserve"> </w:t>
      </w:r>
      <w:proofErr w:type="spellStart"/>
      <w:r>
        <w:t>lleguéis</w:t>
      </w:r>
      <w:proofErr w:type="spellEnd"/>
      <w:r>
        <w:t xml:space="preserve"> al final de </w:t>
      </w:r>
      <w:proofErr w:type="spellStart"/>
      <w:r>
        <w:t>vuestro</w:t>
      </w:r>
      <w:proofErr w:type="spellEnd"/>
      <w:r>
        <w:t xml:space="preserve"> camino. </w:t>
      </w:r>
    </w:p>
    <w:p w14:paraId="115C8385" w14:textId="77777777" w:rsidR="00F50769" w:rsidRDefault="00F50769" w:rsidP="00F50769">
      <w:r>
        <w:t xml:space="preserve"> </w:t>
      </w:r>
    </w:p>
    <w:p w14:paraId="252E4F1F" w14:textId="77777777" w:rsidR="00F50769" w:rsidRDefault="00F50769" w:rsidP="00F50769">
      <w:r>
        <w:t xml:space="preserve">36. </w:t>
      </w:r>
      <w:proofErr w:type="spellStart"/>
      <w:r>
        <w:t>Cumplid</w:t>
      </w:r>
      <w:proofErr w:type="spellEnd"/>
      <w:r>
        <w:t xml:space="preserve"> </w:t>
      </w:r>
      <w:proofErr w:type="spellStart"/>
      <w:r>
        <w:t>vuestra</w:t>
      </w:r>
      <w:proofErr w:type="spellEnd"/>
      <w:r>
        <w:t xml:space="preserve"> </w:t>
      </w:r>
      <w:proofErr w:type="spellStart"/>
      <w:r>
        <w:t>misión</w:t>
      </w:r>
      <w:proofErr w:type="spellEnd"/>
      <w:r>
        <w:t xml:space="preserve"> </w:t>
      </w:r>
      <w:proofErr w:type="spellStart"/>
      <w:r>
        <w:t>en</w:t>
      </w:r>
      <w:proofErr w:type="spellEnd"/>
      <w:r>
        <w:t xml:space="preserve"> </w:t>
      </w:r>
      <w:proofErr w:type="spellStart"/>
      <w:r>
        <w:t>armonía</w:t>
      </w:r>
      <w:proofErr w:type="spellEnd"/>
      <w:r>
        <w:t xml:space="preserve"> con </w:t>
      </w:r>
      <w:proofErr w:type="spellStart"/>
      <w:r>
        <w:t>el</w:t>
      </w:r>
      <w:proofErr w:type="spellEnd"/>
      <w:r>
        <w:t xml:space="preserve"> </w:t>
      </w:r>
      <w:proofErr w:type="spellStart"/>
      <w:r>
        <w:t>Creador</w:t>
      </w:r>
      <w:proofErr w:type="spellEnd"/>
      <w:r>
        <w:t xml:space="preserve"> y con </w:t>
      </w:r>
      <w:proofErr w:type="spellStart"/>
      <w:r>
        <w:t>vuestros</w:t>
      </w:r>
      <w:proofErr w:type="spellEnd"/>
      <w:r>
        <w:t xml:space="preserve"> </w:t>
      </w:r>
      <w:proofErr w:type="spellStart"/>
      <w:r>
        <w:t>semejantes</w:t>
      </w:r>
      <w:proofErr w:type="spellEnd"/>
      <w:r>
        <w:t xml:space="preserve">, y al final, </w:t>
      </w:r>
      <w:proofErr w:type="spellStart"/>
      <w:r>
        <w:t>cuando</w:t>
      </w:r>
      <w:proofErr w:type="spellEnd"/>
      <w:r>
        <w:t xml:space="preserve"> </w:t>
      </w:r>
      <w:proofErr w:type="spellStart"/>
      <w:r>
        <w:t>todo</w:t>
      </w:r>
      <w:proofErr w:type="spellEnd"/>
      <w:r>
        <w:t xml:space="preserve"> </w:t>
      </w:r>
      <w:proofErr w:type="spellStart"/>
      <w:r>
        <w:t>esté</w:t>
      </w:r>
      <w:proofErr w:type="spellEnd"/>
      <w:r>
        <w:t xml:space="preserve"> </w:t>
      </w:r>
      <w:proofErr w:type="spellStart"/>
      <w:r>
        <w:t>concluido</w:t>
      </w:r>
      <w:proofErr w:type="spellEnd"/>
      <w:r>
        <w:t xml:space="preserve">, </w:t>
      </w:r>
      <w:proofErr w:type="spellStart"/>
      <w:r>
        <w:t>gozaréis</w:t>
      </w:r>
      <w:proofErr w:type="spellEnd"/>
      <w:r>
        <w:t xml:space="preserve"> </w:t>
      </w:r>
      <w:proofErr w:type="spellStart"/>
      <w:r>
        <w:t>infinitamente</w:t>
      </w:r>
      <w:proofErr w:type="spellEnd"/>
      <w:r>
        <w:t xml:space="preserve"> </w:t>
      </w:r>
      <w:proofErr w:type="spellStart"/>
      <w:r>
        <w:t>en</w:t>
      </w:r>
      <w:proofErr w:type="spellEnd"/>
      <w:r>
        <w:t xml:space="preserve"> la </w:t>
      </w:r>
      <w:proofErr w:type="spellStart"/>
      <w:r>
        <w:t>contemplación</w:t>
      </w:r>
      <w:proofErr w:type="spellEnd"/>
      <w:r>
        <w:t xml:space="preserve"> de la </w:t>
      </w:r>
      <w:proofErr w:type="spellStart"/>
      <w:r>
        <w:t>obra</w:t>
      </w:r>
      <w:proofErr w:type="spellEnd"/>
      <w:r>
        <w:t xml:space="preserve"> </w:t>
      </w:r>
      <w:proofErr w:type="spellStart"/>
      <w:r>
        <w:t>divina</w:t>
      </w:r>
      <w:proofErr w:type="spellEnd"/>
      <w:r>
        <w:t xml:space="preserve"> </w:t>
      </w:r>
      <w:proofErr w:type="spellStart"/>
      <w:r>
        <w:t>en</w:t>
      </w:r>
      <w:proofErr w:type="spellEnd"/>
      <w:r>
        <w:t xml:space="preserve"> la </w:t>
      </w:r>
      <w:proofErr w:type="spellStart"/>
      <w:r>
        <w:t>que</w:t>
      </w:r>
      <w:proofErr w:type="spellEnd"/>
      <w:r>
        <w:t xml:space="preserve"> </w:t>
      </w:r>
      <w:proofErr w:type="spellStart"/>
      <w:r>
        <w:t>trabajasteis</w:t>
      </w:r>
      <w:proofErr w:type="spellEnd"/>
      <w:r>
        <w:t xml:space="preserve"> con </w:t>
      </w:r>
      <w:proofErr w:type="spellStart"/>
      <w:r>
        <w:t>vuestro</w:t>
      </w:r>
      <w:proofErr w:type="spellEnd"/>
      <w:r>
        <w:t xml:space="preserve"> Padre. Cuán grande </w:t>
      </w:r>
      <w:proofErr w:type="spellStart"/>
      <w:r>
        <w:t>será</w:t>
      </w:r>
      <w:proofErr w:type="spellEnd"/>
      <w:r>
        <w:t xml:space="preserve"> </w:t>
      </w:r>
      <w:proofErr w:type="spellStart"/>
      <w:r>
        <w:t>esa</w:t>
      </w:r>
      <w:proofErr w:type="spellEnd"/>
      <w:r>
        <w:t xml:space="preserve"> </w:t>
      </w:r>
      <w:proofErr w:type="spellStart"/>
      <w:r>
        <w:t>dicha</w:t>
      </w:r>
      <w:proofErr w:type="spellEnd"/>
      <w:r>
        <w:t xml:space="preserve"> </w:t>
      </w:r>
      <w:proofErr w:type="spellStart"/>
      <w:r>
        <w:t>en</w:t>
      </w:r>
      <w:proofErr w:type="spellEnd"/>
      <w:r>
        <w:t xml:space="preserve"> mi Espíritu y </w:t>
      </w:r>
      <w:proofErr w:type="spellStart"/>
      <w:r>
        <w:t>qué</w:t>
      </w:r>
      <w:proofErr w:type="spellEnd"/>
      <w:r>
        <w:t xml:space="preserve"> </w:t>
      </w:r>
      <w:proofErr w:type="spellStart"/>
      <w:r>
        <w:t>gozo</w:t>
      </w:r>
      <w:proofErr w:type="spellEnd"/>
      <w:r>
        <w:t xml:space="preserve"> tan </w:t>
      </w:r>
      <w:proofErr w:type="spellStart"/>
      <w:r>
        <w:t>inefable</w:t>
      </w:r>
      <w:proofErr w:type="spellEnd"/>
      <w:r>
        <w:t xml:space="preserve"> </w:t>
      </w:r>
      <w:proofErr w:type="spellStart"/>
      <w:r>
        <w:t>habrá</w:t>
      </w:r>
      <w:proofErr w:type="spellEnd"/>
      <w:r>
        <w:t xml:space="preserve"> </w:t>
      </w:r>
      <w:proofErr w:type="spellStart"/>
      <w:r>
        <w:t>en</w:t>
      </w:r>
      <w:proofErr w:type="spellEnd"/>
      <w:r>
        <w:t xml:space="preserve"> </w:t>
      </w:r>
      <w:proofErr w:type="spellStart"/>
      <w:r>
        <w:t>todos</w:t>
      </w:r>
      <w:proofErr w:type="spellEnd"/>
      <w:r>
        <w:t xml:space="preserve"> mis </w:t>
      </w:r>
      <w:proofErr w:type="spellStart"/>
      <w:r>
        <w:t>hijos</w:t>
      </w:r>
      <w:proofErr w:type="spellEnd"/>
      <w:r>
        <w:t xml:space="preserve">. </w:t>
      </w:r>
    </w:p>
    <w:p w14:paraId="7C9E2EE0" w14:textId="77777777" w:rsidR="00F50769" w:rsidRDefault="00F50769" w:rsidP="00F50769">
      <w:r>
        <w:t xml:space="preserve">37. </w:t>
      </w:r>
      <w:proofErr w:type="spellStart"/>
      <w:r>
        <w:t>Contemplo</w:t>
      </w:r>
      <w:proofErr w:type="spellEnd"/>
      <w:r>
        <w:t xml:space="preserve"> </w:t>
      </w:r>
      <w:proofErr w:type="spellStart"/>
      <w:r>
        <w:t>vuestra</w:t>
      </w:r>
      <w:proofErr w:type="spellEnd"/>
      <w:r>
        <w:t xml:space="preserve"> sed de amor, </w:t>
      </w:r>
      <w:proofErr w:type="spellStart"/>
      <w:r>
        <w:t>vuestra</w:t>
      </w:r>
      <w:proofErr w:type="spellEnd"/>
      <w:r>
        <w:t xml:space="preserve"> </w:t>
      </w:r>
      <w:proofErr w:type="spellStart"/>
      <w:r>
        <w:t>hambre</w:t>
      </w:r>
      <w:proofErr w:type="spellEnd"/>
      <w:r>
        <w:t xml:space="preserve"> de luz y la </w:t>
      </w:r>
      <w:proofErr w:type="spellStart"/>
      <w:r>
        <w:t>necesidad</w:t>
      </w:r>
      <w:proofErr w:type="spellEnd"/>
      <w:r>
        <w:t xml:space="preserve"> tan grande </w:t>
      </w:r>
      <w:proofErr w:type="spellStart"/>
      <w:r>
        <w:t>que</w:t>
      </w:r>
      <w:proofErr w:type="spellEnd"/>
      <w:r>
        <w:t xml:space="preserve"> </w:t>
      </w:r>
      <w:proofErr w:type="spellStart"/>
      <w:r>
        <w:t>tenéis</w:t>
      </w:r>
      <w:proofErr w:type="spellEnd"/>
      <w:r>
        <w:t xml:space="preserve"> de </w:t>
      </w:r>
      <w:proofErr w:type="spellStart"/>
      <w:r>
        <w:t>Mí</w:t>
      </w:r>
      <w:proofErr w:type="spellEnd"/>
      <w:r>
        <w:t xml:space="preserve">, y </w:t>
      </w:r>
      <w:proofErr w:type="spellStart"/>
      <w:r>
        <w:t>Yo</w:t>
      </w:r>
      <w:proofErr w:type="spellEnd"/>
      <w:r>
        <w:t xml:space="preserve">, </w:t>
      </w:r>
      <w:proofErr w:type="spellStart"/>
      <w:r>
        <w:t>vuestro</w:t>
      </w:r>
      <w:proofErr w:type="spellEnd"/>
      <w:r>
        <w:t xml:space="preserve"> Padre, </w:t>
      </w:r>
      <w:proofErr w:type="spellStart"/>
      <w:r>
        <w:t>teniendo</w:t>
      </w:r>
      <w:proofErr w:type="spellEnd"/>
      <w:r>
        <w:t xml:space="preserve"> a mi </w:t>
      </w:r>
      <w:proofErr w:type="spellStart"/>
      <w:r>
        <w:t>alcance</w:t>
      </w:r>
      <w:proofErr w:type="spellEnd"/>
      <w:r>
        <w:t xml:space="preserve"> </w:t>
      </w:r>
      <w:proofErr w:type="spellStart"/>
      <w:r>
        <w:t>todos</w:t>
      </w:r>
      <w:proofErr w:type="spellEnd"/>
      <w:r>
        <w:t xml:space="preserve"> </w:t>
      </w:r>
      <w:proofErr w:type="spellStart"/>
      <w:r>
        <w:t>los</w:t>
      </w:r>
      <w:proofErr w:type="spellEnd"/>
      <w:r>
        <w:t xml:space="preserve"> </w:t>
      </w:r>
      <w:proofErr w:type="spellStart"/>
      <w:r>
        <w:t>medios</w:t>
      </w:r>
      <w:proofErr w:type="spellEnd"/>
      <w:r>
        <w:t xml:space="preserve"> de </w:t>
      </w:r>
      <w:proofErr w:type="spellStart"/>
      <w:r>
        <w:t>hacer</w:t>
      </w:r>
      <w:proofErr w:type="spellEnd"/>
      <w:r>
        <w:t xml:space="preserve"> </w:t>
      </w:r>
      <w:proofErr w:type="spellStart"/>
      <w:r>
        <w:t>llegar</w:t>
      </w:r>
      <w:proofErr w:type="spellEnd"/>
      <w:r>
        <w:t xml:space="preserve"> mi </w:t>
      </w:r>
      <w:proofErr w:type="spellStart"/>
      <w:r>
        <w:t>voz</w:t>
      </w:r>
      <w:proofErr w:type="spellEnd"/>
      <w:r>
        <w:t xml:space="preserve"> hasta </w:t>
      </w:r>
      <w:proofErr w:type="spellStart"/>
      <w:r>
        <w:t>vosotros</w:t>
      </w:r>
      <w:proofErr w:type="spellEnd"/>
      <w:r>
        <w:t xml:space="preserve">, he </w:t>
      </w:r>
      <w:proofErr w:type="spellStart"/>
      <w:r>
        <w:t>querido</w:t>
      </w:r>
      <w:proofErr w:type="spellEnd"/>
      <w:r>
        <w:t xml:space="preserve"> </w:t>
      </w:r>
      <w:proofErr w:type="spellStart"/>
      <w:r>
        <w:t>hablaros</w:t>
      </w:r>
      <w:proofErr w:type="spellEnd"/>
      <w:r>
        <w:t xml:space="preserve"> </w:t>
      </w:r>
      <w:proofErr w:type="spellStart"/>
      <w:r>
        <w:t>por</w:t>
      </w:r>
      <w:proofErr w:type="spellEnd"/>
      <w:r>
        <w:t xml:space="preserve"> medio de </w:t>
      </w:r>
      <w:proofErr w:type="spellStart"/>
      <w:r>
        <w:t>entendimientos</w:t>
      </w:r>
      <w:proofErr w:type="spellEnd"/>
      <w:r>
        <w:t xml:space="preserve"> </w:t>
      </w:r>
      <w:proofErr w:type="spellStart"/>
      <w:r>
        <w:t>humanos</w:t>
      </w:r>
      <w:proofErr w:type="spellEnd"/>
      <w:r>
        <w:t xml:space="preserve">, </w:t>
      </w:r>
      <w:proofErr w:type="spellStart"/>
      <w:r>
        <w:t>como</w:t>
      </w:r>
      <w:proofErr w:type="spellEnd"/>
      <w:r>
        <w:t xml:space="preserve"> </w:t>
      </w:r>
      <w:proofErr w:type="spellStart"/>
      <w:r>
        <w:t>una</w:t>
      </w:r>
      <w:proofErr w:type="spellEnd"/>
      <w:r>
        <w:t xml:space="preserve"> forma </w:t>
      </w:r>
      <w:proofErr w:type="spellStart"/>
      <w:r>
        <w:t>accesible</w:t>
      </w:r>
      <w:proofErr w:type="spellEnd"/>
      <w:r>
        <w:t xml:space="preserve"> a </w:t>
      </w:r>
      <w:proofErr w:type="spellStart"/>
      <w:r>
        <w:t>vosotros</w:t>
      </w:r>
      <w:proofErr w:type="spellEnd"/>
      <w:r>
        <w:t xml:space="preserve">, para </w:t>
      </w:r>
      <w:proofErr w:type="spellStart"/>
      <w:r>
        <w:t>ayudaros</w:t>
      </w:r>
      <w:proofErr w:type="spellEnd"/>
      <w:r>
        <w:t xml:space="preserve"> a </w:t>
      </w:r>
      <w:proofErr w:type="spellStart"/>
      <w:r>
        <w:t>comprender</w:t>
      </w:r>
      <w:proofErr w:type="spellEnd"/>
      <w:r>
        <w:t xml:space="preserve"> mis </w:t>
      </w:r>
      <w:proofErr w:type="spellStart"/>
      <w:r>
        <w:t>mensajes</w:t>
      </w:r>
      <w:proofErr w:type="spellEnd"/>
      <w:r>
        <w:t xml:space="preserve"> </w:t>
      </w:r>
      <w:proofErr w:type="spellStart"/>
      <w:r>
        <w:t>espirituales</w:t>
      </w:r>
      <w:proofErr w:type="spellEnd"/>
      <w:r>
        <w:t xml:space="preserve">. </w:t>
      </w:r>
    </w:p>
    <w:p w14:paraId="5B7946AD" w14:textId="77777777" w:rsidR="00F50769" w:rsidRDefault="00F50769" w:rsidP="00F50769">
      <w:r>
        <w:t xml:space="preserve">38. </w:t>
      </w:r>
      <w:proofErr w:type="spellStart"/>
      <w:r>
        <w:t>Sólo</w:t>
      </w:r>
      <w:proofErr w:type="spellEnd"/>
      <w:r>
        <w:t xml:space="preserve"> mi </w:t>
      </w:r>
      <w:proofErr w:type="spellStart"/>
      <w:r>
        <w:t>poder</w:t>
      </w:r>
      <w:proofErr w:type="spellEnd"/>
      <w:r>
        <w:t xml:space="preserve"> ha </w:t>
      </w:r>
      <w:proofErr w:type="spellStart"/>
      <w:r>
        <w:t>hecho</w:t>
      </w:r>
      <w:proofErr w:type="spellEnd"/>
      <w:r>
        <w:t xml:space="preserve"> </w:t>
      </w:r>
      <w:proofErr w:type="spellStart"/>
      <w:r>
        <w:t>que</w:t>
      </w:r>
      <w:proofErr w:type="spellEnd"/>
      <w:r>
        <w:t xml:space="preserve"> </w:t>
      </w:r>
      <w:proofErr w:type="spellStart"/>
      <w:r>
        <w:t>el</w:t>
      </w:r>
      <w:proofErr w:type="spellEnd"/>
      <w:r>
        <w:t xml:space="preserve"> </w:t>
      </w:r>
      <w:proofErr w:type="spellStart"/>
      <w:r>
        <w:t>pecador</w:t>
      </w:r>
      <w:proofErr w:type="spellEnd"/>
      <w:r>
        <w:t xml:space="preserve"> se </w:t>
      </w:r>
      <w:proofErr w:type="spellStart"/>
      <w:r>
        <w:t>transforme</w:t>
      </w:r>
      <w:proofErr w:type="spellEnd"/>
      <w:r>
        <w:t xml:space="preserve"> </w:t>
      </w:r>
      <w:proofErr w:type="spellStart"/>
      <w:r>
        <w:t>en</w:t>
      </w:r>
      <w:proofErr w:type="spellEnd"/>
      <w:r>
        <w:t xml:space="preserve"> </w:t>
      </w:r>
      <w:proofErr w:type="spellStart"/>
      <w:r>
        <w:t>portavoz</w:t>
      </w:r>
      <w:proofErr w:type="spellEnd"/>
      <w:r>
        <w:t xml:space="preserve"> de mi Verbo, mas, </w:t>
      </w:r>
      <w:proofErr w:type="spellStart"/>
      <w:r>
        <w:t>quien</w:t>
      </w:r>
      <w:proofErr w:type="spellEnd"/>
      <w:r>
        <w:t xml:space="preserve"> lo ha </w:t>
      </w:r>
      <w:proofErr w:type="spellStart"/>
      <w:r>
        <w:t>puesto</w:t>
      </w:r>
      <w:proofErr w:type="spellEnd"/>
      <w:r>
        <w:t xml:space="preserve"> </w:t>
      </w:r>
      <w:proofErr w:type="spellStart"/>
      <w:r>
        <w:t>en</w:t>
      </w:r>
      <w:proofErr w:type="spellEnd"/>
      <w:r>
        <w:t xml:space="preserve"> </w:t>
      </w:r>
      <w:proofErr w:type="spellStart"/>
      <w:r>
        <w:t>duda</w:t>
      </w:r>
      <w:proofErr w:type="spellEnd"/>
      <w:r>
        <w:t xml:space="preserve"> pronto ha </w:t>
      </w:r>
      <w:proofErr w:type="spellStart"/>
      <w:r>
        <w:t>contemplado</w:t>
      </w:r>
      <w:proofErr w:type="spellEnd"/>
      <w:r>
        <w:t xml:space="preserve"> la </w:t>
      </w:r>
      <w:proofErr w:type="spellStart"/>
      <w:r>
        <w:t>transformación</w:t>
      </w:r>
      <w:proofErr w:type="spellEnd"/>
      <w:r>
        <w:t xml:space="preserve"> de </w:t>
      </w:r>
      <w:proofErr w:type="spellStart"/>
      <w:r>
        <w:t>los</w:t>
      </w:r>
      <w:proofErr w:type="spellEnd"/>
      <w:r>
        <w:t xml:space="preserve"> </w:t>
      </w:r>
      <w:proofErr w:type="spellStart"/>
      <w:r>
        <w:t>seres</w:t>
      </w:r>
      <w:proofErr w:type="spellEnd"/>
      <w:r>
        <w:t xml:space="preserve"> </w:t>
      </w:r>
      <w:proofErr w:type="spellStart"/>
      <w:r>
        <w:t>por</w:t>
      </w:r>
      <w:proofErr w:type="spellEnd"/>
      <w:r>
        <w:t xml:space="preserve"> </w:t>
      </w:r>
      <w:proofErr w:type="spellStart"/>
      <w:r>
        <w:t>quienes</w:t>
      </w:r>
      <w:proofErr w:type="spellEnd"/>
      <w:r>
        <w:t xml:space="preserve"> </w:t>
      </w:r>
      <w:proofErr w:type="spellStart"/>
      <w:r>
        <w:t>os</w:t>
      </w:r>
      <w:proofErr w:type="spellEnd"/>
      <w:r>
        <w:t xml:space="preserve"> he dado mi palabra. </w:t>
      </w:r>
      <w:proofErr w:type="spellStart"/>
      <w:r>
        <w:t>Habéis</w:t>
      </w:r>
      <w:proofErr w:type="spellEnd"/>
      <w:r>
        <w:t xml:space="preserve"> visto </w:t>
      </w:r>
      <w:proofErr w:type="spellStart"/>
      <w:r>
        <w:t>brotar</w:t>
      </w:r>
      <w:proofErr w:type="spellEnd"/>
      <w:r>
        <w:t xml:space="preserve"> de </w:t>
      </w:r>
      <w:proofErr w:type="spellStart"/>
      <w:r>
        <w:t>una</w:t>
      </w:r>
      <w:proofErr w:type="spellEnd"/>
      <w:r>
        <w:t xml:space="preserve"> </w:t>
      </w:r>
      <w:proofErr w:type="spellStart"/>
      <w:r>
        <w:t>mente</w:t>
      </w:r>
      <w:proofErr w:type="spellEnd"/>
      <w:r>
        <w:t xml:space="preserve"> </w:t>
      </w:r>
      <w:proofErr w:type="spellStart"/>
      <w:r>
        <w:t>ruda</w:t>
      </w:r>
      <w:proofErr w:type="spellEnd"/>
      <w:r>
        <w:t xml:space="preserve">, </w:t>
      </w:r>
      <w:proofErr w:type="spellStart"/>
      <w:r>
        <w:t>pensamientos</w:t>
      </w:r>
      <w:proofErr w:type="spellEnd"/>
      <w:r>
        <w:t xml:space="preserve"> de </w:t>
      </w:r>
      <w:proofErr w:type="spellStart"/>
      <w:r>
        <w:t>infinito</w:t>
      </w:r>
      <w:proofErr w:type="spellEnd"/>
      <w:r>
        <w:t xml:space="preserve"> saber; </w:t>
      </w:r>
      <w:proofErr w:type="spellStart"/>
      <w:r>
        <w:t>habéis</w:t>
      </w:r>
      <w:proofErr w:type="spellEnd"/>
      <w:r>
        <w:t xml:space="preserve"> visto </w:t>
      </w:r>
      <w:proofErr w:type="spellStart"/>
      <w:r>
        <w:lastRenderedPageBreak/>
        <w:t>florecer</w:t>
      </w:r>
      <w:proofErr w:type="spellEnd"/>
      <w:r>
        <w:t xml:space="preserve"> </w:t>
      </w:r>
      <w:proofErr w:type="spellStart"/>
      <w:r>
        <w:t>en</w:t>
      </w:r>
      <w:proofErr w:type="spellEnd"/>
      <w:r>
        <w:t xml:space="preserve"> </w:t>
      </w:r>
      <w:proofErr w:type="spellStart"/>
      <w:r>
        <w:t>labios</w:t>
      </w:r>
      <w:proofErr w:type="spellEnd"/>
      <w:r>
        <w:t xml:space="preserve"> de </w:t>
      </w:r>
      <w:proofErr w:type="spellStart"/>
      <w:r>
        <w:t>pecadores</w:t>
      </w:r>
      <w:proofErr w:type="spellEnd"/>
      <w:r>
        <w:t xml:space="preserve">, la palabra </w:t>
      </w:r>
      <w:proofErr w:type="spellStart"/>
      <w:r>
        <w:t>divina</w:t>
      </w:r>
      <w:proofErr w:type="spellEnd"/>
      <w:r>
        <w:t xml:space="preserve">, plena de luz y de </w:t>
      </w:r>
      <w:proofErr w:type="spellStart"/>
      <w:r>
        <w:t>ternura</w:t>
      </w:r>
      <w:proofErr w:type="spellEnd"/>
      <w:r>
        <w:t xml:space="preserve">. Los </w:t>
      </w:r>
      <w:proofErr w:type="spellStart"/>
      <w:r>
        <w:t>portavoces</w:t>
      </w:r>
      <w:proofErr w:type="spellEnd"/>
      <w:r>
        <w:t xml:space="preserve">, </w:t>
      </w:r>
      <w:proofErr w:type="spellStart"/>
      <w:r>
        <w:t>incansables</w:t>
      </w:r>
      <w:proofErr w:type="spellEnd"/>
      <w:r>
        <w:t xml:space="preserve"> </w:t>
      </w:r>
      <w:proofErr w:type="spellStart"/>
      <w:r>
        <w:t>dentro</w:t>
      </w:r>
      <w:proofErr w:type="spellEnd"/>
      <w:r>
        <w:t xml:space="preserve"> de </w:t>
      </w:r>
      <w:proofErr w:type="spellStart"/>
      <w:r>
        <w:t>este</w:t>
      </w:r>
      <w:proofErr w:type="spellEnd"/>
      <w:r>
        <w:t xml:space="preserve"> </w:t>
      </w:r>
      <w:proofErr w:type="spellStart"/>
      <w:r>
        <w:t>servicio</w:t>
      </w:r>
      <w:proofErr w:type="spellEnd"/>
      <w:r>
        <w:t xml:space="preserve"> y </w:t>
      </w:r>
      <w:proofErr w:type="spellStart"/>
      <w:r>
        <w:t>entregados</w:t>
      </w:r>
      <w:proofErr w:type="spellEnd"/>
      <w:r>
        <w:t xml:space="preserve"> a </w:t>
      </w:r>
      <w:proofErr w:type="spellStart"/>
      <w:r>
        <w:t>Mí</w:t>
      </w:r>
      <w:proofErr w:type="spellEnd"/>
      <w:r>
        <w:t xml:space="preserve">, </w:t>
      </w:r>
      <w:proofErr w:type="spellStart"/>
      <w:r>
        <w:t>han</w:t>
      </w:r>
      <w:proofErr w:type="spellEnd"/>
      <w:r>
        <w:t xml:space="preserve"> </w:t>
      </w:r>
      <w:proofErr w:type="spellStart"/>
      <w:r>
        <w:t>dejado</w:t>
      </w:r>
      <w:proofErr w:type="spellEnd"/>
      <w:r>
        <w:t xml:space="preserve"> </w:t>
      </w:r>
      <w:proofErr w:type="spellStart"/>
      <w:r>
        <w:t>que</w:t>
      </w:r>
      <w:proofErr w:type="spellEnd"/>
      <w:r>
        <w:t xml:space="preserve"> mi Espíritu </w:t>
      </w:r>
      <w:proofErr w:type="spellStart"/>
      <w:r>
        <w:t>exprese</w:t>
      </w:r>
      <w:proofErr w:type="spellEnd"/>
      <w:r>
        <w:t xml:space="preserve"> </w:t>
      </w:r>
      <w:proofErr w:type="spellStart"/>
      <w:r>
        <w:t>este</w:t>
      </w:r>
      <w:proofErr w:type="spellEnd"/>
      <w:r>
        <w:t xml:space="preserve"> </w:t>
      </w:r>
      <w:proofErr w:type="spellStart"/>
      <w:r>
        <w:t>mensaje</w:t>
      </w:r>
      <w:proofErr w:type="spellEnd"/>
      <w:r>
        <w:t xml:space="preserve"> a la </w:t>
      </w:r>
      <w:proofErr w:type="spellStart"/>
      <w:r>
        <w:t>humanidad</w:t>
      </w:r>
      <w:proofErr w:type="spellEnd"/>
      <w:r>
        <w:t xml:space="preserve">. </w:t>
      </w:r>
    </w:p>
    <w:p w14:paraId="56994C10" w14:textId="77777777" w:rsidR="00F50769" w:rsidRDefault="00F50769" w:rsidP="00F50769">
      <w:r>
        <w:t xml:space="preserve">39. He </w:t>
      </w:r>
      <w:proofErr w:type="spellStart"/>
      <w:r>
        <w:t>recibido</w:t>
      </w:r>
      <w:proofErr w:type="spellEnd"/>
      <w:r>
        <w:t xml:space="preserve"> a </w:t>
      </w:r>
      <w:proofErr w:type="spellStart"/>
      <w:r>
        <w:t>grandes</w:t>
      </w:r>
      <w:proofErr w:type="spellEnd"/>
      <w:r>
        <w:t xml:space="preserve"> multitudes, sin </w:t>
      </w:r>
      <w:proofErr w:type="spellStart"/>
      <w:r>
        <w:t>distinguir</w:t>
      </w:r>
      <w:proofErr w:type="spellEnd"/>
      <w:r>
        <w:t xml:space="preserve"> a </w:t>
      </w:r>
      <w:proofErr w:type="spellStart"/>
      <w:r>
        <w:t>ninguno</w:t>
      </w:r>
      <w:proofErr w:type="spellEnd"/>
      <w:r>
        <w:t xml:space="preserve"> de mis </w:t>
      </w:r>
      <w:proofErr w:type="spellStart"/>
      <w:r>
        <w:t>hijos</w:t>
      </w:r>
      <w:proofErr w:type="spellEnd"/>
      <w:r>
        <w:t xml:space="preserve">, entre </w:t>
      </w:r>
      <w:proofErr w:type="spellStart"/>
      <w:r>
        <w:t>ellos</w:t>
      </w:r>
      <w:proofErr w:type="spellEnd"/>
      <w:r>
        <w:t xml:space="preserve"> ha </w:t>
      </w:r>
      <w:proofErr w:type="spellStart"/>
      <w:r>
        <w:t>estado</w:t>
      </w:r>
      <w:proofErr w:type="spellEnd"/>
      <w:r>
        <w:t xml:space="preserve"> lo </w:t>
      </w:r>
      <w:proofErr w:type="spellStart"/>
      <w:r>
        <w:t>mismo</w:t>
      </w:r>
      <w:proofErr w:type="spellEnd"/>
      <w:r>
        <w:t xml:space="preserve"> </w:t>
      </w:r>
      <w:proofErr w:type="spellStart"/>
      <w:r>
        <w:t>el</w:t>
      </w:r>
      <w:proofErr w:type="spellEnd"/>
      <w:r>
        <w:t xml:space="preserve"> </w:t>
      </w:r>
      <w:proofErr w:type="spellStart"/>
      <w:r>
        <w:t>que</w:t>
      </w:r>
      <w:proofErr w:type="spellEnd"/>
      <w:r>
        <w:t xml:space="preserve"> me ama, </w:t>
      </w:r>
      <w:proofErr w:type="spellStart"/>
      <w:r>
        <w:t>que</w:t>
      </w:r>
      <w:proofErr w:type="spellEnd"/>
      <w:r>
        <w:t xml:space="preserve"> </w:t>
      </w:r>
      <w:proofErr w:type="spellStart"/>
      <w:r>
        <w:t>el</w:t>
      </w:r>
      <w:proofErr w:type="spellEnd"/>
      <w:r>
        <w:t xml:space="preserve"> </w:t>
      </w:r>
      <w:proofErr w:type="spellStart"/>
      <w:r>
        <w:t>que</w:t>
      </w:r>
      <w:proofErr w:type="spellEnd"/>
      <w:r>
        <w:t xml:space="preserve"> me </w:t>
      </w:r>
      <w:proofErr w:type="spellStart"/>
      <w:r>
        <w:t>niega</w:t>
      </w:r>
      <w:proofErr w:type="spellEnd"/>
      <w:r>
        <w:t xml:space="preserve">, lo </w:t>
      </w:r>
      <w:proofErr w:type="spellStart"/>
      <w:r>
        <w:t>mismo</w:t>
      </w:r>
      <w:proofErr w:type="spellEnd"/>
      <w:r>
        <w:t xml:space="preserve"> </w:t>
      </w:r>
      <w:proofErr w:type="spellStart"/>
      <w:r>
        <w:t>el</w:t>
      </w:r>
      <w:proofErr w:type="spellEnd"/>
      <w:r>
        <w:t xml:space="preserve"> </w:t>
      </w:r>
      <w:proofErr w:type="spellStart"/>
      <w:r>
        <w:t>que</w:t>
      </w:r>
      <w:proofErr w:type="spellEnd"/>
      <w:r>
        <w:t xml:space="preserve"> </w:t>
      </w:r>
      <w:proofErr w:type="spellStart"/>
      <w:r>
        <w:t>cree</w:t>
      </w:r>
      <w:proofErr w:type="spellEnd"/>
      <w:r>
        <w:t xml:space="preserve"> </w:t>
      </w:r>
      <w:proofErr w:type="spellStart"/>
      <w:r>
        <w:t>en</w:t>
      </w:r>
      <w:proofErr w:type="spellEnd"/>
      <w:r>
        <w:t xml:space="preserve"> mi </w:t>
      </w:r>
      <w:proofErr w:type="spellStart"/>
      <w:r>
        <w:t>presencia</w:t>
      </w:r>
      <w:proofErr w:type="spellEnd"/>
      <w:r>
        <w:t xml:space="preserve"> </w:t>
      </w:r>
      <w:proofErr w:type="spellStart"/>
      <w:r>
        <w:t>dentro</w:t>
      </w:r>
      <w:proofErr w:type="spellEnd"/>
      <w:r>
        <w:t xml:space="preserve"> de </w:t>
      </w:r>
      <w:proofErr w:type="spellStart"/>
      <w:r>
        <w:t>esta</w:t>
      </w:r>
      <w:proofErr w:type="spellEnd"/>
      <w:r>
        <w:t xml:space="preserve"> forma, </w:t>
      </w:r>
      <w:proofErr w:type="spellStart"/>
      <w:r>
        <w:t>que</w:t>
      </w:r>
      <w:proofErr w:type="spellEnd"/>
      <w:r>
        <w:t xml:space="preserve"> </w:t>
      </w:r>
      <w:proofErr w:type="spellStart"/>
      <w:r>
        <w:t>el</w:t>
      </w:r>
      <w:proofErr w:type="spellEnd"/>
      <w:r>
        <w:t xml:space="preserve"> </w:t>
      </w:r>
      <w:proofErr w:type="spellStart"/>
      <w:r>
        <w:t>que</w:t>
      </w:r>
      <w:proofErr w:type="spellEnd"/>
      <w:r>
        <w:t xml:space="preserve"> </w:t>
      </w:r>
      <w:proofErr w:type="spellStart"/>
      <w:r>
        <w:t>duda</w:t>
      </w:r>
      <w:proofErr w:type="spellEnd"/>
      <w:r>
        <w:t xml:space="preserve">, y a </w:t>
      </w:r>
      <w:proofErr w:type="spellStart"/>
      <w:r>
        <w:t>todos</w:t>
      </w:r>
      <w:proofErr w:type="spellEnd"/>
      <w:r>
        <w:t xml:space="preserve"> </w:t>
      </w:r>
      <w:proofErr w:type="spellStart"/>
      <w:r>
        <w:t>los</w:t>
      </w:r>
      <w:proofErr w:type="spellEnd"/>
      <w:r>
        <w:t xml:space="preserve"> he </w:t>
      </w:r>
      <w:proofErr w:type="spellStart"/>
      <w:r>
        <w:t>recibido</w:t>
      </w:r>
      <w:proofErr w:type="spellEnd"/>
      <w:r>
        <w:t xml:space="preserve"> con la </w:t>
      </w:r>
      <w:proofErr w:type="spellStart"/>
      <w:r>
        <w:t>misma</w:t>
      </w:r>
      <w:proofErr w:type="spellEnd"/>
      <w:r>
        <w:t xml:space="preserve"> palabra de amor y la </w:t>
      </w:r>
      <w:proofErr w:type="spellStart"/>
      <w:r>
        <w:t>misma</w:t>
      </w:r>
      <w:proofErr w:type="spellEnd"/>
      <w:r>
        <w:t xml:space="preserve"> </w:t>
      </w:r>
      <w:proofErr w:type="spellStart"/>
      <w:r>
        <w:t>caricia</w:t>
      </w:r>
      <w:proofErr w:type="spellEnd"/>
      <w:r>
        <w:t xml:space="preserve"> paternal. </w:t>
      </w:r>
    </w:p>
    <w:p w14:paraId="5207ED42" w14:textId="77777777" w:rsidR="00F50769" w:rsidRDefault="00F50769" w:rsidP="00F50769">
      <w:r>
        <w:t xml:space="preserve">40. En </w:t>
      </w:r>
      <w:proofErr w:type="spellStart"/>
      <w:r>
        <w:t>estas</w:t>
      </w:r>
      <w:proofErr w:type="spellEnd"/>
      <w:r>
        <w:t xml:space="preserve"> multitudes he </w:t>
      </w:r>
      <w:proofErr w:type="spellStart"/>
      <w:r>
        <w:t>recibido</w:t>
      </w:r>
      <w:proofErr w:type="spellEnd"/>
      <w:r>
        <w:t xml:space="preserve"> a </w:t>
      </w:r>
      <w:proofErr w:type="spellStart"/>
      <w:r>
        <w:t>todo</w:t>
      </w:r>
      <w:proofErr w:type="spellEnd"/>
      <w:r>
        <w:t xml:space="preserve"> </w:t>
      </w:r>
      <w:proofErr w:type="spellStart"/>
      <w:r>
        <w:t>el</w:t>
      </w:r>
      <w:proofErr w:type="spellEnd"/>
      <w:r>
        <w:t xml:space="preserve"> </w:t>
      </w:r>
      <w:proofErr w:type="spellStart"/>
      <w:r>
        <w:t>género</w:t>
      </w:r>
      <w:proofErr w:type="spellEnd"/>
      <w:r>
        <w:t xml:space="preserve"> </w:t>
      </w:r>
      <w:proofErr w:type="spellStart"/>
      <w:r>
        <w:t>humano</w:t>
      </w:r>
      <w:proofErr w:type="spellEnd"/>
      <w:r>
        <w:t xml:space="preserve">. </w:t>
      </w:r>
      <w:proofErr w:type="spellStart"/>
      <w:r>
        <w:t>Hablando</w:t>
      </w:r>
      <w:proofErr w:type="spellEnd"/>
      <w:r>
        <w:t xml:space="preserve"> a </w:t>
      </w:r>
      <w:proofErr w:type="spellStart"/>
      <w:r>
        <w:t>este</w:t>
      </w:r>
      <w:proofErr w:type="spellEnd"/>
      <w:r>
        <w:t xml:space="preserve"> pueblo, he </w:t>
      </w:r>
      <w:proofErr w:type="spellStart"/>
      <w:r>
        <w:t>dirigido</w:t>
      </w:r>
      <w:proofErr w:type="spellEnd"/>
      <w:r>
        <w:t xml:space="preserve"> mi palabra a </w:t>
      </w:r>
      <w:proofErr w:type="spellStart"/>
      <w:r>
        <w:t>todos</w:t>
      </w:r>
      <w:proofErr w:type="spellEnd"/>
      <w:r>
        <w:t xml:space="preserve"> </w:t>
      </w:r>
      <w:proofErr w:type="spellStart"/>
      <w:r>
        <w:t>los</w:t>
      </w:r>
      <w:proofErr w:type="spellEnd"/>
      <w:r>
        <w:t xml:space="preserve"> hombres, </w:t>
      </w:r>
      <w:proofErr w:type="spellStart"/>
      <w:r>
        <w:t>porque</w:t>
      </w:r>
      <w:proofErr w:type="spellEnd"/>
      <w:r>
        <w:t xml:space="preserve"> mi </w:t>
      </w:r>
      <w:proofErr w:type="spellStart"/>
      <w:r>
        <w:t>mensaje</w:t>
      </w:r>
      <w:proofErr w:type="spellEnd"/>
      <w:r>
        <w:t xml:space="preserve"> ha </w:t>
      </w:r>
      <w:proofErr w:type="spellStart"/>
      <w:r>
        <w:t>sido</w:t>
      </w:r>
      <w:proofErr w:type="spellEnd"/>
      <w:r>
        <w:t xml:space="preserve"> para </w:t>
      </w:r>
      <w:proofErr w:type="spellStart"/>
      <w:r>
        <w:t>los</w:t>
      </w:r>
      <w:proofErr w:type="spellEnd"/>
      <w:r>
        <w:t xml:space="preserve"> de </w:t>
      </w:r>
      <w:proofErr w:type="spellStart"/>
      <w:r>
        <w:t>este</w:t>
      </w:r>
      <w:proofErr w:type="spellEnd"/>
      <w:r>
        <w:t xml:space="preserve"> </w:t>
      </w:r>
      <w:proofErr w:type="spellStart"/>
      <w:r>
        <w:t>tiempo</w:t>
      </w:r>
      <w:proofErr w:type="spellEnd"/>
      <w:r>
        <w:t xml:space="preserve"> y para </w:t>
      </w:r>
      <w:proofErr w:type="spellStart"/>
      <w:r>
        <w:t>los</w:t>
      </w:r>
      <w:proofErr w:type="spellEnd"/>
      <w:r>
        <w:t xml:space="preserve"> del </w:t>
      </w:r>
      <w:proofErr w:type="spellStart"/>
      <w:r>
        <w:t>futuro</w:t>
      </w:r>
      <w:proofErr w:type="spellEnd"/>
      <w:r>
        <w:t xml:space="preserve">. Cuando entre </w:t>
      </w:r>
      <w:proofErr w:type="spellStart"/>
      <w:r>
        <w:t>estas</w:t>
      </w:r>
      <w:proofErr w:type="spellEnd"/>
      <w:r>
        <w:t xml:space="preserve"> multitudes </w:t>
      </w:r>
      <w:proofErr w:type="spellStart"/>
      <w:r>
        <w:t>han</w:t>
      </w:r>
      <w:proofErr w:type="spellEnd"/>
      <w:r>
        <w:t xml:space="preserve"> </w:t>
      </w:r>
      <w:proofErr w:type="spellStart"/>
      <w:r>
        <w:t>venido</w:t>
      </w:r>
      <w:proofErr w:type="spellEnd"/>
      <w:r>
        <w:t xml:space="preserve"> hombres de </w:t>
      </w:r>
      <w:proofErr w:type="spellStart"/>
      <w:r>
        <w:t>otras</w:t>
      </w:r>
      <w:proofErr w:type="spellEnd"/>
      <w:r>
        <w:t xml:space="preserve"> tierras, </w:t>
      </w:r>
      <w:proofErr w:type="spellStart"/>
      <w:r>
        <w:t>los</w:t>
      </w:r>
      <w:proofErr w:type="spellEnd"/>
      <w:r>
        <w:t xml:space="preserve"> he </w:t>
      </w:r>
      <w:proofErr w:type="spellStart"/>
      <w:r>
        <w:t>recibido</w:t>
      </w:r>
      <w:proofErr w:type="spellEnd"/>
      <w:r>
        <w:t xml:space="preserve"> con amor, </w:t>
      </w:r>
      <w:proofErr w:type="spellStart"/>
      <w:r>
        <w:t>en</w:t>
      </w:r>
      <w:proofErr w:type="spellEnd"/>
      <w:r>
        <w:t xml:space="preserve"> </w:t>
      </w:r>
      <w:proofErr w:type="spellStart"/>
      <w:r>
        <w:t>representación</w:t>
      </w:r>
      <w:proofErr w:type="spellEnd"/>
      <w:r>
        <w:t xml:space="preserve"> de sus pueblos, y les he </w:t>
      </w:r>
      <w:proofErr w:type="spellStart"/>
      <w:r>
        <w:t>preparado</w:t>
      </w:r>
      <w:proofErr w:type="spellEnd"/>
      <w:r>
        <w:t xml:space="preserve"> para </w:t>
      </w:r>
      <w:proofErr w:type="spellStart"/>
      <w:r>
        <w:t>que</w:t>
      </w:r>
      <w:proofErr w:type="spellEnd"/>
      <w:r>
        <w:t xml:space="preserve"> </w:t>
      </w:r>
      <w:proofErr w:type="spellStart"/>
      <w:r>
        <w:t>sean</w:t>
      </w:r>
      <w:proofErr w:type="spellEnd"/>
      <w:r>
        <w:t xml:space="preserve"> </w:t>
      </w:r>
      <w:proofErr w:type="spellStart"/>
      <w:r>
        <w:t>emisarios</w:t>
      </w:r>
      <w:proofErr w:type="spellEnd"/>
      <w:r>
        <w:t xml:space="preserve"> y </w:t>
      </w:r>
      <w:proofErr w:type="spellStart"/>
      <w:r>
        <w:t>profetas</w:t>
      </w:r>
      <w:proofErr w:type="spellEnd"/>
      <w:r>
        <w:t xml:space="preserve"> entre </w:t>
      </w:r>
      <w:proofErr w:type="spellStart"/>
      <w:r>
        <w:t>aquellos</w:t>
      </w:r>
      <w:proofErr w:type="spellEnd"/>
      <w:r>
        <w:t xml:space="preserve"> </w:t>
      </w:r>
      <w:proofErr w:type="spellStart"/>
      <w:r>
        <w:t>que</w:t>
      </w:r>
      <w:proofErr w:type="spellEnd"/>
      <w:r>
        <w:t xml:space="preserve"> les </w:t>
      </w:r>
      <w:proofErr w:type="spellStart"/>
      <w:r>
        <w:t>pertenecen</w:t>
      </w:r>
      <w:proofErr w:type="spellEnd"/>
      <w:r>
        <w:t xml:space="preserve"> </w:t>
      </w:r>
      <w:proofErr w:type="spellStart"/>
      <w:r>
        <w:t>por</w:t>
      </w:r>
      <w:proofErr w:type="spellEnd"/>
      <w:r>
        <w:t xml:space="preserve"> raza e </w:t>
      </w:r>
      <w:proofErr w:type="spellStart"/>
      <w:r>
        <w:t>idioma</w:t>
      </w:r>
      <w:proofErr w:type="spellEnd"/>
      <w:r>
        <w:t xml:space="preserve">, y les he </w:t>
      </w:r>
      <w:proofErr w:type="spellStart"/>
      <w:r>
        <w:t>enseñado</w:t>
      </w:r>
      <w:proofErr w:type="spellEnd"/>
      <w:r>
        <w:t xml:space="preserve"> </w:t>
      </w:r>
      <w:proofErr w:type="gramStart"/>
      <w:r>
        <w:t>a</w:t>
      </w:r>
      <w:proofErr w:type="gramEnd"/>
      <w:r>
        <w:t xml:space="preserve"> </w:t>
      </w:r>
      <w:proofErr w:type="spellStart"/>
      <w:r>
        <w:t>orar</w:t>
      </w:r>
      <w:proofErr w:type="spellEnd"/>
      <w:r>
        <w:t xml:space="preserve"> y a </w:t>
      </w:r>
      <w:proofErr w:type="gramStart"/>
      <w:r>
        <w:t xml:space="preserve">velar </w:t>
      </w:r>
      <w:proofErr w:type="spellStart"/>
      <w:r>
        <w:t>por</w:t>
      </w:r>
      <w:proofErr w:type="spellEnd"/>
      <w:r>
        <w:t xml:space="preserve"> sus pueblos</w:t>
      </w:r>
      <w:proofErr w:type="gramEnd"/>
      <w:r>
        <w:t xml:space="preserve">, </w:t>
      </w:r>
      <w:proofErr w:type="spellStart"/>
      <w:r>
        <w:t>convirtiéndolos</w:t>
      </w:r>
      <w:proofErr w:type="spellEnd"/>
      <w:r>
        <w:t xml:space="preserve"> </w:t>
      </w:r>
      <w:proofErr w:type="spellStart"/>
      <w:r>
        <w:t>en</w:t>
      </w:r>
      <w:proofErr w:type="spellEnd"/>
      <w:r>
        <w:t xml:space="preserve"> </w:t>
      </w:r>
      <w:proofErr w:type="spellStart"/>
      <w:r>
        <w:t>guardianes</w:t>
      </w:r>
      <w:proofErr w:type="spellEnd"/>
      <w:r>
        <w:t xml:space="preserve"> para </w:t>
      </w:r>
      <w:proofErr w:type="spellStart"/>
      <w:r>
        <w:t>los</w:t>
      </w:r>
      <w:proofErr w:type="spellEnd"/>
      <w:r>
        <w:t xml:space="preserve"> </w:t>
      </w:r>
      <w:proofErr w:type="spellStart"/>
      <w:r>
        <w:t>tiempos</w:t>
      </w:r>
      <w:proofErr w:type="spellEnd"/>
      <w:r>
        <w:t xml:space="preserve"> de </w:t>
      </w:r>
      <w:proofErr w:type="spellStart"/>
      <w:r>
        <w:t>prueba</w:t>
      </w:r>
      <w:proofErr w:type="spellEnd"/>
      <w:r>
        <w:t xml:space="preserve"> y de </w:t>
      </w:r>
      <w:proofErr w:type="spellStart"/>
      <w:r>
        <w:t>asechanza</w:t>
      </w:r>
      <w:proofErr w:type="spellEnd"/>
      <w:r>
        <w:t xml:space="preserve">. </w:t>
      </w:r>
    </w:p>
    <w:p w14:paraId="1525E8F3" w14:textId="77777777" w:rsidR="00F50769" w:rsidRDefault="00F50769" w:rsidP="00F50769">
      <w:r>
        <w:t xml:space="preserve">41. Mi </w:t>
      </w:r>
      <w:proofErr w:type="spellStart"/>
      <w:r>
        <w:t>anhelo</w:t>
      </w:r>
      <w:proofErr w:type="spellEnd"/>
      <w:r>
        <w:t xml:space="preserve">, </w:t>
      </w:r>
      <w:proofErr w:type="spellStart"/>
      <w:r>
        <w:t>que</w:t>
      </w:r>
      <w:proofErr w:type="spellEnd"/>
      <w:r>
        <w:t xml:space="preserve"> </w:t>
      </w:r>
      <w:proofErr w:type="spellStart"/>
      <w:r>
        <w:t>deberéis</w:t>
      </w:r>
      <w:proofErr w:type="spellEnd"/>
      <w:r>
        <w:t xml:space="preserve"> </w:t>
      </w:r>
      <w:proofErr w:type="spellStart"/>
      <w:r>
        <w:t>interpretar</w:t>
      </w:r>
      <w:proofErr w:type="spellEnd"/>
      <w:r>
        <w:t xml:space="preserve"> </w:t>
      </w:r>
      <w:proofErr w:type="spellStart"/>
      <w:r>
        <w:t>como</w:t>
      </w:r>
      <w:proofErr w:type="spellEnd"/>
      <w:r>
        <w:t xml:space="preserve"> un </w:t>
      </w:r>
      <w:proofErr w:type="spellStart"/>
      <w:r>
        <w:t>mandato</w:t>
      </w:r>
      <w:proofErr w:type="spellEnd"/>
      <w:r>
        <w:t xml:space="preserve"> </w:t>
      </w:r>
      <w:proofErr w:type="spellStart"/>
      <w:r>
        <w:t>divino</w:t>
      </w:r>
      <w:proofErr w:type="spellEnd"/>
      <w:r>
        <w:t xml:space="preserve">, es </w:t>
      </w:r>
      <w:proofErr w:type="spellStart"/>
      <w:r>
        <w:t>que</w:t>
      </w:r>
      <w:proofErr w:type="spellEnd"/>
      <w:r>
        <w:t xml:space="preserve"> </w:t>
      </w:r>
      <w:proofErr w:type="spellStart"/>
      <w:r>
        <w:t>llevéis</w:t>
      </w:r>
      <w:proofErr w:type="spellEnd"/>
      <w:r>
        <w:t xml:space="preserve"> mi palabra a </w:t>
      </w:r>
      <w:proofErr w:type="spellStart"/>
      <w:r>
        <w:t>todo</w:t>
      </w:r>
      <w:proofErr w:type="spellEnd"/>
      <w:r>
        <w:t xml:space="preserve"> </w:t>
      </w:r>
      <w:proofErr w:type="spellStart"/>
      <w:r>
        <w:t>corazón</w:t>
      </w:r>
      <w:proofErr w:type="spellEnd"/>
      <w:r>
        <w:t xml:space="preserve"> </w:t>
      </w:r>
      <w:proofErr w:type="spellStart"/>
      <w:r>
        <w:t>donde</w:t>
      </w:r>
      <w:proofErr w:type="spellEnd"/>
      <w:r>
        <w:t xml:space="preserve"> </w:t>
      </w:r>
      <w:proofErr w:type="spellStart"/>
      <w:r>
        <w:t>haga</w:t>
      </w:r>
      <w:proofErr w:type="spellEnd"/>
      <w:r>
        <w:t xml:space="preserve"> </w:t>
      </w:r>
      <w:proofErr w:type="spellStart"/>
      <w:r>
        <w:t>falta</w:t>
      </w:r>
      <w:proofErr w:type="spellEnd"/>
      <w:r>
        <w:t xml:space="preserve">; </w:t>
      </w:r>
      <w:proofErr w:type="spellStart"/>
      <w:r>
        <w:t>que</w:t>
      </w:r>
      <w:proofErr w:type="spellEnd"/>
      <w:r>
        <w:t xml:space="preserve"> no </w:t>
      </w:r>
      <w:proofErr w:type="spellStart"/>
      <w:r>
        <w:t>olvidéis</w:t>
      </w:r>
      <w:proofErr w:type="spellEnd"/>
      <w:r>
        <w:t xml:space="preserve"> </w:t>
      </w:r>
      <w:proofErr w:type="spellStart"/>
      <w:r>
        <w:t>que</w:t>
      </w:r>
      <w:proofErr w:type="spellEnd"/>
      <w:r>
        <w:t xml:space="preserve"> </w:t>
      </w:r>
      <w:proofErr w:type="spellStart"/>
      <w:r>
        <w:t>así</w:t>
      </w:r>
      <w:proofErr w:type="spellEnd"/>
      <w:r>
        <w:t xml:space="preserve"> </w:t>
      </w:r>
      <w:proofErr w:type="spellStart"/>
      <w:r>
        <w:t>como</w:t>
      </w:r>
      <w:proofErr w:type="spellEnd"/>
      <w:r>
        <w:t xml:space="preserve"> </w:t>
      </w:r>
      <w:proofErr w:type="spellStart"/>
      <w:r>
        <w:t>vosotros</w:t>
      </w:r>
      <w:proofErr w:type="spellEnd"/>
      <w:r>
        <w:t xml:space="preserve"> </w:t>
      </w:r>
      <w:proofErr w:type="spellStart"/>
      <w:r>
        <w:t>llegasteis</w:t>
      </w:r>
      <w:proofErr w:type="spellEnd"/>
      <w:r>
        <w:t xml:space="preserve"> ante mi </w:t>
      </w:r>
      <w:proofErr w:type="spellStart"/>
      <w:r>
        <w:t>presencia</w:t>
      </w:r>
      <w:proofErr w:type="spellEnd"/>
      <w:r>
        <w:t xml:space="preserve"> </w:t>
      </w:r>
      <w:proofErr w:type="spellStart"/>
      <w:r>
        <w:t>quejándoos</w:t>
      </w:r>
      <w:proofErr w:type="spellEnd"/>
      <w:r>
        <w:t xml:space="preserve"> de </w:t>
      </w:r>
      <w:proofErr w:type="spellStart"/>
      <w:r>
        <w:t>hambre</w:t>
      </w:r>
      <w:proofErr w:type="spellEnd"/>
      <w:r>
        <w:t xml:space="preserve"> y de sed, la </w:t>
      </w:r>
      <w:proofErr w:type="spellStart"/>
      <w:r>
        <w:t>humanidad</w:t>
      </w:r>
      <w:proofErr w:type="spellEnd"/>
      <w:r>
        <w:t xml:space="preserve"> entera se </w:t>
      </w:r>
      <w:proofErr w:type="spellStart"/>
      <w:r>
        <w:t>encuentra</w:t>
      </w:r>
      <w:proofErr w:type="spellEnd"/>
      <w:r>
        <w:t xml:space="preserve"> </w:t>
      </w:r>
      <w:proofErr w:type="spellStart"/>
      <w:r>
        <w:t>en</w:t>
      </w:r>
      <w:proofErr w:type="spellEnd"/>
      <w:r>
        <w:t xml:space="preserve"> </w:t>
      </w:r>
      <w:proofErr w:type="spellStart"/>
      <w:r>
        <w:t>esta</w:t>
      </w:r>
      <w:proofErr w:type="spellEnd"/>
      <w:r>
        <w:t xml:space="preserve"> hora </w:t>
      </w:r>
      <w:proofErr w:type="spellStart"/>
      <w:r>
        <w:t>en</w:t>
      </w:r>
      <w:proofErr w:type="spellEnd"/>
      <w:r>
        <w:t xml:space="preserve"> </w:t>
      </w:r>
      <w:proofErr w:type="spellStart"/>
      <w:r>
        <w:t>una</w:t>
      </w:r>
      <w:proofErr w:type="spellEnd"/>
      <w:r>
        <w:t xml:space="preserve"> </w:t>
      </w:r>
      <w:proofErr w:type="spellStart"/>
      <w:r>
        <w:t>verdadera</w:t>
      </w:r>
      <w:proofErr w:type="spellEnd"/>
      <w:r>
        <w:t xml:space="preserve"> </w:t>
      </w:r>
      <w:proofErr w:type="spellStart"/>
      <w:r>
        <w:t>agonía</w:t>
      </w:r>
      <w:proofErr w:type="spellEnd"/>
      <w:r>
        <w:t xml:space="preserve"> del </w:t>
      </w:r>
      <w:proofErr w:type="spellStart"/>
      <w:r>
        <w:t>espíritu</w:t>
      </w:r>
      <w:proofErr w:type="spellEnd"/>
      <w:r>
        <w:t xml:space="preserve">. </w:t>
      </w:r>
    </w:p>
    <w:p w14:paraId="6A66824C" w14:textId="77777777" w:rsidR="00F50769" w:rsidRDefault="00F50769" w:rsidP="00F50769">
      <w:r>
        <w:t xml:space="preserve">42. Ya </w:t>
      </w:r>
      <w:proofErr w:type="spellStart"/>
      <w:r>
        <w:t>está</w:t>
      </w:r>
      <w:proofErr w:type="spellEnd"/>
      <w:r>
        <w:t xml:space="preserve"> </w:t>
      </w:r>
      <w:proofErr w:type="spellStart"/>
      <w:r>
        <w:t>próximo</w:t>
      </w:r>
      <w:proofErr w:type="spellEnd"/>
      <w:r>
        <w:t xml:space="preserve"> </w:t>
      </w:r>
      <w:proofErr w:type="spellStart"/>
      <w:r>
        <w:t>el</w:t>
      </w:r>
      <w:proofErr w:type="spellEnd"/>
      <w:r>
        <w:t xml:space="preserve"> día </w:t>
      </w:r>
      <w:proofErr w:type="spellStart"/>
      <w:r>
        <w:t>en</w:t>
      </w:r>
      <w:proofErr w:type="spellEnd"/>
      <w:r>
        <w:t xml:space="preserve"> </w:t>
      </w:r>
      <w:proofErr w:type="spellStart"/>
      <w:r>
        <w:t>que</w:t>
      </w:r>
      <w:proofErr w:type="spellEnd"/>
      <w:r>
        <w:t xml:space="preserve"> </w:t>
      </w:r>
      <w:proofErr w:type="spellStart"/>
      <w:r>
        <w:t>los</w:t>
      </w:r>
      <w:proofErr w:type="spellEnd"/>
      <w:r>
        <w:t xml:space="preserve"> hombres </w:t>
      </w:r>
      <w:proofErr w:type="spellStart"/>
      <w:r>
        <w:t>comprendan</w:t>
      </w:r>
      <w:proofErr w:type="spellEnd"/>
      <w:r>
        <w:t xml:space="preserve"> la </w:t>
      </w:r>
      <w:proofErr w:type="spellStart"/>
      <w:r>
        <w:t>importancia</w:t>
      </w:r>
      <w:proofErr w:type="spellEnd"/>
      <w:r>
        <w:t xml:space="preserve"> </w:t>
      </w:r>
      <w:proofErr w:type="spellStart"/>
      <w:r>
        <w:t>que</w:t>
      </w:r>
      <w:proofErr w:type="spellEnd"/>
      <w:r>
        <w:t xml:space="preserve"> </w:t>
      </w:r>
      <w:proofErr w:type="spellStart"/>
      <w:r>
        <w:t>tiene</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porque</w:t>
      </w:r>
      <w:proofErr w:type="spellEnd"/>
      <w:r>
        <w:t xml:space="preserve"> </w:t>
      </w:r>
      <w:proofErr w:type="spellStart"/>
      <w:r>
        <w:t>muchos</w:t>
      </w:r>
      <w:proofErr w:type="spellEnd"/>
      <w:r>
        <w:t xml:space="preserve">, </w:t>
      </w:r>
      <w:proofErr w:type="spellStart"/>
      <w:r>
        <w:t>creyendo</w:t>
      </w:r>
      <w:proofErr w:type="spellEnd"/>
      <w:r>
        <w:t xml:space="preserve"> no </w:t>
      </w:r>
      <w:proofErr w:type="spellStart"/>
      <w:r>
        <w:t>creen</w:t>
      </w:r>
      <w:proofErr w:type="spellEnd"/>
      <w:r>
        <w:t xml:space="preserve"> y </w:t>
      </w:r>
      <w:proofErr w:type="spellStart"/>
      <w:r>
        <w:t>otros</w:t>
      </w:r>
      <w:proofErr w:type="spellEnd"/>
      <w:r>
        <w:t xml:space="preserve">, </w:t>
      </w:r>
      <w:proofErr w:type="spellStart"/>
      <w:r>
        <w:t>viendo</w:t>
      </w:r>
      <w:proofErr w:type="spellEnd"/>
      <w:r>
        <w:t xml:space="preserve"> no </w:t>
      </w:r>
      <w:proofErr w:type="spellStart"/>
      <w:r>
        <w:t>ven.</w:t>
      </w:r>
      <w:proofErr w:type="spellEnd"/>
      <w:r>
        <w:t xml:space="preserve"> Mas </w:t>
      </w:r>
      <w:proofErr w:type="spellStart"/>
      <w:r>
        <w:t>cuando</w:t>
      </w:r>
      <w:proofErr w:type="spellEnd"/>
      <w:r>
        <w:t xml:space="preserve"> </w:t>
      </w:r>
      <w:proofErr w:type="spellStart"/>
      <w:r>
        <w:t>palpen</w:t>
      </w:r>
      <w:proofErr w:type="spellEnd"/>
      <w:r>
        <w:t xml:space="preserve"> la </w:t>
      </w:r>
      <w:proofErr w:type="spellStart"/>
      <w:r>
        <w:t>verdad</w:t>
      </w:r>
      <w:proofErr w:type="spellEnd"/>
      <w:r>
        <w:t xml:space="preserve"> </w:t>
      </w:r>
      <w:proofErr w:type="spellStart"/>
      <w:r>
        <w:t>reconocerán</w:t>
      </w:r>
      <w:proofErr w:type="spellEnd"/>
      <w:r>
        <w:t xml:space="preserve"> </w:t>
      </w:r>
      <w:proofErr w:type="spellStart"/>
      <w:r>
        <w:t>que</w:t>
      </w:r>
      <w:proofErr w:type="spellEnd"/>
      <w:r>
        <w:t xml:space="preserve"> </w:t>
      </w:r>
      <w:proofErr w:type="spellStart"/>
      <w:r>
        <w:t>sería</w:t>
      </w:r>
      <w:proofErr w:type="spellEnd"/>
      <w:r>
        <w:t xml:space="preserve"> </w:t>
      </w:r>
      <w:proofErr w:type="spellStart"/>
      <w:r>
        <w:t>infantil</w:t>
      </w:r>
      <w:proofErr w:type="spellEnd"/>
      <w:r>
        <w:t xml:space="preserve">, </w:t>
      </w:r>
      <w:proofErr w:type="spellStart"/>
      <w:r>
        <w:t>injusto</w:t>
      </w:r>
      <w:proofErr w:type="spellEnd"/>
      <w:r>
        <w:t xml:space="preserve"> e </w:t>
      </w:r>
      <w:proofErr w:type="spellStart"/>
      <w:r>
        <w:t>insensato</w:t>
      </w:r>
      <w:proofErr w:type="spellEnd"/>
      <w:r>
        <w:t xml:space="preserve"> </w:t>
      </w:r>
      <w:proofErr w:type="spellStart"/>
      <w:r>
        <w:t>seguir</w:t>
      </w:r>
      <w:proofErr w:type="spellEnd"/>
      <w:r>
        <w:t xml:space="preserve"> </w:t>
      </w:r>
      <w:proofErr w:type="spellStart"/>
      <w:r>
        <w:t>sustentando</w:t>
      </w:r>
      <w:proofErr w:type="spellEnd"/>
      <w:r>
        <w:t xml:space="preserve"> con </w:t>
      </w:r>
      <w:proofErr w:type="spellStart"/>
      <w:r>
        <w:t>frutos</w:t>
      </w:r>
      <w:proofErr w:type="spellEnd"/>
      <w:r>
        <w:t xml:space="preserve"> del </w:t>
      </w:r>
      <w:proofErr w:type="spellStart"/>
      <w:r>
        <w:t>mundo</w:t>
      </w:r>
      <w:proofErr w:type="spellEnd"/>
      <w:r>
        <w:t xml:space="preserve"> a un ser </w:t>
      </w:r>
      <w:proofErr w:type="spellStart"/>
      <w:r>
        <w:t>que</w:t>
      </w:r>
      <w:proofErr w:type="spellEnd"/>
      <w:r>
        <w:t xml:space="preserve"> </w:t>
      </w:r>
      <w:proofErr w:type="spellStart"/>
      <w:r>
        <w:t>pertenece</w:t>
      </w:r>
      <w:proofErr w:type="spellEnd"/>
      <w:r>
        <w:t xml:space="preserve"> </w:t>
      </w:r>
      <w:proofErr w:type="gramStart"/>
      <w:r>
        <w:t>a</w:t>
      </w:r>
      <w:proofErr w:type="gramEnd"/>
      <w:r>
        <w:t xml:space="preserve"> </w:t>
      </w:r>
      <w:proofErr w:type="spellStart"/>
      <w:r>
        <w:t>otra</w:t>
      </w:r>
      <w:proofErr w:type="spellEnd"/>
      <w:r>
        <w:t xml:space="preserve"> </w:t>
      </w:r>
      <w:proofErr w:type="spellStart"/>
      <w:r>
        <w:t>vida</w:t>
      </w:r>
      <w:proofErr w:type="spellEnd"/>
      <w:r>
        <w:t xml:space="preserve">. </w:t>
      </w:r>
      <w:proofErr w:type="spellStart"/>
      <w:r>
        <w:t>Entonces</w:t>
      </w:r>
      <w:proofErr w:type="spellEnd"/>
      <w:r>
        <w:t xml:space="preserve"> </w:t>
      </w:r>
      <w:proofErr w:type="spellStart"/>
      <w:r>
        <w:t>buscaréis</w:t>
      </w:r>
      <w:proofErr w:type="spellEnd"/>
      <w:r>
        <w:t xml:space="preserve"> la luz </w:t>
      </w:r>
      <w:proofErr w:type="spellStart"/>
      <w:r>
        <w:t>en</w:t>
      </w:r>
      <w:proofErr w:type="spellEnd"/>
      <w:r>
        <w:t xml:space="preserve"> </w:t>
      </w:r>
    </w:p>
    <w:p w14:paraId="79A19D82" w14:textId="77777777" w:rsidR="00F50769" w:rsidRDefault="00F50769" w:rsidP="00F50769">
      <w:r>
        <w:t xml:space="preserve">las </w:t>
      </w:r>
      <w:proofErr w:type="spellStart"/>
      <w:r>
        <w:t>religiones</w:t>
      </w:r>
      <w:proofErr w:type="spellEnd"/>
      <w:r>
        <w:t xml:space="preserve"> y </w:t>
      </w:r>
      <w:proofErr w:type="spellStart"/>
      <w:r>
        <w:t>en</w:t>
      </w:r>
      <w:proofErr w:type="spellEnd"/>
      <w:r>
        <w:t xml:space="preserve"> </w:t>
      </w:r>
      <w:proofErr w:type="spellStart"/>
      <w:r>
        <w:t>su</w:t>
      </w:r>
      <w:proofErr w:type="spellEnd"/>
      <w:r>
        <w:t xml:space="preserve"> </w:t>
      </w:r>
      <w:proofErr w:type="spellStart"/>
      <w:r>
        <w:t>ansiedad</w:t>
      </w:r>
      <w:proofErr w:type="spellEnd"/>
      <w:r>
        <w:t xml:space="preserve"> y </w:t>
      </w:r>
      <w:proofErr w:type="spellStart"/>
      <w:r>
        <w:t>angustia</w:t>
      </w:r>
      <w:proofErr w:type="spellEnd"/>
      <w:r>
        <w:t xml:space="preserve"> </w:t>
      </w:r>
      <w:proofErr w:type="spellStart"/>
      <w:r>
        <w:t>por</w:t>
      </w:r>
      <w:proofErr w:type="spellEnd"/>
      <w:r>
        <w:t xml:space="preserve"> </w:t>
      </w:r>
      <w:proofErr w:type="spellStart"/>
      <w:r>
        <w:t>encontrar</w:t>
      </w:r>
      <w:proofErr w:type="spellEnd"/>
      <w:r>
        <w:t xml:space="preserve"> la </w:t>
      </w:r>
      <w:proofErr w:type="spellStart"/>
      <w:r>
        <w:t>verdad</w:t>
      </w:r>
      <w:proofErr w:type="spellEnd"/>
      <w:r>
        <w:t xml:space="preserve">, </w:t>
      </w:r>
      <w:proofErr w:type="spellStart"/>
      <w:r>
        <w:t>abolirán</w:t>
      </w:r>
      <w:proofErr w:type="spellEnd"/>
      <w:r>
        <w:t xml:space="preserve"> lo </w:t>
      </w:r>
      <w:proofErr w:type="spellStart"/>
      <w:r>
        <w:t>falso</w:t>
      </w:r>
      <w:proofErr w:type="spellEnd"/>
      <w:r>
        <w:t xml:space="preserve"> de las </w:t>
      </w:r>
      <w:proofErr w:type="spellStart"/>
      <w:r>
        <w:t>doctrinas</w:t>
      </w:r>
      <w:proofErr w:type="spellEnd"/>
      <w:r>
        <w:t xml:space="preserve"> y </w:t>
      </w:r>
      <w:proofErr w:type="spellStart"/>
      <w:r>
        <w:t>destruirán</w:t>
      </w:r>
      <w:proofErr w:type="spellEnd"/>
      <w:r>
        <w:t xml:space="preserve"> </w:t>
      </w:r>
      <w:proofErr w:type="spellStart"/>
      <w:r>
        <w:t>todo</w:t>
      </w:r>
      <w:proofErr w:type="spellEnd"/>
      <w:r>
        <w:t xml:space="preserve"> lo superficial y lo </w:t>
      </w:r>
      <w:proofErr w:type="spellStart"/>
      <w:r>
        <w:t>externo</w:t>
      </w:r>
      <w:proofErr w:type="spellEnd"/>
      <w:r>
        <w:t xml:space="preserve"> </w:t>
      </w:r>
      <w:proofErr w:type="spellStart"/>
      <w:r>
        <w:t>que</w:t>
      </w:r>
      <w:proofErr w:type="spellEnd"/>
      <w:r>
        <w:t xml:space="preserve"> </w:t>
      </w:r>
      <w:proofErr w:type="spellStart"/>
      <w:r>
        <w:t>encuentren</w:t>
      </w:r>
      <w:proofErr w:type="spellEnd"/>
      <w:r>
        <w:t xml:space="preserve"> </w:t>
      </w:r>
      <w:proofErr w:type="spellStart"/>
      <w:r>
        <w:t>en</w:t>
      </w:r>
      <w:proofErr w:type="spellEnd"/>
      <w:r>
        <w:t xml:space="preserve"> </w:t>
      </w:r>
      <w:proofErr w:type="spellStart"/>
      <w:r>
        <w:t>los</w:t>
      </w:r>
      <w:proofErr w:type="spellEnd"/>
      <w:r>
        <w:t xml:space="preserve"> </w:t>
      </w:r>
      <w:proofErr w:type="spellStart"/>
      <w:r>
        <w:t>diversos</w:t>
      </w:r>
      <w:proofErr w:type="spellEnd"/>
      <w:r>
        <w:t xml:space="preserve"> </w:t>
      </w:r>
      <w:proofErr w:type="spellStart"/>
      <w:r>
        <w:t>cultos</w:t>
      </w:r>
      <w:proofErr w:type="spellEnd"/>
      <w:r>
        <w:t xml:space="preserve">, hasta </w:t>
      </w:r>
      <w:proofErr w:type="spellStart"/>
      <w:r>
        <w:t>descubrir</w:t>
      </w:r>
      <w:proofErr w:type="spellEnd"/>
      <w:r>
        <w:t xml:space="preserve"> la </w:t>
      </w:r>
      <w:proofErr w:type="spellStart"/>
      <w:r>
        <w:t>esencia</w:t>
      </w:r>
      <w:proofErr w:type="spellEnd"/>
      <w:r>
        <w:t xml:space="preserve"> </w:t>
      </w:r>
      <w:proofErr w:type="spellStart"/>
      <w:r>
        <w:t>divina</w:t>
      </w:r>
      <w:proofErr w:type="spellEnd"/>
      <w:r>
        <w:t xml:space="preserve">. </w:t>
      </w:r>
    </w:p>
    <w:p w14:paraId="482486C0" w14:textId="77777777" w:rsidR="00F50769" w:rsidRDefault="00F50769" w:rsidP="00F50769">
      <w:r>
        <w:t xml:space="preserve">43. </w:t>
      </w:r>
      <w:proofErr w:type="spellStart"/>
      <w:r>
        <w:t>Quiero</w:t>
      </w:r>
      <w:proofErr w:type="spellEnd"/>
      <w:r>
        <w:t xml:space="preserve"> </w:t>
      </w:r>
      <w:proofErr w:type="spellStart"/>
      <w:r>
        <w:t>que</w:t>
      </w:r>
      <w:proofErr w:type="spellEnd"/>
      <w:r>
        <w:t xml:space="preserve"> </w:t>
      </w:r>
      <w:proofErr w:type="spellStart"/>
      <w:r>
        <w:t>cuando</w:t>
      </w:r>
      <w:proofErr w:type="spellEnd"/>
      <w:r>
        <w:t xml:space="preserve"> </w:t>
      </w:r>
      <w:proofErr w:type="spellStart"/>
      <w:r>
        <w:t>lleguen</w:t>
      </w:r>
      <w:proofErr w:type="spellEnd"/>
      <w:r>
        <w:t xml:space="preserve"> </w:t>
      </w:r>
      <w:proofErr w:type="spellStart"/>
      <w:r>
        <w:t>esos</w:t>
      </w:r>
      <w:proofErr w:type="spellEnd"/>
      <w:r>
        <w:t xml:space="preserve"> </w:t>
      </w:r>
      <w:proofErr w:type="spellStart"/>
      <w:r>
        <w:t>tiempos</w:t>
      </w:r>
      <w:proofErr w:type="spellEnd"/>
      <w:r>
        <w:t xml:space="preserve"> </w:t>
      </w:r>
      <w:proofErr w:type="spellStart"/>
      <w:r>
        <w:t>os</w:t>
      </w:r>
      <w:proofErr w:type="spellEnd"/>
      <w:r>
        <w:t xml:space="preserve"> </w:t>
      </w:r>
      <w:proofErr w:type="spellStart"/>
      <w:r>
        <w:t>encontréis</w:t>
      </w:r>
      <w:proofErr w:type="spellEnd"/>
      <w:r>
        <w:t xml:space="preserve"> con pleno </w:t>
      </w:r>
      <w:proofErr w:type="spellStart"/>
      <w:r>
        <w:t>conocimiento</w:t>
      </w:r>
      <w:proofErr w:type="spellEnd"/>
      <w:r>
        <w:t xml:space="preserve"> de </w:t>
      </w:r>
      <w:proofErr w:type="spellStart"/>
      <w:r>
        <w:t>cuanto</w:t>
      </w:r>
      <w:proofErr w:type="spellEnd"/>
      <w:r>
        <w:t xml:space="preserve"> </w:t>
      </w:r>
      <w:proofErr w:type="spellStart"/>
      <w:r>
        <w:t>pasa</w:t>
      </w:r>
      <w:proofErr w:type="spellEnd"/>
      <w:r>
        <w:t xml:space="preserve"> y de la </w:t>
      </w:r>
      <w:proofErr w:type="spellStart"/>
      <w:r>
        <w:t>misión</w:t>
      </w:r>
      <w:proofErr w:type="spellEnd"/>
      <w:r>
        <w:t xml:space="preserve"> </w:t>
      </w:r>
      <w:proofErr w:type="spellStart"/>
      <w:r>
        <w:t>que</w:t>
      </w:r>
      <w:proofErr w:type="spellEnd"/>
      <w:r>
        <w:t xml:space="preserve"> </w:t>
      </w:r>
      <w:proofErr w:type="spellStart"/>
      <w:r>
        <w:t>debéis</w:t>
      </w:r>
      <w:proofErr w:type="spellEnd"/>
      <w:r>
        <w:t xml:space="preserve"> </w:t>
      </w:r>
      <w:proofErr w:type="spellStart"/>
      <w:r>
        <w:t>desempeñar</w:t>
      </w:r>
      <w:proofErr w:type="spellEnd"/>
      <w:r>
        <w:t xml:space="preserve">, </w:t>
      </w:r>
      <w:proofErr w:type="spellStart"/>
      <w:r>
        <w:t>por</w:t>
      </w:r>
      <w:proofErr w:type="spellEnd"/>
      <w:r>
        <w:t xml:space="preserve"> </w:t>
      </w:r>
      <w:proofErr w:type="spellStart"/>
      <w:r>
        <w:t>eso</w:t>
      </w:r>
      <w:proofErr w:type="spellEnd"/>
      <w:r>
        <w:t xml:space="preserve"> </w:t>
      </w:r>
      <w:proofErr w:type="spellStart"/>
      <w:r>
        <w:t>os</w:t>
      </w:r>
      <w:proofErr w:type="spellEnd"/>
      <w:r>
        <w:t xml:space="preserve"> </w:t>
      </w:r>
      <w:proofErr w:type="spellStart"/>
      <w:r>
        <w:t>digo</w:t>
      </w:r>
      <w:proofErr w:type="spellEnd"/>
      <w:r>
        <w:t xml:space="preserve"> </w:t>
      </w:r>
      <w:proofErr w:type="spellStart"/>
      <w:r>
        <w:t>una</w:t>
      </w:r>
      <w:proofErr w:type="spellEnd"/>
      <w:r>
        <w:t xml:space="preserve"> </w:t>
      </w:r>
      <w:proofErr w:type="spellStart"/>
      <w:r>
        <w:t>vez</w:t>
      </w:r>
      <w:proofErr w:type="spellEnd"/>
      <w:r>
        <w:t xml:space="preserve"> </w:t>
      </w:r>
      <w:proofErr w:type="spellStart"/>
      <w:r>
        <w:t>más</w:t>
      </w:r>
      <w:proofErr w:type="spellEnd"/>
      <w:r>
        <w:t xml:space="preserve">; </w:t>
      </w:r>
      <w:proofErr w:type="spellStart"/>
      <w:r>
        <w:t>oíd</w:t>
      </w:r>
      <w:proofErr w:type="spellEnd"/>
      <w:r>
        <w:t xml:space="preserve">, </w:t>
      </w:r>
      <w:proofErr w:type="spellStart"/>
      <w:r>
        <w:t>analizad</w:t>
      </w:r>
      <w:proofErr w:type="spellEnd"/>
      <w:r>
        <w:t xml:space="preserve"> y </w:t>
      </w:r>
      <w:proofErr w:type="spellStart"/>
      <w:r>
        <w:t>comprended</w:t>
      </w:r>
      <w:proofErr w:type="spellEnd"/>
      <w:r>
        <w:t xml:space="preserve"> mi palabra. </w:t>
      </w:r>
    </w:p>
    <w:p w14:paraId="3C525DA0" w14:textId="77777777" w:rsidR="00F50769" w:rsidRDefault="00F50769" w:rsidP="00F50769">
      <w:r>
        <w:t xml:space="preserve">44. Sed </w:t>
      </w:r>
      <w:proofErr w:type="spellStart"/>
      <w:r>
        <w:t>tengo</w:t>
      </w:r>
      <w:proofErr w:type="spellEnd"/>
      <w:r>
        <w:t xml:space="preserve"> de </w:t>
      </w:r>
      <w:proofErr w:type="spellStart"/>
      <w:r>
        <w:t>vuestro</w:t>
      </w:r>
      <w:proofErr w:type="spellEnd"/>
      <w:r>
        <w:t xml:space="preserve"> amor, </w:t>
      </w:r>
      <w:proofErr w:type="spellStart"/>
      <w:r>
        <w:t>por</w:t>
      </w:r>
      <w:proofErr w:type="spellEnd"/>
      <w:r>
        <w:t xml:space="preserve"> </w:t>
      </w:r>
      <w:proofErr w:type="spellStart"/>
      <w:r>
        <w:t>eso</w:t>
      </w:r>
      <w:proofErr w:type="spellEnd"/>
      <w:r>
        <w:t xml:space="preserve"> me he </w:t>
      </w:r>
      <w:proofErr w:type="spellStart"/>
      <w:r>
        <w:t>acercado</w:t>
      </w:r>
      <w:proofErr w:type="spellEnd"/>
      <w:r>
        <w:t xml:space="preserve"> a </w:t>
      </w:r>
      <w:proofErr w:type="spellStart"/>
      <w:r>
        <w:t>vosotros</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porque</w:t>
      </w:r>
      <w:proofErr w:type="spellEnd"/>
      <w:r>
        <w:t xml:space="preserve"> no es amor lo </w:t>
      </w:r>
      <w:proofErr w:type="spellStart"/>
      <w:r>
        <w:t>que</w:t>
      </w:r>
      <w:proofErr w:type="spellEnd"/>
      <w:r>
        <w:t xml:space="preserve"> he </w:t>
      </w:r>
      <w:proofErr w:type="spellStart"/>
      <w:r>
        <w:t>encontrado</w:t>
      </w:r>
      <w:proofErr w:type="spellEnd"/>
      <w:r>
        <w:t xml:space="preserve"> entre </w:t>
      </w:r>
      <w:proofErr w:type="spellStart"/>
      <w:r>
        <w:t>los</w:t>
      </w:r>
      <w:proofErr w:type="spellEnd"/>
      <w:r>
        <w:t xml:space="preserve"> hombres, </w:t>
      </w:r>
      <w:proofErr w:type="spellStart"/>
      <w:r>
        <w:t>sino</w:t>
      </w:r>
      <w:proofErr w:type="spellEnd"/>
      <w:r>
        <w:t xml:space="preserve"> </w:t>
      </w:r>
      <w:proofErr w:type="spellStart"/>
      <w:r>
        <w:t>pecado</w:t>
      </w:r>
      <w:proofErr w:type="spellEnd"/>
      <w:r>
        <w:t xml:space="preserve"> y </w:t>
      </w:r>
      <w:proofErr w:type="spellStart"/>
      <w:r>
        <w:t>egoísmo</w:t>
      </w:r>
      <w:proofErr w:type="spellEnd"/>
      <w:r>
        <w:t xml:space="preserve">. </w:t>
      </w:r>
    </w:p>
    <w:p w14:paraId="3EDE8FDA" w14:textId="77777777" w:rsidR="00F50769" w:rsidRDefault="00F50769" w:rsidP="00F50769">
      <w:r>
        <w:lastRenderedPageBreak/>
        <w:t xml:space="preserve">45. </w:t>
      </w:r>
      <w:proofErr w:type="gramStart"/>
      <w:r>
        <w:t>Los</w:t>
      </w:r>
      <w:proofErr w:type="gramEnd"/>
      <w:r>
        <w:t xml:space="preserve"> hombres de </w:t>
      </w:r>
      <w:proofErr w:type="spellStart"/>
      <w:r>
        <w:t>este</w:t>
      </w:r>
      <w:proofErr w:type="spellEnd"/>
      <w:r>
        <w:t xml:space="preserve"> </w:t>
      </w:r>
      <w:proofErr w:type="spellStart"/>
      <w:r>
        <w:t>tiempo</w:t>
      </w:r>
      <w:proofErr w:type="spellEnd"/>
      <w:r>
        <w:t xml:space="preserve"> </w:t>
      </w:r>
      <w:proofErr w:type="spellStart"/>
      <w:r>
        <w:t>han</w:t>
      </w:r>
      <w:proofErr w:type="spellEnd"/>
      <w:r>
        <w:t xml:space="preserve"> </w:t>
      </w:r>
      <w:proofErr w:type="spellStart"/>
      <w:r>
        <w:t>olvidado</w:t>
      </w:r>
      <w:proofErr w:type="spellEnd"/>
      <w:r>
        <w:t xml:space="preserve"> </w:t>
      </w:r>
      <w:proofErr w:type="spellStart"/>
      <w:r>
        <w:t>los</w:t>
      </w:r>
      <w:proofErr w:type="spellEnd"/>
      <w:r>
        <w:t xml:space="preserve"> </w:t>
      </w:r>
      <w:proofErr w:type="spellStart"/>
      <w:r>
        <w:t>ejemplos</w:t>
      </w:r>
      <w:proofErr w:type="spellEnd"/>
      <w:r>
        <w:t xml:space="preserve"> y las </w:t>
      </w:r>
      <w:proofErr w:type="spellStart"/>
      <w:r>
        <w:t>obras</w:t>
      </w:r>
      <w:proofErr w:type="spellEnd"/>
      <w:r>
        <w:t xml:space="preserve"> </w:t>
      </w:r>
      <w:proofErr w:type="spellStart"/>
      <w:r>
        <w:t>que</w:t>
      </w:r>
      <w:proofErr w:type="spellEnd"/>
      <w:r>
        <w:t xml:space="preserve"> Jesús </w:t>
      </w:r>
      <w:proofErr w:type="spellStart"/>
      <w:r>
        <w:t>os</w:t>
      </w:r>
      <w:proofErr w:type="spellEnd"/>
      <w:r>
        <w:t xml:space="preserve"> </w:t>
      </w:r>
      <w:proofErr w:type="spellStart"/>
      <w:r>
        <w:t>dejó</w:t>
      </w:r>
      <w:proofErr w:type="spellEnd"/>
      <w:r>
        <w:t xml:space="preserve"> </w:t>
      </w:r>
      <w:proofErr w:type="spellStart"/>
      <w:r>
        <w:t>como</w:t>
      </w:r>
      <w:proofErr w:type="spellEnd"/>
      <w:r>
        <w:t xml:space="preserve"> testimonio de </w:t>
      </w:r>
      <w:proofErr w:type="spellStart"/>
      <w:r>
        <w:t>su</w:t>
      </w:r>
      <w:proofErr w:type="spellEnd"/>
      <w:r>
        <w:t xml:space="preserve"> amor. </w:t>
      </w:r>
    </w:p>
    <w:p w14:paraId="7B417808" w14:textId="77777777" w:rsidR="00F50769" w:rsidRDefault="00F50769" w:rsidP="00F50769">
      <w:r>
        <w:t xml:space="preserve">46. No </w:t>
      </w:r>
      <w:proofErr w:type="spellStart"/>
      <w:r>
        <w:t>habéis</w:t>
      </w:r>
      <w:proofErr w:type="spellEnd"/>
      <w:r>
        <w:t xml:space="preserve"> </w:t>
      </w:r>
      <w:proofErr w:type="spellStart"/>
      <w:r>
        <w:t>dejado</w:t>
      </w:r>
      <w:proofErr w:type="spellEnd"/>
      <w:r>
        <w:t xml:space="preserve"> </w:t>
      </w:r>
      <w:proofErr w:type="spellStart"/>
      <w:r>
        <w:t>que</w:t>
      </w:r>
      <w:proofErr w:type="spellEnd"/>
      <w:r>
        <w:t xml:space="preserve"> </w:t>
      </w:r>
      <w:proofErr w:type="spellStart"/>
      <w:r>
        <w:t>aquella</w:t>
      </w:r>
      <w:proofErr w:type="spellEnd"/>
      <w:r>
        <w:t xml:space="preserve"> palabra se </w:t>
      </w:r>
      <w:proofErr w:type="spellStart"/>
      <w:r>
        <w:t>grabe</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porque</w:t>
      </w:r>
      <w:proofErr w:type="spellEnd"/>
      <w:r>
        <w:t xml:space="preserve"> </w:t>
      </w:r>
      <w:proofErr w:type="spellStart"/>
      <w:r>
        <w:t>si</w:t>
      </w:r>
      <w:proofErr w:type="spellEnd"/>
      <w:r>
        <w:t xml:space="preserve"> </w:t>
      </w:r>
      <w:proofErr w:type="spellStart"/>
      <w:r>
        <w:t>en</w:t>
      </w:r>
      <w:proofErr w:type="spellEnd"/>
      <w:r>
        <w:t xml:space="preserve"> </w:t>
      </w:r>
      <w:proofErr w:type="spellStart"/>
      <w:r>
        <w:t>verdad</w:t>
      </w:r>
      <w:proofErr w:type="spellEnd"/>
      <w:r>
        <w:t xml:space="preserve"> la </w:t>
      </w:r>
      <w:proofErr w:type="spellStart"/>
      <w:r>
        <w:t>hubieseis</w:t>
      </w:r>
      <w:proofErr w:type="spellEnd"/>
      <w:r>
        <w:t xml:space="preserve"> </w:t>
      </w:r>
      <w:proofErr w:type="spellStart"/>
      <w:r>
        <w:t>guardado</w:t>
      </w:r>
      <w:proofErr w:type="spellEnd"/>
      <w:r>
        <w:t xml:space="preserve">, </w:t>
      </w:r>
      <w:proofErr w:type="spellStart"/>
      <w:r>
        <w:t>tendríais</w:t>
      </w:r>
      <w:proofErr w:type="spellEnd"/>
      <w:r>
        <w:t xml:space="preserve"> </w:t>
      </w:r>
      <w:proofErr w:type="spellStart"/>
      <w:r>
        <w:t>presente</w:t>
      </w:r>
      <w:proofErr w:type="spellEnd"/>
      <w:r>
        <w:t xml:space="preserve"> mi </w:t>
      </w:r>
      <w:proofErr w:type="spellStart"/>
      <w:r>
        <w:t>promesa</w:t>
      </w:r>
      <w:proofErr w:type="spellEnd"/>
      <w:r>
        <w:t xml:space="preserve"> de </w:t>
      </w:r>
      <w:proofErr w:type="spellStart"/>
      <w:r>
        <w:t>volver</w:t>
      </w:r>
      <w:proofErr w:type="spellEnd"/>
      <w:r>
        <w:t xml:space="preserve"> a </w:t>
      </w:r>
      <w:proofErr w:type="spellStart"/>
      <w:r>
        <w:t>vosotros</w:t>
      </w:r>
      <w:proofErr w:type="spellEnd"/>
      <w:r>
        <w:t xml:space="preserve"> y </w:t>
      </w:r>
      <w:proofErr w:type="spellStart"/>
      <w:r>
        <w:t>habríais</w:t>
      </w:r>
      <w:proofErr w:type="spellEnd"/>
      <w:r>
        <w:t xml:space="preserve"> </w:t>
      </w:r>
      <w:proofErr w:type="spellStart"/>
      <w:r>
        <w:t>estado</w:t>
      </w:r>
      <w:proofErr w:type="spellEnd"/>
      <w:r>
        <w:t xml:space="preserve"> </w:t>
      </w:r>
      <w:proofErr w:type="spellStart"/>
      <w:r>
        <w:t>velando</w:t>
      </w:r>
      <w:proofErr w:type="spellEnd"/>
      <w:r>
        <w:t xml:space="preserve"> y </w:t>
      </w:r>
      <w:proofErr w:type="spellStart"/>
      <w:r>
        <w:t>orando</w:t>
      </w:r>
      <w:proofErr w:type="spellEnd"/>
      <w:r>
        <w:t xml:space="preserve"> </w:t>
      </w:r>
      <w:proofErr w:type="spellStart"/>
      <w:r>
        <w:t>en</w:t>
      </w:r>
      <w:proofErr w:type="spellEnd"/>
      <w:r>
        <w:t xml:space="preserve"> </w:t>
      </w:r>
      <w:proofErr w:type="spellStart"/>
      <w:r>
        <w:t>espera</w:t>
      </w:r>
      <w:proofErr w:type="spellEnd"/>
      <w:r>
        <w:t xml:space="preserve"> de mi </w:t>
      </w:r>
      <w:proofErr w:type="spellStart"/>
      <w:r>
        <w:t>llegada</w:t>
      </w:r>
      <w:proofErr w:type="spellEnd"/>
      <w:r>
        <w:t xml:space="preserve">. Pero </w:t>
      </w:r>
      <w:proofErr w:type="spellStart"/>
      <w:r>
        <w:t>cuando</w:t>
      </w:r>
      <w:proofErr w:type="spellEnd"/>
      <w:r>
        <w:t xml:space="preserve"> </w:t>
      </w:r>
      <w:proofErr w:type="spellStart"/>
      <w:r>
        <w:t>llegué</w:t>
      </w:r>
      <w:proofErr w:type="spellEnd"/>
      <w:r>
        <w:t xml:space="preserve">, </w:t>
      </w:r>
      <w:proofErr w:type="spellStart"/>
      <w:r>
        <w:t>os</w:t>
      </w:r>
      <w:proofErr w:type="spellEnd"/>
      <w:r>
        <w:t xml:space="preserve"> </w:t>
      </w:r>
      <w:proofErr w:type="spellStart"/>
      <w:r>
        <w:t>sorprendí</w:t>
      </w:r>
      <w:proofErr w:type="spellEnd"/>
      <w:r>
        <w:t xml:space="preserve"> </w:t>
      </w:r>
      <w:proofErr w:type="spellStart"/>
      <w:r>
        <w:t>durmiendo</w:t>
      </w:r>
      <w:proofErr w:type="spellEnd"/>
      <w:r>
        <w:t xml:space="preserve">. </w:t>
      </w:r>
      <w:proofErr w:type="spellStart"/>
      <w:r>
        <w:t>Entonces</w:t>
      </w:r>
      <w:proofErr w:type="spellEnd"/>
      <w:r>
        <w:t xml:space="preserve"> </w:t>
      </w:r>
      <w:proofErr w:type="spellStart"/>
      <w:r>
        <w:t>dije</w:t>
      </w:r>
      <w:proofErr w:type="spellEnd"/>
      <w:r>
        <w:t xml:space="preserve">: </w:t>
      </w:r>
      <w:proofErr w:type="spellStart"/>
      <w:r>
        <w:t>Benditos</w:t>
      </w:r>
      <w:proofErr w:type="spellEnd"/>
      <w:r>
        <w:t xml:space="preserve"> </w:t>
      </w:r>
      <w:proofErr w:type="spellStart"/>
      <w:r>
        <w:t>sean</w:t>
      </w:r>
      <w:proofErr w:type="spellEnd"/>
      <w:r>
        <w:t xml:space="preserve"> </w:t>
      </w:r>
      <w:proofErr w:type="spellStart"/>
      <w:r>
        <w:t>aquellos</w:t>
      </w:r>
      <w:proofErr w:type="spellEnd"/>
      <w:r>
        <w:t xml:space="preserve"> </w:t>
      </w:r>
      <w:proofErr w:type="spellStart"/>
      <w:r>
        <w:t>que</w:t>
      </w:r>
      <w:proofErr w:type="spellEnd"/>
      <w:r>
        <w:t xml:space="preserve"> sin </w:t>
      </w:r>
      <w:proofErr w:type="spellStart"/>
      <w:r>
        <w:t>reserva</w:t>
      </w:r>
      <w:proofErr w:type="spellEnd"/>
      <w:r>
        <w:t xml:space="preserve"> </w:t>
      </w:r>
      <w:proofErr w:type="spellStart"/>
      <w:r>
        <w:t>acuden</w:t>
      </w:r>
      <w:proofErr w:type="spellEnd"/>
      <w:r>
        <w:t xml:space="preserve"> a mi </w:t>
      </w:r>
      <w:proofErr w:type="spellStart"/>
      <w:r>
        <w:t>llamado</w:t>
      </w:r>
      <w:proofErr w:type="spellEnd"/>
      <w:r>
        <w:t xml:space="preserve">, </w:t>
      </w:r>
      <w:proofErr w:type="spellStart"/>
      <w:r>
        <w:t>porque</w:t>
      </w:r>
      <w:proofErr w:type="spellEnd"/>
      <w:r>
        <w:t xml:space="preserve"> les </w:t>
      </w:r>
      <w:proofErr w:type="spellStart"/>
      <w:r>
        <w:t>haré</w:t>
      </w:r>
      <w:proofErr w:type="spellEnd"/>
      <w:r>
        <w:t xml:space="preserve"> </w:t>
      </w:r>
      <w:proofErr w:type="spellStart"/>
      <w:r>
        <w:t>dueños</w:t>
      </w:r>
      <w:proofErr w:type="spellEnd"/>
      <w:r>
        <w:t xml:space="preserve"> de gran </w:t>
      </w:r>
      <w:proofErr w:type="spellStart"/>
      <w:r>
        <w:t>sabiduría</w:t>
      </w:r>
      <w:proofErr w:type="spellEnd"/>
      <w:r>
        <w:t xml:space="preserve">. </w:t>
      </w:r>
      <w:proofErr w:type="spellStart"/>
      <w:r>
        <w:t>Algunos</w:t>
      </w:r>
      <w:proofErr w:type="spellEnd"/>
      <w:r>
        <w:t xml:space="preserve"> </w:t>
      </w:r>
      <w:proofErr w:type="spellStart"/>
      <w:r>
        <w:t>acudieron</w:t>
      </w:r>
      <w:proofErr w:type="spellEnd"/>
      <w:r>
        <w:t xml:space="preserve"> de </w:t>
      </w:r>
      <w:proofErr w:type="spellStart"/>
      <w:r>
        <w:t>buena</w:t>
      </w:r>
      <w:proofErr w:type="spellEnd"/>
      <w:r>
        <w:t xml:space="preserve"> </w:t>
      </w:r>
      <w:proofErr w:type="spellStart"/>
      <w:r>
        <w:t>fe</w:t>
      </w:r>
      <w:proofErr w:type="spellEnd"/>
      <w:r>
        <w:t xml:space="preserve">, </w:t>
      </w:r>
      <w:proofErr w:type="spellStart"/>
      <w:r>
        <w:t>otros</w:t>
      </w:r>
      <w:proofErr w:type="spellEnd"/>
      <w:r>
        <w:t xml:space="preserve"> </w:t>
      </w:r>
      <w:proofErr w:type="spellStart"/>
      <w:r>
        <w:t>esperaron</w:t>
      </w:r>
      <w:proofErr w:type="spellEnd"/>
      <w:r>
        <w:t xml:space="preserve"> verse </w:t>
      </w:r>
      <w:proofErr w:type="spellStart"/>
      <w:r>
        <w:t>libres</w:t>
      </w:r>
      <w:proofErr w:type="spellEnd"/>
      <w:r>
        <w:t xml:space="preserve"> de la </w:t>
      </w:r>
      <w:proofErr w:type="spellStart"/>
      <w:r>
        <w:t>envoltura</w:t>
      </w:r>
      <w:proofErr w:type="spellEnd"/>
      <w:r>
        <w:t xml:space="preserve"> corporal para </w:t>
      </w:r>
      <w:proofErr w:type="spellStart"/>
      <w:r>
        <w:t>llegar</w:t>
      </w:r>
      <w:proofErr w:type="spellEnd"/>
      <w:r>
        <w:t xml:space="preserve"> a </w:t>
      </w:r>
      <w:proofErr w:type="spellStart"/>
      <w:r>
        <w:t>decirme</w:t>
      </w:r>
      <w:proofErr w:type="spellEnd"/>
      <w:r>
        <w:t xml:space="preserve">. “Heme </w:t>
      </w:r>
      <w:proofErr w:type="spellStart"/>
      <w:r>
        <w:t>aquí</w:t>
      </w:r>
      <w:proofErr w:type="spellEnd"/>
      <w:r>
        <w:t xml:space="preserve">, </w:t>
      </w:r>
      <w:proofErr w:type="spellStart"/>
      <w:r>
        <w:t>Señor</w:t>
      </w:r>
      <w:proofErr w:type="spellEnd"/>
      <w:r>
        <w:t xml:space="preserve">, </w:t>
      </w:r>
      <w:proofErr w:type="spellStart"/>
      <w:r>
        <w:t>como</w:t>
      </w:r>
      <w:proofErr w:type="spellEnd"/>
      <w:r>
        <w:t xml:space="preserve"> </w:t>
      </w:r>
      <w:proofErr w:type="spellStart"/>
      <w:r>
        <w:t>el</w:t>
      </w:r>
      <w:proofErr w:type="spellEnd"/>
      <w:r>
        <w:t xml:space="preserve"> </w:t>
      </w:r>
      <w:proofErr w:type="spellStart"/>
      <w:r>
        <w:t>ave</w:t>
      </w:r>
      <w:proofErr w:type="spellEnd"/>
      <w:r>
        <w:t xml:space="preserve"> </w:t>
      </w:r>
      <w:proofErr w:type="spellStart"/>
      <w:r>
        <w:t>que</w:t>
      </w:r>
      <w:proofErr w:type="spellEnd"/>
      <w:r>
        <w:t xml:space="preserve"> </w:t>
      </w:r>
      <w:proofErr w:type="spellStart"/>
      <w:r>
        <w:t>deja</w:t>
      </w:r>
      <w:proofErr w:type="spellEnd"/>
      <w:r>
        <w:t xml:space="preserve"> </w:t>
      </w:r>
      <w:proofErr w:type="spellStart"/>
      <w:r>
        <w:t>su</w:t>
      </w:r>
      <w:proofErr w:type="spellEnd"/>
      <w:r>
        <w:t xml:space="preserve"> </w:t>
      </w:r>
      <w:proofErr w:type="spellStart"/>
      <w:r>
        <w:t>prisión</w:t>
      </w:r>
      <w:proofErr w:type="spellEnd"/>
      <w:r>
        <w:t xml:space="preserve"> y </w:t>
      </w:r>
      <w:proofErr w:type="spellStart"/>
      <w:r>
        <w:t>extiende</w:t>
      </w:r>
      <w:proofErr w:type="spellEnd"/>
      <w:r>
        <w:t xml:space="preserve"> sus alas, </w:t>
      </w:r>
      <w:proofErr w:type="spellStart"/>
      <w:r>
        <w:t>así</w:t>
      </w:r>
      <w:proofErr w:type="spellEnd"/>
      <w:r>
        <w:t xml:space="preserve"> </w:t>
      </w:r>
      <w:proofErr w:type="spellStart"/>
      <w:r>
        <w:t>llego</w:t>
      </w:r>
      <w:proofErr w:type="spellEnd"/>
      <w:r>
        <w:t xml:space="preserve"> ante Vos para </w:t>
      </w:r>
      <w:proofErr w:type="spellStart"/>
      <w:r>
        <w:t>cumplir</w:t>
      </w:r>
      <w:proofErr w:type="spellEnd"/>
      <w:r>
        <w:t xml:space="preserve"> </w:t>
      </w:r>
      <w:proofErr w:type="spellStart"/>
      <w:r>
        <w:t>vuestra</w:t>
      </w:r>
      <w:proofErr w:type="spellEnd"/>
      <w:r>
        <w:t xml:space="preserve"> </w:t>
      </w:r>
      <w:proofErr w:type="spellStart"/>
      <w:r>
        <w:t>voluntad</w:t>
      </w:r>
      <w:proofErr w:type="spellEnd"/>
      <w:r>
        <w:t xml:space="preserve">”. Mas mi </w:t>
      </w:r>
      <w:proofErr w:type="spellStart"/>
      <w:r>
        <w:t>voluntad</w:t>
      </w:r>
      <w:proofErr w:type="spellEnd"/>
      <w:r>
        <w:t xml:space="preserve">, pueblo, ha </w:t>
      </w:r>
      <w:proofErr w:type="spellStart"/>
      <w:r>
        <w:t>sido</w:t>
      </w:r>
      <w:proofErr w:type="spellEnd"/>
      <w:r>
        <w:t xml:space="preserve"> </w:t>
      </w:r>
      <w:proofErr w:type="spellStart"/>
      <w:r>
        <w:t>que</w:t>
      </w:r>
      <w:proofErr w:type="spellEnd"/>
      <w:r>
        <w:t xml:space="preserve"> </w:t>
      </w:r>
      <w:proofErr w:type="spellStart"/>
      <w:r>
        <w:t>desde</w:t>
      </w:r>
      <w:proofErr w:type="spellEnd"/>
      <w:r>
        <w:t xml:space="preserve"> </w:t>
      </w:r>
      <w:proofErr w:type="spellStart"/>
      <w:r>
        <w:t>este</w:t>
      </w:r>
      <w:proofErr w:type="spellEnd"/>
      <w:r>
        <w:t xml:space="preserve"> </w:t>
      </w:r>
      <w:proofErr w:type="spellStart"/>
      <w:r>
        <w:t>mundo</w:t>
      </w:r>
      <w:proofErr w:type="spellEnd"/>
      <w:r>
        <w:t xml:space="preserve"> </w:t>
      </w:r>
      <w:proofErr w:type="spellStart"/>
      <w:r>
        <w:t>afirmaseis</w:t>
      </w:r>
      <w:proofErr w:type="spellEnd"/>
      <w:r>
        <w:t xml:space="preserve"> </w:t>
      </w:r>
      <w:proofErr w:type="spellStart"/>
      <w:r>
        <w:t>vuestros</w:t>
      </w:r>
      <w:proofErr w:type="spellEnd"/>
      <w:r>
        <w:t xml:space="preserve"> pasos </w:t>
      </w:r>
      <w:proofErr w:type="spellStart"/>
      <w:r>
        <w:t>en</w:t>
      </w:r>
      <w:proofErr w:type="spellEnd"/>
      <w:r>
        <w:t xml:space="preserve"> </w:t>
      </w:r>
      <w:proofErr w:type="spellStart"/>
      <w:r>
        <w:t>el</w:t>
      </w:r>
      <w:proofErr w:type="spellEnd"/>
      <w:r>
        <w:t xml:space="preserve"> camino </w:t>
      </w:r>
      <w:proofErr w:type="spellStart"/>
      <w:r>
        <w:t>espiritual</w:t>
      </w:r>
      <w:proofErr w:type="spellEnd"/>
      <w:r>
        <w:t xml:space="preserve">, </w:t>
      </w:r>
      <w:proofErr w:type="spellStart"/>
      <w:r>
        <w:t>porque</w:t>
      </w:r>
      <w:proofErr w:type="spellEnd"/>
      <w:r>
        <w:t xml:space="preserve"> </w:t>
      </w:r>
      <w:proofErr w:type="spellStart"/>
      <w:r>
        <w:t>quiero</w:t>
      </w:r>
      <w:proofErr w:type="spellEnd"/>
      <w:r>
        <w:t xml:space="preserve"> </w:t>
      </w:r>
      <w:proofErr w:type="spellStart"/>
      <w:r>
        <w:t>que</w:t>
      </w:r>
      <w:proofErr w:type="spellEnd"/>
      <w:r>
        <w:t xml:space="preserve"> ese </w:t>
      </w:r>
      <w:proofErr w:type="spellStart"/>
      <w:r>
        <w:t>cuerpo</w:t>
      </w:r>
      <w:proofErr w:type="spellEnd"/>
      <w:r>
        <w:t xml:space="preserve"> </w:t>
      </w:r>
      <w:proofErr w:type="spellStart"/>
      <w:r>
        <w:t>que</w:t>
      </w:r>
      <w:proofErr w:type="spellEnd"/>
      <w:r>
        <w:t xml:space="preserve"> </w:t>
      </w:r>
      <w:proofErr w:type="spellStart"/>
      <w:r>
        <w:t>os</w:t>
      </w:r>
      <w:proofErr w:type="spellEnd"/>
      <w:r>
        <w:t xml:space="preserve"> he </w:t>
      </w:r>
      <w:proofErr w:type="spellStart"/>
      <w:r>
        <w:t>confiado</w:t>
      </w:r>
      <w:proofErr w:type="spellEnd"/>
      <w:r>
        <w:t xml:space="preserve">, </w:t>
      </w:r>
      <w:proofErr w:type="spellStart"/>
      <w:r>
        <w:t>deje</w:t>
      </w:r>
      <w:proofErr w:type="spellEnd"/>
      <w:r>
        <w:t xml:space="preserve"> de ser </w:t>
      </w:r>
      <w:proofErr w:type="spellStart"/>
      <w:r>
        <w:t>una</w:t>
      </w:r>
      <w:proofErr w:type="spellEnd"/>
      <w:r>
        <w:t xml:space="preserve"> </w:t>
      </w:r>
      <w:proofErr w:type="spellStart"/>
      <w:r>
        <w:t>cadena</w:t>
      </w:r>
      <w:proofErr w:type="spellEnd"/>
      <w:r>
        <w:t xml:space="preserve"> o </w:t>
      </w:r>
      <w:proofErr w:type="spellStart"/>
      <w:r>
        <w:t>una</w:t>
      </w:r>
      <w:proofErr w:type="spellEnd"/>
      <w:r>
        <w:t xml:space="preserve"> </w:t>
      </w:r>
      <w:proofErr w:type="spellStart"/>
      <w:r>
        <w:t>prisión</w:t>
      </w:r>
      <w:proofErr w:type="spellEnd"/>
      <w:r>
        <w:t xml:space="preserve"> para </w:t>
      </w:r>
      <w:proofErr w:type="spellStart"/>
      <w:r>
        <w:t>el</w:t>
      </w:r>
      <w:proofErr w:type="spellEnd"/>
      <w:r>
        <w:t xml:space="preserve"> </w:t>
      </w:r>
      <w:proofErr w:type="spellStart"/>
      <w:r>
        <w:t>espíritu</w:t>
      </w:r>
      <w:proofErr w:type="spellEnd"/>
      <w:r>
        <w:t xml:space="preserve">. No </w:t>
      </w:r>
      <w:proofErr w:type="spellStart"/>
      <w:r>
        <w:t>fue</w:t>
      </w:r>
      <w:proofErr w:type="spellEnd"/>
      <w:r>
        <w:t xml:space="preserve"> </w:t>
      </w:r>
      <w:proofErr w:type="spellStart"/>
      <w:r>
        <w:t>creado</w:t>
      </w:r>
      <w:proofErr w:type="spellEnd"/>
      <w:r>
        <w:t xml:space="preserve"> </w:t>
      </w:r>
      <w:proofErr w:type="spellStart"/>
      <w:r>
        <w:t>el</w:t>
      </w:r>
      <w:proofErr w:type="spellEnd"/>
      <w:r>
        <w:t xml:space="preserve"> </w:t>
      </w:r>
      <w:proofErr w:type="spellStart"/>
      <w:r>
        <w:t>espíritu</w:t>
      </w:r>
      <w:proofErr w:type="spellEnd"/>
      <w:r>
        <w:t xml:space="preserve"> para ser </w:t>
      </w:r>
      <w:proofErr w:type="spellStart"/>
      <w:r>
        <w:t>esclavo</w:t>
      </w:r>
      <w:proofErr w:type="spellEnd"/>
      <w:r>
        <w:t xml:space="preserve"> de la carne o del </w:t>
      </w:r>
      <w:proofErr w:type="spellStart"/>
      <w:r>
        <w:t>mundo</w:t>
      </w:r>
      <w:proofErr w:type="spellEnd"/>
      <w:r>
        <w:t xml:space="preserve">: </w:t>
      </w:r>
      <w:proofErr w:type="spellStart"/>
      <w:r>
        <w:t>él</w:t>
      </w:r>
      <w:proofErr w:type="spellEnd"/>
      <w:r>
        <w:t xml:space="preserve"> es, libre. Sin embargo, la </w:t>
      </w:r>
      <w:proofErr w:type="spellStart"/>
      <w:r>
        <w:t>ignorancia</w:t>
      </w:r>
      <w:proofErr w:type="spellEnd"/>
      <w:r>
        <w:t xml:space="preserve"> </w:t>
      </w:r>
      <w:proofErr w:type="spellStart"/>
      <w:r>
        <w:t>espiritual</w:t>
      </w:r>
      <w:proofErr w:type="spellEnd"/>
      <w:r>
        <w:t xml:space="preserve"> y </w:t>
      </w:r>
      <w:proofErr w:type="spellStart"/>
      <w:r>
        <w:t>el</w:t>
      </w:r>
      <w:proofErr w:type="spellEnd"/>
      <w:r>
        <w:t xml:space="preserve"> </w:t>
      </w:r>
      <w:proofErr w:type="spellStart"/>
      <w:r>
        <w:t>fanatismo</w:t>
      </w:r>
      <w:proofErr w:type="spellEnd"/>
      <w:r>
        <w:t xml:space="preserve"> religioso </w:t>
      </w:r>
      <w:proofErr w:type="spellStart"/>
      <w:r>
        <w:t>han</w:t>
      </w:r>
      <w:proofErr w:type="spellEnd"/>
      <w:r>
        <w:t xml:space="preserve"> </w:t>
      </w:r>
      <w:proofErr w:type="spellStart"/>
      <w:r>
        <w:t>convertido</w:t>
      </w:r>
      <w:proofErr w:type="spellEnd"/>
      <w:r>
        <w:t xml:space="preserve"> al </w:t>
      </w:r>
      <w:proofErr w:type="spellStart"/>
      <w:r>
        <w:t>espíritu</w:t>
      </w:r>
      <w:proofErr w:type="spellEnd"/>
      <w:r>
        <w:t xml:space="preserve"> del hombre </w:t>
      </w:r>
      <w:proofErr w:type="spellStart"/>
      <w:r>
        <w:t>en</w:t>
      </w:r>
      <w:proofErr w:type="spellEnd"/>
      <w:r>
        <w:t xml:space="preserve"> </w:t>
      </w:r>
      <w:proofErr w:type="spellStart"/>
      <w:r>
        <w:t>esclavo</w:t>
      </w:r>
      <w:proofErr w:type="spellEnd"/>
      <w:r>
        <w:t xml:space="preserve"> </w:t>
      </w:r>
      <w:proofErr w:type="spellStart"/>
      <w:r>
        <w:t>que</w:t>
      </w:r>
      <w:proofErr w:type="spellEnd"/>
      <w:r>
        <w:t xml:space="preserve">, </w:t>
      </w:r>
      <w:proofErr w:type="spellStart"/>
      <w:r>
        <w:t>siglo</w:t>
      </w:r>
      <w:proofErr w:type="spellEnd"/>
      <w:r>
        <w:t xml:space="preserve"> </w:t>
      </w:r>
      <w:proofErr w:type="spellStart"/>
      <w:r>
        <w:t>tras</w:t>
      </w:r>
      <w:proofErr w:type="spellEnd"/>
      <w:r>
        <w:t xml:space="preserve"> </w:t>
      </w:r>
      <w:proofErr w:type="spellStart"/>
      <w:r>
        <w:t>siglo</w:t>
      </w:r>
      <w:proofErr w:type="spellEnd"/>
      <w:r>
        <w:t xml:space="preserve">, ha </w:t>
      </w:r>
      <w:proofErr w:type="spellStart"/>
      <w:r>
        <w:t>arrastrado</w:t>
      </w:r>
      <w:proofErr w:type="spellEnd"/>
      <w:r>
        <w:t xml:space="preserve"> </w:t>
      </w:r>
      <w:proofErr w:type="spellStart"/>
      <w:r>
        <w:t>cadenas</w:t>
      </w:r>
      <w:proofErr w:type="spellEnd"/>
      <w:r>
        <w:t xml:space="preserve"> de </w:t>
      </w:r>
      <w:proofErr w:type="spellStart"/>
      <w:r>
        <w:t>tinieblas</w:t>
      </w:r>
      <w:proofErr w:type="spellEnd"/>
      <w:r>
        <w:t xml:space="preserve">. </w:t>
      </w:r>
    </w:p>
    <w:p w14:paraId="19A6C2F2" w14:textId="77777777" w:rsidR="00F50769" w:rsidRDefault="00F50769" w:rsidP="00F50769">
      <w:r>
        <w:t xml:space="preserve">47. </w:t>
      </w:r>
      <w:proofErr w:type="spellStart"/>
      <w:r>
        <w:t>Ahora</w:t>
      </w:r>
      <w:proofErr w:type="spellEnd"/>
      <w:r>
        <w:t xml:space="preserve"> he </w:t>
      </w:r>
      <w:proofErr w:type="spellStart"/>
      <w:r>
        <w:t>venido</w:t>
      </w:r>
      <w:proofErr w:type="spellEnd"/>
      <w:r>
        <w:t xml:space="preserve"> a </w:t>
      </w:r>
      <w:proofErr w:type="spellStart"/>
      <w:r>
        <w:t>señalaros</w:t>
      </w:r>
      <w:proofErr w:type="spellEnd"/>
      <w:r>
        <w:t xml:space="preserve"> </w:t>
      </w:r>
      <w:proofErr w:type="spellStart"/>
      <w:r>
        <w:t>el</w:t>
      </w:r>
      <w:proofErr w:type="spellEnd"/>
      <w:r>
        <w:t xml:space="preserve"> camino </w:t>
      </w:r>
      <w:proofErr w:type="spellStart"/>
      <w:r>
        <w:t>nuevamente</w:t>
      </w:r>
      <w:proofErr w:type="spellEnd"/>
      <w:r>
        <w:t xml:space="preserve">, </w:t>
      </w:r>
      <w:proofErr w:type="gramStart"/>
      <w:r>
        <w:t>a</w:t>
      </w:r>
      <w:proofErr w:type="gramEnd"/>
      <w:r>
        <w:t xml:space="preserve"> </w:t>
      </w:r>
      <w:proofErr w:type="spellStart"/>
      <w:r>
        <w:t>endulzar</w:t>
      </w:r>
      <w:proofErr w:type="spellEnd"/>
      <w:r>
        <w:t xml:space="preserve"> </w:t>
      </w:r>
      <w:proofErr w:type="spellStart"/>
      <w:r>
        <w:t>vuestra</w:t>
      </w:r>
      <w:proofErr w:type="spellEnd"/>
      <w:r>
        <w:t xml:space="preserve"> jornada con </w:t>
      </w:r>
      <w:proofErr w:type="spellStart"/>
      <w:r>
        <w:t>el</w:t>
      </w:r>
      <w:proofErr w:type="spellEnd"/>
      <w:r>
        <w:t xml:space="preserve"> </w:t>
      </w:r>
      <w:proofErr w:type="spellStart"/>
      <w:r>
        <w:t>sabor</w:t>
      </w:r>
      <w:proofErr w:type="spellEnd"/>
      <w:r>
        <w:t xml:space="preserve"> de mi palabra y </w:t>
      </w:r>
      <w:proofErr w:type="gramStart"/>
      <w:r>
        <w:t>a</w:t>
      </w:r>
      <w:proofErr w:type="gramEnd"/>
      <w:r>
        <w:t xml:space="preserve"> </w:t>
      </w:r>
      <w:proofErr w:type="spellStart"/>
      <w:r>
        <w:t>entregar</w:t>
      </w:r>
      <w:proofErr w:type="spellEnd"/>
      <w:r>
        <w:t xml:space="preserve"> a </w:t>
      </w:r>
      <w:proofErr w:type="spellStart"/>
      <w:r>
        <w:t>cada</w:t>
      </w:r>
      <w:proofErr w:type="spellEnd"/>
      <w:r>
        <w:t xml:space="preserve"> </w:t>
      </w:r>
      <w:proofErr w:type="spellStart"/>
      <w:r>
        <w:t>quien</w:t>
      </w:r>
      <w:proofErr w:type="spellEnd"/>
      <w:r>
        <w:t xml:space="preserve"> </w:t>
      </w:r>
      <w:proofErr w:type="spellStart"/>
      <w:r>
        <w:t>su</w:t>
      </w:r>
      <w:proofErr w:type="spellEnd"/>
      <w:r>
        <w:t xml:space="preserve"> </w:t>
      </w:r>
      <w:proofErr w:type="spellStart"/>
      <w:r>
        <w:t>cruz</w:t>
      </w:r>
      <w:proofErr w:type="spellEnd"/>
      <w:r>
        <w:t xml:space="preserve"> de amor para </w:t>
      </w:r>
      <w:proofErr w:type="spellStart"/>
      <w:r>
        <w:t>que</w:t>
      </w:r>
      <w:proofErr w:type="spellEnd"/>
      <w:r>
        <w:t xml:space="preserve">, bajo </w:t>
      </w:r>
      <w:proofErr w:type="spellStart"/>
      <w:r>
        <w:t>su</w:t>
      </w:r>
      <w:proofErr w:type="spellEnd"/>
      <w:r>
        <w:t xml:space="preserve"> peso, </w:t>
      </w:r>
      <w:proofErr w:type="spellStart"/>
      <w:r>
        <w:t>encumbre</w:t>
      </w:r>
      <w:proofErr w:type="spellEnd"/>
      <w:r>
        <w:t xml:space="preserve"> la </w:t>
      </w:r>
      <w:proofErr w:type="spellStart"/>
      <w:r>
        <w:t>montaña</w:t>
      </w:r>
      <w:proofErr w:type="spellEnd"/>
      <w:r>
        <w:t xml:space="preserve"> y </w:t>
      </w:r>
      <w:proofErr w:type="spellStart"/>
      <w:r>
        <w:t>sobre</w:t>
      </w:r>
      <w:proofErr w:type="spellEnd"/>
      <w:r>
        <w:t xml:space="preserve"> </w:t>
      </w:r>
      <w:proofErr w:type="spellStart"/>
      <w:r>
        <w:t>ella</w:t>
      </w:r>
      <w:proofErr w:type="spellEnd"/>
      <w:r>
        <w:t xml:space="preserve"> consume </w:t>
      </w:r>
      <w:proofErr w:type="spellStart"/>
      <w:r>
        <w:t>su</w:t>
      </w:r>
      <w:proofErr w:type="spellEnd"/>
      <w:r>
        <w:t xml:space="preserve"> </w:t>
      </w:r>
      <w:proofErr w:type="spellStart"/>
      <w:r>
        <w:t>obra</w:t>
      </w:r>
      <w:proofErr w:type="spellEnd"/>
      <w:r>
        <w:t xml:space="preserve">.  </w:t>
      </w:r>
    </w:p>
    <w:p w14:paraId="2D9170F1" w14:textId="77777777" w:rsidR="00F50769" w:rsidRDefault="00F50769" w:rsidP="00F50769">
      <w:r>
        <w:t xml:space="preserve">Nadie </w:t>
      </w:r>
      <w:proofErr w:type="spellStart"/>
      <w:r>
        <w:t>que</w:t>
      </w:r>
      <w:proofErr w:type="spellEnd"/>
      <w:r>
        <w:t xml:space="preserve"> </w:t>
      </w:r>
      <w:proofErr w:type="spellStart"/>
      <w:r>
        <w:t>sea</w:t>
      </w:r>
      <w:proofErr w:type="spellEnd"/>
      <w:r>
        <w:t xml:space="preserve"> mi </w:t>
      </w:r>
      <w:proofErr w:type="spellStart"/>
      <w:r>
        <w:t>discípulo</w:t>
      </w:r>
      <w:proofErr w:type="spellEnd"/>
      <w:r>
        <w:t xml:space="preserve"> </w:t>
      </w:r>
      <w:proofErr w:type="spellStart"/>
      <w:r>
        <w:t>intente</w:t>
      </w:r>
      <w:proofErr w:type="spellEnd"/>
      <w:r>
        <w:t xml:space="preserve"> </w:t>
      </w:r>
      <w:proofErr w:type="spellStart"/>
      <w:r>
        <w:t>llegar</w:t>
      </w:r>
      <w:proofErr w:type="spellEnd"/>
      <w:r>
        <w:t xml:space="preserve"> a </w:t>
      </w:r>
      <w:proofErr w:type="spellStart"/>
      <w:r>
        <w:t>Mí</w:t>
      </w:r>
      <w:proofErr w:type="spellEnd"/>
      <w:r>
        <w:t xml:space="preserve"> sin </w:t>
      </w:r>
      <w:proofErr w:type="spellStart"/>
      <w:r>
        <w:t>su</w:t>
      </w:r>
      <w:proofErr w:type="spellEnd"/>
      <w:r>
        <w:t xml:space="preserve"> </w:t>
      </w:r>
      <w:proofErr w:type="spellStart"/>
      <w:r>
        <w:t>cruz</w:t>
      </w:r>
      <w:proofErr w:type="spellEnd"/>
      <w:r>
        <w:t xml:space="preserve">, </w:t>
      </w:r>
      <w:proofErr w:type="spellStart"/>
      <w:r>
        <w:t>porque</w:t>
      </w:r>
      <w:proofErr w:type="spellEnd"/>
      <w:r>
        <w:t xml:space="preserve"> no </w:t>
      </w:r>
      <w:proofErr w:type="spellStart"/>
      <w:r>
        <w:t>será</w:t>
      </w:r>
      <w:proofErr w:type="spellEnd"/>
      <w:r>
        <w:t xml:space="preserve"> </w:t>
      </w:r>
      <w:proofErr w:type="spellStart"/>
      <w:r>
        <w:t>reconocido</w:t>
      </w:r>
      <w:proofErr w:type="spellEnd"/>
      <w:r>
        <w:t xml:space="preserve"> </w:t>
      </w:r>
      <w:proofErr w:type="spellStart"/>
      <w:r>
        <w:t>como</w:t>
      </w:r>
      <w:proofErr w:type="spellEnd"/>
      <w:r>
        <w:t xml:space="preserve"> </w:t>
      </w:r>
      <w:proofErr w:type="spellStart"/>
      <w:r>
        <w:t>apóstol</w:t>
      </w:r>
      <w:proofErr w:type="spellEnd"/>
      <w:r>
        <w:t xml:space="preserve"> de mi </w:t>
      </w:r>
      <w:proofErr w:type="spellStart"/>
      <w:r>
        <w:t>Doctrina</w:t>
      </w:r>
      <w:proofErr w:type="spellEnd"/>
      <w:r>
        <w:t xml:space="preserve">. </w:t>
      </w:r>
    </w:p>
    <w:p w14:paraId="3FA69BC7" w14:textId="77777777" w:rsidR="00F50769" w:rsidRDefault="00F50769" w:rsidP="00F50769">
      <w:r>
        <w:t xml:space="preserve">48. Hay </w:t>
      </w:r>
      <w:proofErr w:type="spellStart"/>
      <w:r>
        <w:t>muchos</w:t>
      </w:r>
      <w:proofErr w:type="spellEnd"/>
      <w:r>
        <w:t xml:space="preserve"> hombres </w:t>
      </w:r>
      <w:proofErr w:type="spellStart"/>
      <w:r>
        <w:t>que</w:t>
      </w:r>
      <w:proofErr w:type="spellEnd"/>
      <w:r>
        <w:t xml:space="preserve"> </w:t>
      </w:r>
      <w:proofErr w:type="spellStart"/>
      <w:r>
        <w:t>dicen</w:t>
      </w:r>
      <w:proofErr w:type="spellEnd"/>
      <w:r>
        <w:t xml:space="preserve"> </w:t>
      </w:r>
      <w:proofErr w:type="spellStart"/>
      <w:r>
        <w:t>cumplir</w:t>
      </w:r>
      <w:proofErr w:type="spellEnd"/>
      <w:r>
        <w:t xml:space="preserve"> con mi </w:t>
      </w:r>
      <w:proofErr w:type="spellStart"/>
      <w:r>
        <w:t>enseñanza</w:t>
      </w:r>
      <w:proofErr w:type="spellEnd"/>
      <w:r>
        <w:t xml:space="preserve">, </w:t>
      </w:r>
      <w:proofErr w:type="spellStart"/>
      <w:r>
        <w:t>otros</w:t>
      </w:r>
      <w:proofErr w:type="spellEnd"/>
      <w:r>
        <w:t xml:space="preserve"> </w:t>
      </w:r>
      <w:proofErr w:type="spellStart"/>
      <w:r>
        <w:t>que</w:t>
      </w:r>
      <w:proofErr w:type="spellEnd"/>
      <w:r>
        <w:t xml:space="preserve"> </w:t>
      </w:r>
      <w:proofErr w:type="spellStart"/>
      <w:r>
        <w:t>creen</w:t>
      </w:r>
      <w:proofErr w:type="spellEnd"/>
      <w:r>
        <w:t xml:space="preserve"> </w:t>
      </w:r>
      <w:proofErr w:type="spellStart"/>
      <w:r>
        <w:t>amarme</w:t>
      </w:r>
      <w:proofErr w:type="spellEnd"/>
      <w:r>
        <w:t xml:space="preserve"> </w:t>
      </w:r>
      <w:proofErr w:type="spellStart"/>
      <w:r>
        <w:t>pero</w:t>
      </w:r>
      <w:proofErr w:type="spellEnd"/>
      <w:r>
        <w:t xml:space="preserve"> </w:t>
      </w:r>
      <w:proofErr w:type="spellStart"/>
      <w:r>
        <w:t>su</w:t>
      </w:r>
      <w:proofErr w:type="spellEnd"/>
      <w:r>
        <w:t xml:space="preserve"> amor es </w:t>
      </w:r>
      <w:proofErr w:type="spellStart"/>
      <w:r>
        <w:t>falso</w:t>
      </w:r>
      <w:proofErr w:type="spellEnd"/>
      <w:r>
        <w:t xml:space="preserve">; </w:t>
      </w:r>
      <w:proofErr w:type="spellStart"/>
      <w:r>
        <w:t>porque</w:t>
      </w:r>
      <w:proofErr w:type="spellEnd"/>
      <w:r>
        <w:t xml:space="preserve"> no </w:t>
      </w:r>
      <w:proofErr w:type="spellStart"/>
      <w:r>
        <w:t>practican</w:t>
      </w:r>
      <w:proofErr w:type="spellEnd"/>
      <w:r>
        <w:t xml:space="preserve"> mi </w:t>
      </w:r>
      <w:proofErr w:type="spellStart"/>
      <w:r>
        <w:t>enseñanza</w:t>
      </w:r>
      <w:proofErr w:type="spellEnd"/>
      <w:r>
        <w:t xml:space="preserve"> y </w:t>
      </w:r>
      <w:proofErr w:type="spellStart"/>
      <w:r>
        <w:t>porque</w:t>
      </w:r>
      <w:proofErr w:type="spellEnd"/>
      <w:r>
        <w:t xml:space="preserve"> </w:t>
      </w:r>
      <w:proofErr w:type="spellStart"/>
      <w:r>
        <w:t>nunca</w:t>
      </w:r>
      <w:proofErr w:type="spellEnd"/>
      <w:r>
        <w:t xml:space="preserve"> </w:t>
      </w:r>
      <w:proofErr w:type="spellStart"/>
      <w:r>
        <w:t>han</w:t>
      </w:r>
      <w:proofErr w:type="spellEnd"/>
      <w:r>
        <w:t xml:space="preserve"> </w:t>
      </w:r>
      <w:proofErr w:type="spellStart"/>
      <w:r>
        <w:t>vivido</w:t>
      </w:r>
      <w:proofErr w:type="spellEnd"/>
      <w:r>
        <w:t xml:space="preserve"> </w:t>
      </w:r>
      <w:proofErr w:type="spellStart"/>
      <w:r>
        <w:t>en</w:t>
      </w:r>
      <w:proofErr w:type="spellEnd"/>
      <w:r>
        <w:t xml:space="preserve"> mi Ley. No </w:t>
      </w:r>
      <w:proofErr w:type="spellStart"/>
      <w:r>
        <w:t>quiero</w:t>
      </w:r>
      <w:proofErr w:type="spellEnd"/>
      <w:r>
        <w:t xml:space="preserve"> </w:t>
      </w:r>
      <w:proofErr w:type="spellStart"/>
      <w:r>
        <w:t>que</w:t>
      </w:r>
      <w:proofErr w:type="spellEnd"/>
      <w:r>
        <w:t xml:space="preserve"> </w:t>
      </w:r>
      <w:proofErr w:type="spellStart"/>
      <w:r>
        <w:t>vosotros</w:t>
      </w:r>
      <w:proofErr w:type="spellEnd"/>
      <w:r>
        <w:t xml:space="preserve"> </w:t>
      </w:r>
      <w:proofErr w:type="spellStart"/>
      <w:r>
        <w:t>seáis</w:t>
      </w:r>
      <w:proofErr w:type="spellEnd"/>
      <w:r>
        <w:t xml:space="preserve"> </w:t>
      </w:r>
      <w:proofErr w:type="spellStart"/>
      <w:r>
        <w:t>como</w:t>
      </w:r>
      <w:proofErr w:type="spellEnd"/>
      <w:r>
        <w:t xml:space="preserve"> </w:t>
      </w:r>
      <w:proofErr w:type="spellStart"/>
      <w:r>
        <w:t>ellos</w:t>
      </w:r>
      <w:proofErr w:type="spellEnd"/>
      <w:r>
        <w:t xml:space="preserve"> </w:t>
      </w:r>
      <w:proofErr w:type="spellStart"/>
      <w:r>
        <w:t>sino</w:t>
      </w:r>
      <w:proofErr w:type="spellEnd"/>
      <w:r>
        <w:t xml:space="preserve"> </w:t>
      </w:r>
      <w:proofErr w:type="spellStart"/>
      <w:r>
        <w:t>que</w:t>
      </w:r>
      <w:proofErr w:type="spellEnd"/>
      <w:r>
        <w:t xml:space="preserve"> </w:t>
      </w:r>
      <w:proofErr w:type="spellStart"/>
      <w:r>
        <w:t>lleguéis</w:t>
      </w:r>
      <w:proofErr w:type="spellEnd"/>
      <w:r>
        <w:t xml:space="preserve"> a </w:t>
      </w:r>
      <w:proofErr w:type="spellStart"/>
      <w:r>
        <w:t>sentir</w:t>
      </w:r>
      <w:proofErr w:type="spellEnd"/>
      <w:r>
        <w:t xml:space="preserve"> </w:t>
      </w:r>
      <w:proofErr w:type="spellStart"/>
      <w:r>
        <w:t>verdaderamente</w:t>
      </w:r>
      <w:proofErr w:type="spellEnd"/>
      <w:r>
        <w:t xml:space="preserve"> </w:t>
      </w:r>
      <w:proofErr w:type="spellStart"/>
      <w:r>
        <w:t>el</w:t>
      </w:r>
      <w:proofErr w:type="spellEnd"/>
      <w:r>
        <w:t xml:space="preserve"> amor y la </w:t>
      </w:r>
      <w:proofErr w:type="spellStart"/>
      <w:r>
        <w:t>caridad</w:t>
      </w:r>
      <w:proofErr w:type="spellEnd"/>
      <w:r>
        <w:t xml:space="preserve">. No </w:t>
      </w:r>
      <w:proofErr w:type="spellStart"/>
      <w:r>
        <w:t>hagáis</w:t>
      </w:r>
      <w:proofErr w:type="spellEnd"/>
      <w:r>
        <w:t xml:space="preserve"> </w:t>
      </w:r>
      <w:proofErr w:type="spellStart"/>
      <w:r>
        <w:t>alarde</w:t>
      </w:r>
      <w:proofErr w:type="spellEnd"/>
      <w:r>
        <w:t xml:space="preserve"> de lo </w:t>
      </w:r>
      <w:proofErr w:type="spellStart"/>
      <w:r>
        <w:t>que</w:t>
      </w:r>
      <w:proofErr w:type="spellEnd"/>
      <w:r>
        <w:t xml:space="preserve"> </w:t>
      </w:r>
      <w:proofErr w:type="spellStart"/>
      <w:r>
        <w:t>os</w:t>
      </w:r>
      <w:proofErr w:type="spellEnd"/>
      <w:r>
        <w:t xml:space="preserve"> he dado </w:t>
      </w:r>
      <w:proofErr w:type="spellStart"/>
      <w:r>
        <w:t>ni</w:t>
      </w:r>
      <w:proofErr w:type="spellEnd"/>
      <w:r>
        <w:t xml:space="preserve"> de lo </w:t>
      </w:r>
      <w:proofErr w:type="spellStart"/>
      <w:r>
        <w:t>que</w:t>
      </w:r>
      <w:proofErr w:type="spellEnd"/>
      <w:r>
        <w:t xml:space="preserve"> </w:t>
      </w:r>
      <w:proofErr w:type="spellStart"/>
      <w:r>
        <w:t>vosotros</w:t>
      </w:r>
      <w:proofErr w:type="spellEnd"/>
      <w:r>
        <w:t xml:space="preserve"> </w:t>
      </w:r>
      <w:proofErr w:type="spellStart"/>
      <w:r>
        <w:t>hagáis</w:t>
      </w:r>
      <w:proofErr w:type="spellEnd"/>
      <w:r>
        <w:t xml:space="preserve">, </w:t>
      </w:r>
      <w:proofErr w:type="spellStart"/>
      <w:r>
        <w:t>aunque</w:t>
      </w:r>
      <w:proofErr w:type="spellEnd"/>
      <w:r>
        <w:t xml:space="preserve"> </w:t>
      </w:r>
      <w:proofErr w:type="spellStart"/>
      <w:r>
        <w:t>muchas</w:t>
      </w:r>
      <w:proofErr w:type="spellEnd"/>
      <w:r>
        <w:t xml:space="preserve"> </w:t>
      </w:r>
      <w:proofErr w:type="spellStart"/>
      <w:r>
        <w:t>veces</w:t>
      </w:r>
      <w:proofErr w:type="spellEnd"/>
      <w:r>
        <w:t xml:space="preserve"> </w:t>
      </w:r>
      <w:proofErr w:type="spellStart"/>
      <w:r>
        <w:t>sintáis</w:t>
      </w:r>
      <w:proofErr w:type="spellEnd"/>
      <w:r>
        <w:t xml:space="preserve"> </w:t>
      </w:r>
      <w:proofErr w:type="spellStart"/>
      <w:r>
        <w:t>que</w:t>
      </w:r>
      <w:proofErr w:type="spellEnd"/>
      <w:r>
        <w:t xml:space="preserve"> </w:t>
      </w:r>
      <w:proofErr w:type="spellStart"/>
      <w:r>
        <w:t>el</w:t>
      </w:r>
      <w:proofErr w:type="spellEnd"/>
      <w:r>
        <w:t xml:space="preserve"> </w:t>
      </w:r>
      <w:proofErr w:type="spellStart"/>
      <w:r>
        <w:t>corazón</w:t>
      </w:r>
      <w:proofErr w:type="spellEnd"/>
      <w:r>
        <w:t xml:space="preserve"> </w:t>
      </w:r>
      <w:proofErr w:type="spellStart"/>
      <w:r>
        <w:t>estalla</w:t>
      </w:r>
      <w:proofErr w:type="spellEnd"/>
      <w:r>
        <w:t xml:space="preserve"> de </w:t>
      </w:r>
      <w:proofErr w:type="spellStart"/>
      <w:r>
        <w:t>gozo</w:t>
      </w:r>
      <w:proofErr w:type="spellEnd"/>
      <w:r>
        <w:t xml:space="preserve"> </w:t>
      </w:r>
      <w:proofErr w:type="spellStart"/>
      <w:r>
        <w:t>en</w:t>
      </w:r>
      <w:proofErr w:type="spellEnd"/>
      <w:r>
        <w:t xml:space="preserve"> </w:t>
      </w:r>
      <w:proofErr w:type="spellStart"/>
      <w:r>
        <w:t>vuestro</w:t>
      </w:r>
      <w:proofErr w:type="spellEnd"/>
      <w:r>
        <w:t xml:space="preserve"> </w:t>
      </w:r>
      <w:proofErr w:type="spellStart"/>
      <w:r>
        <w:t>pecho</w:t>
      </w:r>
      <w:proofErr w:type="spellEnd"/>
      <w:r>
        <w:t xml:space="preserve">, </w:t>
      </w:r>
      <w:proofErr w:type="spellStart"/>
      <w:r>
        <w:t>después</w:t>
      </w:r>
      <w:proofErr w:type="spellEnd"/>
      <w:r>
        <w:t xml:space="preserve"> de </w:t>
      </w:r>
      <w:proofErr w:type="spellStart"/>
      <w:r>
        <w:t>haber</w:t>
      </w:r>
      <w:proofErr w:type="spellEnd"/>
      <w:r>
        <w:t xml:space="preserve"> </w:t>
      </w:r>
      <w:proofErr w:type="spellStart"/>
      <w:r>
        <w:t>realizado</w:t>
      </w:r>
      <w:proofErr w:type="spellEnd"/>
      <w:r>
        <w:t xml:space="preserve"> </w:t>
      </w:r>
      <w:proofErr w:type="spellStart"/>
      <w:r>
        <w:t>una</w:t>
      </w:r>
      <w:proofErr w:type="spellEnd"/>
      <w:r>
        <w:t xml:space="preserve"> </w:t>
      </w:r>
      <w:proofErr w:type="spellStart"/>
      <w:r>
        <w:t>buena</w:t>
      </w:r>
      <w:proofErr w:type="spellEnd"/>
      <w:r>
        <w:t xml:space="preserve"> </w:t>
      </w:r>
      <w:proofErr w:type="spellStart"/>
      <w:r>
        <w:t>obra</w:t>
      </w:r>
      <w:proofErr w:type="spellEnd"/>
      <w:r>
        <w:t xml:space="preserve"> o de </w:t>
      </w:r>
      <w:proofErr w:type="spellStart"/>
      <w:r>
        <w:t>haberos</w:t>
      </w:r>
      <w:proofErr w:type="spellEnd"/>
      <w:r>
        <w:t xml:space="preserve"> </w:t>
      </w:r>
      <w:proofErr w:type="spellStart"/>
      <w:r>
        <w:t>hecho</w:t>
      </w:r>
      <w:proofErr w:type="spellEnd"/>
      <w:r>
        <w:t xml:space="preserve"> </w:t>
      </w:r>
      <w:proofErr w:type="spellStart"/>
      <w:r>
        <w:t>merecedores</w:t>
      </w:r>
      <w:proofErr w:type="spellEnd"/>
      <w:r>
        <w:t xml:space="preserve"> de un </w:t>
      </w:r>
      <w:proofErr w:type="spellStart"/>
      <w:r>
        <w:t>prodigio</w:t>
      </w:r>
      <w:proofErr w:type="spellEnd"/>
      <w:r>
        <w:t xml:space="preserve">. </w:t>
      </w:r>
    </w:p>
    <w:p w14:paraId="75B2ED0B" w14:textId="77777777" w:rsidR="00F50769" w:rsidRDefault="00F50769" w:rsidP="00F50769">
      <w:r>
        <w:t xml:space="preserve"> </w:t>
      </w:r>
    </w:p>
    <w:p w14:paraId="6C3CB156" w14:textId="77777777" w:rsidR="00F50769" w:rsidRDefault="00F50769" w:rsidP="00F50769">
      <w:r>
        <w:t xml:space="preserve">49. Mi </w:t>
      </w:r>
      <w:proofErr w:type="spellStart"/>
      <w:r>
        <w:t>enseñanza</w:t>
      </w:r>
      <w:proofErr w:type="spellEnd"/>
      <w:r>
        <w:t xml:space="preserve"> es de </w:t>
      </w:r>
      <w:proofErr w:type="spellStart"/>
      <w:r>
        <w:t>humildad</w:t>
      </w:r>
      <w:proofErr w:type="spellEnd"/>
      <w:r>
        <w:t xml:space="preserve">, </w:t>
      </w:r>
      <w:proofErr w:type="spellStart"/>
      <w:r>
        <w:t>ella</w:t>
      </w:r>
      <w:proofErr w:type="spellEnd"/>
      <w:r>
        <w:t xml:space="preserve"> </w:t>
      </w:r>
      <w:proofErr w:type="spellStart"/>
      <w:r>
        <w:t>revela</w:t>
      </w:r>
      <w:proofErr w:type="spellEnd"/>
      <w:r>
        <w:t xml:space="preserve"> </w:t>
      </w:r>
      <w:proofErr w:type="spellStart"/>
      <w:r>
        <w:t>en</w:t>
      </w:r>
      <w:proofErr w:type="spellEnd"/>
      <w:r>
        <w:t xml:space="preserve"> </w:t>
      </w:r>
      <w:proofErr w:type="spellStart"/>
      <w:r>
        <w:t>lenguaje</w:t>
      </w:r>
      <w:proofErr w:type="spellEnd"/>
      <w:r>
        <w:t xml:space="preserve"> </w:t>
      </w:r>
      <w:proofErr w:type="spellStart"/>
      <w:r>
        <w:t>espiritual</w:t>
      </w:r>
      <w:proofErr w:type="spellEnd"/>
      <w:r>
        <w:t xml:space="preserve"> </w:t>
      </w:r>
      <w:proofErr w:type="spellStart"/>
      <w:r>
        <w:t>el</w:t>
      </w:r>
      <w:proofErr w:type="spellEnd"/>
      <w:r>
        <w:t xml:space="preserve"> valor o </w:t>
      </w:r>
      <w:proofErr w:type="spellStart"/>
      <w:r>
        <w:t>mérito</w:t>
      </w:r>
      <w:proofErr w:type="spellEnd"/>
      <w:r>
        <w:t xml:space="preserve"> </w:t>
      </w:r>
      <w:proofErr w:type="spellStart"/>
      <w:r>
        <w:t>que</w:t>
      </w:r>
      <w:proofErr w:type="spellEnd"/>
      <w:r>
        <w:t xml:space="preserve"> </w:t>
      </w:r>
      <w:proofErr w:type="spellStart"/>
      <w:r>
        <w:t>debe</w:t>
      </w:r>
      <w:proofErr w:type="spellEnd"/>
      <w:r>
        <w:t xml:space="preserve"> </w:t>
      </w:r>
      <w:proofErr w:type="spellStart"/>
      <w:r>
        <w:t>tener</w:t>
      </w:r>
      <w:proofErr w:type="spellEnd"/>
      <w:r>
        <w:t xml:space="preserve"> </w:t>
      </w:r>
      <w:proofErr w:type="spellStart"/>
      <w:r>
        <w:t>cada</w:t>
      </w:r>
      <w:proofErr w:type="spellEnd"/>
      <w:r>
        <w:t xml:space="preserve"> </w:t>
      </w:r>
      <w:proofErr w:type="spellStart"/>
      <w:r>
        <w:t>una</w:t>
      </w:r>
      <w:proofErr w:type="spellEnd"/>
      <w:r>
        <w:t xml:space="preserve"> de </w:t>
      </w:r>
      <w:proofErr w:type="spellStart"/>
      <w:r>
        <w:t>vuestras</w:t>
      </w:r>
      <w:proofErr w:type="spellEnd"/>
      <w:r>
        <w:t xml:space="preserve"> </w:t>
      </w:r>
      <w:proofErr w:type="spellStart"/>
      <w:r>
        <w:t>obras</w:t>
      </w:r>
      <w:proofErr w:type="spellEnd"/>
      <w:r>
        <w:t xml:space="preserve"> para </w:t>
      </w:r>
      <w:proofErr w:type="spellStart"/>
      <w:r>
        <w:t>que</w:t>
      </w:r>
      <w:proofErr w:type="spellEnd"/>
      <w:r>
        <w:t xml:space="preserve"> </w:t>
      </w:r>
      <w:proofErr w:type="spellStart"/>
      <w:r>
        <w:t>sea</w:t>
      </w:r>
      <w:proofErr w:type="spellEnd"/>
      <w:r>
        <w:t xml:space="preserve"> </w:t>
      </w:r>
      <w:proofErr w:type="spellStart"/>
      <w:r>
        <w:t>tomada</w:t>
      </w:r>
      <w:proofErr w:type="spellEnd"/>
      <w:r>
        <w:t xml:space="preserve"> </w:t>
      </w:r>
      <w:proofErr w:type="spellStart"/>
      <w:r>
        <w:t>en</w:t>
      </w:r>
      <w:proofErr w:type="spellEnd"/>
      <w:r>
        <w:t xml:space="preserve"> </w:t>
      </w:r>
      <w:proofErr w:type="spellStart"/>
      <w:r>
        <w:t>cuenta</w:t>
      </w:r>
      <w:proofErr w:type="spellEnd"/>
      <w:r>
        <w:t xml:space="preserve"> </w:t>
      </w:r>
      <w:proofErr w:type="spellStart"/>
      <w:r>
        <w:t>por</w:t>
      </w:r>
      <w:proofErr w:type="spellEnd"/>
      <w:r>
        <w:t xml:space="preserve"> </w:t>
      </w:r>
      <w:proofErr w:type="spellStart"/>
      <w:r>
        <w:t>vuestro</w:t>
      </w:r>
      <w:proofErr w:type="spellEnd"/>
      <w:r>
        <w:t xml:space="preserve"> </w:t>
      </w:r>
      <w:proofErr w:type="spellStart"/>
      <w:r>
        <w:t>Señor</w:t>
      </w:r>
      <w:proofErr w:type="spellEnd"/>
      <w:r>
        <w:t xml:space="preserve">. De </w:t>
      </w:r>
      <w:proofErr w:type="spellStart"/>
      <w:r>
        <w:t>cierto</w:t>
      </w:r>
      <w:proofErr w:type="spellEnd"/>
      <w:r>
        <w:t xml:space="preserve"> </w:t>
      </w:r>
      <w:proofErr w:type="spellStart"/>
      <w:r>
        <w:t>os</w:t>
      </w:r>
      <w:proofErr w:type="spellEnd"/>
      <w:r>
        <w:t xml:space="preserve"> </w:t>
      </w:r>
      <w:proofErr w:type="spellStart"/>
      <w:r>
        <w:lastRenderedPageBreak/>
        <w:t>digo</w:t>
      </w:r>
      <w:proofErr w:type="spellEnd"/>
      <w:r>
        <w:t xml:space="preserve"> </w:t>
      </w:r>
      <w:proofErr w:type="spellStart"/>
      <w:r>
        <w:t>que</w:t>
      </w:r>
      <w:proofErr w:type="spellEnd"/>
      <w:r>
        <w:t xml:space="preserve"> </w:t>
      </w:r>
      <w:proofErr w:type="spellStart"/>
      <w:r>
        <w:t>vuestro</w:t>
      </w:r>
      <w:proofErr w:type="spellEnd"/>
      <w:r>
        <w:t xml:space="preserve"> </w:t>
      </w:r>
      <w:proofErr w:type="spellStart"/>
      <w:r>
        <w:t>espíritu</w:t>
      </w:r>
      <w:proofErr w:type="spellEnd"/>
      <w:r>
        <w:t xml:space="preserve">, con la luz </w:t>
      </w:r>
      <w:proofErr w:type="spellStart"/>
      <w:r>
        <w:t>que</w:t>
      </w:r>
      <w:proofErr w:type="spellEnd"/>
      <w:r>
        <w:t xml:space="preserve"> ha </w:t>
      </w:r>
      <w:proofErr w:type="spellStart"/>
      <w:r>
        <w:t>alcanzado</w:t>
      </w:r>
      <w:proofErr w:type="spellEnd"/>
      <w:r>
        <w:t xml:space="preserve">, </w:t>
      </w:r>
      <w:proofErr w:type="spellStart"/>
      <w:r>
        <w:t>ya</w:t>
      </w:r>
      <w:proofErr w:type="spellEnd"/>
      <w:r>
        <w:t xml:space="preserve"> </w:t>
      </w:r>
      <w:proofErr w:type="spellStart"/>
      <w:r>
        <w:t>conoce</w:t>
      </w:r>
      <w:proofErr w:type="spellEnd"/>
      <w:r>
        <w:t xml:space="preserve"> </w:t>
      </w:r>
      <w:proofErr w:type="spellStart"/>
      <w:r>
        <w:t>cuando</w:t>
      </w:r>
      <w:proofErr w:type="spellEnd"/>
      <w:r>
        <w:t xml:space="preserve"> </w:t>
      </w:r>
      <w:proofErr w:type="spellStart"/>
      <w:r>
        <w:t>una</w:t>
      </w:r>
      <w:proofErr w:type="spellEnd"/>
      <w:r>
        <w:t xml:space="preserve"> </w:t>
      </w:r>
      <w:proofErr w:type="spellStart"/>
      <w:r>
        <w:t>obra</w:t>
      </w:r>
      <w:proofErr w:type="spellEnd"/>
      <w:r>
        <w:t xml:space="preserve"> es </w:t>
      </w:r>
      <w:proofErr w:type="spellStart"/>
      <w:r>
        <w:t>digna</w:t>
      </w:r>
      <w:proofErr w:type="spellEnd"/>
      <w:r>
        <w:t xml:space="preserve"> o no, de </w:t>
      </w:r>
      <w:proofErr w:type="spellStart"/>
      <w:r>
        <w:t>presentarla</w:t>
      </w:r>
      <w:proofErr w:type="spellEnd"/>
      <w:r>
        <w:t xml:space="preserve"> al Padre. Esta es la </w:t>
      </w:r>
      <w:proofErr w:type="spellStart"/>
      <w:r>
        <w:t>enseñanza</w:t>
      </w:r>
      <w:proofErr w:type="spellEnd"/>
      <w:r>
        <w:t xml:space="preserve"> con </w:t>
      </w:r>
      <w:proofErr w:type="spellStart"/>
      <w:r>
        <w:t>que</w:t>
      </w:r>
      <w:proofErr w:type="spellEnd"/>
      <w:r>
        <w:t xml:space="preserve"> </w:t>
      </w:r>
      <w:proofErr w:type="spellStart"/>
      <w:r>
        <w:t>sustentaré</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a </w:t>
      </w:r>
      <w:proofErr w:type="spellStart"/>
      <w:r>
        <w:t>vuestro</w:t>
      </w:r>
      <w:proofErr w:type="spellEnd"/>
      <w:r>
        <w:t xml:space="preserve"> </w:t>
      </w:r>
      <w:proofErr w:type="spellStart"/>
      <w:r>
        <w:t>espíritu</w:t>
      </w:r>
      <w:proofErr w:type="spellEnd"/>
      <w:r>
        <w:t xml:space="preserve">. </w:t>
      </w:r>
    </w:p>
    <w:p w14:paraId="6F6C111F" w14:textId="77777777" w:rsidR="00F50769" w:rsidRDefault="00F50769" w:rsidP="00F50769">
      <w:r>
        <w:t xml:space="preserve">50. Del vino </w:t>
      </w:r>
      <w:proofErr w:type="spellStart"/>
      <w:r>
        <w:t>que</w:t>
      </w:r>
      <w:proofErr w:type="spellEnd"/>
      <w:r>
        <w:t xml:space="preserve"> hay </w:t>
      </w:r>
      <w:proofErr w:type="spellStart"/>
      <w:r>
        <w:t>en</w:t>
      </w:r>
      <w:proofErr w:type="spellEnd"/>
      <w:r>
        <w:t xml:space="preserve"> </w:t>
      </w:r>
      <w:proofErr w:type="spellStart"/>
      <w:r>
        <w:t>este</w:t>
      </w:r>
      <w:proofErr w:type="spellEnd"/>
      <w:r>
        <w:t xml:space="preserve"> </w:t>
      </w:r>
      <w:proofErr w:type="spellStart"/>
      <w:r>
        <w:t>cáliz</w:t>
      </w:r>
      <w:proofErr w:type="spellEnd"/>
      <w:r>
        <w:t xml:space="preserve">, </w:t>
      </w:r>
      <w:proofErr w:type="spellStart"/>
      <w:r>
        <w:t>derramaré</w:t>
      </w:r>
      <w:proofErr w:type="spellEnd"/>
      <w:r>
        <w:t xml:space="preserve"> </w:t>
      </w:r>
      <w:proofErr w:type="spellStart"/>
      <w:r>
        <w:t>gota</w:t>
      </w:r>
      <w:proofErr w:type="spellEnd"/>
      <w:r>
        <w:t xml:space="preserve"> a </w:t>
      </w:r>
      <w:proofErr w:type="spellStart"/>
      <w:r>
        <w:t>gota</w:t>
      </w:r>
      <w:proofErr w:type="spellEnd"/>
      <w:r>
        <w:t xml:space="preserve"> </w:t>
      </w:r>
      <w:proofErr w:type="spellStart"/>
      <w:r>
        <w:t>en</w:t>
      </w:r>
      <w:proofErr w:type="spellEnd"/>
      <w:r>
        <w:t xml:space="preserve"> </w:t>
      </w:r>
      <w:proofErr w:type="spellStart"/>
      <w:r>
        <w:t>vuestros</w:t>
      </w:r>
      <w:proofErr w:type="spellEnd"/>
      <w:r>
        <w:t xml:space="preserve"> </w:t>
      </w:r>
      <w:proofErr w:type="spellStart"/>
      <w:r>
        <w:t>labios</w:t>
      </w:r>
      <w:proofErr w:type="spellEnd"/>
      <w:r>
        <w:t xml:space="preserve"> hasta </w:t>
      </w:r>
      <w:proofErr w:type="spellStart"/>
      <w:r>
        <w:t>el</w:t>
      </w:r>
      <w:proofErr w:type="spellEnd"/>
      <w:r>
        <w:t xml:space="preserve"> día de mi </w:t>
      </w:r>
      <w:proofErr w:type="spellStart"/>
      <w:r>
        <w:t>partida</w:t>
      </w:r>
      <w:proofErr w:type="spellEnd"/>
      <w:r>
        <w:t xml:space="preserve">, mas no </w:t>
      </w:r>
      <w:proofErr w:type="spellStart"/>
      <w:r>
        <w:t>os</w:t>
      </w:r>
      <w:proofErr w:type="spellEnd"/>
      <w:r>
        <w:t xml:space="preserve"> </w:t>
      </w:r>
      <w:proofErr w:type="spellStart"/>
      <w:r>
        <w:t>entristezcáis</w:t>
      </w:r>
      <w:proofErr w:type="spellEnd"/>
      <w:r>
        <w:t xml:space="preserve">, </w:t>
      </w:r>
      <w:proofErr w:type="spellStart"/>
      <w:r>
        <w:t>que</w:t>
      </w:r>
      <w:proofErr w:type="spellEnd"/>
      <w:r>
        <w:t xml:space="preserve"> </w:t>
      </w:r>
      <w:proofErr w:type="spellStart"/>
      <w:r>
        <w:t>así</w:t>
      </w:r>
      <w:proofErr w:type="spellEnd"/>
      <w:r>
        <w:t xml:space="preserve"> </w:t>
      </w:r>
      <w:proofErr w:type="spellStart"/>
      <w:r>
        <w:t>como</w:t>
      </w:r>
      <w:proofErr w:type="spellEnd"/>
      <w:r>
        <w:t xml:space="preserve"> </w:t>
      </w:r>
      <w:proofErr w:type="spellStart"/>
      <w:r>
        <w:t>vosotros</w:t>
      </w:r>
      <w:proofErr w:type="spellEnd"/>
      <w:r>
        <w:t xml:space="preserve"> me </w:t>
      </w:r>
      <w:proofErr w:type="spellStart"/>
      <w:r>
        <w:t>oís</w:t>
      </w:r>
      <w:proofErr w:type="spellEnd"/>
      <w:r>
        <w:t xml:space="preserve">, </w:t>
      </w:r>
      <w:proofErr w:type="spellStart"/>
      <w:r>
        <w:t>así</w:t>
      </w:r>
      <w:proofErr w:type="spellEnd"/>
      <w:r>
        <w:t xml:space="preserve"> me </w:t>
      </w:r>
      <w:proofErr w:type="spellStart"/>
      <w:r>
        <w:t>oyeron</w:t>
      </w:r>
      <w:proofErr w:type="spellEnd"/>
      <w:r>
        <w:t xml:space="preserve"> mis </w:t>
      </w:r>
      <w:proofErr w:type="spellStart"/>
      <w:r>
        <w:t>apóstoles</w:t>
      </w:r>
      <w:proofErr w:type="spellEnd"/>
      <w:r>
        <w:t xml:space="preserve"> </w:t>
      </w:r>
      <w:proofErr w:type="spellStart"/>
      <w:r>
        <w:t>en</w:t>
      </w:r>
      <w:proofErr w:type="spellEnd"/>
      <w:r>
        <w:t xml:space="preserve"> </w:t>
      </w:r>
      <w:proofErr w:type="spellStart"/>
      <w:r>
        <w:t>el</w:t>
      </w:r>
      <w:proofErr w:type="spellEnd"/>
      <w:r>
        <w:t xml:space="preserve"> Segundo Tiempo, </w:t>
      </w:r>
      <w:proofErr w:type="spellStart"/>
      <w:r>
        <w:t>cuando</w:t>
      </w:r>
      <w:proofErr w:type="spellEnd"/>
      <w:r>
        <w:t xml:space="preserve"> les </w:t>
      </w:r>
      <w:proofErr w:type="spellStart"/>
      <w:r>
        <w:t>dije</w:t>
      </w:r>
      <w:proofErr w:type="spellEnd"/>
      <w:r>
        <w:t xml:space="preserve">: “Ya pronto me </w:t>
      </w:r>
      <w:proofErr w:type="spellStart"/>
      <w:r>
        <w:t>iré</w:t>
      </w:r>
      <w:proofErr w:type="spellEnd"/>
      <w:r>
        <w:t xml:space="preserve"> y </w:t>
      </w:r>
      <w:proofErr w:type="spellStart"/>
      <w:r>
        <w:t>os</w:t>
      </w:r>
      <w:proofErr w:type="spellEnd"/>
      <w:r>
        <w:t xml:space="preserve"> </w:t>
      </w:r>
      <w:proofErr w:type="spellStart"/>
      <w:r>
        <w:t>dejaré</w:t>
      </w:r>
      <w:proofErr w:type="spellEnd"/>
      <w:r>
        <w:t xml:space="preserve"> </w:t>
      </w:r>
      <w:proofErr w:type="spellStart"/>
      <w:r>
        <w:t>en</w:t>
      </w:r>
      <w:proofErr w:type="spellEnd"/>
      <w:r>
        <w:t xml:space="preserve"> mi </w:t>
      </w:r>
      <w:proofErr w:type="spellStart"/>
      <w:r>
        <w:t>lugar</w:t>
      </w:r>
      <w:proofErr w:type="spellEnd"/>
      <w:r>
        <w:t xml:space="preserve"> para </w:t>
      </w:r>
      <w:proofErr w:type="spellStart"/>
      <w:r>
        <w:t>que</w:t>
      </w:r>
      <w:proofErr w:type="spellEnd"/>
      <w:r>
        <w:t xml:space="preserve"> </w:t>
      </w:r>
      <w:proofErr w:type="spellStart"/>
      <w:r>
        <w:t>enseñéis</w:t>
      </w:r>
      <w:proofErr w:type="spellEnd"/>
      <w:r>
        <w:t xml:space="preserve"> a </w:t>
      </w:r>
      <w:proofErr w:type="spellStart"/>
      <w:r>
        <w:t>vuestros</w:t>
      </w:r>
      <w:proofErr w:type="spellEnd"/>
      <w:r>
        <w:t xml:space="preserve"> </w:t>
      </w:r>
      <w:proofErr w:type="spellStart"/>
      <w:r>
        <w:t>hermanos</w:t>
      </w:r>
      <w:proofErr w:type="spellEnd"/>
      <w:r>
        <w:t xml:space="preserve">”. </w:t>
      </w:r>
      <w:proofErr w:type="spellStart"/>
      <w:r>
        <w:t>Ellos</w:t>
      </w:r>
      <w:proofErr w:type="spellEnd"/>
      <w:r>
        <w:t xml:space="preserve"> </w:t>
      </w:r>
      <w:proofErr w:type="spellStart"/>
      <w:r>
        <w:t>habían</w:t>
      </w:r>
      <w:proofErr w:type="spellEnd"/>
      <w:r>
        <w:t xml:space="preserve"> </w:t>
      </w:r>
      <w:proofErr w:type="spellStart"/>
      <w:r>
        <w:t>convivido</w:t>
      </w:r>
      <w:proofErr w:type="spellEnd"/>
      <w:r>
        <w:t xml:space="preserve"> </w:t>
      </w:r>
      <w:proofErr w:type="spellStart"/>
      <w:r>
        <w:t>conmigo</w:t>
      </w:r>
      <w:proofErr w:type="spellEnd"/>
      <w:r>
        <w:t xml:space="preserve">, </w:t>
      </w:r>
      <w:proofErr w:type="spellStart"/>
      <w:r>
        <w:t>habían</w:t>
      </w:r>
      <w:proofErr w:type="spellEnd"/>
      <w:r>
        <w:t xml:space="preserve"> </w:t>
      </w:r>
      <w:proofErr w:type="spellStart"/>
      <w:r>
        <w:t>padecido</w:t>
      </w:r>
      <w:proofErr w:type="spellEnd"/>
      <w:r>
        <w:t xml:space="preserve">, junto con </w:t>
      </w:r>
      <w:proofErr w:type="spellStart"/>
      <w:r>
        <w:t>su</w:t>
      </w:r>
      <w:proofErr w:type="spellEnd"/>
      <w:r>
        <w:t xml:space="preserve"> Maestro, </w:t>
      </w:r>
      <w:proofErr w:type="spellStart"/>
      <w:r>
        <w:t>contemplaron</w:t>
      </w:r>
      <w:proofErr w:type="spellEnd"/>
      <w:r>
        <w:t xml:space="preserve"> mis </w:t>
      </w:r>
      <w:proofErr w:type="spellStart"/>
      <w:r>
        <w:t>obras</w:t>
      </w:r>
      <w:proofErr w:type="spellEnd"/>
      <w:r>
        <w:t xml:space="preserve"> y </w:t>
      </w:r>
      <w:proofErr w:type="spellStart"/>
      <w:r>
        <w:t>oyeron</w:t>
      </w:r>
      <w:proofErr w:type="spellEnd"/>
      <w:r>
        <w:t xml:space="preserve"> mis palabras, mas no </w:t>
      </w:r>
      <w:proofErr w:type="spellStart"/>
      <w:r>
        <w:t>fueron</w:t>
      </w:r>
      <w:proofErr w:type="spellEnd"/>
      <w:r>
        <w:t xml:space="preserve"> </w:t>
      </w:r>
      <w:proofErr w:type="spellStart"/>
      <w:r>
        <w:t>los</w:t>
      </w:r>
      <w:proofErr w:type="spellEnd"/>
      <w:r>
        <w:t xml:space="preserve"> </w:t>
      </w:r>
      <w:proofErr w:type="spellStart"/>
      <w:r>
        <w:t>únicos</w:t>
      </w:r>
      <w:proofErr w:type="spellEnd"/>
      <w:r>
        <w:t xml:space="preserve">, </w:t>
      </w:r>
      <w:proofErr w:type="spellStart"/>
      <w:r>
        <w:t>porque</w:t>
      </w:r>
      <w:proofErr w:type="spellEnd"/>
      <w:r>
        <w:t xml:space="preserve"> mi </w:t>
      </w:r>
      <w:proofErr w:type="spellStart"/>
      <w:r>
        <w:t>vida</w:t>
      </w:r>
      <w:proofErr w:type="spellEnd"/>
      <w:r>
        <w:t xml:space="preserve"> </w:t>
      </w:r>
      <w:proofErr w:type="spellStart"/>
      <w:r>
        <w:t>fue</w:t>
      </w:r>
      <w:proofErr w:type="spellEnd"/>
      <w:r>
        <w:t xml:space="preserve"> </w:t>
      </w:r>
      <w:proofErr w:type="spellStart"/>
      <w:r>
        <w:t>pública</w:t>
      </w:r>
      <w:proofErr w:type="spellEnd"/>
      <w:r>
        <w:t xml:space="preserve">, y lo </w:t>
      </w:r>
      <w:proofErr w:type="spellStart"/>
      <w:r>
        <w:t>mismo</w:t>
      </w:r>
      <w:proofErr w:type="spellEnd"/>
      <w:r>
        <w:t xml:space="preserve"> </w:t>
      </w:r>
      <w:proofErr w:type="spellStart"/>
      <w:r>
        <w:t>fueron</w:t>
      </w:r>
      <w:proofErr w:type="spellEnd"/>
      <w:r>
        <w:t xml:space="preserve"> </w:t>
      </w:r>
      <w:proofErr w:type="spellStart"/>
      <w:r>
        <w:t>testigos</w:t>
      </w:r>
      <w:proofErr w:type="spellEnd"/>
      <w:r>
        <w:t xml:space="preserve"> de mi palabra </w:t>
      </w:r>
      <w:proofErr w:type="spellStart"/>
      <w:r>
        <w:t>los</w:t>
      </w:r>
      <w:proofErr w:type="spellEnd"/>
      <w:r>
        <w:t xml:space="preserve"> </w:t>
      </w:r>
      <w:proofErr w:type="spellStart"/>
      <w:r>
        <w:t>humildes</w:t>
      </w:r>
      <w:proofErr w:type="spellEnd"/>
      <w:r>
        <w:t xml:space="preserve">, </w:t>
      </w:r>
      <w:proofErr w:type="spellStart"/>
      <w:r>
        <w:t>los</w:t>
      </w:r>
      <w:proofErr w:type="spellEnd"/>
      <w:r>
        <w:t xml:space="preserve"> </w:t>
      </w:r>
      <w:proofErr w:type="spellStart"/>
      <w:r>
        <w:t>pobres</w:t>
      </w:r>
      <w:proofErr w:type="spellEnd"/>
      <w:r>
        <w:t xml:space="preserve"> y </w:t>
      </w:r>
      <w:proofErr w:type="spellStart"/>
      <w:r>
        <w:t>los</w:t>
      </w:r>
      <w:proofErr w:type="spellEnd"/>
      <w:r>
        <w:t xml:space="preserve"> </w:t>
      </w:r>
      <w:proofErr w:type="spellStart"/>
      <w:r>
        <w:t>mansos</w:t>
      </w:r>
      <w:proofErr w:type="spellEnd"/>
      <w:r>
        <w:t xml:space="preserve"> de </w:t>
      </w:r>
      <w:proofErr w:type="spellStart"/>
      <w:r>
        <w:t>corazón</w:t>
      </w:r>
      <w:proofErr w:type="spellEnd"/>
      <w:r>
        <w:t xml:space="preserve"> </w:t>
      </w:r>
      <w:proofErr w:type="spellStart"/>
      <w:r>
        <w:t>que</w:t>
      </w:r>
      <w:proofErr w:type="spellEnd"/>
      <w:r>
        <w:t xml:space="preserve"> </w:t>
      </w:r>
      <w:proofErr w:type="spellStart"/>
      <w:r>
        <w:t>los</w:t>
      </w:r>
      <w:proofErr w:type="spellEnd"/>
      <w:r>
        <w:t xml:space="preserve"> </w:t>
      </w:r>
      <w:proofErr w:type="spellStart"/>
      <w:r>
        <w:t>pecadores</w:t>
      </w:r>
      <w:proofErr w:type="spellEnd"/>
      <w:r>
        <w:t xml:space="preserve">, </w:t>
      </w:r>
      <w:proofErr w:type="spellStart"/>
      <w:r>
        <w:t>los</w:t>
      </w:r>
      <w:proofErr w:type="spellEnd"/>
      <w:r>
        <w:t xml:space="preserve"> </w:t>
      </w:r>
      <w:proofErr w:type="spellStart"/>
      <w:r>
        <w:t>fariseos</w:t>
      </w:r>
      <w:proofErr w:type="spellEnd"/>
      <w:r>
        <w:t xml:space="preserve">, </w:t>
      </w:r>
      <w:proofErr w:type="spellStart"/>
      <w:r>
        <w:t>los</w:t>
      </w:r>
      <w:proofErr w:type="spellEnd"/>
      <w:r>
        <w:t xml:space="preserve"> </w:t>
      </w:r>
      <w:proofErr w:type="spellStart"/>
      <w:r>
        <w:t>escribas</w:t>
      </w:r>
      <w:proofErr w:type="spellEnd"/>
      <w:r>
        <w:t xml:space="preserve">, </w:t>
      </w:r>
      <w:proofErr w:type="spellStart"/>
      <w:r>
        <w:t>los</w:t>
      </w:r>
      <w:proofErr w:type="spellEnd"/>
      <w:r>
        <w:t xml:space="preserve"> </w:t>
      </w:r>
      <w:proofErr w:type="spellStart"/>
      <w:r>
        <w:t>publicanos</w:t>
      </w:r>
      <w:proofErr w:type="spellEnd"/>
      <w:r>
        <w:t xml:space="preserve">, </w:t>
      </w:r>
      <w:proofErr w:type="spellStart"/>
      <w:r>
        <w:t>el</w:t>
      </w:r>
      <w:proofErr w:type="spellEnd"/>
      <w:r>
        <w:t xml:space="preserve"> </w:t>
      </w:r>
      <w:proofErr w:type="spellStart"/>
      <w:r>
        <w:t>gobernador</w:t>
      </w:r>
      <w:proofErr w:type="spellEnd"/>
      <w:r>
        <w:t xml:space="preserve">, </w:t>
      </w:r>
      <w:proofErr w:type="spellStart"/>
      <w:r>
        <w:t>el</w:t>
      </w:r>
      <w:proofErr w:type="spellEnd"/>
      <w:r>
        <w:t xml:space="preserve"> </w:t>
      </w:r>
      <w:proofErr w:type="spellStart"/>
      <w:r>
        <w:t>ministro</w:t>
      </w:r>
      <w:proofErr w:type="spellEnd"/>
      <w:r>
        <w:t xml:space="preserve"> y </w:t>
      </w:r>
      <w:proofErr w:type="spellStart"/>
      <w:r>
        <w:t>el</w:t>
      </w:r>
      <w:proofErr w:type="spellEnd"/>
      <w:r>
        <w:t xml:space="preserve"> </w:t>
      </w:r>
      <w:proofErr w:type="spellStart"/>
      <w:r>
        <w:t>centurión</w:t>
      </w:r>
      <w:proofErr w:type="spellEnd"/>
      <w:r>
        <w:t xml:space="preserve">.  </w:t>
      </w:r>
    </w:p>
    <w:p w14:paraId="1FD9CD39" w14:textId="77777777" w:rsidR="00F50769" w:rsidRDefault="00F50769" w:rsidP="00F50769">
      <w:r>
        <w:t xml:space="preserve">51. A </w:t>
      </w:r>
      <w:proofErr w:type="spellStart"/>
      <w:r>
        <w:t>cada</w:t>
      </w:r>
      <w:proofErr w:type="spellEnd"/>
      <w:r>
        <w:t xml:space="preserve"> </w:t>
      </w:r>
      <w:proofErr w:type="spellStart"/>
      <w:r>
        <w:t>quien</w:t>
      </w:r>
      <w:proofErr w:type="spellEnd"/>
      <w:r>
        <w:t xml:space="preserve"> le </w:t>
      </w:r>
      <w:proofErr w:type="spellStart"/>
      <w:r>
        <w:t>hablé</w:t>
      </w:r>
      <w:proofErr w:type="spellEnd"/>
      <w:r>
        <w:t xml:space="preserve"> y le di mi luz </w:t>
      </w:r>
      <w:proofErr w:type="spellStart"/>
      <w:r>
        <w:t>según</w:t>
      </w:r>
      <w:proofErr w:type="spellEnd"/>
      <w:r>
        <w:t xml:space="preserve"> </w:t>
      </w:r>
      <w:proofErr w:type="spellStart"/>
      <w:r>
        <w:t>su</w:t>
      </w:r>
      <w:proofErr w:type="spellEnd"/>
      <w:r>
        <w:t xml:space="preserve"> </w:t>
      </w:r>
      <w:proofErr w:type="spellStart"/>
      <w:r>
        <w:t>necesidad</w:t>
      </w:r>
      <w:proofErr w:type="spellEnd"/>
      <w:r>
        <w:t xml:space="preserve"> </w:t>
      </w:r>
      <w:proofErr w:type="spellStart"/>
      <w:r>
        <w:t>espiritual</w:t>
      </w:r>
      <w:proofErr w:type="spellEnd"/>
      <w:r>
        <w:t xml:space="preserve">. </w:t>
      </w:r>
    </w:p>
    <w:p w14:paraId="01A2BA09" w14:textId="77777777" w:rsidR="00F50769" w:rsidRDefault="00F50769" w:rsidP="00F50769">
      <w:r>
        <w:t xml:space="preserve">52. </w:t>
      </w:r>
      <w:proofErr w:type="spellStart"/>
      <w:r>
        <w:t>Así</w:t>
      </w:r>
      <w:proofErr w:type="spellEnd"/>
      <w:r>
        <w:t xml:space="preserve"> he </w:t>
      </w:r>
      <w:proofErr w:type="spellStart"/>
      <w:r>
        <w:t>venido</w:t>
      </w:r>
      <w:proofErr w:type="spellEnd"/>
      <w:r>
        <w:t xml:space="preserve"> a </w:t>
      </w:r>
      <w:proofErr w:type="spellStart"/>
      <w:r>
        <w:t>vosotros</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hablando</w:t>
      </w:r>
      <w:proofErr w:type="spellEnd"/>
      <w:r>
        <w:t xml:space="preserve"> y </w:t>
      </w:r>
      <w:proofErr w:type="spellStart"/>
      <w:r>
        <w:t>manifestándome</w:t>
      </w:r>
      <w:proofErr w:type="spellEnd"/>
      <w:r>
        <w:t xml:space="preserve"> </w:t>
      </w:r>
      <w:proofErr w:type="spellStart"/>
      <w:r>
        <w:t>delante</w:t>
      </w:r>
      <w:proofErr w:type="spellEnd"/>
      <w:r>
        <w:t xml:space="preserve"> de </w:t>
      </w:r>
      <w:proofErr w:type="spellStart"/>
      <w:r>
        <w:t>todos</w:t>
      </w:r>
      <w:proofErr w:type="spellEnd"/>
      <w:r>
        <w:t xml:space="preserve"> y a plena luz del día, para </w:t>
      </w:r>
      <w:proofErr w:type="spellStart"/>
      <w:r>
        <w:t>que</w:t>
      </w:r>
      <w:proofErr w:type="spellEnd"/>
      <w:r>
        <w:t xml:space="preserve"> </w:t>
      </w:r>
      <w:proofErr w:type="spellStart"/>
      <w:r>
        <w:t>cada</w:t>
      </w:r>
      <w:proofErr w:type="spellEnd"/>
      <w:r>
        <w:t xml:space="preserve"> </w:t>
      </w:r>
      <w:proofErr w:type="spellStart"/>
      <w:r>
        <w:t>quien</w:t>
      </w:r>
      <w:proofErr w:type="spellEnd"/>
      <w:r>
        <w:t xml:space="preserve"> tome la </w:t>
      </w:r>
      <w:proofErr w:type="spellStart"/>
      <w:r>
        <w:t>parte</w:t>
      </w:r>
      <w:proofErr w:type="spellEnd"/>
      <w:r>
        <w:t xml:space="preserve"> </w:t>
      </w:r>
      <w:proofErr w:type="spellStart"/>
      <w:r>
        <w:t>que</w:t>
      </w:r>
      <w:proofErr w:type="spellEnd"/>
      <w:r>
        <w:t xml:space="preserve"> le </w:t>
      </w:r>
      <w:proofErr w:type="spellStart"/>
      <w:r>
        <w:t>corresponde</w:t>
      </w:r>
      <w:proofErr w:type="spellEnd"/>
      <w:r>
        <w:t xml:space="preserve"> </w:t>
      </w:r>
      <w:proofErr w:type="spellStart"/>
      <w:r>
        <w:t>en</w:t>
      </w:r>
      <w:proofErr w:type="spellEnd"/>
      <w:r>
        <w:t xml:space="preserve"> mi Obra y </w:t>
      </w:r>
      <w:proofErr w:type="spellStart"/>
      <w:r>
        <w:t>cumpla</w:t>
      </w:r>
      <w:proofErr w:type="spellEnd"/>
      <w:r>
        <w:t xml:space="preserve"> con </w:t>
      </w:r>
      <w:proofErr w:type="spellStart"/>
      <w:r>
        <w:t>ella</w:t>
      </w:r>
      <w:proofErr w:type="spellEnd"/>
      <w:r>
        <w:t xml:space="preserve">. </w:t>
      </w:r>
      <w:proofErr w:type="spellStart"/>
      <w:r>
        <w:t>Qué</w:t>
      </w:r>
      <w:proofErr w:type="spellEnd"/>
      <w:r>
        <w:t xml:space="preserve"> </w:t>
      </w:r>
      <w:proofErr w:type="spellStart"/>
      <w:r>
        <w:t>hermoso</w:t>
      </w:r>
      <w:proofErr w:type="spellEnd"/>
      <w:r>
        <w:t xml:space="preserve"> </w:t>
      </w:r>
      <w:proofErr w:type="spellStart"/>
      <w:r>
        <w:t>será</w:t>
      </w:r>
      <w:proofErr w:type="spellEnd"/>
      <w:r>
        <w:t xml:space="preserve"> </w:t>
      </w:r>
      <w:proofErr w:type="spellStart"/>
      <w:r>
        <w:t>el</w:t>
      </w:r>
      <w:proofErr w:type="spellEnd"/>
      <w:r>
        <w:t xml:space="preserve"> </w:t>
      </w:r>
      <w:proofErr w:type="spellStart"/>
      <w:r>
        <w:t>galardón</w:t>
      </w:r>
      <w:proofErr w:type="spellEnd"/>
      <w:r>
        <w:t xml:space="preserve"> </w:t>
      </w:r>
      <w:proofErr w:type="spellStart"/>
      <w:r>
        <w:t>que</w:t>
      </w:r>
      <w:proofErr w:type="spellEnd"/>
      <w:r>
        <w:t xml:space="preserve"> </w:t>
      </w:r>
      <w:proofErr w:type="spellStart"/>
      <w:r>
        <w:t>reciba</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cuando</w:t>
      </w:r>
      <w:proofErr w:type="spellEnd"/>
      <w:r>
        <w:t xml:space="preserve"> </w:t>
      </w:r>
      <w:proofErr w:type="spellStart"/>
      <w:r>
        <w:t>deje</w:t>
      </w:r>
      <w:proofErr w:type="spellEnd"/>
      <w:r>
        <w:t xml:space="preserve"> la </w:t>
      </w:r>
      <w:proofErr w:type="spellStart"/>
      <w:r>
        <w:t>envoltura</w:t>
      </w:r>
      <w:proofErr w:type="spellEnd"/>
      <w:r>
        <w:t xml:space="preserve">. </w:t>
      </w:r>
      <w:proofErr w:type="spellStart"/>
      <w:r>
        <w:t>Haceos</w:t>
      </w:r>
      <w:proofErr w:type="spellEnd"/>
      <w:r>
        <w:t xml:space="preserve"> </w:t>
      </w:r>
      <w:proofErr w:type="spellStart"/>
      <w:r>
        <w:t>dignos</w:t>
      </w:r>
      <w:proofErr w:type="spellEnd"/>
      <w:r>
        <w:t xml:space="preserve"> de ese </w:t>
      </w:r>
      <w:proofErr w:type="spellStart"/>
      <w:r>
        <w:t>premio</w:t>
      </w:r>
      <w:proofErr w:type="spellEnd"/>
      <w:r>
        <w:t xml:space="preserve">, </w:t>
      </w:r>
      <w:proofErr w:type="spellStart"/>
      <w:r>
        <w:t>más</w:t>
      </w:r>
      <w:proofErr w:type="spellEnd"/>
      <w:r>
        <w:t xml:space="preserve"> para </w:t>
      </w:r>
      <w:proofErr w:type="spellStart"/>
      <w:r>
        <w:t>ello</w:t>
      </w:r>
      <w:proofErr w:type="spellEnd"/>
      <w:r>
        <w:t xml:space="preserve"> </w:t>
      </w:r>
      <w:proofErr w:type="spellStart"/>
      <w:r>
        <w:t>apartaos</w:t>
      </w:r>
      <w:proofErr w:type="spellEnd"/>
      <w:r>
        <w:t xml:space="preserve"> de las </w:t>
      </w:r>
      <w:proofErr w:type="spellStart"/>
      <w:r>
        <w:t>tinieblas</w:t>
      </w:r>
      <w:proofErr w:type="spellEnd"/>
      <w:r>
        <w:t xml:space="preserve"> de la </w:t>
      </w:r>
      <w:proofErr w:type="spellStart"/>
      <w:r>
        <w:t>ignorancia</w:t>
      </w:r>
      <w:proofErr w:type="spellEnd"/>
      <w:r>
        <w:t xml:space="preserve">, para </w:t>
      </w:r>
      <w:proofErr w:type="spellStart"/>
      <w:r>
        <w:t>que</w:t>
      </w:r>
      <w:proofErr w:type="spellEnd"/>
      <w:r>
        <w:t xml:space="preserve"> no </w:t>
      </w:r>
      <w:proofErr w:type="spellStart"/>
      <w:r>
        <w:t>os</w:t>
      </w:r>
      <w:proofErr w:type="spellEnd"/>
      <w:r>
        <w:t xml:space="preserve"> </w:t>
      </w:r>
      <w:proofErr w:type="spellStart"/>
      <w:r>
        <w:t>convirtáis</w:t>
      </w:r>
      <w:proofErr w:type="spellEnd"/>
      <w:r>
        <w:t xml:space="preserve"> </w:t>
      </w:r>
      <w:proofErr w:type="spellStart"/>
      <w:r>
        <w:t>en</w:t>
      </w:r>
      <w:proofErr w:type="spellEnd"/>
      <w:r>
        <w:t xml:space="preserve"> </w:t>
      </w:r>
      <w:proofErr w:type="spellStart"/>
      <w:r>
        <w:t>espíritus</w:t>
      </w:r>
      <w:proofErr w:type="spellEnd"/>
      <w:r>
        <w:t xml:space="preserve"> </w:t>
      </w:r>
      <w:proofErr w:type="spellStart"/>
      <w:r>
        <w:t>errantes</w:t>
      </w:r>
      <w:proofErr w:type="spellEnd"/>
      <w:r>
        <w:t xml:space="preserve">, sin rumbo y sin meta. </w:t>
      </w:r>
    </w:p>
    <w:p w14:paraId="5AC792D5" w14:textId="77777777" w:rsidR="00F50769" w:rsidRDefault="00F50769" w:rsidP="00F50769">
      <w:r>
        <w:t xml:space="preserve">53. </w:t>
      </w:r>
      <w:proofErr w:type="spellStart"/>
      <w:r>
        <w:t>Servid</w:t>
      </w:r>
      <w:proofErr w:type="spellEnd"/>
      <w:r>
        <w:t xml:space="preserve"> y </w:t>
      </w:r>
      <w:proofErr w:type="spellStart"/>
      <w:r>
        <w:t>amad</w:t>
      </w:r>
      <w:proofErr w:type="spellEnd"/>
      <w:r>
        <w:t xml:space="preserve"> a la </w:t>
      </w:r>
      <w:proofErr w:type="spellStart"/>
      <w:r>
        <w:t>humanidad</w:t>
      </w:r>
      <w:proofErr w:type="spellEnd"/>
      <w:r>
        <w:t xml:space="preserve"> </w:t>
      </w:r>
      <w:proofErr w:type="spellStart"/>
      <w:r>
        <w:t>que</w:t>
      </w:r>
      <w:proofErr w:type="spellEnd"/>
      <w:r>
        <w:t xml:space="preserve"> es </w:t>
      </w:r>
      <w:proofErr w:type="spellStart"/>
      <w:r>
        <w:t>vuestra</w:t>
      </w:r>
      <w:proofErr w:type="spellEnd"/>
      <w:r>
        <w:t xml:space="preserve"> </w:t>
      </w:r>
      <w:proofErr w:type="spellStart"/>
      <w:r>
        <w:t>hermana</w:t>
      </w:r>
      <w:proofErr w:type="spellEnd"/>
      <w:r>
        <w:t xml:space="preserve">, y </w:t>
      </w:r>
      <w:proofErr w:type="spellStart"/>
      <w:r>
        <w:t>que</w:t>
      </w:r>
      <w:proofErr w:type="spellEnd"/>
      <w:r>
        <w:t xml:space="preserve"> </w:t>
      </w:r>
      <w:proofErr w:type="spellStart"/>
      <w:r>
        <w:t>en</w:t>
      </w:r>
      <w:proofErr w:type="spellEnd"/>
      <w:r>
        <w:t xml:space="preserve"> </w:t>
      </w:r>
      <w:proofErr w:type="spellStart"/>
      <w:r>
        <w:t>estos</w:t>
      </w:r>
      <w:proofErr w:type="spellEnd"/>
      <w:r>
        <w:t xml:space="preserve"> </w:t>
      </w:r>
      <w:proofErr w:type="spellStart"/>
      <w:r>
        <w:t>instantes</w:t>
      </w:r>
      <w:proofErr w:type="spellEnd"/>
      <w:r>
        <w:t xml:space="preserve"> </w:t>
      </w:r>
      <w:proofErr w:type="spellStart"/>
      <w:r>
        <w:t>está</w:t>
      </w:r>
      <w:proofErr w:type="spellEnd"/>
      <w:r>
        <w:t xml:space="preserve"> </w:t>
      </w:r>
      <w:proofErr w:type="spellStart"/>
      <w:r>
        <w:t>siendo</w:t>
      </w:r>
      <w:proofErr w:type="spellEnd"/>
      <w:r>
        <w:t xml:space="preserve"> </w:t>
      </w:r>
      <w:proofErr w:type="spellStart"/>
      <w:r>
        <w:t>probada</w:t>
      </w:r>
      <w:proofErr w:type="spellEnd"/>
      <w:r>
        <w:t xml:space="preserve"> </w:t>
      </w:r>
      <w:proofErr w:type="spellStart"/>
      <w:r>
        <w:t>por</w:t>
      </w:r>
      <w:proofErr w:type="spellEnd"/>
      <w:r>
        <w:t xml:space="preserve"> mi </w:t>
      </w:r>
      <w:proofErr w:type="spellStart"/>
      <w:r>
        <w:t>justicia</w:t>
      </w:r>
      <w:proofErr w:type="spellEnd"/>
      <w:r>
        <w:t xml:space="preserve">. </w:t>
      </w:r>
      <w:proofErr w:type="spellStart"/>
      <w:r>
        <w:t>Mirad</w:t>
      </w:r>
      <w:proofErr w:type="spellEnd"/>
      <w:r>
        <w:t xml:space="preserve"> </w:t>
      </w:r>
      <w:proofErr w:type="spellStart"/>
      <w:r>
        <w:t>como</w:t>
      </w:r>
      <w:proofErr w:type="spellEnd"/>
      <w:r>
        <w:t xml:space="preserve"> no </w:t>
      </w:r>
      <w:proofErr w:type="spellStart"/>
      <w:r>
        <w:t>existe</w:t>
      </w:r>
      <w:proofErr w:type="spellEnd"/>
      <w:r>
        <w:t xml:space="preserve"> un </w:t>
      </w:r>
      <w:proofErr w:type="spellStart"/>
      <w:r>
        <w:t>corazón</w:t>
      </w:r>
      <w:proofErr w:type="spellEnd"/>
      <w:r>
        <w:t xml:space="preserve"> </w:t>
      </w:r>
      <w:proofErr w:type="spellStart"/>
      <w:r>
        <w:t>que</w:t>
      </w:r>
      <w:proofErr w:type="spellEnd"/>
      <w:r>
        <w:t xml:space="preserve"> no </w:t>
      </w:r>
      <w:proofErr w:type="spellStart"/>
      <w:r>
        <w:t>haya</w:t>
      </w:r>
      <w:proofErr w:type="spellEnd"/>
      <w:r>
        <w:t xml:space="preserve"> </w:t>
      </w:r>
      <w:proofErr w:type="spellStart"/>
      <w:r>
        <w:t>bebido</w:t>
      </w:r>
      <w:proofErr w:type="spellEnd"/>
      <w:r>
        <w:t xml:space="preserve"> </w:t>
      </w:r>
      <w:proofErr w:type="spellStart"/>
      <w:r>
        <w:t>el</w:t>
      </w:r>
      <w:proofErr w:type="spellEnd"/>
      <w:r>
        <w:t xml:space="preserve"> </w:t>
      </w:r>
      <w:proofErr w:type="spellStart"/>
      <w:r>
        <w:t>cáliz</w:t>
      </w:r>
      <w:proofErr w:type="spellEnd"/>
      <w:r>
        <w:t xml:space="preserve"> de </w:t>
      </w:r>
      <w:proofErr w:type="spellStart"/>
      <w:r>
        <w:t>amargura</w:t>
      </w:r>
      <w:proofErr w:type="spellEnd"/>
      <w:r>
        <w:t xml:space="preserve">. El dolor es </w:t>
      </w:r>
      <w:proofErr w:type="spellStart"/>
      <w:r>
        <w:t>en</w:t>
      </w:r>
      <w:proofErr w:type="spellEnd"/>
      <w:r>
        <w:t xml:space="preserve"> </w:t>
      </w:r>
      <w:proofErr w:type="spellStart"/>
      <w:r>
        <w:t>todos</w:t>
      </w:r>
      <w:proofErr w:type="spellEnd"/>
      <w:r>
        <w:t xml:space="preserve"> </w:t>
      </w:r>
      <w:proofErr w:type="spellStart"/>
      <w:r>
        <w:t>los</w:t>
      </w:r>
      <w:proofErr w:type="spellEnd"/>
      <w:r>
        <w:t xml:space="preserve"> hombres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más</w:t>
      </w:r>
      <w:proofErr w:type="spellEnd"/>
      <w:r>
        <w:t xml:space="preserve"> </w:t>
      </w:r>
      <w:proofErr w:type="spellStart"/>
      <w:r>
        <w:t>por</w:t>
      </w:r>
      <w:proofErr w:type="spellEnd"/>
      <w:r>
        <w:t xml:space="preserve"> medio de </w:t>
      </w:r>
      <w:proofErr w:type="spellStart"/>
      <w:r>
        <w:t>él</w:t>
      </w:r>
      <w:proofErr w:type="spellEnd"/>
      <w:r>
        <w:t xml:space="preserve"> </w:t>
      </w:r>
      <w:proofErr w:type="spellStart"/>
      <w:r>
        <w:t>seré</w:t>
      </w:r>
      <w:proofErr w:type="spellEnd"/>
      <w:r>
        <w:t xml:space="preserve"> </w:t>
      </w:r>
      <w:proofErr w:type="spellStart"/>
      <w:r>
        <w:t>buscado</w:t>
      </w:r>
      <w:proofErr w:type="spellEnd"/>
      <w:r>
        <w:t xml:space="preserve">, y </w:t>
      </w:r>
      <w:proofErr w:type="spellStart"/>
      <w:r>
        <w:t>por</w:t>
      </w:r>
      <w:proofErr w:type="spellEnd"/>
      <w:r>
        <w:t xml:space="preserve"> </w:t>
      </w:r>
      <w:proofErr w:type="spellStart"/>
      <w:r>
        <w:t>él</w:t>
      </w:r>
      <w:proofErr w:type="spellEnd"/>
      <w:r>
        <w:t xml:space="preserve"> </w:t>
      </w:r>
      <w:proofErr w:type="spellStart"/>
      <w:r>
        <w:t>los</w:t>
      </w:r>
      <w:proofErr w:type="spellEnd"/>
      <w:r>
        <w:t xml:space="preserve"> hombres </w:t>
      </w:r>
      <w:proofErr w:type="spellStart"/>
      <w:r>
        <w:t>sentirán</w:t>
      </w:r>
      <w:proofErr w:type="spellEnd"/>
      <w:r>
        <w:t xml:space="preserve"> </w:t>
      </w:r>
      <w:proofErr w:type="spellStart"/>
      <w:r>
        <w:t>el</w:t>
      </w:r>
      <w:proofErr w:type="spellEnd"/>
      <w:r>
        <w:t xml:space="preserve"> </w:t>
      </w:r>
      <w:proofErr w:type="spellStart"/>
      <w:r>
        <w:t>pesar</w:t>
      </w:r>
      <w:proofErr w:type="spellEnd"/>
      <w:r>
        <w:t xml:space="preserve"> de </w:t>
      </w:r>
      <w:proofErr w:type="spellStart"/>
      <w:r>
        <w:t>haberme</w:t>
      </w:r>
      <w:proofErr w:type="spellEnd"/>
      <w:r>
        <w:t xml:space="preserve"> </w:t>
      </w:r>
      <w:proofErr w:type="spellStart"/>
      <w:r>
        <w:t>ofendido</w:t>
      </w:r>
      <w:proofErr w:type="spellEnd"/>
      <w:r>
        <w:t xml:space="preserve">. </w:t>
      </w:r>
    </w:p>
    <w:p w14:paraId="3558CBA0" w14:textId="77777777" w:rsidR="00F50769" w:rsidRDefault="00F50769" w:rsidP="00F50769">
      <w:r>
        <w:t xml:space="preserve">54. Hay </w:t>
      </w:r>
      <w:proofErr w:type="spellStart"/>
      <w:r>
        <w:t>quienes</w:t>
      </w:r>
      <w:proofErr w:type="spellEnd"/>
      <w:r>
        <w:t xml:space="preserve"> </w:t>
      </w:r>
      <w:proofErr w:type="spellStart"/>
      <w:r>
        <w:t>esperan</w:t>
      </w:r>
      <w:proofErr w:type="spellEnd"/>
      <w:r>
        <w:t xml:space="preserve"> </w:t>
      </w:r>
      <w:proofErr w:type="spellStart"/>
      <w:r>
        <w:t>el</w:t>
      </w:r>
      <w:proofErr w:type="spellEnd"/>
      <w:r>
        <w:t xml:space="preserve"> </w:t>
      </w:r>
      <w:proofErr w:type="spellStart"/>
      <w:r>
        <w:t>retorno</w:t>
      </w:r>
      <w:proofErr w:type="spellEnd"/>
      <w:r>
        <w:t xml:space="preserve"> del Mesías, mas ¿De </w:t>
      </w:r>
      <w:proofErr w:type="spellStart"/>
      <w:r>
        <w:t>qué</w:t>
      </w:r>
      <w:proofErr w:type="spellEnd"/>
      <w:r>
        <w:t xml:space="preserve"> </w:t>
      </w:r>
      <w:proofErr w:type="spellStart"/>
      <w:r>
        <w:t>manera</w:t>
      </w:r>
      <w:proofErr w:type="spellEnd"/>
      <w:r>
        <w:t xml:space="preserve"> me </w:t>
      </w:r>
      <w:proofErr w:type="spellStart"/>
      <w:r>
        <w:t>esperan</w:t>
      </w:r>
      <w:proofErr w:type="spellEnd"/>
      <w:r>
        <w:t xml:space="preserve">? ¿Hasta </w:t>
      </w:r>
      <w:proofErr w:type="spellStart"/>
      <w:r>
        <w:t>cuándo</w:t>
      </w:r>
      <w:proofErr w:type="spellEnd"/>
      <w:r>
        <w:t xml:space="preserve"> </w:t>
      </w:r>
      <w:proofErr w:type="spellStart"/>
      <w:r>
        <w:t>dejaréis</w:t>
      </w:r>
      <w:proofErr w:type="spellEnd"/>
      <w:r>
        <w:t xml:space="preserve"> de </w:t>
      </w:r>
      <w:proofErr w:type="spellStart"/>
      <w:r>
        <w:t>ignorar</w:t>
      </w:r>
      <w:proofErr w:type="spellEnd"/>
      <w:r>
        <w:t xml:space="preserve"> </w:t>
      </w:r>
      <w:proofErr w:type="spellStart"/>
      <w:r>
        <w:t>que</w:t>
      </w:r>
      <w:proofErr w:type="spellEnd"/>
      <w:r>
        <w:t xml:space="preserve"> me </w:t>
      </w:r>
      <w:proofErr w:type="spellStart"/>
      <w:r>
        <w:t>encuentro</w:t>
      </w:r>
      <w:proofErr w:type="spellEnd"/>
      <w:r>
        <w:t xml:space="preserve"> </w:t>
      </w:r>
      <w:proofErr w:type="spellStart"/>
      <w:r>
        <w:t>nuevamente</w:t>
      </w:r>
      <w:proofErr w:type="spellEnd"/>
      <w:r>
        <w:t xml:space="preserve"> </w:t>
      </w:r>
      <w:proofErr w:type="spellStart"/>
      <w:r>
        <w:t>comunicándome</w:t>
      </w:r>
      <w:proofErr w:type="spellEnd"/>
      <w:r>
        <w:t xml:space="preserve"> con la </w:t>
      </w:r>
      <w:proofErr w:type="spellStart"/>
      <w:r>
        <w:t>humanidad</w:t>
      </w:r>
      <w:proofErr w:type="spellEnd"/>
      <w:r>
        <w:t xml:space="preserve">? En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mi luz ha </w:t>
      </w:r>
      <w:proofErr w:type="spellStart"/>
      <w:r>
        <w:t>llegado</w:t>
      </w:r>
      <w:proofErr w:type="spellEnd"/>
      <w:r>
        <w:t xml:space="preserve"> a </w:t>
      </w:r>
      <w:proofErr w:type="spellStart"/>
      <w:r>
        <w:t>todas</w:t>
      </w:r>
      <w:proofErr w:type="spellEnd"/>
      <w:r>
        <w:t xml:space="preserve"> las </w:t>
      </w:r>
      <w:proofErr w:type="spellStart"/>
      <w:r>
        <w:t>naciones</w:t>
      </w:r>
      <w:proofErr w:type="spellEnd"/>
      <w:r>
        <w:t xml:space="preserve"> </w:t>
      </w:r>
      <w:proofErr w:type="spellStart"/>
      <w:r>
        <w:t>por</w:t>
      </w:r>
      <w:proofErr w:type="spellEnd"/>
      <w:r>
        <w:t xml:space="preserve"> medio de mis </w:t>
      </w:r>
      <w:proofErr w:type="spellStart"/>
      <w:r>
        <w:t>enviados</w:t>
      </w:r>
      <w:proofErr w:type="spellEnd"/>
      <w:r>
        <w:t xml:space="preserve">, </w:t>
      </w:r>
      <w:proofErr w:type="spellStart"/>
      <w:r>
        <w:t>que</w:t>
      </w:r>
      <w:proofErr w:type="spellEnd"/>
      <w:r>
        <w:t xml:space="preserve"> </w:t>
      </w:r>
      <w:proofErr w:type="spellStart"/>
      <w:r>
        <w:t>llegaron</w:t>
      </w:r>
      <w:proofErr w:type="spellEnd"/>
      <w:r>
        <w:t xml:space="preserve"> a la </w:t>
      </w:r>
      <w:proofErr w:type="spellStart"/>
      <w:r>
        <w:t>humanidad</w:t>
      </w:r>
      <w:proofErr w:type="spellEnd"/>
      <w:r>
        <w:t xml:space="preserve"> </w:t>
      </w:r>
      <w:proofErr w:type="spellStart"/>
      <w:r>
        <w:t>como</w:t>
      </w:r>
      <w:proofErr w:type="spellEnd"/>
      <w:r>
        <w:t xml:space="preserve"> </w:t>
      </w:r>
      <w:proofErr w:type="spellStart"/>
      <w:r>
        <w:t>precursores</w:t>
      </w:r>
      <w:proofErr w:type="spellEnd"/>
      <w:r>
        <w:t xml:space="preserve"> de mi </w:t>
      </w:r>
      <w:proofErr w:type="spellStart"/>
      <w:r>
        <w:t>tercera</w:t>
      </w:r>
      <w:proofErr w:type="spellEnd"/>
      <w:r>
        <w:t xml:space="preserve"> </w:t>
      </w:r>
      <w:proofErr w:type="spellStart"/>
      <w:r>
        <w:t>manifestación</w:t>
      </w:r>
      <w:proofErr w:type="spellEnd"/>
      <w:r>
        <w:t xml:space="preserve">.  </w:t>
      </w:r>
    </w:p>
    <w:p w14:paraId="2A887AB0" w14:textId="77777777" w:rsidR="00F50769" w:rsidRDefault="00F50769" w:rsidP="00F50769">
      <w:r>
        <w:t xml:space="preserve">55. Siete </w:t>
      </w:r>
      <w:proofErr w:type="spellStart"/>
      <w:r>
        <w:t>naciones</w:t>
      </w:r>
      <w:proofErr w:type="spellEnd"/>
      <w:r>
        <w:t xml:space="preserve"> </w:t>
      </w:r>
      <w:proofErr w:type="spellStart"/>
      <w:r>
        <w:t>serán</w:t>
      </w:r>
      <w:proofErr w:type="spellEnd"/>
      <w:r>
        <w:t xml:space="preserve"> </w:t>
      </w:r>
      <w:proofErr w:type="spellStart"/>
      <w:r>
        <w:t>elegidas</w:t>
      </w:r>
      <w:proofErr w:type="spellEnd"/>
      <w:r>
        <w:t xml:space="preserve"> para </w:t>
      </w:r>
      <w:proofErr w:type="spellStart"/>
      <w:r>
        <w:t>que</w:t>
      </w:r>
      <w:proofErr w:type="spellEnd"/>
      <w:r>
        <w:t xml:space="preserve"> </w:t>
      </w:r>
      <w:proofErr w:type="spellStart"/>
      <w:r>
        <w:t>hagan</w:t>
      </w:r>
      <w:proofErr w:type="spellEnd"/>
      <w:r>
        <w:t xml:space="preserve"> la </w:t>
      </w:r>
      <w:proofErr w:type="spellStart"/>
      <w:r>
        <w:t>paz</w:t>
      </w:r>
      <w:proofErr w:type="spellEnd"/>
      <w:r>
        <w:t xml:space="preserve"> </w:t>
      </w:r>
      <w:proofErr w:type="spellStart"/>
      <w:r>
        <w:t>mundial</w:t>
      </w:r>
      <w:proofErr w:type="spellEnd"/>
      <w:r>
        <w:t xml:space="preserve"> y la </w:t>
      </w:r>
      <w:proofErr w:type="spellStart"/>
      <w:r>
        <w:t>verdadera</w:t>
      </w:r>
      <w:proofErr w:type="spellEnd"/>
      <w:r>
        <w:t xml:space="preserve"> </w:t>
      </w:r>
      <w:proofErr w:type="spellStart"/>
      <w:r>
        <w:t>fraternidad</w:t>
      </w:r>
      <w:proofErr w:type="spellEnd"/>
      <w:r>
        <w:t xml:space="preserve"> </w:t>
      </w:r>
      <w:proofErr w:type="spellStart"/>
      <w:r>
        <w:t>exista</w:t>
      </w:r>
      <w:proofErr w:type="spellEnd"/>
      <w:r>
        <w:t xml:space="preserve"> entre </w:t>
      </w:r>
      <w:proofErr w:type="spellStart"/>
      <w:r>
        <w:t>los</w:t>
      </w:r>
      <w:proofErr w:type="spellEnd"/>
      <w:r>
        <w:t xml:space="preserve"> hombres, </w:t>
      </w:r>
      <w:proofErr w:type="spellStart"/>
      <w:r>
        <w:t>en</w:t>
      </w:r>
      <w:proofErr w:type="spellEnd"/>
      <w:r>
        <w:t xml:space="preserve"> </w:t>
      </w:r>
      <w:proofErr w:type="spellStart"/>
      <w:r>
        <w:t>ellas</w:t>
      </w:r>
      <w:proofErr w:type="spellEnd"/>
      <w:r>
        <w:t xml:space="preserve"> </w:t>
      </w:r>
      <w:proofErr w:type="spellStart"/>
      <w:r>
        <w:t>Yo</w:t>
      </w:r>
      <w:proofErr w:type="spellEnd"/>
      <w:r>
        <w:t xml:space="preserve"> me </w:t>
      </w:r>
      <w:proofErr w:type="spellStart"/>
      <w:r>
        <w:t>manifestaré</w:t>
      </w:r>
      <w:proofErr w:type="spellEnd"/>
      <w:r>
        <w:t xml:space="preserve">. Hoy las he </w:t>
      </w:r>
      <w:proofErr w:type="spellStart"/>
      <w:r>
        <w:t>encontrado</w:t>
      </w:r>
      <w:proofErr w:type="spellEnd"/>
      <w:r>
        <w:t xml:space="preserve"> </w:t>
      </w:r>
      <w:proofErr w:type="spellStart"/>
      <w:r>
        <w:t>ocupadas</w:t>
      </w:r>
      <w:proofErr w:type="spellEnd"/>
      <w:r>
        <w:t xml:space="preserve"> </w:t>
      </w:r>
      <w:proofErr w:type="spellStart"/>
      <w:r>
        <w:t>en</w:t>
      </w:r>
      <w:proofErr w:type="spellEnd"/>
      <w:r>
        <w:t xml:space="preserve"> </w:t>
      </w:r>
      <w:proofErr w:type="spellStart"/>
      <w:r>
        <w:t>guerras</w:t>
      </w:r>
      <w:proofErr w:type="spellEnd"/>
      <w:r>
        <w:t xml:space="preserve"> </w:t>
      </w:r>
      <w:proofErr w:type="spellStart"/>
      <w:r>
        <w:t>fratricidas</w:t>
      </w:r>
      <w:proofErr w:type="spellEnd"/>
      <w:r>
        <w:t xml:space="preserve">, </w:t>
      </w:r>
      <w:proofErr w:type="spellStart"/>
      <w:r>
        <w:t>entregadas</w:t>
      </w:r>
      <w:proofErr w:type="spellEnd"/>
      <w:r>
        <w:t xml:space="preserve"> a sus </w:t>
      </w:r>
      <w:proofErr w:type="spellStart"/>
      <w:r>
        <w:t>sueños</w:t>
      </w:r>
      <w:proofErr w:type="spellEnd"/>
      <w:r>
        <w:t xml:space="preserve"> de </w:t>
      </w:r>
      <w:proofErr w:type="spellStart"/>
      <w:r>
        <w:t>grandeza</w:t>
      </w:r>
      <w:proofErr w:type="spellEnd"/>
      <w:r>
        <w:t xml:space="preserve"> y a sus </w:t>
      </w:r>
      <w:proofErr w:type="spellStart"/>
      <w:r>
        <w:t>insaciables</w:t>
      </w:r>
      <w:proofErr w:type="spellEnd"/>
      <w:r>
        <w:t xml:space="preserve"> </w:t>
      </w:r>
      <w:proofErr w:type="spellStart"/>
      <w:r>
        <w:t>ambiciones</w:t>
      </w:r>
      <w:proofErr w:type="spellEnd"/>
      <w:r>
        <w:t xml:space="preserve"> de </w:t>
      </w:r>
      <w:proofErr w:type="spellStart"/>
      <w:r>
        <w:t>poder</w:t>
      </w:r>
      <w:proofErr w:type="spellEnd"/>
      <w:r>
        <w:t xml:space="preserve">. De </w:t>
      </w:r>
      <w:proofErr w:type="spellStart"/>
      <w:r>
        <w:t>esta</w:t>
      </w:r>
      <w:proofErr w:type="spellEnd"/>
      <w:r>
        <w:t xml:space="preserve"> </w:t>
      </w:r>
      <w:proofErr w:type="spellStart"/>
      <w:r>
        <w:t>Nación</w:t>
      </w:r>
      <w:proofErr w:type="spellEnd"/>
      <w:r>
        <w:t xml:space="preserve"> </w:t>
      </w:r>
      <w:proofErr w:type="spellStart"/>
      <w:r>
        <w:t>enviaré</w:t>
      </w:r>
      <w:proofErr w:type="spellEnd"/>
      <w:r>
        <w:t xml:space="preserve"> un </w:t>
      </w:r>
      <w:proofErr w:type="spellStart"/>
      <w:r>
        <w:t>mensajero</w:t>
      </w:r>
      <w:proofErr w:type="spellEnd"/>
      <w:r>
        <w:t xml:space="preserve"> de </w:t>
      </w:r>
      <w:proofErr w:type="spellStart"/>
      <w:r>
        <w:t>buena</w:t>
      </w:r>
      <w:proofErr w:type="spellEnd"/>
      <w:r>
        <w:t xml:space="preserve"> </w:t>
      </w:r>
      <w:proofErr w:type="spellStart"/>
      <w:r>
        <w:t>voluntad</w:t>
      </w:r>
      <w:proofErr w:type="spellEnd"/>
      <w:r>
        <w:t xml:space="preserve"> ante </w:t>
      </w:r>
      <w:proofErr w:type="spellStart"/>
      <w:r>
        <w:t>los</w:t>
      </w:r>
      <w:proofErr w:type="spellEnd"/>
      <w:r>
        <w:t xml:space="preserve"> </w:t>
      </w:r>
      <w:proofErr w:type="spellStart"/>
      <w:r>
        <w:t>grandes</w:t>
      </w:r>
      <w:proofErr w:type="spellEnd"/>
      <w:r>
        <w:t xml:space="preserve"> pueblos del </w:t>
      </w:r>
      <w:proofErr w:type="spellStart"/>
      <w:r>
        <w:t>mundo</w:t>
      </w:r>
      <w:proofErr w:type="spellEnd"/>
      <w:r>
        <w:t xml:space="preserve">, a </w:t>
      </w:r>
      <w:proofErr w:type="spellStart"/>
      <w:r>
        <w:t>hablarles</w:t>
      </w:r>
      <w:proofErr w:type="spellEnd"/>
      <w:r>
        <w:t xml:space="preserve"> de </w:t>
      </w:r>
      <w:proofErr w:type="spellStart"/>
      <w:r>
        <w:t>paz</w:t>
      </w:r>
      <w:proofErr w:type="spellEnd"/>
      <w:r>
        <w:t xml:space="preserve">, y </w:t>
      </w:r>
      <w:proofErr w:type="spellStart"/>
      <w:r>
        <w:t>cuando</w:t>
      </w:r>
      <w:proofErr w:type="spellEnd"/>
      <w:r>
        <w:t xml:space="preserve"> </w:t>
      </w:r>
      <w:proofErr w:type="spellStart"/>
      <w:r>
        <w:t>ellos</w:t>
      </w:r>
      <w:proofErr w:type="spellEnd"/>
      <w:r>
        <w:t xml:space="preserve"> </w:t>
      </w:r>
      <w:proofErr w:type="spellStart"/>
      <w:r>
        <w:t>hayan</w:t>
      </w:r>
      <w:proofErr w:type="spellEnd"/>
      <w:r>
        <w:t xml:space="preserve"> dado fin a la </w:t>
      </w:r>
      <w:proofErr w:type="spellStart"/>
      <w:r>
        <w:t>guerra</w:t>
      </w:r>
      <w:proofErr w:type="spellEnd"/>
      <w:r>
        <w:t xml:space="preserve">, </w:t>
      </w:r>
      <w:proofErr w:type="spellStart"/>
      <w:r>
        <w:t>llegará</w:t>
      </w:r>
      <w:proofErr w:type="spellEnd"/>
      <w:r>
        <w:t xml:space="preserve"> hasta </w:t>
      </w:r>
      <w:proofErr w:type="spellStart"/>
      <w:r>
        <w:t>su</w:t>
      </w:r>
      <w:proofErr w:type="spellEnd"/>
      <w:r>
        <w:t xml:space="preserve"> </w:t>
      </w:r>
      <w:proofErr w:type="spellStart"/>
      <w:r>
        <w:t>espíritu</w:t>
      </w:r>
      <w:proofErr w:type="spellEnd"/>
      <w:r>
        <w:t xml:space="preserve"> la luz de la </w:t>
      </w:r>
      <w:proofErr w:type="spellStart"/>
      <w:r>
        <w:t>concordia</w:t>
      </w:r>
      <w:proofErr w:type="spellEnd"/>
      <w:r>
        <w:t xml:space="preserve"> y </w:t>
      </w:r>
      <w:r>
        <w:lastRenderedPageBreak/>
        <w:t xml:space="preserve">de la </w:t>
      </w:r>
      <w:proofErr w:type="spellStart"/>
      <w:r>
        <w:t>paz</w:t>
      </w:r>
      <w:proofErr w:type="spellEnd"/>
      <w:r>
        <w:t xml:space="preserve">, </w:t>
      </w:r>
      <w:proofErr w:type="spellStart"/>
      <w:r>
        <w:t>pero</w:t>
      </w:r>
      <w:proofErr w:type="spellEnd"/>
      <w:r>
        <w:t xml:space="preserve"> </w:t>
      </w:r>
      <w:proofErr w:type="spellStart"/>
      <w:r>
        <w:t>esta</w:t>
      </w:r>
      <w:proofErr w:type="spellEnd"/>
      <w:r>
        <w:t xml:space="preserve"> luz no </w:t>
      </w:r>
      <w:proofErr w:type="spellStart"/>
      <w:r>
        <w:t>aparecerá</w:t>
      </w:r>
      <w:proofErr w:type="spellEnd"/>
      <w:r>
        <w:t xml:space="preserve"> </w:t>
      </w:r>
      <w:proofErr w:type="spellStart"/>
      <w:r>
        <w:t>por</w:t>
      </w:r>
      <w:proofErr w:type="spellEnd"/>
      <w:r>
        <w:t xml:space="preserve"> </w:t>
      </w:r>
      <w:proofErr w:type="spellStart"/>
      <w:r>
        <w:t>el</w:t>
      </w:r>
      <w:proofErr w:type="spellEnd"/>
      <w:r>
        <w:t xml:space="preserve"> </w:t>
      </w:r>
      <w:proofErr w:type="spellStart"/>
      <w:r>
        <w:t>oriente</w:t>
      </w:r>
      <w:proofErr w:type="spellEnd"/>
      <w:r>
        <w:t xml:space="preserve"> </w:t>
      </w:r>
      <w:proofErr w:type="spellStart"/>
      <w:r>
        <w:t>ni</w:t>
      </w:r>
      <w:proofErr w:type="spellEnd"/>
      <w:r>
        <w:t xml:space="preserve"> </w:t>
      </w:r>
      <w:proofErr w:type="spellStart"/>
      <w:r>
        <w:t>por</w:t>
      </w:r>
      <w:proofErr w:type="spellEnd"/>
      <w:r>
        <w:t xml:space="preserve"> </w:t>
      </w:r>
      <w:proofErr w:type="spellStart"/>
      <w:r>
        <w:t>el</w:t>
      </w:r>
      <w:proofErr w:type="spellEnd"/>
      <w:r>
        <w:t xml:space="preserve"> </w:t>
      </w:r>
      <w:proofErr w:type="spellStart"/>
      <w:r>
        <w:t>occidente</w:t>
      </w:r>
      <w:proofErr w:type="spellEnd"/>
      <w:r>
        <w:t xml:space="preserve">, </w:t>
      </w:r>
      <w:proofErr w:type="spellStart"/>
      <w:r>
        <w:t>ella</w:t>
      </w:r>
      <w:proofErr w:type="spellEnd"/>
      <w:r>
        <w:t xml:space="preserve"> </w:t>
      </w:r>
      <w:proofErr w:type="spellStart"/>
      <w:r>
        <w:t>descenderá</w:t>
      </w:r>
      <w:proofErr w:type="spellEnd"/>
      <w:r>
        <w:t xml:space="preserve"> de mi Espíritu al </w:t>
      </w:r>
      <w:proofErr w:type="spellStart"/>
      <w:r>
        <w:t>espíritu</w:t>
      </w:r>
      <w:proofErr w:type="spellEnd"/>
      <w:r>
        <w:t xml:space="preserve"> de la </w:t>
      </w:r>
      <w:proofErr w:type="spellStart"/>
      <w:r>
        <w:t>humanidad</w:t>
      </w:r>
      <w:proofErr w:type="spellEnd"/>
      <w:r>
        <w:t xml:space="preserve">. </w:t>
      </w:r>
    </w:p>
    <w:p w14:paraId="50D7894E" w14:textId="77777777" w:rsidR="00F50769" w:rsidRDefault="00F50769" w:rsidP="00F50769">
      <w:r>
        <w:t xml:space="preserve">56. </w:t>
      </w:r>
      <w:proofErr w:type="spellStart"/>
      <w:r>
        <w:t>Preparaos</w:t>
      </w:r>
      <w:proofErr w:type="spellEnd"/>
      <w:r>
        <w:t xml:space="preserve">, para </w:t>
      </w:r>
      <w:proofErr w:type="spellStart"/>
      <w:r>
        <w:t>que</w:t>
      </w:r>
      <w:proofErr w:type="spellEnd"/>
      <w:r>
        <w:t xml:space="preserve"> </w:t>
      </w:r>
      <w:proofErr w:type="spellStart"/>
      <w:r>
        <w:t>los</w:t>
      </w:r>
      <w:proofErr w:type="spellEnd"/>
      <w:r>
        <w:t xml:space="preserve"> </w:t>
      </w:r>
      <w:proofErr w:type="spellStart"/>
      <w:r>
        <w:t>señalados</w:t>
      </w:r>
      <w:proofErr w:type="spellEnd"/>
      <w:r>
        <w:t xml:space="preserve"> para </w:t>
      </w:r>
      <w:proofErr w:type="spellStart"/>
      <w:r>
        <w:t>cumplir</w:t>
      </w:r>
      <w:proofErr w:type="spellEnd"/>
      <w:r>
        <w:t xml:space="preserve"> </w:t>
      </w:r>
      <w:proofErr w:type="spellStart"/>
      <w:r>
        <w:t>esta</w:t>
      </w:r>
      <w:proofErr w:type="spellEnd"/>
      <w:r>
        <w:t xml:space="preserve"> </w:t>
      </w:r>
      <w:proofErr w:type="spellStart"/>
      <w:r>
        <w:t>misión</w:t>
      </w:r>
      <w:proofErr w:type="spellEnd"/>
      <w:r>
        <w:t xml:space="preserve">, </w:t>
      </w:r>
      <w:proofErr w:type="spellStart"/>
      <w:r>
        <w:t>puedan</w:t>
      </w:r>
      <w:proofErr w:type="spellEnd"/>
      <w:r>
        <w:t xml:space="preserve"> </w:t>
      </w:r>
      <w:proofErr w:type="spellStart"/>
      <w:r>
        <w:t>levantarse</w:t>
      </w:r>
      <w:proofErr w:type="spellEnd"/>
      <w:r>
        <w:t xml:space="preserve"> </w:t>
      </w:r>
      <w:proofErr w:type="spellStart"/>
      <w:r>
        <w:t>en</w:t>
      </w:r>
      <w:proofErr w:type="spellEnd"/>
      <w:r>
        <w:t xml:space="preserve"> pos de las </w:t>
      </w:r>
      <w:proofErr w:type="spellStart"/>
      <w:r>
        <w:t>naciones</w:t>
      </w:r>
      <w:proofErr w:type="spellEnd"/>
      <w:r>
        <w:t xml:space="preserve"> </w:t>
      </w:r>
      <w:proofErr w:type="spellStart"/>
      <w:r>
        <w:t>en</w:t>
      </w:r>
      <w:proofErr w:type="spellEnd"/>
      <w:r>
        <w:t xml:space="preserve"> </w:t>
      </w:r>
      <w:proofErr w:type="spellStart"/>
      <w:r>
        <w:t>el</w:t>
      </w:r>
      <w:proofErr w:type="spellEnd"/>
      <w:r>
        <w:t xml:space="preserve"> </w:t>
      </w:r>
      <w:proofErr w:type="spellStart"/>
      <w:r>
        <w:t>momento</w:t>
      </w:r>
      <w:proofErr w:type="spellEnd"/>
      <w:r>
        <w:t xml:space="preserve"> </w:t>
      </w:r>
      <w:proofErr w:type="spellStart"/>
      <w:r>
        <w:t>propicio</w:t>
      </w:r>
      <w:proofErr w:type="spellEnd"/>
      <w:r>
        <w:t xml:space="preserve"> y </w:t>
      </w:r>
      <w:proofErr w:type="spellStart"/>
      <w:r>
        <w:t>cuando</w:t>
      </w:r>
      <w:proofErr w:type="spellEnd"/>
      <w:r>
        <w:t xml:space="preserve"> </w:t>
      </w:r>
      <w:proofErr w:type="spellStart"/>
      <w:r>
        <w:t>hayan</w:t>
      </w:r>
      <w:proofErr w:type="spellEnd"/>
      <w:r>
        <w:t xml:space="preserve"> </w:t>
      </w:r>
      <w:proofErr w:type="spellStart"/>
      <w:r>
        <w:t>hecho</w:t>
      </w:r>
      <w:proofErr w:type="spellEnd"/>
      <w:r>
        <w:t xml:space="preserve"> </w:t>
      </w:r>
      <w:proofErr w:type="spellStart"/>
      <w:r>
        <w:t>que</w:t>
      </w:r>
      <w:proofErr w:type="spellEnd"/>
      <w:r>
        <w:t xml:space="preserve"> mi </w:t>
      </w:r>
      <w:proofErr w:type="spellStart"/>
      <w:r>
        <w:t>nueva</w:t>
      </w:r>
      <w:proofErr w:type="spellEnd"/>
      <w:r>
        <w:t xml:space="preserve"> palabra sea </w:t>
      </w:r>
      <w:proofErr w:type="spellStart"/>
      <w:r>
        <w:t>escuchada</w:t>
      </w:r>
      <w:proofErr w:type="spellEnd"/>
      <w:r>
        <w:t xml:space="preserve"> </w:t>
      </w:r>
      <w:proofErr w:type="spellStart"/>
      <w:r>
        <w:t>en</w:t>
      </w:r>
      <w:proofErr w:type="spellEnd"/>
      <w:r>
        <w:t xml:space="preserve"> </w:t>
      </w:r>
      <w:proofErr w:type="spellStart"/>
      <w:r>
        <w:t>todas</w:t>
      </w:r>
      <w:proofErr w:type="spellEnd"/>
      <w:r>
        <w:t xml:space="preserve"> partes, </w:t>
      </w:r>
      <w:proofErr w:type="spellStart"/>
      <w:r>
        <w:t>el</w:t>
      </w:r>
      <w:proofErr w:type="spellEnd"/>
      <w:r>
        <w:t xml:space="preserve"> árbol </w:t>
      </w:r>
      <w:proofErr w:type="spellStart"/>
      <w:r>
        <w:t>corpulento</w:t>
      </w:r>
      <w:proofErr w:type="spellEnd"/>
      <w:r>
        <w:t xml:space="preserve"> </w:t>
      </w:r>
      <w:proofErr w:type="spellStart"/>
      <w:r>
        <w:t>hará</w:t>
      </w:r>
      <w:proofErr w:type="spellEnd"/>
      <w:r>
        <w:t xml:space="preserve"> </w:t>
      </w:r>
      <w:proofErr w:type="spellStart"/>
      <w:r>
        <w:t>llegar</w:t>
      </w:r>
      <w:proofErr w:type="spellEnd"/>
      <w:r>
        <w:t xml:space="preserve"> sus </w:t>
      </w:r>
      <w:proofErr w:type="spellStart"/>
      <w:r>
        <w:t>ramas</w:t>
      </w:r>
      <w:proofErr w:type="spellEnd"/>
      <w:r>
        <w:t xml:space="preserve">, </w:t>
      </w:r>
      <w:proofErr w:type="spellStart"/>
      <w:r>
        <w:t>su</w:t>
      </w:r>
      <w:proofErr w:type="spellEnd"/>
      <w:r>
        <w:t xml:space="preserve"> sombra y </w:t>
      </w:r>
      <w:proofErr w:type="spellStart"/>
      <w:r>
        <w:t>su</w:t>
      </w:r>
      <w:proofErr w:type="spellEnd"/>
      <w:r>
        <w:t xml:space="preserve"> </w:t>
      </w:r>
      <w:proofErr w:type="spellStart"/>
      <w:r>
        <w:t>fruto</w:t>
      </w:r>
      <w:proofErr w:type="spellEnd"/>
      <w:r>
        <w:t xml:space="preserve"> a </w:t>
      </w:r>
      <w:proofErr w:type="spellStart"/>
      <w:r>
        <w:t>todos</w:t>
      </w:r>
      <w:proofErr w:type="spellEnd"/>
      <w:r>
        <w:t xml:space="preserve"> sus </w:t>
      </w:r>
      <w:proofErr w:type="spellStart"/>
      <w:r>
        <w:t>hijos</w:t>
      </w:r>
      <w:proofErr w:type="spellEnd"/>
      <w:r>
        <w:t xml:space="preserve">. </w:t>
      </w:r>
      <w:proofErr w:type="spellStart"/>
      <w:r>
        <w:t>Redoblaréis</w:t>
      </w:r>
      <w:proofErr w:type="spellEnd"/>
      <w:r>
        <w:t xml:space="preserve"> </w:t>
      </w:r>
      <w:proofErr w:type="spellStart"/>
      <w:r>
        <w:t>entonces</w:t>
      </w:r>
      <w:proofErr w:type="spellEnd"/>
      <w:r>
        <w:t xml:space="preserve"> </w:t>
      </w:r>
      <w:proofErr w:type="spellStart"/>
      <w:r>
        <w:t>vuestra</w:t>
      </w:r>
      <w:proofErr w:type="spellEnd"/>
      <w:r>
        <w:t xml:space="preserve"> lucha y </w:t>
      </w:r>
      <w:proofErr w:type="spellStart"/>
      <w:r>
        <w:t>vuestro</w:t>
      </w:r>
      <w:proofErr w:type="spellEnd"/>
      <w:r>
        <w:t xml:space="preserve"> </w:t>
      </w:r>
      <w:proofErr w:type="spellStart"/>
      <w:r>
        <w:t>celo</w:t>
      </w:r>
      <w:proofErr w:type="spellEnd"/>
      <w:r>
        <w:t xml:space="preserve"> para </w:t>
      </w:r>
      <w:proofErr w:type="spellStart"/>
      <w:r>
        <w:t>que</w:t>
      </w:r>
      <w:proofErr w:type="spellEnd"/>
      <w:r>
        <w:t xml:space="preserve"> mi </w:t>
      </w:r>
      <w:proofErr w:type="spellStart"/>
      <w:r>
        <w:t>Doctrina</w:t>
      </w:r>
      <w:proofErr w:type="spellEnd"/>
      <w:r>
        <w:t xml:space="preserve"> no </w:t>
      </w:r>
      <w:proofErr w:type="spellStart"/>
      <w:r>
        <w:t>vaya</w:t>
      </w:r>
      <w:proofErr w:type="spellEnd"/>
      <w:r>
        <w:t xml:space="preserve"> a </w:t>
      </w:r>
      <w:proofErr w:type="spellStart"/>
      <w:r>
        <w:t>sufrir</w:t>
      </w:r>
      <w:proofErr w:type="spellEnd"/>
      <w:r>
        <w:t xml:space="preserve"> </w:t>
      </w:r>
      <w:proofErr w:type="spellStart"/>
      <w:r>
        <w:t>adulteraciones</w:t>
      </w:r>
      <w:proofErr w:type="spellEnd"/>
      <w:r>
        <w:t xml:space="preserve"> y para </w:t>
      </w:r>
      <w:proofErr w:type="spellStart"/>
      <w:r>
        <w:t>que</w:t>
      </w:r>
      <w:proofErr w:type="spellEnd"/>
      <w:r>
        <w:t xml:space="preserve"> del árbol </w:t>
      </w:r>
      <w:proofErr w:type="spellStart"/>
      <w:r>
        <w:t>que</w:t>
      </w:r>
      <w:proofErr w:type="spellEnd"/>
      <w:r>
        <w:t xml:space="preserve"> </w:t>
      </w:r>
      <w:proofErr w:type="spellStart"/>
      <w:r>
        <w:t>os</w:t>
      </w:r>
      <w:proofErr w:type="spellEnd"/>
      <w:r>
        <w:t xml:space="preserve"> he </w:t>
      </w:r>
      <w:proofErr w:type="spellStart"/>
      <w:r>
        <w:t>confiado</w:t>
      </w:r>
      <w:proofErr w:type="spellEnd"/>
      <w:r>
        <w:t xml:space="preserve">, </w:t>
      </w:r>
      <w:proofErr w:type="spellStart"/>
      <w:r>
        <w:t>los</w:t>
      </w:r>
      <w:proofErr w:type="spellEnd"/>
      <w:r>
        <w:t xml:space="preserve"> hombres </w:t>
      </w:r>
      <w:proofErr w:type="spellStart"/>
      <w:r>
        <w:t>ignorantes</w:t>
      </w:r>
      <w:proofErr w:type="spellEnd"/>
      <w:r>
        <w:t xml:space="preserve"> e </w:t>
      </w:r>
      <w:proofErr w:type="spellStart"/>
      <w:r>
        <w:t>insensatos</w:t>
      </w:r>
      <w:proofErr w:type="spellEnd"/>
      <w:r>
        <w:t xml:space="preserve"> no </w:t>
      </w:r>
      <w:proofErr w:type="spellStart"/>
      <w:r>
        <w:t>vayan</w:t>
      </w:r>
      <w:proofErr w:type="spellEnd"/>
      <w:r>
        <w:t xml:space="preserve"> a </w:t>
      </w:r>
      <w:proofErr w:type="spellStart"/>
      <w:r>
        <w:t>cortar</w:t>
      </w:r>
      <w:proofErr w:type="spellEnd"/>
      <w:r>
        <w:t xml:space="preserve"> </w:t>
      </w:r>
      <w:proofErr w:type="spellStart"/>
      <w:r>
        <w:t>ramas</w:t>
      </w:r>
      <w:proofErr w:type="spellEnd"/>
      <w:r>
        <w:t xml:space="preserve">, con la </w:t>
      </w:r>
      <w:proofErr w:type="spellStart"/>
      <w:r>
        <w:t>intención</w:t>
      </w:r>
      <w:proofErr w:type="spellEnd"/>
      <w:r>
        <w:t xml:space="preserve"> de </w:t>
      </w:r>
      <w:proofErr w:type="spellStart"/>
      <w:r>
        <w:t>hacer</w:t>
      </w:r>
      <w:proofErr w:type="spellEnd"/>
      <w:r>
        <w:t xml:space="preserve"> con </w:t>
      </w:r>
      <w:proofErr w:type="spellStart"/>
      <w:r>
        <w:t>ellas</w:t>
      </w:r>
      <w:proofErr w:type="spellEnd"/>
      <w:r>
        <w:t xml:space="preserve"> </w:t>
      </w:r>
      <w:proofErr w:type="spellStart"/>
      <w:r>
        <w:t>extraños</w:t>
      </w:r>
      <w:proofErr w:type="spellEnd"/>
      <w:r>
        <w:t xml:space="preserve"> </w:t>
      </w:r>
      <w:proofErr w:type="spellStart"/>
      <w:r>
        <w:t>árboles</w:t>
      </w:r>
      <w:proofErr w:type="spellEnd"/>
      <w:r>
        <w:t xml:space="preserve">. </w:t>
      </w:r>
    </w:p>
    <w:p w14:paraId="77BB473B" w14:textId="77777777" w:rsidR="00F50769" w:rsidRDefault="00F50769" w:rsidP="00F50769">
      <w:r>
        <w:t xml:space="preserve">57. Mi Obra </w:t>
      </w:r>
      <w:proofErr w:type="spellStart"/>
      <w:r>
        <w:t>deberá</w:t>
      </w:r>
      <w:proofErr w:type="spellEnd"/>
      <w:r>
        <w:t xml:space="preserve"> ser dada a </w:t>
      </w:r>
      <w:proofErr w:type="spellStart"/>
      <w:r>
        <w:t>conocer</w:t>
      </w:r>
      <w:proofErr w:type="spellEnd"/>
      <w:r>
        <w:t xml:space="preserve"> con la </w:t>
      </w:r>
      <w:proofErr w:type="spellStart"/>
      <w:r>
        <w:t>pureza</w:t>
      </w:r>
      <w:proofErr w:type="spellEnd"/>
      <w:r>
        <w:t xml:space="preserve"> y la </w:t>
      </w:r>
      <w:proofErr w:type="spellStart"/>
      <w:r>
        <w:t>perfección</w:t>
      </w:r>
      <w:proofErr w:type="spellEnd"/>
      <w:r>
        <w:t xml:space="preserve"> con </w:t>
      </w:r>
      <w:proofErr w:type="spellStart"/>
      <w:r>
        <w:t>que</w:t>
      </w:r>
      <w:proofErr w:type="spellEnd"/>
      <w:r>
        <w:t xml:space="preserve"> </w:t>
      </w:r>
      <w:proofErr w:type="spellStart"/>
      <w:r>
        <w:t>os</w:t>
      </w:r>
      <w:proofErr w:type="spellEnd"/>
      <w:r>
        <w:t xml:space="preserve"> la he </w:t>
      </w:r>
      <w:proofErr w:type="spellStart"/>
      <w:r>
        <w:t>revelado</w:t>
      </w:r>
      <w:proofErr w:type="spellEnd"/>
      <w:r>
        <w:t xml:space="preserve">; sin </w:t>
      </w:r>
      <w:proofErr w:type="spellStart"/>
      <w:r>
        <w:t>ritos</w:t>
      </w:r>
      <w:proofErr w:type="spellEnd"/>
      <w:r>
        <w:t xml:space="preserve"> </w:t>
      </w:r>
      <w:proofErr w:type="spellStart"/>
      <w:r>
        <w:t>ni</w:t>
      </w:r>
      <w:proofErr w:type="spellEnd"/>
      <w:r>
        <w:t xml:space="preserve"> formas </w:t>
      </w:r>
      <w:proofErr w:type="spellStart"/>
      <w:r>
        <w:t>exteriores</w:t>
      </w:r>
      <w:proofErr w:type="spellEnd"/>
      <w:r>
        <w:t xml:space="preserve">. </w:t>
      </w:r>
    </w:p>
    <w:p w14:paraId="66A890BA" w14:textId="77777777" w:rsidR="00F50769" w:rsidRDefault="00F50769" w:rsidP="00F50769">
      <w:r>
        <w:t xml:space="preserve">58. Cuando </w:t>
      </w:r>
      <w:proofErr w:type="spellStart"/>
      <w:r>
        <w:t>vosotros</w:t>
      </w:r>
      <w:proofErr w:type="spellEnd"/>
      <w:r>
        <w:t xml:space="preserve"> la </w:t>
      </w:r>
      <w:proofErr w:type="spellStart"/>
      <w:r>
        <w:t>contempláis</w:t>
      </w:r>
      <w:proofErr w:type="spellEnd"/>
      <w:r>
        <w:t xml:space="preserve"> tan perfecta, </w:t>
      </w:r>
      <w:proofErr w:type="spellStart"/>
      <w:r>
        <w:t>os</w:t>
      </w:r>
      <w:proofErr w:type="spellEnd"/>
      <w:r>
        <w:t xml:space="preserve"> </w:t>
      </w:r>
      <w:proofErr w:type="spellStart"/>
      <w:r>
        <w:t>sentís</w:t>
      </w:r>
      <w:proofErr w:type="spellEnd"/>
      <w:r>
        <w:t xml:space="preserve"> </w:t>
      </w:r>
      <w:proofErr w:type="spellStart"/>
      <w:r>
        <w:t>indignos</w:t>
      </w:r>
      <w:proofErr w:type="spellEnd"/>
      <w:r>
        <w:t xml:space="preserve"> de </w:t>
      </w:r>
      <w:proofErr w:type="spellStart"/>
      <w:r>
        <w:t>ella</w:t>
      </w:r>
      <w:proofErr w:type="spellEnd"/>
      <w:r>
        <w:t xml:space="preserve"> y </w:t>
      </w:r>
      <w:proofErr w:type="spellStart"/>
      <w:r>
        <w:t>os</w:t>
      </w:r>
      <w:proofErr w:type="spellEnd"/>
      <w:r>
        <w:t xml:space="preserve"> </w:t>
      </w:r>
      <w:proofErr w:type="spellStart"/>
      <w:r>
        <w:t>preguntáis</w:t>
      </w:r>
      <w:proofErr w:type="spellEnd"/>
      <w:r>
        <w:t xml:space="preserve">: ¿Por </w:t>
      </w:r>
      <w:proofErr w:type="spellStart"/>
      <w:r>
        <w:t>qué</w:t>
      </w:r>
      <w:proofErr w:type="spellEnd"/>
      <w:r>
        <w:t xml:space="preserve"> </w:t>
      </w:r>
      <w:proofErr w:type="spellStart"/>
      <w:r>
        <w:t>el</w:t>
      </w:r>
      <w:proofErr w:type="spellEnd"/>
      <w:r>
        <w:t xml:space="preserve"> Padre se </w:t>
      </w:r>
      <w:proofErr w:type="spellStart"/>
      <w:r>
        <w:t>fijó</w:t>
      </w:r>
      <w:proofErr w:type="spellEnd"/>
      <w:r>
        <w:t xml:space="preserve"> </w:t>
      </w:r>
      <w:proofErr w:type="spellStart"/>
      <w:r>
        <w:t>en</w:t>
      </w:r>
      <w:proofErr w:type="spellEnd"/>
      <w:r>
        <w:t xml:space="preserve"> </w:t>
      </w:r>
      <w:proofErr w:type="spellStart"/>
      <w:r>
        <w:t>nosotros</w:t>
      </w:r>
      <w:proofErr w:type="spellEnd"/>
      <w:r>
        <w:t xml:space="preserve"> para </w:t>
      </w:r>
      <w:proofErr w:type="spellStart"/>
      <w:r>
        <w:t>revelárnosla</w:t>
      </w:r>
      <w:proofErr w:type="spellEnd"/>
      <w:r>
        <w:t xml:space="preserve">? Y </w:t>
      </w:r>
      <w:proofErr w:type="spellStart"/>
      <w:r>
        <w:t>Yo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a </w:t>
      </w:r>
      <w:proofErr w:type="spellStart"/>
      <w:r>
        <w:t>pesar</w:t>
      </w:r>
      <w:proofErr w:type="spellEnd"/>
      <w:r>
        <w:t xml:space="preserve"> de las </w:t>
      </w:r>
      <w:proofErr w:type="spellStart"/>
      <w:r>
        <w:t>imperfecciones</w:t>
      </w:r>
      <w:proofErr w:type="spellEnd"/>
      <w:r>
        <w:t xml:space="preserve"> </w:t>
      </w:r>
      <w:proofErr w:type="spellStart"/>
      <w:r>
        <w:t>que</w:t>
      </w:r>
      <w:proofErr w:type="spellEnd"/>
      <w:r>
        <w:t xml:space="preserve"> </w:t>
      </w:r>
      <w:proofErr w:type="spellStart"/>
      <w:r>
        <w:t>tenéis</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en</w:t>
      </w:r>
      <w:proofErr w:type="spellEnd"/>
      <w:r>
        <w:t xml:space="preserve"> </w:t>
      </w:r>
      <w:proofErr w:type="spellStart"/>
      <w:r>
        <w:t>su</w:t>
      </w:r>
      <w:proofErr w:type="spellEnd"/>
      <w:r>
        <w:t xml:space="preserve"> largo </w:t>
      </w:r>
      <w:proofErr w:type="spellStart"/>
      <w:r>
        <w:t>trayecto</w:t>
      </w:r>
      <w:proofErr w:type="spellEnd"/>
      <w:r>
        <w:t xml:space="preserve">, ha </w:t>
      </w:r>
      <w:proofErr w:type="spellStart"/>
      <w:r>
        <w:t>alcanzado</w:t>
      </w:r>
      <w:proofErr w:type="spellEnd"/>
      <w:r>
        <w:t xml:space="preserve"> gran </w:t>
      </w:r>
      <w:proofErr w:type="spellStart"/>
      <w:r>
        <w:t>evolución</w:t>
      </w:r>
      <w:proofErr w:type="spellEnd"/>
      <w:r>
        <w:t xml:space="preserve">. Mas no es </w:t>
      </w:r>
      <w:proofErr w:type="spellStart"/>
      <w:r>
        <w:t>ahora</w:t>
      </w:r>
      <w:proofErr w:type="spellEnd"/>
      <w:r>
        <w:t xml:space="preserve"> </w:t>
      </w:r>
      <w:proofErr w:type="spellStart"/>
      <w:r>
        <w:t>cuando</w:t>
      </w:r>
      <w:proofErr w:type="spellEnd"/>
      <w:r>
        <w:t xml:space="preserve"> </w:t>
      </w:r>
      <w:proofErr w:type="spellStart"/>
      <w:r>
        <w:t>os</w:t>
      </w:r>
      <w:proofErr w:type="spellEnd"/>
      <w:r>
        <w:t xml:space="preserve"> </w:t>
      </w:r>
      <w:proofErr w:type="spellStart"/>
      <w:r>
        <w:t>deis</w:t>
      </w:r>
      <w:proofErr w:type="spellEnd"/>
      <w:r>
        <w:t xml:space="preserve"> </w:t>
      </w:r>
      <w:proofErr w:type="spellStart"/>
      <w:r>
        <w:t>cuenta</w:t>
      </w:r>
      <w:proofErr w:type="spellEnd"/>
      <w:r>
        <w:t xml:space="preserve"> de la </w:t>
      </w:r>
      <w:proofErr w:type="spellStart"/>
      <w:r>
        <w:t>grandeza</w:t>
      </w:r>
      <w:proofErr w:type="spellEnd"/>
      <w:r>
        <w:t xml:space="preserve"> de </w:t>
      </w:r>
      <w:proofErr w:type="spellStart"/>
      <w:r>
        <w:t>esta</w:t>
      </w:r>
      <w:proofErr w:type="spellEnd"/>
      <w:r>
        <w:t xml:space="preserve"> </w:t>
      </w:r>
      <w:proofErr w:type="spellStart"/>
      <w:r>
        <w:t>manifestación</w:t>
      </w:r>
      <w:proofErr w:type="spellEnd"/>
      <w:r>
        <w:t xml:space="preserve">, </w:t>
      </w:r>
      <w:proofErr w:type="spellStart"/>
      <w:r>
        <w:t>sino</w:t>
      </w:r>
      <w:proofErr w:type="spellEnd"/>
      <w:r>
        <w:t xml:space="preserve"> </w:t>
      </w:r>
      <w:proofErr w:type="spellStart"/>
      <w:r>
        <w:t>cuando</w:t>
      </w:r>
      <w:proofErr w:type="spellEnd"/>
      <w:r>
        <w:t xml:space="preserve"> </w:t>
      </w:r>
      <w:proofErr w:type="spellStart"/>
      <w:r>
        <w:t>Yo</w:t>
      </w:r>
      <w:proofErr w:type="spellEnd"/>
      <w:r>
        <w:t xml:space="preserve"> </w:t>
      </w:r>
      <w:proofErr w:type="spellStart"/>
      <w:r>
        <w:t>haya</w:t>
      </w:r>
      <w:proofErr w:type="spellEnd"/>
      <w:r>
        <w:t xml:space="preserve"> </w:t>
      </w:r>
      <w:proofErr w:type="spellStart"/>
      <w:r>
        <w:t>levantado</w:t>
      </w:r>
      <w:proofErr w:type="spellEnd"/>
      <w:r>
        <w:t xml:space="preserve"> de entre </w:t>
      </w:r>
      <w:proofErr w:type="spellStart"/>
      <w:r>
        <w:t>vosotros</w:t>
      </w:r>
      <w:proofErr w:type="spellEnd"/>
      <w:r>
        <w:t xml:space="preserve"> mi Palabra, </w:t>
      </w:r>
      <w:proofErr w:type="spellStart"/>
      <w:r>
        <w:t>entonces</w:t>
      </w:r>
      <w:proofErr w:type="spellEnd"/>
      <w:r>
        <w:t xml:space="preserve"> </w:t>
      </w:r>
      <w:proofErr w:type="spellStart"/>
      <w:r>
        <w:t>comprenderéis</w:t>
      </w:r>
      <w:proofErr w:type="spellEnd"/>
      <w:r>
        <w:t xml:space="preserve"> </w:t>
      </w:r>
      <w:proofErr w:type="spellStart"/>
      <w:r>
        <w:t>el</w:t>
      </w:r>
      <w:proofErr w:type="spellEnd"/>
      <w:r>
        <w:t xml:space="preserve"> bien </w:t>
      </w:r>
      <w:proofErr w:type="spellStart"/>
      <w:r>
        <w:t>que</w:t>
      </w:r>
      <w:proofErr w:type="spellEnd"/>
      <w:r>
        <w:t xml:space="preserve"> </w:t>
      </w:r>
      <w:proofErr w:type="spellStart"/>
      <w:r>
        <w:t>tuvisteis</w:t>
      </w:r>
      <w:proofErr w:type="spellEnd"/>
      <w:r>
        <w:t xml:space="preserve"> y </w:t>
      </w:r>
      <w:proofErr w:type="spellStart"/>
      <w:r>
        <w:t>os</w:t>
      </w:r>
      <w:proofErr w:type="spellEnd"/>
      <w:r>
        <w:t xml:space="preserve"> </w:t>
      </w:r>
      <w:proofErr w:type="spellStart"/>
      <w:r>
        <w:t>llenaréis</w:t>
      </w:r>
      <w:proofErr w:type="spellEnd"/>
      <w:r>
        <w:t xml:space="preserve"> de </w:t>
      </w:r>
      <w:proofErr w:type="spellStart"/>
      <w:r>
        <w:t>gozo</w:t>
      </w:r>
      <w:proofErr w:type="spellEnd"/>
      <w:r>
        <w:t xml:space="preserve"> </w:t>
      </w:r>
      <w:proofErr w:type="spellStart"/>
      <w:r>
        <w:t>por</w:t>
      </w:r>
      <w:proofErr w:type="spellEnd"/>
      <w:r>
        <w:t xml:space="preserve"> </w:t>
      </w:r>
      <w:proofErr w:type="spellStart"/>
      <w:r>
        <w:t>haberme</w:t>
      </w:r>
      <w:proofErr w:type="spellEnd"/>
      <w:r>
        <w:t xml:space="preserve"> </w:t>
      </w:r>
      <w:proofErr w:type="spellStart"/>
      <w:r>
        <w:t>tenido</w:t>
      </w:r>
      <w:proofErr w:type="spellEnd"/>
      <w:r>
        <w:t xml:space="preserve"> entre </w:t>
      </w:r>
      <w:proofErr w:type="spellStart"/>
      <w:r>
        <w:t>vosotros</w:t>
      </w:r>
      <w:proofErr w:type="spellEnd"/>
      <w:r>
        <w:t xml:space="preserve">. </w:t>
      </w:r>
    </w:p>
    <w:p w14:paraId="6BC517CB" w14:textId="77777777" w:rsidR="00F50769" w:rsidRDefault="00F50769" w:rsidP="00F50769">
      <w:r>
        <w:t xml:space="preserve">59. De </w:t>
      </w:r>
      <w:proofErr w:type="spellStart"/>
      <w:r>
        <w:t>cierto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en</w:t>
      </w:r>
      <w:proofErr w:type="spellEnd"/>
      <w:r>
        <w:t xml:space="preserve"> mi mesa de amor </w:t>
      </w:r>
      <w:proofErr w:type="spellStart"/>
      <w:r>
        <w:t>habéis</w:t>
      </w:r>
      <w:proofErr w:type="spellEnd"/>
      <w:r>
        <w:t xml:space="preserve"> </w:t>
      </w:r>
      <w:proofErr w:type="spellStart"/>
      <w:r>
        <w:t>comido</w:t>
      </w:r>
      <w:proofErr w:type="spellEnd"/>
      <w:r>
        <w:t xml:space="preserve"> y </w:t>
      </w:r>
      <w:proofErr w:type="spellStart"/>
      <w:r>
        <w:t>bebido</w:t>
      </w:r>
      <w:proofErr w:type="spellEnd"/>
      <w:r>
        <w:t xml:space="preserve">, oh </w:t>
      </w:r>
      <w:proofErr w:type="spellStart"/>
      <w:r>
        <w:t>discípulos</w:t>
      </w:r>
      <w:proofErr w:type="spellEnd"/>
      <w:r>
        <w:t xml:space="preserve"> </w:t>
      </w:r>
      <w:proofErr w:type="spellStart"/>
      <w:r>
        <w:t>amados</w:t>
      </w:r>
      <w:proofErr w:type="spellEnd"/>
      <w:r>
        <w:t xml:space="preserve">. </w:t>
      </w:r>
    </w:p>
    <w:p w14:paraId="032EB9FD" w14:textId="77777777" w:rsidR="00F50769" w:rsidRDefault="00F50769" w:rsidP="00F50769">
      <w:r>
        <w:t xml:space="preserve"> </w:t>
      </w:r>
    </w:p>
    <w:p w14:paraId="32A1E053" w14:textId="77777777" w:rsidR="00F50769" w:rsidRDefault="00F50769" w:rsidP="00F50769">
      <w:r>
        <w:t xml:space="preserve">¡MI PAZ SEA CON VOSOTROS! </w:t>
      </w:r>
    </w:p>
    <w:p w14:paraId="07279997" w14:textId="77777777" w:rsidR="00F50769" w:rsidRDefault="00F50769" w:rsidP="00F50769">
      <w:r>
        <w:t xml:space="preserve"> </w:t>
      </w:r>
    </w:p>
    <w:p w14:paraId="153BDA46" w14:textId="77777777" w:rsidR="00F50769" w:rsidRDefault="00F50769" w:rsidP="00F50769">
      <w:r>
        <w:t xml:space="preserve"> </w:t>
      </w:r>
    </w:p>
    <w:p w14:paraId="34316D8C" w14:textId="77777777" w:rsidR="00F50769" w:rsidRDefault="00F50769" w:rsidP="00F50769">
      <w:r>
        <w:t xml:space="preserve">ENSEÑANZA N° 104 </w:t>
      </w:r>
    </w:p>
    <w:p w14:paraId="67445D96" w14:textId="77777777" w:rsidR="00F50769" w:rsidRDefault="00F50769" w:rsidP="00F50769">
      <w:r>
        <w:t xml:space="preserve"> </w:t>
      </w:r>
    </w:p>
    <w:p w14:paraId="44C73981" w14:textId="77777777" w:rsidR="00F50769" w:rsidRDefault="00F50769" w:rsidP="00F50769">
      <w:r>
        <w:t xml:space="preserve">1. </w:t>
      </w:r>
      <w:proofErr w:type="spellStart"/>
      <w:r>
        <w:t>Humanidad</w:t>
      </w:r>
      <w:proofErr w:type="spellEnd"/>
      <w:r>
        <w:t xml:space="preserve">: me </w:t>
      </w:r>
      <w:proofErr w:type="spellStart"/>
      <w:r>
        <w:t>presentáis</w:t>
      </w:r>
      <w:proofErr w:type="spellEnd"/>
      <w:r>
        <w:t xml:space="preserve"> </w:t>
      </w:r>
      <w:proofErr w:type="spellStart"/>
      <w:r>
        <w:t>vuestra</w:t>
      </w:r>
      <w:proofErr w:type="spellEnd"/>
      <w:r>
        <w:t xml:space="preserve"> </w:t>
      </w:r>
      <w:proofErr w:type="spellStart"/>
      <w:r>
        <w:t>hambre</w:t>
      </w:r>
      <w:proofErr w:type="spellEnd"/>
      <w:r>
        <w:t xml:space="preserve"> de </w:t>
      </w:r>
      <w:proofErr w:type="spellStart"/>
      <w:r>
        <w:t>paz</w:t>
      </w:r>
      <w:proofErr w:type="spellEnd"/>
      <w:r>
        <w:t xml:space="preserve">, a lo </w:t>
      </w:r>
      <w:proofErr w:type="spellStart"/>
      <w:r>
        <w:t>cual</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el</w:t>
      </w:r>
      <w:proofErr w:type="spellEnd"/>
      <w:r>
        <w:t xml:space="preserve"> hombre </w:t>
      </w:r>
      <w:proofErr w:type="spellStart"/>
      <w:r>
        <w:t>que</w:t>
      </w:r>
      <w:proofErr w:type="spellEnd"/>
      <w:r>
        <w:t xml:space="preserve"> no ama, no </w:t>
      </w:r>
      <w:proofErr w:type="spellStart"/>
      <w:r>
        <w:t>puede</w:t>
      </w:r>
      <w:proofErr w:type="spellEnd"/>
      <w:r>
        <w:t xml:space="preserve"> </w:t>
      </w:r>
      <w:proofErr w:type="spellStart"/>
      <w:r>
        <w:t>tener</w:t>
      </w:r>
      <w:proofErr w:type="spellEnd"/>
      <w:r>
        <w:t xml:space="preserve"> </w:t>
      </w:r>
      <w:proofErr w:type="spellStart"/>
      <w:r>
        <w:t>paz</w:t>
      </w:r>
      <w:proofErr w:type="spellEnd"/>
      <w:r>
        <w:t xml:space="preserve">. He </w:t>
      </w:r>
      <w:proofErr w:type="spellStart"/>
      <w:r>
        <w:t>escuchado</w:t>
      </w:r>
      <w:proofErr w:type="spellEnd"/>
      <w:r>
        <w:t xml:space="preserve"> </w:t>
      </w:r>
      <w:proofErr w:type="spellStart"/>
      <w:r>
        <w:t>vuestras</w:t>
      </w:r>
      <w:proofErr w:type="spellEnd"/>
      <w:r>
        <w:t xml:space="preserve"> </w:t>
      </w:r>
      <w:proofErr w:type="spellStart"/>
      <w:r>
        <w:t>plegarias</w:t>
      </w:r>
      <w:proofErr w:type="spellEnd"/>
      <w:r>
        <w:t xml:space="preserve">, </w:t>
      </w:r>
      <w:proofErr w:type="spellStart"/>
      <w:r>
        <w:t>en</w:t>
      </w:r>
      <w:proofErr w:type="spellEnd"/>
      <w:r>
        <w:t xml:space="preserve"> las </w:t>
      </w:r>
      <w:proofErr w:type="spellStart"/>
      <w:r>
        <w:t>que</w:t>
      </w:r>
      <w:proofErr w:type="spellEnd"/>
      <w:r>
        <w:t xml:space="preserve"> </w:t>
      </w:r>
      <w:proofErr w:type="spellStart"/>
      <w:r>
        <w:t>decís</w:t>
      </w:r>
      <w:proofErr w:type="spellEnd"/>
      <w:r>
        <w:t xml:space="preserve">: "Paz </w:t>
      </w:r>
      <w:proofErr w:type="spellStart"/>
      <w:r>
        <w:t>en</w:t>
      </w:r>
      <w:proofErr w:type="spellEnd"/>
      <w:r>
        <w:t xml:space="preserve"> la tierra a </w:t>
      </w:r>
      <w:proofErr w:type="spellStart"/>
      <w:r>
        <w:t>los</w:t>
      </w:r>
      <w:proofErr w:type="spellEnd"/>
      <w:r>
        <w:t xml:space="preserve"> hombres de </w:t>
      </w:r>
      <w:proofErr w:type="spellStart"/>
      <w:r>
        <w:t>buena</w:t>
      </w:r>
      <w:proofErr w:type="spellEnd"/>
      <w:r>
        <w:t xml:space="preserve"> </w:t>
      </w:r>
      <w:proofErr w:type="spellStart"/>
      <w:r>
        <w:t>voluntad</w:t>
      </w:r>
      <w:proofErr w:type="spellEnd"/>
      <w:r>
        <w:t xml:space="preserve">", mas no </w:t>
      </w:r>
      <w:proofErr w:type="spellStart"/>
      <w:r>
        <w:t>habéis</w:t>
      </w:r>
      <w:proofErr w:type="spellEnd"/>
      <w:r>
        <w:t xml:space="preserve"> </w:t>
      </w:r>
      <w:proofErr w:type="spellStart"/>
      <w:r>
        <w:t>comprendido</w:t>
      </w:r>
      <w:proofErr w:type="spellEnd"/>
      <w:r>
        <w:t xml:space="preserve"> </w:t>
      </w:r>
      <w:proofErr w:type="spellStart"/>
      <w:r>
        <w:t>que</w:t>
      </w:r>
      <w:proofErr w:type="spellEnd"/>
      <w:r>
        <w:t xml:space="preserve"> la </w:t>
      </w:r>
      <w:proofErr w:type="spellStart"/>
      <w:r>
        <w:t>buena</w:t>
      </w:r>
      <w:proofErr w:type="spellEnd"/>
      <w:r>
        <w:t xml:space="preserve"> </w:t>
      </w:r>
      <w:proofErr w:type="spellStart"/>
      <w:r>
        <w:t>voluntad</w:t>
      </w:r>
      <w:proofErr w:type="spellEnd"/>
      <w:r>
        <w:t xml:space="preserve"> </w:t>
      </w:r>
      <w:proofErr w:type="spellStart"/>
      <w:r>
        <w:t>sólo</w:t>
      </w:r>
      <w:proofErr w:type="spellEnd"/>
      <w:r>
        <w:t xml:space="preserve"> </w:t>
      </w:r>
      <w:proofErr w:type="spellStart"/>
      <w:r>
        <w:t>puede</w:t>
      </w:r>
      <w:proofErr w:type="spellEnd"/>
      <w:r>
        <w:t xml:space="preserve"> </w:t>
      </w:r>
      <w:proofErr w:type="spellStart"/>
      <w:r>
        <w:t>provenir</w:t>
      </w:r>
      <w:proofErr w:type="spellEnd"/>
      <w:r>
        <w:t xml:space="preserve"> de la </w:t>
      </w:r>
      <w:proofErr w:type="spellStart"/>
      <w:r>
        <w:t>inclinación</w:t>
      </w:r>
      <w:proofErr w:type="spellEnd"/>
      <w:r>
        <w:t xml:space="preserve"> al bien y a la </w:t>
      </w:r>
      <w:proofErr w:type="spellStart"/>
      <w:r>
        <w:t>justicia</w:t>
      </w:r>
      <w:proofErr w:type="spellEnd"/>
      <w:r>
        <w:t xml:space="preserve">, </w:t>
      </w:r>
      <w:proofErr w:type="spellStart"/>
      <w:r>
        <w:t>que</w:t>
      </w:r>
      <w:proofErr w:type="spellEnd"/>
      <w:r>
        <w:t xml:space="preserve"> son </w:t>
      </w:r>
      <w:proofErr w:type="spellStart"/>
      <w:r>
        <w:t>frutos</w:t>
      </w:r>
      <w:proofErr w:type="spellEnd"/>
      <w:r>
        <w:t xml:space="preserve"> del amor. </w:t>
      </w:r>
    </w:p>
    <w:p w14:paraId="29F5E6ED" w14:textId="77777777" w:rsidR="00F50769" w:rsidRDefault="00F50769" w:rsidP="00F50769">
      <w:r>
        <w:lastRenderedPageBreak/>
        <w:t xml:space="preserve">2. Cuando </w:t>
      </w:r>
      <w:proofErr w:type="spellStart"/>
      <w:r>
        <w:t>exista</w:t>
      </w:r>
      <w:proofErr w:type="spellEnd"/>
      <w:r>
        <w:t xml:space="preserve"> amor entre </w:t>
      </w:r>
      <w:proofErr w:type="spellStart"/>
      <w:r>
        <w:t>los</w:t>
      </w:r>
      <w:proofErr w:type="spellEnd"/>
      <w:r>
        <w:t xml:space="preserve"> hombres, </w:t>
      </w:r>
      <w:proofErr w:type="spellStart"/>
      <w:r>
        <w:t>sentiréis</w:t>
      </w:r>
      <w:proofErr w:type="spellEnd"/>
      <w:r>
        <w:t xml:space="preserve"> </w:t>
      </w:r>
      <w:proofErr w:type="spellStart"/>
      <w:r>
        <w:t>en</w:t>
      </w:r>
      <w:proofErr w:type="spellEnd"/>
      <w:r>
        <w:t xml:space="preserve"> </w:t>
      </w:r>
      <w:proofErr w:type="spellStart"/>
      <w:r>
        <w:t>todas</w:t>
      </w:r>
      <w:proofErr w:type="spellEnd"/>
      <w:r>
        <w:t xml:space="preserve"> partes la </w:t>
      </w:r>
      <w:proofErr w:type="spellStart"/>
      <w:r>
        <w:t>presencia</w:t>
      </w:r>
      <w:proofErr w:type="spellEnd"/>
      <w:r>
        <w:t xml:space="preserve"> de mi </w:t>
      </w:r>
      <w:proofErr w:type="spellStart"/>
      <w:r>
        <w:t>paz</w:t>
      </w:r>
      <w:proofErr w:type="spellEnd"/>
      <w:r>
        <w:t xml:space="preserve">; </w:t>
      </w:r>
      <w:proofErr w:type="spellStart"/>
      <w:r>
        <w:t>porque</w:t>
      </w:r>
      <w:proofErr w:type="spellEnd"/>
      <w:r>
        <w:t xml:space="preserve"> la </w:t>
      </w:r>
      <w:proofErr w:type="spellStart"/>
      <w:r>
        <w:t>armonía</w:t>
      </w:r>
      <w:proofErr w:type="spellEnd"/>
      <w:r>
        <w:t xml:space="preserve"> </w:t>
      </w:r>
      <w:proofErr w:type="spellStart"/>
      <w:r>
        <w:t>que</w:t>
      </w:r>
      <w:proofErr w:type="spellEnd"/>
      <w:r>
        <w:t xml:space="preserve"> </w:t>
      </w:r>
      <w:proofErr w:type="spellStart"/>
      <w:r>
        <w:t>habéis</w:t>
      </w:r>
      <w:proofErr w:type="spellEnd"/>
      <w:r>
        <w:t xml:space="preserve"> roto con </w:t>
      </w:r>
      <w:proofErr w:type="spellStart"/>
      <w:r>
        <w:t>los</w:t>
      </w:r>
      <w:proofErr w:type="spellEnd"/>
      <w:r>
        <w:t xml:space="preserve"> </w:t>
      </w:r>
      <w:proofErr w:type="spellStart"/>
      <w:r>
        <w:t>elementos</w:t>
      </w:r>
      <w:proofErr w:type="spellEnd"/>
      <w:r>
        <w:t xml:space="preserve"> y con </w:t>
      </w:r>
      <w:proofErr w:type="spellStart"/>
      <w:r>
        <w:t>todo</w:t>
      </w:r>
      <w:proofErr w:type="spellEnd"/>
      <w:r>
        <w:t xml:space="preserve"> lo </w:t>
      </w:r>
      <w:proofErr w:type="spellStart"/>
      <w:r>
        <w:t>que</w:t>
      </w:r>
      <w:proofErr w:type="spellEnd"/>
      <w:r>
        <w:t xml:space="preserve"> </w:t>
      </w:r>
      <w:proofErr w:type="spellStart"/>
      <w:r>
        <w:t>os</w:t>
      </w:r>
      <w:proofErr w:type="spellEnd"/>
      <w:r>
        <w:t xml:space="preserve"> </w:t>
      </w:r>
      <w:proofErr w:type="spellStart"/>
      <w:r>
        <w:t>rodea</w:t>
      </w:r>
      <w:proofErr w:type="spellEnd"/>
      <w:r>
        <w:t xml:space="preserve">, </w:t>
      </w:r>
      <w:proofErr w:type="spellStart"/>
      <w:r>
        <w:t>volverá</w:t>
      </w:r>
      <w:proofErr w:type="spellEnd"/>
      <w:r>
        <w:t xml:space="preserve">, y </w:t>
      </w:r>
      <w:proofErr w:type="spellStart"/>
      <w:r>
        <w:t>esa</w:t>
      </w:r>
      <w:proofErr w:type="spellEnd"/>
      <w:r>
        <w:t xml:space="preserve"> bien </w:t>
      </w:r>
      <w:proofErr w:type="spellStart"/>
      <w:r>
        <w:t>andanza</w:t>
      </w:r>
      <w:proofErr w:type="spellEnd"/>
      <w:r>
        <w:t xml:space="preserve"> </w:t>
      </w:r>
      <w:proofErr w:type="spellStart"/>
      <w:r>
        <w:t>será</w:t>
      </w:r>
      <w:proofErr w:type="spellEnd"/>
      <w:r>
        <w:t xml:space="preserve"> </w:t>
      </w:r>
      <w:proofErr w:type="spellStart"/>
      <w:r>
        <w:t>semejante</w:t>
      </w:r>
      <w:proofErr w:type="spellEnd"/>
      <w:r>
        <w:t xml:space="preserve"> al </w:t>
      </w:r>
      <w:proofErr w:type="spellStart"/>
      <w:r>
        <w:t>mensaje</w:t>
      </w:r>
      <w:proofErr w:type="spellEnd"/>
      <w:r>
        <w:t xml:space="preserve"> </w:t>
      </w:r>
      <w:proofErr w:type="spellStart"/>
      <w:r>
        <w:t>que</w:t>
      </w:r>
      <w:proofErr w:type="spellEnd"/>
      <w:r>
        <w:t xml:space="preserve"> </w:t>
      </w:r>
      <w:proofErr w:type="spellStart"/>
      <w:r>
        <w:t>os</w:t>
      </w:r>
      <w:proofErr w:type="spellEnd"/>
      <w:r>
        <w:t xml:space="preserve"> </w:t>
      </w:r>
      <w:proofErr w:type="spellStart"/>
      <w:r>
        <w:t>trajeron</w:t>
      </w:r>
      <w:proofErr w:type="spellEnd"/>
      <w:r>
        <w:t xml:space="preserve"> </w:t>
      </w:r>
      <w:proofErr w:type="spellStart"/>
      <w:r>
        <w:t>los</w:t>
      </w:r>
      <w:proofErr w:type="spellEnd"/>
      <w:r>
        <w:t xml:space="preserve"> </w:t>
      </w:r>
      <w:proofErr w:type="spellStart"/>
      <w:r>
        <w:t>ángeles</w:t>
      </w:r>
      <w:proofErr w:type="spellEnd"/>
      <w:r>
        <w:t xml:space="preserve"> </w:t>
      </w:r>
      <w:proofErr w:type="spellStart"/>
      <w:r>
        <w:t>cuando</w:t>
      </w:r>
      <w:proofErr w:type="spellEnd"/>
      <w:r>
        <w:t xml:space="preserve"> </w:t>
      </w:r>
      <w:proofErr w:type="spellStart"/>
      <w:r>
        <w:t>os</w:t>
      </w:r>
      <w:proofErr w:type="spellEnd"/>
      <w:r>
        <w:t xml:space="preserve"> </w:t>
      </w:r>
      <w:proofErr w:type="spellStart"/>
      <w:r>
        <w:t>dijeron</w:t>
      </w:r>
      <w:proofErr w:type="spellEnd"/>
      <w:r>
        <w:t xml:space="preserve">: “Gloria a Dios </w:t>
      </w:r>
      <w:proofErr w:type="spellStart"/>
      <w:r>
        <w:t>en</w:t>
      </w:r>
      <w:proofErr w:type="spellEnd"/>
      <w:r>
        <w:t xml:space="preserve"> las </w:t>
      </w:r>
      <w:proofErr w:type="spellStart"/>
      <w:r>
        <w:t>alturas</w:t>
      </w:r>
      <w:proofErr w:type="spellEnd"/>
      <w:r>
        <w:t xml:space="preserve"> y </w:t>
      </w:r>
      <w:proofErr w:type="spellStart"/>
      <w:r>
        <w:t>paz</w:t>
      </w:r>
      <w:proofErr w:type="spellEnd"/>
      <w:r>
        <w:t xml:space="preserve"> </w:t>
      </w:r>
      <w:proofErr w:type="spellStart"/>
      <w:r>
        <w:t>en</w:t>
      </w:r>
      <w:proofErr w:type="spellEnd"/>
      <w:r>
        <w:t xml:space="preserve"> la tierra a </w:t>
      </w:r>
      <w:proofErr w:type="spellStart"/>
      <w:r>
        <w:t>los</w:t>
      </w:r>
      <w:proofErr w:type="spellEnd"/>
      <w:r>
        <w:t xml:space="preserve"> hombres de </w:t>
      </w:r>
      <w:proofErr w:type="spellStart"/>
      <w:r>
        <w:t>buena</w:t>
      </w:r>
      <w:proofErr w:type="spellEnd"/>
      <w:r>
        <w:t xml:space="preserve"> </w:t>
      </w:r>
      <w:proofErr w:type="spellStart"/>
      <w:r>
        <w:t>voluntad</w:t>
      </w:r>
      <w:proofErr w:type="spellEnd"/>
      <w:r>
        <w:t xml:space="preserve">”. </w:t>
      </w:r>
    </w:p>
    <w:p w14:paraId="59A8DC80" w14:textId="77777777" w:rsidR="00F50769" w:rsidRDefault="00F50769" w:rsidP="00F50769">
      <w:r>
        <w:t xml:space="preserve">3. Mucho es lo </w:t>
      </w:r>
      <w:proofErr w:type="spellStart"/>
      <w:r>
        <w:t>que</w:t>
      </w:r>
      <w:proofErr w:type="spellEnd"/>
      <w:r>
        <w:t xml:space="preserve"> </w:t>
      </w:r>
      <w:proofErr w:type="spellStart"/>
      <w:r>
        <w:t>habéis</w:t>
      </w:r>
      <w:proofErr w:type="spellEnd"/>
      <w:r>
        <w:t xml:space="preserve"> </w:t>
      </w:r>
      <w:proofErr w:type="spellStart"/>
      <w:r>
        <w:t>buscado</w:t>
      </w:r>
      <w:proofErr w:type="spellEnd"/>
      <w:r>
        <w:t xml:space="preserve"> </w:t>
      </w:r>
      <w:proofErr w:type="spellStart"/>
      <w:r>
        <w:t>por</w:t>
      </w:r>
      <w:proofErr w:type="spellEnd"/>
      <w:r>
        <w:t xml:space="preserve"> medio de la </w:t>
      </w:r>
      <w:proofErr w:type="spellStart"/>
      <w:r>
        <w:t>ciencia</w:t>
      </w:r>
      <w:proofErr w:type="spellEnd"/>
      <w:r>
        <w:t xml:space="preserve"> y sin embargo no </w:t>
      </w:r>
      <w:proofErr w:type="spellStart"/>
      <w:r>
        <w:t>habéis</w:t>
      </w:r>
      <w:proofErr w:type="spellEnd"/>
      <w:r>
        <w:t xml:space="preserve"> </w:t>
      </w:r>
      <w:proofErr w:type="spellStart"/>
      <w:r>
        <w:t>podido</w:t>
      </w:r>
      <w:proofErr w:type="spellEnd"/>
      <w:r>
        <w:t xml:space="preserve"> </w:t>
      </w:r>
      <w:proofErr w:type="spellStart"/>
      <w:r>
        <w:t>descubrir</w:t>
      </w:r>
      <w:proofErr w:type="spellEnd"/>
      <w:r>
        <w:t xml:space="preserve"> la </w:t>
      </w:r>
      <w:proofErr w:type="spellStart"/>
      <w:r>
        <w:t>relación</w:t>
      </w:r>
      <w:proofErr w:type="spellEnd"/>
      <w:r>
        <w:t xml:space="preserve"> tan </w:t>
      </w:r>
      <w:proofErr w:type="spellStart"/>
      <w:r>
        <w:t>íntima</w:t>
      </w:r>
      <w:proofErr w:type="spellEnd"/>
      <w:r>
        <w:t xml:space="preserve"> </w:t>
      </w:r>
      <w:proofErr w:type="spellStart"/>
      <w:r>
        <w:t>que</w:t>
      </w:r>
      <w:proofErr w:type="spellEnd"/>
      <w:r>
        <w:t xml:space="preserve"> </w:t>
      </w:r>
      <w:proofErr w:type="spellStart"/>
      <w:r>
        <w:t>existe</w:t>
      </w:r>
      <w:proofErr w:type="spellEnd"/>
      <w:r>
        <w:t xml:space="preserve"> entre </w:t>
      </w:r>
      <w:proofErr w:type="spellStart"/>
      <w:r>
        <w:t>el</w:t>
      </w:r>
      <w:proofErr w:type="spellEnd"/>
      <w:r>
        <w:t xml:space="preserve"> hombre y lo </w:t>
      </w:r>
      <w:proofErr w:type="spellStart"/>
      <w:r>
        <w:t>espiritual</w:t>
      </w:r>
      <w:proofErr w:type="spellEnd"/>
      <w:r>
        <w:t xml:space="preserve">, entre la </w:t>
      </w:r>
      <w:proofErr w:type="spellStart"/>
      <w:r>
        <w:t>criatura</w:t>
      </w:r>
      <w:proofErr w:type="spellEnd"/>
      <w:r>
        <w:t xml:space="preserve"> humana y </w:t>
      </w:r>
      <w:proofErr w:type="spellStart"/>
      <w:r>
        <w:t>su</w:t>
      </w:r>
      <w:proofErr w:type="spellEnd"/>
      <w:r>
        <w:t xml:space="preserve"> </w:t>
      </w:r>
      <w:proofErr w:type="spellStart"/>
      <w:r>
        <w:t>Creador</w:t>
      </w:r>
      <w:proofErr w:type="spellEnd"/>
      <w:r>
        <w:t xml:space="preserve">. </w:t>
      </w:r>
    </w:p>
    <w:p w14:paraId="3E200280" w14:textId="77777777" w:rsidR="00F50769" w:rsidRDefault="00F50769" w:rsidP="00F50769">
      <w:r>
        <w:t>4. ¿</w:t>
      </w:r>
      <w:proofErr w:type="spellStart"/>
      <w:r>
        <w:t>Cómo</w:t>
      </w:r>
      <w:proofErr w:type="spellEnd"/>
      <w:r>
        <w:t xml:space="preserve"> </w:t>
      </w:r>
      <w:proofErr w:type="spellStart"/>
      <w:r>
        <w:t>puede</w:t>
      </w:r>
      <w:proofErr w:type="spellEnd"/>
      <w:r>
        <w:t xml:space="preserve"> ser normal la </w:t>
      </w:r>
      <w:proofErr w:type="spellStart"/>
      <w:r>
        <w:t>vida</w:t>
      </w:r>
      <w:proofErr w:type="spellEnd"/>
      <w:r>
        <w:t xml:space="preserve"> de un ser </w:t>
      </w:r>
      <w:proofErr w:type="spellStart"/>
      <w:r>
        <w:t>que</w:t>
      </w:r>
      <w:proofErr w:type="spellEnd"/>
      <w:r>
        <w:t xml:space="preserve"> se </w:t>
      </w:r>
      <w:proofErr w:type="spellStart"/>
      <w:r>
        <w:t>aparta</w:t>
      </w:r>
      <w:proofErr w:type="spellEnd"/>
      <w:r>
        <w:t xml:space="preserve"> de la </w:t>
      </w:r>
      <w:proofErr w:type="spellStart"/>
      <w:r>
        <w:t>senda</w:t>
      </w:r>
      <w:proofErr w:type="spellEnd"/>
      <w:r>
        <w:t xml:space="preserve"> </w:t>
      </w:r>
      <w:proofErr w:type="spellStart"/>
      <w:r>
        <w:t>que</w:t>
      </w:r>
      <w:proofErr w:type="spellEnd"/>
      <w:r>
        <w:t xml:space="preserve"> le </w:t>
      </w:r>
      <w:proofErr w:type="spellStart"/>
      <w:r>
        <w:t>traza</w:t>
      </w:r>
      <w:proofErr w:type="spellEnd"/>
      <w:r>
        <w:t xml:space="preserve"> la Ley del </w:t>
      </w:r>
      <w:proofErr w:type="spellStart"/>
      <w:r>
        <w:t>Creador</w:t>
      </w:r>
      <w:proofErr w:type="spellEnd"/>
      <w:r>
        <w:t xml:space="preserve">? </w:t>
      </w:r>
      <w:proofErr w:type="spellStart"/>
      <w:r>
        <w:t>Mirad</w:t>
      </w:r>
      <w:proofErr w:type="spellEnd"/>
      <w:r>
        <w:t xml:space="preserve"> </w:t>
      </w:r>
      <w:proofErr w:type="spellStart"/>
      <w:r>
        <w:t>cuanto</w:t>
      </w:r>
      <w:proofErr w:type="spellEnd"/>
      <w:r>
        <w:t xml:space="preserve"> ha </w:t>
      </w:r>
      <w:proofErr w:type="spellStart"/>
      <w:r>
        <w:t>luchado</w:t>
      </w:r>
      <w:proofErr w:type="spellEnd"/>
      <w:r>
        <w:t xml:space="preserve"> </w:t>
      </w:r>
      <w:proofErr w:type="spellStart"/>
      <w:r>
        <w:t>el</w:t>
      </w:r>
      <w:proofErr w:type="spellEnd"/>
      <w:r>
        <w:t xml:space="preserve"> hombre </w:t>
      </w:r>
    </w:p>
    <w:p w14:paraId="6D0CC6D5" w14:textId="77777777" w:rsidR="00F50769" w:rsidRDefault="00F50769" w:rsidP="00F50769">
      <w:proofErr w:type="spellStart"/>
      <w:r>
        <w:t>tratando</w:t>
      </w:r>
      <w:proofErr w:type="spellEnd"/>
      <w:r>
        <w:t xml:space="preserve"> de </w:t>
      </w:r>
      <w:proofErr w:type="spellStart"/>
      <w:r>
        <w:t>descubrir</w:t>
      </w:r>
      <w:proofErr w:type="spellEnd"/>
      <w:r>
        <w:t xml:space="preserve"> caminos fuera de las </w:t>
      </w:r>
      <w:proofErr w:type="spellStart"/>
      <w:r>
        <w:t>sendas</w:t>
      </w:r>
      <w:proofErr w:type="spellEnd"/>
      <w:r>
        <w:t xml:space="preserve"> </w:t>
      </w:r>
      <w:proofErr w:type="spellStart"/>
      <w:r>
        <w:t>que</w:t>
      </w:r>
      <w:proofErr w:type="spellEnd"/>
      <w:r>
        <w:t xml:space="preserve"> </w:t>
      </w:r>
      <w:proofErr w:type="spellStart"/>
      <w:r>
        <w:t>señalan</w:t>
      </w:r>
      <w:proofErr w:type="spellEnd"/>
      <w:r>
        <w:t xml:space="preserve"> mis </w:t>
      </w:r>
      <w:proofErr w:type="spellStart"/>
      <w:r>
        <w:t>leyes</w:t>
      </w:r>
      <w:proofErr w:type="spellEnd"/>
      <w:r>
        <w:t xml:space="preserve"> de amor y de </w:t>
      </w:r>
      <w:proofErr w:type="spellStart"/>
      <w:r>
        <w:t>justicia</w:t>
      </w:r>
      <w:proofErr w:type="spellEnd"/>
      <w:r>
        <w:t xml:space="preserve">. </w:t>
      </w:r>
    </w:p>
    <w:p w14:paraId="1E34CD85" w14:textId="77777777" w:rsidR="00F50769" w:rsidRDefault="00F50769" w:rsidP="00F50769">
      <w:r>
        <w:t xml:space="preserve">5. </w:t>
      </w:r>
      <w:proofErr w:type="spellStart"/>
      <w:r>
        <w:t>Vuestro</w:t>
      </w:r>
      <w:proofErr w:type="spellEnd"/>
      <w:r>
        <w:t xml:space="preserve"> </w:t>
      </w:r>
      <w:proofErr w:type="spellStart"/>
      <w:r>
        <w:t>mundo</w:t>
      </w:r>
      <w:proofErr w:type="spellEnd"/>
      <w:r>
        <w:t xml:space="preserve"> </w:t>
      </w:r>
      <w:proofErr w:type="spellStart"/>
      <w:r>
        <w:t>está</w:t>
      </w:r>
      <w:proofErr w:type="spellEnd"/>
      <w:r>
        <w:t xml:space="preserve"> </w:t>
      </w:r>
      <w:proofErr w:type="spellStart"/>
      <w:r>
        <w:t>lleno</w:t>
      </w:r>
      <w:proofErr w:type="spellEnd"/>
      <w:r>
        <w:t xml:space="preserve"> de </w:t>
      </w:r>
      <w:proofErr w:type="spellStart"/>
      <w:r>
        <w:t>artificio</w:t>
      </w:r>
      <w:proofErr w:type="spellEnd"/>
      <w:r>
        <w:t xml:space="preserve"> y de </w:t>
      </w:r>
      <w:proofErr w:type="spellStart"/>
      <w:r>
        <w:t>falsedad</w:t>
      </w:r>
      <w:proofErr w:type="spellEnd"/>
      <w:r>
        <w:t xml:space="preserve">, y </w:t>
      </w:r>
      <w:proofErr w:type="spellStart"/>
      <w:r>
        <w:t>eso</w:t>
      </w:r>
      <w:proofErr w:type="spellEnd"/>
      <w:r>
        <w:t xml:space="preserve"> se </w:t>
      </w:r>
      <w:proofErr w:type="spellStart"/>
      <w:r>
        <w:t>debe</w:t>
      </w:r>
      <w:proofErr w:type="spellEnd"/>
      <w:r>
        <w:t xml:space="preserve"> a </w:t>
      </w:r>
      <w:proofErr w:type="spellStart"/>
      <w:r>
        <w:t>que</w:t>
      </w:r>
      <w:proofErr w:type="spellEnd"/>
      <w:r>
        <w:t xml:space="preserve"> </w:t>
      </w:r>
      <w:proofErr w:type="spellStart"/>
      <w:r>
        <w:t>hace</w:t>
      </w:r>
      <w:proofErr w:type="spellEnd"/>
      <w:r>
        <w:t xml:space="preserve"> </w:t>
      </w:r>
      <w:proofErr w:type="spellStart"/>
      <w:r>
        <w:t>tiempo</w:t>
      </w:r>
      <w:proofErr w:type="spellEnd"/>
      <w:r>
        <w:t xml:space="preserve"> </w:t>
      </w:r>
      <w:proofErr w:type="spellStart"/>
      <w:r>
        <w:t>os</w:t>
      </w:r>
      <w:proofErr w:type="spellEnd"/>
      <w:r>
        <w:t xml:space="preserve"> </w:t>
      </w:r>
      <w:proofErr w:type="spellStart"/>
      <w:r>
        <w:t>habéis</w:t>
      </w:r>
      <w:proofErr w:type="spellEnd"/>
      <w:r>
        <w:t xml:space="preserve"> </w:t>
      </w:r>
      <w:proofErr w:type="spellStart"/>
      <w:r>
        <w:t>distanciado</w:t>
      </w:r>
      <w:proofErr w:type="spellEnd"/>
      <w:r>
        <w:t xml:space="preserve"> de lo </w:t>
      </w:r>
      <w:proofErr w:type="spellStart"/>
      <w:r>
        <w:t>dispuesto</w:t>
      </w:r>
      <w:proofErr w:type="spellEnd"/>
      <w:r>
        <w:t xml:space="preserve"> </w:t>
      </w:r>
      <w:proofErr w:type="spellStart"/>
      <w:r>
        <w:t>por</w:t>
      </w:r>
      <w:proofErr w:type="spellEnd"/>
      <w:r>
        <w:t xml:space="preserve"> </w:t>
      </w:r>
      <w:proofErr w:type="spellStart"/>
      <w:r>
        <w:t>el</w:t>
      </w:r>
      <w:proofErr w:type="spellEnd"/>
      <w:r>
        <w:t xml:space="preserve"> Padre. </w:t>
      </w:r>
    </w:p>
    <w:p w14:paraId="6ABD2F9F" w14:textId="77777777" w:rsidR="00F50769" w:rsidRDefault="00F50769" w:rsidP="00F50769">
      <w:r>
        <w:t xml:space="preserve">6. Inmensa es la </w:t>
      </w:r>
      <w:proofErr w:type="spellStart"/>
      <w:r>
        <w:t>prueba</w:t>
      </w:r>
      <w:proofErr w:type="spellEnd"/>
      <w:r>
        <w:t xml:space="preserve"> a </w:t>
      </w:r>
      <w:proofErr w:type="spellStart"/>
      <w:r>
        <w:t>que</w:t>
      </w:r>
      <w:proofErr w:type="spellEnd"/>
      <w:r>
        <w:t xml:space="preserve"> he </w:t>
      </w:r>
      <w:proofErr w:type="spellStart"/>
      <w:r>
        <w:t>sometido</w:t>
      </w:r>
      <w:proofErr w:type="spellEnd"/>
      <w:r>
        <w:t xml:space="preserve"> al </w:t>
      </w:r>
      <w:proofErr w:type="spellStart"/>
      <w:r>
        <w:t>espíritu</w:t>
      </w:r>
      <w:proofErr w:type="spellEnd"/>
      <w:r>
        <w:t xml:space="preserve">, </w:t>
      </w:r>
      <w:proofErr w:type="spellStart"/>
      <w:r>
        <w:t>cuando</w:t>
      </w:r>
      <w:proofErr w:type="spellEnd"/>
      <w:r>
        <w:t xml:space="preserve"> lo he </w:t>
      </w:r>
      <w:proofErr w:type="spellStart"/>
      <w:r>
        <w:t>enviado</w:t>
      </w:r>
      <w:proofErr w:type="spellEnd"/>
      <w:r>
        <w:t xml:space="preserve"> a </w:t>
      </w:r>
      <w:proofErr w:type="spellStart"/>
      <w:r>
        <w:t>habitar</w:t>
      </w:r>
      <w:proofErr w:type="spellEnd"/>
      <w:r>
        <w:t xml:space="preserve"> a la Tierra con la </w:t>
      </w:r>
      <w:proofErr w:type="spellStart"/>
      <w:r>
        <w:t>misión</w:t>
      </w:r>
      <w:proofErr w:type="spellEnd"/>
      <w:r>
        <w:t xml:space="preserve"> de </w:t>
      </w:r>
      <w:proofErr w:type="spellStart"/>
      <w:r>
        <w:t>perseverar</w:t>
      </w:r>
      <w:proofErr w:type="spellEnd"/>
      <w:r>
        <w:t xml:space="preserve"> </w:t>
      </w:r>
      <w:proofErr w:type="spellStart"/>
      <w:r>
        <w:t>en</w:t>
      </w:r>
      <w:proofErr w:type="spellEnd"/>
      <w:r>
        <w:t xml:space="preserve"> mi Ley; </w:t>
      </w:r>
      <w:proofErr w:type="spellStart"/>
      <w:r>
        <w:t>por</w:t>
      </w:r>
      <w:proofErr w:type="spellEnd"/>
      <w:r>
        <w:t xml:space="preserve"> </w:t>
      </w:r>
      <w:proofErr w:type="spellStart"/>
      <w:r>
        <w:t>eso</w:t>
      </w:r>
      <w:proofErr w:type="spellEnd"/>
      <w:r>
        <w:t xml:space="preserve"> </w:t>
      </w:r>
      <w:proofErr w:type="spellStart"/>
      <w:r>
        <w:t>os</w:t>
      </w:r>
      <w:proofErr w:type="spellEnd"/>
      <w:r>
        <w:t xml:space="preserve"> he </w:t>
      </w:r>
      <w:proofErr w:type="spellStart"/>
      <w:r>
        <w:t>buscado</w:t>
      </w:r>
      <w:proofErr w:type="spellEnd"/>
      <w:r>
        <w:t xml:space="preserve"> </w:t>
      </w:r>
      <w:proofErr w:type="spellStart"/>
      <w:r>
        <w:t>cada</w:t>
      </w:r>
      <w:proofErr w:type="spellEnd"/>
      <w:r>
        <w:t xml:space="preserve"> </w:t>
      </w:r>
      <w:proofErr w:type="spellStart"/>
      <w:r>
        <w:t>vez</w:t>
      </w:r>
      <w:proofErr w:type="spellEnd"/>
      <w:r>
        <w:t xml:space="preserve"> </w:t>
      </w:r>
      <w:proofErr w:type="spellStart"/>
      <w:r>
        <w:t>que</w:t>
      </w:r>
      <w:proofErr w:type="spellEnd"/>
      <w:r>
        <w:t xml:space="preserve"> </w:t>
      </w:r>
      <w:proofErr w:type="spellStart"/>
      <w:r>
        <w:t>os</w:t>
      </w:r>
      <w:proofErr w:type="spellEnd"/>
      <w:r>
        <w:t xml:space="preserve"> </w:t>
      </w:r>
      <w:proofErr w:type="spellStart"/>
      <w:r>
        <w:t>habéis</w:t>
      </w:r>
      <w:proofErr w:type="spellEnd"/>
      <w:r>
        <w:t xml:space="preserve"> </w:t>
      </w:r>
      <w:proofErr w:type="spellStart"/>
      <w:r>
        <w:t>perdido</w:t>
      </w:r>
      <w:proofErr w:type="spellEnd"/>
      <w:r>
        <w:t xml:space="preserve"> </w:t>
      </w:r>
      <w:proofErr w:type="spellStart"/>
      <w:r>
        <w:t>perdonando</w:t>
      </w:r>
      <w:proofErr w:type="spellEnd"/>
      <w:r>
        <w:t xml:space="preserve"> </w:t>
      </w:r>
      <w:proofErr w:type="spellStart"/>
      <w:r>
        <w:t>vuestras</w:t>
      </w:r>
      <w:proofErr w:type="spellEnd"/>
      <w:r>
        <w:t xml:space="preserve"> </w:t>
      </w:r>
      <w:proofErr w:type="spellStart"/>
      <w:r>
        <w:t>desobediencias</w:t>
      </w:r>
      <w:proofErr w:type="spellEnd"/>
      <w:r>
        <w:t xml:space="preserve"> y </w:t>
      </w:r>
      <w:proofErr w:type="spellStart"/>
      <w:r>
        <w:t>equivocaciones</w:t>
      </w:r>
      <w:proofErr w:type="spellEnd"/>
      <w:r>
        <w:t xml:space="preserve">, y </w:t>
      </w:r>
      <w:proofErr w:type="spellStart"/>
      <w:r>
        <w:t>ofreciéndoos</w:t>
      </w:r>
      <w:proofErr w:type="spellEnd"/>
      <w:r>
        <w:t xml:space="preserve"> </w:t>
      </w:r>
      <w:proofErr w:type="spellStart"/>
      <w:r>
        <w:t>nuevas</w:t>
      </w:r>
      <w:proofErr w:type="spellEnd"/>
      <w:r>
        <w:t xml:space="preserve"> </w:t>
      </w:r>
      <w:proofErr w:type="spellStart"/>
      <w:r>
        <w:t>oportunidades</w:t>
      </w:r>
      <w:proofErr w:type="spellEnd"/>
      <w:r>
        <w:t xml:space="preserve">. </w:t>
      </w:r>
      <w:proofErr w:type="spellStart"/>
      <w:r>
        <w:t>Yo</w:t>
      </w:r>
      <w:proofErr w:type="spellEnd"/>
      <w:r>
        <w:t xml:space="preserve"> he </w:t>
      </w:r>
      <w:proofErr w:type="spellStart"/>
      <w:r>
        <w:t>querido</w:t>
      </w:r>
      <w:proofErr w:type="spellEnd"/>
      <w:r>
        <w:t xml:space="preserve"> </w:t>
      </w:r>
      <w:proofErr w:type="spellStart"/>
      <w:r>
        <w:t>que</w:t>
      </w:r>
      <w:proofErr w:type="spellEnd"/>
      <w:r>
        <w:t xml:space="preserve"> </w:t>
      </w:r>
      <w:proofErr w:type="spellStart"/>
      <w:r>
        <w:t>por</w:t>
      </w:r>
      <w:proofErr w:type="spellEnd"/>
      <w:r>
        <w:t xml:space="preserve"> lo grande de </w:t>
      </w:r>
      <w:proofErr w:type="spellStart"/>
      <w:r>
        <w:t>vuestras</w:t>
      </w:r>
      <w:proofErr w:type="spellEnd"/>
      <w:r>
        <w:t xml:space="preserve"> </w:t>
      </w:r>
      <w:proofErr w:type="spellStart"/>
      <w:r>
        <w:t>pruebas</w:t>
      </w:r>
      <w:proofErr w:type="spellEnd"/>
      <w:r>
        <w:t xml:space="preserve">, </w:t>
      </w:r>
      <w:proofErr w:type="spellStart"/>
      <w:r>
        <w:t>presintáis</w:t>
      </w:r>
      <w:proofErr w:type="spellEnd"/>
      <w:r>
        <w:t xml:space="preserve"> la </w:t>
      </w:r>
      <w:proofErr w:type="spellStart"/>
      <w:r>
        <w:t>fuerza</w:t>
      </w:r>
      <w:proofErr w:type="spellEnd"/>
      <w:r>
        <w:t xml:space="preserve"> y </w:t>
      </w:r>
      <w:proofErr w:type="spellStart"/>
      <w:r>
        <w:t>los</w:t>
      </w:r>
      <w:proofErr w:type="spellEnd"/>
      <w:r>
        <w:t xml:space="preserve"> </w:t>
      </w:r>
      <w:proofErr w:type="spellStart"/>
      <w:r>
        <w:t>dones</w:t>
      </w:r>
      <w:proofErr w:type="spellEnd"/>
      <w:r>
        <w:t xml:space="preserve"> </w:t>
      </w:r>
      <w:proofErr w:type="spellStart"/>
      <w:r>
        <w:t>que</w:t>
      </w:r>
      <w:proofErr w:type="spellEnd"/>
      <w:r>
        <w:t xml:space="preserve"> he </w:t>
      </w:r>
      <w:proofErr w:type="spellStart"/>
      <w:r>
        <w:t>depositado</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así</w:t>
      </w:r>
      <w:proofErr w:type="spellEnd"/>
      <w:r>
        <w:t xml:space="preserve"> </w:t>
      </w:r>
      <w:proofErr w:type="spellStart"/>
      <w:r>
        <w:t>como</w:t>
      </w:r>
      <w:proofErr w:type="spellEnd"/>
      <w:r>
        <w:t xml:space="preserve"> </w:t>
      </w:r>
      <w:proofErr w:type="spellStart"/>
      <w:r>
        <w:t>el</w:t>
      </w:r>
      <w:proofErr w:type="spellEnd"/>
      <w:r>
        <w:t xml:space="preserve"> </w:t>
      </w:r>
      <w:proofErr w:type="spellStart"/>
      <w:r>
        <w:t>galardón</w:t>
      </w:r>
      <w:proofErr w:type="spellEnd"/>
      <w:r>
        <w:t xml:space="preserve"> </w:t>
      </w:r>
      <w:proofErr w:type="spellStart"/>
      <w:r>
        <w:t>prometido</w:t>
      </w:r>
      <w:proofErr w:type="spellEnd"/>
      <w:r>
        <w:t xml:space="preserve"> a </w:t>
      </w:r>
      <w:proofErr w:type="spellStart"/>
      <w:r>
        <w:t>los</w:t>
      </w:r>
      <w:proofErr w:type="spellEnd"/>
      <w:r>
        <w:t xml:space="preserve"> </w:t>
      </w:r>
      <w:proofErr w:type="spellStart"/>
      <w:r>
        <w:t>hijos</w:t>
      </w:r>
      <w:proofErr w:type="spellEnd"/>
      <w:r>
        <w:t xml:space="preserve"> </w:t>
      </w:r>
      <w:proofErr w:type="spellStart"/>
      <w:r>
        <w:t>fieles</w:t>
      </w:r>
      <w:proofErr w:type="spellEnd"/>
      <w:r>
        <w:t xml:space="preserve"> y </w:t>
      </w:r>
      <w:proofErr w:type="spellStart"/>
      <w:r>
        <w:t>perseverantes</w:t>
      </w:r>
      <w:proofErr w:type="spellEnd"/>
      <w:r>
        <w:t xml:space="preserve"> </w:t>
      </w:r>
      <w:proofErr w:type="spellStart"/>
      <w:r>
        <w:t>en</w:t>
      </w:r>
      <w:proofErr w:type="spellEnd"/>
      <w:r>
        <w:t xml:space="preserve"> mis </w:t>
      </w:r>
      <w:proofErr w:type="spellStart"/>
      <w:r>
        <w:t>mandatos</w:t>
      </w:r>
      <w:proofErr w:type="spellEnd"/>
      <w:r>
        <w:t xml:space="preserve">. </w:t>
      </w:r>
    </w:p>
    <w:p w14:paraId="76D8CB76" w14:textId="77777777" w:rsidR="00F50769" w:rsidRDefault="00F50769" w:rsidP="00F50769">
      <w:r>
        <w:t xml:space="preserve">7. </w:t>
      </w:r>
      <w:proofErr w:type="spellStart"/>
      <w:r>
        <w:t>Llevad</w:t>
      </w:r>
      <w:proofErr w:type="spellEnd"/>
      <w:r>
        <w:t xml:space="preserve"> </w:t>
      </w:r>
      <w:proofErr w:type="spellStart"/>
      <w:r>
        <w:t>siempre</w:t>
      </w:r>
      <w:proofErr w:type="spellEnd"/>
      <w:r>
        <w:t xml:space="preserve"> </w:t>
      </w:r>
      <w:proofErr w:type="spellStart"/>
      <w:r>
        <w:t>presente</w:t>
      </w:r>
      <w:proofErr w:type="spellEnd"/>
      <w:r>
        <w:t xml:space="preserve">, </w:t>
      </w:r>
      <w:proofErr w:type="spellStart"/>
      <w:r>
        <w:t>que</w:t>
      </w:r>
      <w:proofErr w:type="spellEnd"/>
      <w:r>
        <w:t xml:space="preserve"> </w:t>
      </w:r>
      <w:proofErr w:type="spellStart"/>
      <w:r>
        <w:t>si</w:t>
      </w:r>
      <w:proofErr w:type="spellEnd"/>
      <w:r>
        <w:t xml:space="preserve"> es grande </w:t>
      </w:r>
      <w:proofErr w:type="spellStart"/>
      <w:r>
        <w:t>el</w:t>
      </w:r>
      <w:proofErr w:type="spellEnd"/>
      <w:r>
        <w:t xml:space="preserve"> </w:t>
      </w:r>
      <w:proofErr w:type="spellStart"/>
      <w:r>
        <w:t>galardón</w:t>
      </w:r>
      <w:proofErr w:type="spellEnd"/>
      <w:r>
        <w:t xml:space="preserve"> </w:t>
      </w:r>
      <w:proofErr w:type="spellStart"/>
      <w:r>
        <w:t>que</w:t>
      </w:r>
      <w:proofErr w:type="spellEnd"/>
      <w:r>
        <w:t xml:space="preserve"> </w:t>
      </w:r>
      <w:proofErr w:type="spellStart"/>
      <w:r>
        <w:t>os</w:t>
      </w:r>
      <w:proofErr w:type="spellEnd"/>
      <w:r>
        <w:t xml:space="preserve"> </w:t>
      </w:r>
      <w:proofErr w:type="spellStart"/>
      <w:r>
        <w:t>prometo</w:t>
      </w:r>
      <w:proofErr w:type="spellEnd"/>
      <w:r>
        <w:t xml:space="preserve">, también </w:t>
      </w:r>
      <w:proofErr w:type="spellStart"/>
      <w:r>
        <w:t>vuestros</w:t>
      </w:r>
      <w:proofErr w:type="spellEnd"/>
      <w:r>
        <w:t xml:space="preserve"> </w:t>
      </w:r>
      <w:proofErr w:type="spellStart"/>
      <w:r>
        <w:t>méritos</w:t>
      </w:r>
      <w:proofErr w:type="spellEnd"/>
      <w:r>
        <w:t xml:space="preserve"> </w:t>
      </w:r>
      <w:proofErr w:type="spellStart"/>
      <w:r>
        <w:t>tendrán</w:t>
      </w:r>
      <w:proofErr w:type="spellEnd"/>
      <w:r>
        <w:t xml:space="preserve"> </w:t>
      </w:r>
      <w:proofErr w:type="spellStart"/>
      <w:r>
        <w:t>que</w:t>
      </w:r>
      <w:proofErr w:type="spellEnd"/>
      <w:r>
        <w:t xml:space="preserve"> ser </w:t>
      </w:r>
      <w:proofErr w:type="spellStart"/>
      <w:r>
        <w:t>dignos</w:t>
      </w:r>
      <w:proofErr w:type="spellEnd"/>
      <w:r>
        <w:t xml:space="preserve"> de la </w:t>
      </w:r>
      <w:proofErr w:type="spellStart"/>
      <w:r>
        <w:t>promesa</w:t>
      </w:r>
      <w:proofErr w:type="spellEnd"/>
      <w:r>
        <w:t xml:space="preserve">. </w:t>
      </w:r>
    </w:p>
    <w:p w14:paraId="760272DD" w14:textId="77777777" w:rsidR="00F50769" w:rsidRDefault="00F50769" w:rsidP="00F50769">
      <w:r>
        <w:t xml:space="preserve">8. </w:t>
      </w:r>
      <w:proofErr w:type="spellStart"/>
      <w:r>
        <w:t>Yo</w:t>
      </w:r>
      <w:proofErr w:type="spellEnd"/>
      <w:r>
        <w:t xml:space="preserve"> </w:t>
      </w:r>
      <w:proofErr w:type="spellStart"/>
      <w:r>
        <w:t>planté</w:t>
      </w:r>
      <w:proofErr w:type="spellEnd"/>
      <w:r>
        <w:t xml:space="preserve"> </w:t>
      </w:r>
      <w:proofErr w:type="spellStart"/>
      <w:r>
        <w:t>el</w:t>
      </w:r>
      <w:proofErr w:type="spellEnd"/>
      <w:r>
        <w:t xml:space="preserve"> árbol de la </w:t>
      </w:r>
      <w:proofErr w:type="spellStart"/>
      <w:r>
        <w:t>ciencia</w:t>
      </w:r>
      <w:proofErr w:type="spellEnd"/>
      <w:r>
        <w:t xml:space="preserve"> y no lo </w:t>
      </w:r>
      <w:proofErr w:type="spellStart"/>
      <w:r>
        <w:t>cortaré</w:t>
      </w:r>
      <w:proofErr w:type="spellEnd"/>
      <w:r>
        <w:t xml:space="preserve"> </w:t>
      </w:r>
      <w:proofErr w:type="spellStart"/>
      <w:r>
        <w:t>porque</w:t>
      </w:r>
      <w:proofErr w:type="spellEnd"/>
      <w:r>
        <w:t xml:space="preserve"> sus </w:t>
      </w:r>
      <w:proofErr w:type="spellStart"/>
      <w:r>
        <w:t>frutos</w:t>
      </w:r>
      <w:proofErr w:type="spellEnd"/>
      <w:r>
        <w:t xml:space="preserve"> son de </w:t>
      </w:r>
      <w:proofErr w:type="spellStart"/>
      <w:r>
        <w:t>vida</w:t>
      </w:r>
      <w:proofErr w:type="spellEnd"/>
      <w:r>
        <w:t xml:space="preserve">, </w:t>
      </w:r>
      <w:proofErr w:type="spellStart"/>
      <w:r>
        <w:t>más</w:t>
      </w:r>
      <w:proofErr w:type="spellEnd"/>
      <w:r>
        <w:t xml:space="preserve"> la </w:t>
      </w:r>
      <w:proofErr w:type="spellStart"/>
      <w:r>
        <w:t>impaciencia</w:t>
      </w:r>
      <w:proofErr w:type="spellEnd"/>
      <w:r>
        <w:t xml:space="preserve">, la </w:t>
      </w:r>
      <w:proofErr w:type="spellStart"/>
      <w:r>
        <w:t>curiosidad</w:t>
      </w:r>
      <w:proofErr w:type="spellEnd"/>
      <w:r>
        <w:t xml:space="preserve"> y la </w:t>
      </w:r>
      <w:proofErr w:type="spellStart"/>
      <w:r>
        <w:t>ambición</w:t>
      </w:r>
      <w:proofErr w:type="spellEnd"/>
      <w:r>
        <w:t xml:space="preserve"> </w:t>
      </w:r>
      <w:proofErr w:type="spellStart"/>
      <w:r>
        <w:t>humanas</w:t>
      </w:r>
      <w:proofErr w:type="spellEnd"/>
      <w:r>
        <w:t xml:space="preserve"> </w:t>
      </w:r>
      <w:proofErr w:type="spellStart"/>
      <w:r>
        <w:t>han</w:t>
      </w:r>
      <w:proofErr w:type="spellEnd"/>
      <w:r>
        <w:t xml:space="preserve"> </w:t>
      </w:r>
      <w:proofErr w:type="spellStart"/>
      <w:r>
        <w:t>torcido</w:t>
      </w:r>
      <w:proofErr w:type="spellEnd"/>
      <w:r>
        <w:t xml:space="preserve"> sus </w:t>
      </w:r>
      <w:proofErr w:type="spellStart"/>
      <w:r>
        <w:t>ramas</w:t>
      </w:r>
      <w:proofErr w:type="spellEnd"/>
      <w:r>
        <w:t xml:space="preserve">. </w:t>
      </w:r>
    </w:p>
    <w:p w14:paraId="56FD7202" w14:textId="77777777" w:rsidR="00F50769" w:rsidRDefault="00F50769" w:rsidP="00F50769">
      <w:r>
        <w:t xml:space="preserve">9. En mi amor </w:t>
      </w:r>
      <w:proofErr w:type="spellStart"/>
      <w:r>
        <w:t>divino</w:t>
      </w:r>
      <w:proofErr w:type="spellEnd"/>
      <w:r>
        <w:t xml:space="preserve"> </w:t>
      </w:r>
      <w:proofErr w:type="spellStart"/>
      <w:r>
        <w:t>por</w:t>
      </w:r>
      <w:proofErr w:type="spellEnd"/>
      <w:r>
        <w:t xml:space="preserve"> las </w:t>
      </w:r>
      <w:proofErr w:type="spellStart"/>
      <w:r>
        <w:t>criaturas</w:t>
      </w:r>
      <w:proofErr w:type="spellEnd"/>
      <w:r>
        <w:t xml:space="preserve"> </w:t>
      </w:r>
      <w:proofErr w:type="spellStart"/>
      <w:r>
        <w:t>humanas</w:t>
      </w:r>
      <w:proofErr w:type="spellEnd"/>
      <w:r>
        <w:t xml:space="preserve">, les </w:t>
      </w:r>
      <w:proofErr w:type="spellStart"/>
      <w:r>
        <w:t>permití</w:t>
      </w:r>
      <w:proofErr w:type="spellEnd"/>
      <w:r>
        <w:t xml:space="preserve"> </w:t>
      </w:r>
      <w:proofErr w:type="spellStart"/>
      <w:r>
        <w:t>que</w:t>
      </w:r>
      <w:proofErr w:type="spellEnd"/>
      <w:r>
        <w:t xml:space="preserve"> </w:t>
      </w:r>
      <w:proofErr w:type="spellStart"/>
      <w:r>
        <w:t>escudriñaran</w:t>
      </w:r>
      <w:proofErr w:type="spellEnd"/>
      <w:r>
        <w:t xml:space="preserve"> mis </w:t>
      </w:r>
      <w:proofErr w:type="spellStart"/>
      <w:r>
        <w:t>obras</w:t>
      </w:r>
      <w:proofErr w:type="spellEnd"/>
      <w:r>
        <w:t xml:space="preserve"> y </w:t>
      </w:r>
      <w:proofErr w:type="spellStart"/>
      <w:r>
        <w:t>tomasen</w:t>
      </w:r>
      <w:proofErr w:type="spellEnd"/>
      <w:r>
        <w:t xml:space="preserve"> de </w:t>
      </w:r>
      <w:proofErr w:type="spellStart"/>
      <w:r>
        <w:t>todo</w:t>
      </w:r>
      <w:proofErr w:type="spellEnd"/>
      <w:r>
        <w:t xml:space="preserve"> lo </w:t>
      </w:r>
      <w:proofErr w:type="spellStart"/>
      <w:r>
        <w:t>creado</w:t>
      </w:r>
      <w:proofErr w:type="spellEnd"/>
      <w:r>
        <w:t xml:space="preserve">, para </w:t>
      </w:r>
      <w:proofErr w:type="spellStart"/>
      <w:r>
        <w:t>que</w:t>
      </w:r>
      <w:proofErr w:type="spellEnd"/>
      <w:r>
        <w:t xml:space="preserve"> </w:t>
      </w:r>
      <w:proofErr w:type="spellStart"/>
      <w:r>
        <w:t>nunca</w:t>
      </w:r>
      <w:proofErr w:type="spellEnd"/>
      <w:r>
        <w:t xml:space="preserve"> </w:t>
      </w:r>
      <w:proofErr w:type="spellStart"/>
      <w:r>
        <w:t>tuvieran</w:t>
      </w:r>
      <w:proofErr w:type="spellEnd"/>
      <w:r>
        <w:t xml:space="preserve"> </w:t>
      </w:r>
      <w:proofErr w:type="spellStart"/>
      <w:r>
        <w:t>motivo</w:t>
      </w:r>
      <w:proofErr w:type="spellEnd"/>
      <w:r>
        <w:t xml:space="preserve"> para </w:t>
      </w:r>
      <w:proofErr w:type="spellStart"/>
      <w:r>
        <w:t>decir</w:t>
      </w:r>
      <w:proofErr w:type="spellEnd"/>
      <w:r>
        <w:t xml:space="preserve"> </w:t>
      </w:r>
      <w:proofErr w:type="spellStart"/>
      <w:r>
        <w:t>que</w:t>
      </w:r>
      <w:proofErr w:type="spellEnd"/>
      <w:r>
        <w:t xml:space="preserve"> Dios es </w:t>
      </w:r>
      <w:proofErr w:type="spellStart"/>
      <w:r>
        <w:t>injusto</w:t>
      </w:r>
      <w:proofErr w:type="spellEnd"/>
      <w:r>
        <w:t xml:space="preserve"> </w:t>
      </w:r>
      <w:proofErr w:type="spellStart"/>
      <w:r>
        <w:t>porque</w:t>
      </w:r>
      <w:proofErr w:type="spellEnd"/>
      <w:r>
        <w:t xml:space="preserve"> </w:t>
      </w:r>
      <w:proofErr w:type="spellStart"/>
      <w:r>
        <w:t>oculta</w:t>
      </w:r>
      <w:proofErr w:type="spellEnd"/>
      <w:r>
        <w:t xml:space="preserve"> </w:t>
      </w:r>
      <w:proofErr w:type="spellStart"/>
      <w:r>
        <w:t>su</w:t>
      </w:r>
      <w:proofErr w:type="spellEnd"/>
      <w:r>
        <w:t xml:space="preserve"> </w:t>
      </w:r>
      <w:proofErr w:type="spellStart"/>
      <w:r>
        <w:t>sabiduría</w:t>
      </w:r>
      <w:proofErr w:type="spellEnd"/>
      <w:r>
        <w:t xml:space="preserve"> a sus </w:t>
      </w:r>
      <w:proofErr w:type="spellStart"/>
      <w:r>
        <w:t>hijos</w:t>
      </w:r>
      <w:proofErr w:type="spellEnd"/>
      <w:r>
        <w:t xml:space="preserve">. Si </w:t>
      </w:r>
      <w:proofErr w:type="spellStart"/>
      <w:r>
        <w:t>Yo</w:t>
      </w:r>
      <w:proofErr w:type="spellEnd"/>
      <w:r>
        <w:t xml:space="preserve"> </w:t>
      </w:r>
      <w:proofErr w:type="spellStart"/>
      <w:r>
        <w:t>os</w:t>
      </w:r>
      <w:proofErr w:type="spellEnd"/>
      <w:r>
        <w:t xml:space="preserve"> </w:t>
      </w:r>
      <w:proofErr w:type="spellStart"/>
      <w:r>
        <w:t>formé</w:t>
      </w:r>
      <w:proofErr w:type="spellEnd"/>
      <w:r>
        <w:t xml:space="preserve"> y </w:t>
      </w:r>
      <w:proofErr w:type="spellStart"/>
      <w:r>
        <w:t>os</w:t>
      </w:r>
      <w:proofErr w:type="spellEnd"/>
      <w:r>
        <w:t xml:space="preserve"> di </w:t>
      </w:r>
      <w:proofErr w:type="spellStart"/>
      <w:r>
        <w:t>el</w:t>
      </w:r>
      <w:proofErr w:type="spellEnd"/>
      <w:r>
        <w:t xml:space="preserve"> don del libre </w:t>
      </w:r>
      <w:proofErr w:type="spellStart"/>
      <w:r>
        <w:t>albedrío</w:t>
      </w:r>
      <w:proofErr w:type="spellEnd"/>
      <w:r>
        <w:t xml:space="preserve">, y lo he </w:t>
      </w:r>
      <w:proofErr w:type="spellStart"/>
      <w:r>
        <w:t>respetado</w:t>
      </w:r>
      <w:proofErr w:type="spellEnd"/>
      <w:r>
        <w:t xml:space="preserve">, a </w:t>
      </w:r>
      <w:proofErr w:type="spellStart"/>
      <w:r>
        <w:t>pesar</w:t>
      </w:r>
      <w:proofErr w:type="spellEnd"/>
      <w:r>
        <w:t xml:space="preserve"> de </w:t>
      </w:r>
      <w:proofErr w:type="spellStart"/>
      <w:r>
        <w:t>que</w:t>
      </w:r>
      <w:proofErr w:type="spellEnd"/>
      <w:r>
        <w:t xml:space="preserve"> </w:t>
      </w:r>
      <w:proofErr w:type="spellStart"/>
      <w:r>
        <w:t>el</w:t>
      </w:r>
      <w:proofErr w:type="spellEnd"/>
      <w:r>
        <w:t xml:space="preserve"> hombre </w:t>
      </w:r>
      <w:proofErr w:type="spellStart"/>
      <w:r>
        <w:t>abusando</w:t>
      </w:r>
      <w:proofErr w:type="spellEnd"/>
      <w:r>
        <w:t xml:space="preserve"> de </w:t>
      </w:r>
      <w:proofErr w:type="spellStart"/>
      <w:r>
        <w:t>esa</w:t>
      </w:r>
      <w:proofErr w:type="spellEnd"/>
      <w:r>
        <w:t xml:space="preserve"> </w:t>
      </w:r>
      <w:proofErr w:type="spellStart"/>
      <w:r>
        <w:t>libertad</w:t>
      </w:r>
      <w:proofErr w:type="spellEnd"/>
      <w:r>
        <w:t xml:space="preserve">, me ha </w:t>
      </w:r>
      <w:proofErr w:type="spellStart"/>
      <w:r>
        <w:t>ofendido</w:t>
      </w:r>
      <w:proofErr w:type="spellEnd"/>
      <w:r>
        <w:t xml:space="preserve"> </w:t>
      </w:r>
      <w:proofErr w:type="spellStart"/>
      <w:r>
        <w:t>profanando</w:t>
      </w:r>
      <w:proofErr w:type="spellEnd"/>
      <w:r>
        <w:t xml:space="preserve"> mi Ley; hoy </w:t>
      </w:r>
      <w:proofErr w:type="spellStart"/>
      <w:r>
        <w:t>vengo</w:t>
      </w:r>
      <w:proofErr w:type="spellEnd"/>
      <w:r>
        <w:t xml:space="preserve"> a </w:t>
      </w:r>
      <w:proofErr w:type="spellStart"/>
      <w:r>
        <w:t>hacerle</w:t>
      </w:r>
      <w:proofErr w:type="spellEnd"/>
      <w:r>
        <w:t xml:space="preserve"> </w:t>
      </w:r>
      <w:proofErr w:type="spellStart"/>
      <w:r>
        <w:t>sentir</w:t>
      </w:r>
      <w:proofErr w:type="spellEnd"/>
      <w:r>
        <w:t xml:space="preserve"> la </w:t>
      </w:r>
      <w:proofErr w:type="spellStart"/>
      <w:r>
        <w:t>caricia</w:t>
      </w:r>
      <w:proofErr w:type="spellEnd"/>
      <w:r>
        <w:t xml:space="preserve"> de mi </w:t>
      </w:r>
      <w:proofErr w:type="spellStart"/>
      <w:r>
        <w:t>perdón</w:t>
      </w:r>
      <w:proofErr w:type="spellEnd"/>
      <w:r>
        <w:t xml:space="preserve">, </w:t>
      </w:r>
      <w:proofErr w:type="spellStart"/>
      <w:r>
        <w:t>iluminando</w:t>
      </w:r>
      <w:proofErr w:type="spellEnd"/>
      <w:r>
        <w:t xml:space="preserve"> a </w:t>
      </w:r>
      <w:proofErr w:type="spellStart"/>
      <w:r>
        <w:t>su</w:t>
      </w:r>
      <w:proofErr w:type="spellEnd"/>
      <w:r>
        <w:t xml:space="preserve"> </w:t>
      </w:r>
      <w:proofErr w:type="spellStart"/>
      <w:r>
        <w:t>espíritu</w:t>
      </w:r>
      <w:proofErr w:type="spellEnd"/>
      <w:r>
        <w:t xml:space="preserve"> con la luz de mi </w:t>
      </w:r>
      <w:proofErr w:type="spellStart"/>
      <w:r>
        <w:t>sabiduría</w:t>
      </w:r>
      <w:proofErr w:type="spellEnd"/>
      <w:r>
        <w:t xml:space="preserve">. Para </w:t>
      </w:r>
      <w:proofErr w:type="spellStart"/>
      <w:r>
        <w:t>que</w:t>
      </w:r>
      <w:proofErr w:type="spellEnd"/>
      <w:r>
        <w:t xml:space="preserve"> uno a uno de mis </w:t>
      </w:r>
      <w:proofErr w:type="spellStart"/>
      <w:r>
        <w:t>hijos</w:t>
      </w:r>
      <w:proofErr w:type="spellEnd"/>
      <w:r>
        <w:t xml:space="preserve"> </w:t>
      </w:r>
      <w:proofErr w:type="spellStart"/>
      <w:r>
        <w:t>vuelvan</w:t>
      </w:r>
      <w:proofErr w:type="spellEnd"/>
      <w:r>
        <w:t xml:space="preserve"> al </w:t>
      </w:r>
      <w:proofErr w:type="spellStart"/>
      <w:r>
        <w:t>sendero</w:t>
      </w:r>
      <w:proofErr w:type="spellEnd"/>
      <w:r>
        <w:t xml:space="preserve"> de la </w:t>
      </w:r>
      <w:proofErr w:type="spellStart"/>
      <w:r>
        <w:t>verdad</w:t>
      </w:r>
      <w:proofErr w:type="spellEnd"/>
      <w:r>
        <w:t xml:space="preserve">. </w:t>
      </w:r>
    </w:p>
    <w:p w14:paraId="540B9BF4" w14:textId="77777777" w:rsidR="00F50769" w:rsidRDefault="00F50769" w:rsidP="00F50769">
      <w:r>
        <w:lastRenderedPageBreak/>
        <w:t xml:space="preserve">10. El Espíritu de Verdad, </w:t>
      </w:r>
      <w:proofErr w:type="spellStart"/>
      <w:r>
        <w:t>que</w:t>
      </w:r>
      <w:proofErr w:type="spellEnd"/>
      <w:r>
        <w:t xml:space="preserve"> es mi luz, </w:t>
      </w:r>
      <w:proofErr w:type="spellStart"/>
      <w:r>
        <w:t>brilla</w:t>
      </w:r>
      <w:proofErr w:type="spellEnd"/>
      <w:r>
        <w:t xml:space="preserve"> </w:t>
      </w:r>
      <w:proofErr w:type="spellStart"/>
      <w:r>
        <w:t>en</w:t>
      </w:r>
      <w:proofErr w:type="spellEnd"/>
      <w:r>
        <w:t xml:space="preserve"> las </w:t>
      </w:r>
      <w:proofErr w:type="spellStart"/>
      <w:r>
        <w:t>conciencias</w:t>
      </w:r>
      <w:proofErr w:type="spellEnd"/>
      <w:r>
        <w:t xml:space="preserve">, </w:t>
      </w:r>
      <w:proofErr w:type="spellStart"/>
      <w:r>
        <w:t>porque</w:t>
      </w:r>
      <w:proofErr w:type="spellEnd"/>
      <w:r>
        <w:t xml:space="preserve"> </w:t>
      </w:r>
      <w:proofErr w:type="spellStart"/>
      <w:r>
        <w:t>os</w:t>
      </w:r>
      <w:proofErr w:type="spellEnd"/>
      <w:r>
        <w:t xml:space="preserve"> </w:t>
      </w:r>
      <w:proofErr w:type="spellStart"/>
      <w:r>
        <w:t>encontráis</w:t>
      </w:r>
      <w:proofErr w:type="spellEnd"/>
      <w:r>
        <w:t xml:space="preserve"> </w:t>
      </w:r>
      <w:proofErr w:type="spellStart"/>
      <w:r>
        <w:t>en</w:t>
      </w:r>
      <w:proofErr w:type="spellEnd"/>
      <w:r>
        <w:t xml:space="preserve"> </w:t>
      </w:r>
      <w:proofErr w:type="spellStart"/>
      <w:r>
        <w:t>los</w:t>
      </w:r>
      <w:proofErr w:type="spellEnd"/>
      <w:r>
        <w:t xml:space="preserve"> </w:t>
      </w:r>
      <w:proofErr w:type="spellStart"/>
      <w:r>
        <w:t>tiempos</w:t>
      </w:r>
      <w:proofErr w:type="spellEnd"/>
      <w:r>
        <w:t xml:space="preserve"> </w:t>
      </w:r>
      <w:proofErr w:type="spellStart"/>
      <w:r>
        <w:t>anunciados</w:t>
      </w:r>
      <w:proofErr w:type="spellEnd"/>
      <w:r>
        <w:t xml:space="preserve"> </w:t>
      </w:r>
      <w:proofErr w:type="spellStart"/>
      <w:r>
        <w:t>en</w:t>
      </w:r>
      <w:proofErr w:type="spellEnd"/>
      <w:r>
        <w:t xml:space="preserve"> </w:t>
      </w:r>
      <w:proofErr w:type="spellStart"/>
      <w:r>
        <w:t>que</w:t>
      </w:r>
      <w:proofErr w:type="spellEnd"/>
      <w:r>
        <w:t xml:space="preserve"> </w:t>
      </w:r>
      <w:proofErr w:type="spellStart"/>
      <w:r>
        <w:t>todo</w:t>
      </w:r>
      <w:proofErr w:type="spellEnd"/>
      <w:r>
        <w:t xml:space="preserve"> </w:t>
      </w:r>
      <w:proofErr w:type="spellStart"/>
      <w:r>
        <w:t>misterio</w:t>
      </w:r>
      <w:proofErr w:type="spellEnd"/>
      <w:r>
        <w:t xml:space="preserve"> </w:t>
      </w:r>
      <w:proofErr w:type="spellStart"/>
      <w:r>
        <w:t>os</w:t>
      </w:r>
      <w:proofErr w:type="spellEnd"/>
      <w:r>
        <w:t xml:space="preserve"> </w:t>
      </w:r>
      <w:proofErr w:type="spellStart"/>
      <w:r>
        <w:t>será</w:t>
      </w:r>
      <w:proofErr w:type="spellEnd"/>
      <w:r>
        <w:t xml:space="preserve"> </w:t>
      </w:r>
      <w:proofErr w:type="spellStart"/>
      <w:r>
        <w:t>esclarecido</w:t>
      </w:r>
      <w:proofErr w:type="spellEnd"/>
      <w:r>
        <w:t xml:space="preserve">, para </w:t>
      </w:r>
      <w:proofErr w:type="spellStart"/>
      <w:r>
        <w:t>que</w:t>
      </w:r>
      <w:proofErr w:type="spellEnd"/>
      <w:r>
        <w:t xml:space="preserve"> </w:t>
      </w:r>
      <w:proofErr w:type="spellStart"/>
      <w:r>
        <w:t>comprendáis</w:t>
      </w:r>
      <w:proofErr w:type="spellEnd"/>
      <w:r>
        <w:t xml:space="preserve"> lo </w:t>
      </w:r>
      <w:proofErr w:type="spellStart"/>
      <w:r>
        <w:t>que</w:t>
      </w:r>
      <w:proofErr w:type="spellEnd"/>
      <w:r>
        <w:t xml:space="preserve"> hasta </w:t>
      </w:r>
      <w:proofErr w:type="spellStart"/>
      <w:r>
        <w:t>ahora</w:t>
      </w:r>
      <w:proofErr w:type="spellEnd"/>
      <w:r>
        <w:t xml:space="preserve"> no ha </w:t>
      </w:r>
      <w:proofErr w:type="spellStart"/>
      <w:r>
        <w:t>sido</w:t>
      </w:r>
      <w:proofErr w:type="spellEnd"/>
      <w:r>
        <w:t xml:space="preserve"> </w:t>
      </w:r>
      <w:proofErr w:type="spellStart"/>
      <w:r>
        <w:t>debidamente</w:t>
      </w:r>
      <w:proofErr w:type="spellEnd"/>
      <w:r>
        <w:t xml:space="preserve"> </w:t>
      </w:r>
      <w:proofErr w:type="spellStart"/>
      <w:r>
        <w:t>interpretado</w:t>
      </w:r>
      <w:proofErr w:type="spellEnd"/>
      <w:r>
        <w:t xml:space="preserve">.  </w:t>
      </w:r>
    </w:p>
    <w:p w14:paraId="5C6AC8B0" w14:textId="77777777" w:rsidR="00F50769" w:rsidRDefault="00F50769" w:rsidP="00F50769">
      <w:r>
        <w:t xml:space="preserve">11. La idea </w:t>
      </w:r>
      <w:proofErr w:type="spellStart"/>
      <w:r>
        <w:t>errónea</w:t>
      </w:r>
      <w:proofErr w:type="spellEnd"/>
      <w:r>
        <w:t xml:space="preserve"> </w:t>
      </w:r>
      <w:proofErr w:type="spellStart"/>
      <w:r>
        <w:t>que</w:t>
      </w:r>
      <w:proofErr w:type="spellEnd"/>
      <w:r>
        <w:t xml:space="preserve"> de mi </w:t>
      </w:r>
      <w:proofErr w:type="spellStart"/>
      <w:r>
        <w:t>justicia</w:t>
      </w:r>
      <w:proofErr w:type="spellEnd"/>
      <w:r>
        <w:t xml:space="preserve"> se </w:t>
      </w:r>
      <w:proofErr w:type="spellStart"/>
      <w:r>
        <w:t>formó</w:t>
      </w:r>
      <w:proofErr w:type="spellEnd"/>
      <w:r>
        <w:t xml:space="preserve"> </w:t>
      </w:r>
      <w:proofErr w:type="spellStart"/>
      <w:r>
        <w:t>el</w:t>
      </w:r>
      <w:proofErr w:type="spellEnd"/>
      <w:r>
        <w:t xml:space="preserve"> hombre </w:t>
      </w:r>
      <w:proofErr w:type="spellStart"/>
      <w:r>
        <w:t>en</w:t>
      </w:r>
      <w:proofErr w:type="spellEnd"/>
      <w:r>
        <w:t xml:space="preserve"> </w:t>
      </w:r>
      <w:proofErr w:type="spellStart"/>
      <w:r>
        <w:t>los</w:t>
      </w:r>
      <w:proofErr w:type="spellEnd"/>
      <w:r>
        <w:t xml:space="preserve"> </w:t>
      </w:r>
      <w:proofErr w:type="spellStart"/>
      <w:r>
        <w:t>primeros</w:t>
      </w:r>
      <w:proofErr w:type="spellEnd"/>
      <w:r>
        <w:t xml:space="preserve"> </w:t>
      </w:r>
      <w:proofErr w:type="spellStart"/>
      <w:r>
        <w:t>tiempos</w:t>
      </w:r>
      <w:proofErr w:type="spellEnd"/>
      <w:r>
        <w:t xml:space="preserve">, </w:t>
      </w:r>
      <w:proofErr w:type="spellStart"/>
      <w:r>
        <w:t>desaparecerá</w:t>
      </w:r>
      <w:proofErr w:type="spellEnd"/>
      <w:r>
        <w:t xml:space="preserve"> </w:t>
      </w:r>
      <w:proofErr w:type="spellStart"/>
      <w:r>
        <w:t>definitivamente</w:t>
      </w:r>
      <w:proofErr w:type="spellEnd"/>
      <w:r>
        <w:t xml:space="preserve"> para </w:t>
      </w:r>
      <w:proofErr w:type="spellStart"/>
      <w:r>
        <w:t>dar</w:t>
      </w:r>
      <w:proofErr w:type="spellEnd"/>
      <w:r>
        <w:t xml:space="preserve"> paso al </w:t>
      </w:r>
      <w:proofErr w:type="spellStart"/>
      <w:r>
        <w:t>verdadero</w:t>
      </w:r>
      <w:proofErr w:type="spellEnd"/>
      <w:r>
        <w:t xml:space="preserve"> </w:t>
      </w:r>
      <w:proofErr w:type="spellStart"/>
      <w:r>
        <w:t>conocimiento</w:t>
      </w:r>
      <w:proofErr w:type="spellEnd"/>
      <w:r>
        <w:t xml:space="preserve"> de </w:t>
      </w:r>
      <w:proofErr w:type="spellStart"/>
      <w:r>
        <w:t>ella</w:t>
      </w:r>
      <w:proofErr w:type="spellEnd"/>
      <w:r>
        <w:t xml:space="preserve">. La </w:t>
      </w:r>
      <w:proofErr w:type="spellStart"/>
      <w:r>
        <w:t>justicia</w:t>
      </w:r>
      <w:proofErr w:type="spellEnd"/>
      <w:r>
        <w:t xml:space="preserve"> </w:t>
      </w:r>
      <w:proofErr w:type="spellStart"/>
      <w:r>
        <w:t>divina</w:t>
      </w:r>
      <w:proofErr w:type="spellEnd"/>
      <w:r>
        <w:t xml:space="preserve"> </w:t>
      </w:r>
      <w:proofErr w:type="spellStart"/>
      <w:r>
        <w:t>será</w:t>
      </w:r>
      <w:proofErr w:type="spellEnd"/>
      <w:r>
        <w:t xml:space="preserve"> al fin </w:t>
      </w:r>
      <w:proofErr w:type="spellStart"/>
      <w:r>
        <w:t>comprendida</w:t>
      </w:r>
      <w:proofErr w:type="spellEnd"/>
      <w:r>
        <w:t xml:space="preserve"> </w:t>
      </w:r>
      <w:proofErr w:type="spellStart"/>
      <w:r>
        <w:t>como</w:t>
      </w:r>
      <w:proofErr w:type="spellEnd"/>
      <w:r>
        <w:t xml:space="preserve"> la luz </w:t>
      </w:r>
      <w:proofErr w:type="spellStart"/>
      <w:r>
        <w:t>que</w:t>
      </w:r>
      <w:proofErr w:type="spellEnd"/>
      <w:r>
        <w:t xml:space="preserve"> </w:t>
      </w:r>
      <w:proofErr w:type="spellStart"/>
      <w:r>
        <w:t>brota</w:t>
      </w:r>
      <w:proofErr w:type="spellEnd"/>
      <w:r>
        <w:t xml:space="preserve"> del amor perfecto </w:t>
      </w:r>
      <w:proofErr w:type="spellStart"/>
      <w:r>
        <w:t>que</w:t>
      </w:r>
      <w:proofErr w:type="spellEnd"/>
      <w:r>
        <w:t xml:space="preserve"> </w:t>
      </w:r>
      <w:proofErr w:type="spellStart"/>
      <w:r>
        <w:t>existe</w:t>
      </w:r>
      <w:proofErr w:type="spellEnd"/>
      <w:r>
        <w:t xml:space="preserve"> </w:t>
      </w:r>
      <w:proofErr w:type="spellStart"/>
      <w:r>
        <w:t>en</w:t>
      </w:r>
      <w:proofErr w:type="spellEnd"/>
      <w:r>
        <w:t xml:space="preserve"> </w:t>
      </w:r>
      <w:proofErr w:type="spellStart"/>
      <w:r>
        <w:t>vuestro</w:t>
      </w:r>
      <w:proofErr w:type="spellEnd"/>
      <w:r>
        <w:t xml:space="preserve"> Padre. </w:t>
      </w:r>
    </w:p>
    <w:p w14:paraId="07A1FB1B" w14:textId="77777777" w:rsidR="00F50769" w:rsidRDefault="00F50769" w:rsidP="00F50769">
      <w:r>
        <w:t xml:space="preserve">12. </w:t>
      </w:r>
      <w:proofErr w:type="spellStart"/>
      <w:r>
        <w:t>Aquel</w:t>
      </w:r>
      <w:proofErr w:type="spellEnd"/>
      <w:r>
        <w:t xml:space="preserve"> Dios a </w:t>
      </w:r>
      <w:proofErr w:type="spellStart"/>
      <w:r>
        <w:t>quien</w:t>
      </w:r>
      <w:proofErr w:type="spellEnd"/>
      <w:r>
        <w:t xml:space="preserve"> </w:t>
      </w:r>
      <w:proofErr w:type="spellStart"/>
      <w:r>
        <w:t>los</w:t>
      </w:r>
      <w:proofErr w:type="spellEnd"/>
      <w:r>
        <w:t xml:space="preserve"> hombres </w:t>
      </w:r>
      <w:proofErr w:type="spellStart"/>
      <w:r>
        <w:t>creyeron</w:t>
      </w:r>
      <w:proofErr w:type="spellEnd"/>
      <w:r>
        <w:t xml:space="preserve"> </w:t>
      </w:r>
      <w:proofErr w:type="spellStart"/>
      <w:r>
        <w:t>vengativo</w:t>
      </w:r>
      <w:proofErr w:type="spellEnd"/>
      <w:r>
        <w:t xml:space="preserve">, cruel, </w:t>
      </w:r>
      <w:proofErr w:type="spellStart"/>
      <w:r>
        <w:t>rencoroso</w:t>
      </w:r>
      <w:proofErr w:type="spellEnd"/>
      <w:r>
        <w:t xml:space="preserve"> e inflexible, </w:t>
      </w:r>
      <w:proofErr w:type="spellStart"/>
      <w:r>
        <w:t>será</w:t>
      </w:r>
      <w:proofErr w:type="spellEnd"/>
      <w:r>
        <w:t xml:space="preserve"> </w:t>
      </w:r>
      <w:proofErr w:type="spellStart"/>
      <w:r>
        <w:t>sentido</w:t>
      </w:r>
      <w:proofErr w:type="spellEnd"/>
      <w:r>
        <w:t xml:space="preserve"> </w:t>
      </w:r>
      <w:proofErr w:type="spellStart"/>
      <w:r>
        <w:t>en</w:t>
      </w:r>
      <w:proofErr w:type="spellEnd"/>
      <w:r>
        <w:t xml:space="preserve"> lo profundo del </w:t>
      </w:r>
      <w:proofErr w:type="spellStart"/>
      <w:r>
        <w:t>corazón</w:t>
      </w:r>
      <w:proofErr w:type="spellEnd"/>
      <w:r>
        <w:t xml:space="preserve">, </w:t>
      </w:r>
      <w:proofErr w:type="spellStart"/>
      <w:r>
        <w:t>como</w:t>
      </w:r>
      <w:proofErr w:type="spellEnd"/>
      <w:r>
        <w:t xml:space="preserve"> </w:t>
      </w:r>
      <w:proofErr w:type="gramStart"/>
      <w:r>
        <w:t>un Padre</w:t>
      </w:r>
      <w:proofErr w:type="gramEnd"/>
      <w:r>
        <w:t xml:space="preserve"> </w:t>
      </w:r>
      <w:proofErr w:type="spellStart"/>
      <w:r>
        <w:t>que</w:t>
      </w:r>
      <w:proofErr w:type="spellEnd"/>
      <w:r>
        <w:t xml:space="preserve"> </w:t>
      </w:r>
      <w:proofErr w:type="spellStart"/>
      <w:r>
        <w:t>perdona</w:t>
      </w:r>
      <w:proofErr w:type="spellEnd"/>
      <w:r>
        <w:t xml:space="preserve"> a </w:t>
      </w:r>
      <w:proofErr w:type="spellStart"/>
      <w:r>
        <w:t>cambio</w:t>
      </w:r>
      <w:proofErr w:type="spellEnd"/>
      <w:r>
        <w:t xml:space="preserve"> de las </w:t>
      </w:r>
      <w:proofErr w:type="spellStart"/>
      <w:r>
        <w:t>ofensas</w:t>
      </w:r>
      <w:proofErr w:type="spellEnd"/>
      <w:r>
        <w:t xml:space="preserve"> de sus </w:t>
      </w:r>
      <w:proofErr w:type="spellStart"/>
      <w:r>
        <w:t>hijos</w:t>
      </w:r>
      <w:proofErr w:type="spellEnd"/>
      <w:r>
        <w:t xml:space="preserve">, </w:t>
      </w:r>
      <w:proofErr w:type="spellStart"/>
      <w:r>
        <w:t>como</w:t>
      </w:r>
      <w:proofErr w:type="spellEnd"/>
      <w:r>
        <w:t xml:space="preserve"> </w:t>
      </w:r>
      <w:proofErr w:type="spellStart"/>
      <w:r>
        <w:t>el</w:t>
      </w:r>
      <w:proofErr w:type="spellEnd"/>
      <w:r>
        <w:t xml:space="preserve"> Padre </w:t>
      </w:r>
      <w:proofErr w:type="spellStart"/>
      <w:r>
        <w:t>que</w:t>
      </w:r>
      <w:proofErr w:type="spellEnd"/>
      <w:r>
        <w:t xml:space="preserve"> persuade con </w:t>
      </w:r>
      <w:proofErr w:type="spellStart"/>
      <w:r>
        <w:t>ternura</w:t>
      </w:r>
      <w:proofErr w:type="spellEnd"/>
      <w:r>
        <w:t xml:space="preserve"> al </w:t>
      </w:r>
      <w:proofErr w:type="spellStart"/>
      <w:r>
        <w:t>pecador</w:t>
      </w:r>
      <w:proofErr w:type="spellEnd"/>
      <w:r>
        <w:t xml:space="preserve">; </w:t>
      </w:r>
      <w:proofErr w:type="spellStart"/>
      <w:r>
        <w:t>como</w:t>
      </w:r>
      <w:proofErr w:type="spellEnd"/>
      <w:r>
        <w:t xml:space="preserve"> </w:t>
      </w:r>
      <w:proofErr w:type="spellStart"/>
      <w:r>
        <w:t>el</w:t>
      </w:r>
      <w:proofErr w:type="spellEnd"/>
      <w:r>
        <w:t xml:space="preserve"> </w:t>
      </w:r>
      <w:proofErr w:type="spellStart"/>
      <w:r>
        <w:t>juez</w:t>
      </w:r>
      <w:proofErr w:type="spellEnd"/>
      <w:r>
        <w:t xml:space="preserve"> </w:t>
      </w:r>
      <w:proofErr w:type="spellStart"/>
      <w:r>
        <w:t>que</w:t>
      </w:r>
      <w:proofErr w:type="spellEnd"/>
      <w:r>
        <w:t xml:space="preserve"> </w:t>
      </w:r>
      <w:proofErr w:type="spellStart"/>
      <w:r>
        <w:t>en</w:t>
      </w:r>
      <w:proofErr w:type="spellEnd"/>
      <w:r>
        <w:t xml:space="preserve"> </w:t>
      </w:r>
      <w:proofErr w:type="spellStart"/>
      <w:r>
        <w:t>vez</w:t>
      </w:r>
      <w:proofErr w:type="spellEnd"/>
      <w:r>
        <w:t xml:space="preserve"> de </w:t>
      </w:r>
      <w:proofErr w:type="spellStart"/>
      <w:r>
        <w:t>condenar</w:t>
      </w:r>
      <w:proofErr w:type="spellEnd"/>
      <w:r>
        <w:t xml:space="preserve"> al </w:t>
      </w:r>
      <w:proofErr w:type="spellStart"/>
      <w:r>
        <w:t>que</w:t>
      </w:r>
      <w:proofErr w:type="spellEnd"/>
      <w:r>
        <w:t xml:space="preserve"> ha </w:t>
      </w:r>
      <w:proofErr w:type="spellStart"/>
      <w:r>
        <w:t>faltado</w:t>
      </w:r>
      <w:proofErr w:type="spellEnd"/>
      <w:r>
        <w:t xml:space="preserve"> </w:t>
      </w:r>
      <w:proofErr w:type="spellStart"/>
      <w:r>
        <w:t>gravemente</w:t>
      </w:r>
      <w:proofErr w:type="spellEnd"/>
      <w:r>
        <w:t xml:space="preserve">, le </w:t>
      </w:r>
      <w:proofErr w:type="spellStart"/>
      <w:r>
        <w:t>proporciona</w:t>
      </w:r>
      <w:proofErr w:type="spellEnd"/>
      <w:r>
        <w:t xml:space="preserve"> </w:t>
      </w:r>
      <w:proofErr w:type="spellStart"/>
      <w:r>
        <w:t>una</w:t>
      </w:r>
      <w:proofErr w:type="spellEnd"/>
      <w:r>
        <w:t xml:space="preserve"> </w:t>
      </w:r>
      <w:proofErr w:type="spellStart"/>
      <w:r>
        <w:t>nueva</w:t>
      </w:r>
      <w:proofErr w:type="spellEnd"/>
      <w:r>
        <w:t xml:space="preserve"> </w:t>
      </w:r>
      <w:proofErr w:type="spellStart"/>
      <w:r>
        <w:t>oportunidad</w:t>
      </w:r>
      <w:proofErr w:type="spellEnd"/>
      <w:r>
        <w:t xml:space="preserve"> de </w:t>
      </w:r>
      <w:proofErr w:type="spellStart"/>
      <w:r>
        <w:t>salvación</w:t>
      </w:r>
      <w:proofErr w:type="spellEnd"/>
      <w:r>
        <w:t xml:space="preserve">. </w:t>
      </w:r>
    </w:p>
    <w:p w14:paraId="6C2AF540" w14:textId="77777777" w:rsidR="00F50769" w:rsidRDefault="00F50769" w:rsidP="00F50769">
      <w:r>
        <w:t>13. ¡</w:t>
      </w:r>
      <w:proofErr w:type="spellStart"/>
      <w:r>
        <w:t>Cuántas</w:t>
      </w:r>
      <w:proofErr w:type="spellEnd"/>
      <w:r>
        <w:t xml:space="preserve"> </w:t>
      </w:r>
      <w:proofErr w:type="spellStart"/>
      <w:r>
        <w:t>imperfecciones</w:t>
      </w:r>
      <w:proofErr w:type="spellEnd"/>
      <w:r>
        <w:t xml:space="preserve"> me </w:t>
      </w:r>
      <w:proofErr w:type="spellStart"/>
      <w:r>
        <w:t>atribuían</w:t>
      </w:r>
      <w:proofErr w:type="spellEnd"/>
      <w:r>
        <w:t xml:space="preserve"> </w:t>
      </w:r>
      <w:proofErr w:type="spellStart"/>
      <w:r>
        <w:t>los</w:t>
      </w:r>
      <w:proofErr w:type="spellEnd"/>
      <w:r>
        <w:t xml:space="preserve"> hombres </w:t>
      </w:r>
      <w:proofErr w:type="spellStart"/>
      <w:r>
        <w:t>en</w:t>
      </w:r>
      <w:proofErr w:type="spellEnd"/>
      <w:r>
        <w:t xml:space="preserve"> </w:t>
      </w:r>
      <w:proofErr w:type="spellStart"/>
      <w:r>
        <w:t>su</w:t>
      </w:r>
      <w:proofErr w:type="spellEnd"/>
      <w:r>
        <w:t xml:space="preserve"> </w:t>
      </w:r>
      <w:proofErr w:type="spellStart"/>
      <w:r>
        <w:t>ignorancia</w:t>
      </w:r>
      <w:proofErr w:type="spellEnd"/>
      <w:r>
        <w:t xml:space="preserve">, </w:t>
      </w:r>
      <w:proofErr w:type="spellStart"/>
      <w:r>
        <w:t>creyéndome</w:t>
      </w:r>
      <w:proofErr w:type="spellEnd"/>
      <w:r>
        <w:t xml:space="preserve"> </w:t>
      </w:r>
      <w:proofErr w:type="spellStart"/>
      <w:r>
        <w:t>capaz</w:t>
      </w:r>
      <w:proofErr w:type="spellEnd"/>
      <w:r>
        <w:t xml:space="preserve"> de </w:t>
      </w:r>
      <w:proofErr w:type="spellStart"/>
      <w:r>
        <w:t>sentir</w:t>
      </w:r>
      <w:proofErr w:type="spellEnd"/>
      <w:r>
        <w:t xml:space="preserve"> </w:t>
      </w:r>
      <w:proofErr w:type="spellStart"/>
      <w:r>
        <w:t>ira</w:t>
      </w:r>
      <w:proofErr w:type="spellEnd"/>
      <w:r>
        <w:t xml:space="preserve">, </w:t>
      </w:r>
      <w:proofErr w:type="spellStart"/>
      <w:r>
        <w:t>siendo</w:t>
      </w:r>
      <w:proofErr w:type="spellEnd"/>
      <w:r>
        <w:t xml:space="preserve"> la </w:t>
      </w:r>
      <w:proofErr w:type="spellStart"/>
      <w:r>
        <w:t>ira</w:t>
      </w:r>
      <w:proofErr w:type="spellEnd"/>
      <w:r>
        <w:t xml:space="preserve"> </w:t>
      </w:r>
      <w:proofErr w:type="spellStart"/>
      <w:r>
        <w:t>sólo</w:t>
      </w:r>
      <w:proofErr w:type="spellEnd"/>
      <w:r>
        <w:t xml:space="preserve"> </w:t>
      </w:r>
      <w:proofErr w:type="spellStart"/>
      <w:r>
        <w:t>una</w:t>
      </w:r>
      <w:proofErr w:type="spellEnd"/>
      <w:r>
        <w:t xml:space="preserve"> </w:t>
      </w:r>
    </w:p>
    <w:p w14:paraId="470F8C2A" w14:textId="77777777" w:rsidR="00F50769" w:rsidRDefault="00F50769" w:rsidP="00F50769">
      <w:proofErr w:type="spellStart"/>
      <w:r>
        <w:t>flaqueza</w:t>
      </w:r>
      <w:proofErr w:type="spellEnd"/>
      <w:r>
        <w:t xml:space="preserve"> humana! Si </w:t>
      </w:r>
      <w:proofErr w:type="spellStart"/>
      <w:r>
        <w:t>los</w:t>
      </w:r>
      <w:proofErr w:type="spellEnd"/>
      <w:r>
        <w:t xml:space="preserve"> </w:t>
      </w:r>
      <w:proofErr w:type="spellStart"/>
      <w:r>
        <w:t>profetas</w:t>
      </w:r>
      <w:proofErr w:type="spellEnd"/>
      <w:r>
        <w:t xml:space="preserve"> </w:t>
      </w:r>
      <w:proofErr w:type="spellStart"/>
      <w:r>
        <w:t>os</w:t>
      </w:r>
      <w:proofErr w:type="spellEnd"/>
      <w:r>
        <w:t xml:space="preserve"> </w:t>
      </w:r>
      <w:proofErr w:type="spellStart"/>
      <w:r>
        <w:t>hablaron</w:t>
      </w:r>
      <w:proofErr w:type="spellEnd"/>
      <w:r>
        <w:t xml:space="preserve"> de la </w:t>
      </w:r>
      <w:proofErr w:type="spellStart"/>
      <w:r>
        <w:t>ira</w:t>
      </w:r>
      <w:proofErr w:type="spellEnd"/>
      <w:r>
        <w:t xml:space="preserve"> </w:t>
      </w:r>
      <w:proofErr w:type="spellStart"/>
      <w:r>
        <w:t>santa</w:t>
      </w:r>
      <w:proofErr w:type="spellEnd"/>
      <w:r>
        <w:t xml:space="preserve"> del </w:t>
      </w:r>
      <w:proofErr w:type="spellStart"/>
      <w:r>
        <w:t>Señor</w:t>
      </w:r>
      <w:proofErr w:type="spellEnd"/>
      <w:r>
        <w:t xml:space="preserve">, </w:t>
      </w:r>
      <w:proofErr w:type="spellStart"/>
      <w:r>
        <w:t>ahora</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aquella</w:t>
      </w:r>
      <w:proofErr w:type="spellEnd"/>
      <w:r>
        <w:t xml:space="preserve"> </w:t>
      </w:r>
      <w:proofErr w:type="spellStart"/>
      <w:r>
        <w:t>expresión</w:t>
      </w:r>
      <w:proofErr w:type="spellEnd"/>
      <w:r>
        <w:t xml:space="preserve"> la </w:t>
      </w:r>
      <w:proofErr w:type="spellStart"/>
      <w:r>
        <w:t>interpretéis</w:t>
      </w:r>
      <w:proofErr w:type="spellEnd"/>
      <w:r>
        <w:t xml:space="preserve"> </w:t>
      </w:r>
      <w:proofErr w:type="spellStart"/>
      <w:r>
        <w:t>como</w:t>
      </w:r>
      <w:proofErr w:type="spellEnd"/>
      <w:r>
        <w:t xml:space="preserve"> </w:t>
      </w:r>
      <w:proofErr w:type="spellStart"/>
      <w:r>
        <w:t>justicia</w:t>
      </w:r>
      <w:proofErr w:type="spellEnd"/>
      <w:r>
        <w:t xml:space="preserve"> </w:t>
      </w:r>
      <w:proofErr w:type="spellStart"/>
      <w:r>
        <w:t>divina</w:t>
      </w:r>
      <w:proofErr w:type="spellEnd"/>
      <w:r>
        <w:t xml:space="preserve">. </w:t>
      </w:r>
    </w:p>
    <w:p w14:paraId="3A810119" w14:textId="77777777" w:rsidR="00F50769" w:rsidRDefault="00F50769" w:rsidP="00F50769">
      <w:r>
        <w:t xml:space="preserve">14. </w:t>
      </w:r>
      <w:proofErr w:type="gramStart"/>
      <w:r>
        <w:t>Los</w:t>
      </w:r>
      <w:proofErr w:type="gramEnd"/>
      <w:r>
        <w:t xml:space="preserve"> hombres del Primer Tiempo no </w:t>
      </w:r>
      <w:proofErr w:type="spellStart"/>
      <w:r>
        <w:t>hubieran</w:t>
      </w:r>
      <w:proofErr w:type="spellEnd"/>
      <w:r>
        <w:t xml:space="preserve"> </w:t>
      </w:r>
      <w:proofErr w:type="spellStart"/>
      <w:r>
        <w:t>entendido</w:t>
      </w:r>
      <w:proofErr w:type="spellEnd"/>
      <w:r>
        <w:t xml:space="preserve"> de </w:t>
      </w:r>
      <w:proofErr w:type="spellStart"/>
      <w:r>
        <w:t>otra</w:t>
      </w:r>
      <w:proofErr w:type="spellEnd"/>
      <w:r>
        <w:t xml:space="preserve"> </w:t>
      </w:r>
      <w:proofErr w:type="spellStart"/>
      <w:r>
        <w:t>manera</w:t>
      </w:r>
      <w:proofErr w:type="spellEnd"/>
      <w:r>
        <w:t xml:space="preserve">, </w:t>
      </w:r>
      <w:proofErr w:type="spellStart"/>
      <w:r>
        <w:t>ni</w:t>
      </w:r>
      <w:proofErr w:type="spellEnd"/>
      <w:r>
        <w:t xml:space="preserve"> </w:t>
      </w:r>
      <w:proofErr w:type="spellStart"/>
      <w:r>
        <w:t>los</w:t>
      </w:r>
      <w:proofErr w:type="spellEnd"/>
      <w:r>
        <w:t xml:space="preserve"> </w:t>
      </w:r>
      <w:proofErr w:type="spellStart"/>
      <w:r>
        <w:t>disolutos</w:t>
      </w:r>
      <w:proofErr w:type="spellEnd"/>
      <w:r>
        <w:t xml:space="preserve"> o </w:t>
      </w:r>
      <w:proofErr w:type="spellStart"/>
      <w:r>
        <w:t>los</w:t>
      </w:r>
      <w:proofErr w:type="spellEnd"/>
      <w:r>
        <w:t xml:space="preserve"> </w:t>
      </w:r>
      <w:proofErr w:type="spellStart"/>
      <w:r>
        <w:t>libertinos</w:t>
      </w:r>
      <w:proofErr w:type="spellEnd"/>
      <w:r>
        <w:t xml:space="preserve"> </w:t>
      </w:r>
      <w:proofErr w:type="spellStart"/>
      <w:r>
        <w:t>hubiesen</w:t>
      </w:r>
      <w:proofErr w:type="spellEnd"/>
      <w:r>
        <w:t xml:space="preserve"> </w:t>
      </w:r>
      <w:proofErr w:type="spellStart"/>
      <w:r>
        <w:t>tomado</w:t>
      </w:r>
      <w:proofErr w:type="spellEnd"/>
      <w:r>
        <w:t xml:space="preserve"> </w:t>
      </w:r>
      <w:proofErr w:type="spellStart"/>
      <w:r>
        <w:t>en</w:t>
      </w:r>
      <w:proofErr w:type="spellEnd"/>
      <w:r>
        <w:t xml:space="preserve"> </w:t>
      </w:r>
      <w:proofErr w:type="spellStart"/>
      <w:r>
        <w:t>cuenta</w:t>
      </w:r>
      <w:proofErr w:type="spellEnd"/>
      <w:r>
        <w:t xml:space="preserve"> las </w:t>
      </w:r>
      <w:proofErr w:type="spellStart"/>
      <w:r>
        <w:t>amonestaciones</w:t>
      </w:r>
      <w:proofErr w:type="spellEnd"/>
      <w:r>
        <w:t xml:space="preserve"> de </w:t>
      </w:r>
      <w:proofErr w:type="spellStart"/>
      <w:r>
        <w:t>los</w:t>
      </w:r>
      <w:proofErr w:type="spellEnd"/>
      <w:r>
        <w:t xml:space="preserve"> </w:t>
      </w:r>
      <w:proofErr w:type="spellStart"/>
      <w:r>
        <w:t>profetas</w:t>
      </w:r>
      <w:proofErr w:type="spellEnd"/>
      <w:r>
        <w:t xml:space="preserve">, </w:t>
      </w:r>
      <w:proofErr w:type="spellStart"/>
      <w:r>
        <w:t>si</w:t>
      </w:r>
      <w:proofErr w:type="spellEnd"/>
      <w:r>
        <w:t xml:space="preserve"> </w:t>
      </w:r>
      <w:proofErr w:type="spellStart"/>
      <w:r>
        <w:t>ellos</w:t>
      </w:r>
      <w:proofErr w:type="spellEnd"/>
      <w:r>
        <w:t xml:space="preserve"> </w:t>
      </w:r>
      <w:proofErr w:type="gramStart"/>
      <w:r>
        <w:t>no</w:t>
      </w:r>
      <w:proofErr w:type="gramEnd"/>
      <w:r>
        <w:t xml:space="preserve"> les </w:t>
      </w:r>
      <w:proofErr w:type="spellStart"/>
      <w:r>
        <w:t>hubiesen</w:t>
      </w:r>
      <w:proofErr w:type="spellEnd"/>
      <w:r>
        <w:t xml:space="preserve"> </w:t>
      </w:r>
      <w:proofErr w:type="spellStart"/>
      <w:r>
        <w:t>hablado</w:t>
      </w:r>
      <w:proofErr w:type="spellEnd"/>
      <w:r>
        <w:t xml:space="preserve"> </w:t>
      </w:r>
      <w:proofErr w:type="spellStart"/>
      <w:r>
        <w:t>en</w:t>
      </w:r>
      <w:proofErr w:type="spellEnd"/>
      <w:r>
        <w:t xml:space="preserve"> </w:t>
      </w:r>
      <w:proofErr w:type="spellStart"/>
      <w:r>
        <w:t>aquella</w:t>
      </w:r>
      <w:proofErr w:type="spellEnd"/>
      <w:r>
        <w:t xml:space="preserve"> forma. Era </w:t>
      </w:r>
      <w:proofErr w:type="spellStart"/>
      <w:r>
        <w:t>menester</w:t>
      </w:r>
      <w:proofErr w:type="spellEnd"/>
      <w:r>
        <w:t xml:space="preserve"> </w:t>
      </w:r>
      <w:proofErr w:type="spellStart"/>
      <w:r>
        <w:t>que</w:t>
      </w:r>
      <w:proofErr w:type="spellEnd"/>
      <w:r>
        <w:t xml:space="preserve"> la </w:t>
      </w:r>
      <w:proofErr w:type="spellStart"/>
      <w:r>
        <w:t>inspiración</w:t>
      </w:r>
      <w:proofErr w:type="spellEnd"/>
      <w:r>
        <w:t xml:space="preserve"> de mis </w:t>
      </w:r>
      <w:proofErr w:type="spellStart"/>
      <w:r>
        <w:t>enviados</w:t>
      </w:r>
      <w:proofErr w:type="spellEnd"/>
      <w:r>
        <w:t xml:space="preserve"> fuera </w:t>
      </w:r>
      <w:proofErr w:type="spellStart"/>
      <w:r>
        <w:t>expresada</w:t>
      </w:r>
      <w:proofErr w:type="spellEnd"/>
      <w:r>
        <w:t xml:space="preserve"> </w:t>
      </w:r>
      <w:proofErr w:type="spellStart"/>
      <w:r>
        <w:t>en</w:t>
      </w:r>
      <w:proofErr w:type="spellEnd"/>
      <w:r>
        <w:t xml:space="preserve"> </w:t>
      </w:r>
      <w:proofErr w:type="spellStart"/>
      <w:r>
        <w:t>términos</w:t>
      </w:r>
      <w:proofErr w:type="spellEnd"/>
      <w:r>
        <w:t xml:space="preserve"> </w:t>
      </w:r>
      <w:proofErr w:type="spellStart"/>
      <w:r>
        <w:t>que</w:t>
      </w:r>
      <w:proofErr w:type="spellEnd"/>
      <w:r>
        <w:t xml:space="preserve"> </w:t>
      </w:r>
      <w:proofErr w:type="spellStart"/>
      <w:r>
        <w:t>impresionaran</w:t>
      </w:r>
      <w:proofErr w:type="spellEnd"/>
      <w:r>
        <w:t xml:space="preserve"> </w:t>
      </w:r>
      <w:proofErr w:type="spellStart"/>
      <w:r>
        <w:t>el</w:t>
      </w:r>
      <w:proofErr w:type="spellEnd"/>
      <w:r>
        <w:t xml:space="preserve"> </w:t>
      </w:r>
      <w:proofErr w:type="spellStart"/>
      <w:r>
        <w:t>cerebro</w:t>
      </w:r>
      <w:proofErr w:type="spellEnd"/>
      <w:r>
        <w:t xml:space="preserve"> y </w:t>
      </w:r>
      <w:proofErr w:type="spellStart"/>
      <w:r>
        <w:t>el</w:t>
      </w:r>
      <w:proofErr w:type="spellEnd"/>
      <w:r>
        <w:t xml:space="preserve"> </w:t>
      </w:r>
      <w:proofErr w:type="spellStart"/>
      <w:r>
        <w:t>corazón</w:t>
      </w:r>
      <w:proofErr w:type="spellEnd"/>
      <w:r>
        <w:t xml:space="preserve"> de </w:t>
      </w:r>
      <w:proofErr w:type="spellStart"/>
      <w:r>
        <w:t>aquellos</w:t>
      </w:r>
      <w:proofErr w:type="spellEnd"/>
      <w:r>
        <w:t xml:space="preserve"> hombres </w:t>
      </w:r>
      <w:proofErr w:type="spellStart"/>
      <w:r>
        <w:t>escasos</w:t>
      </w:r>
      <w:proofErr w:type="spellEnd"/>
      <w:r>
        <w:t xml:space="preserve"> de </w:t>
      </w:r>
      <w:proofErr w:type="spellStart"/>
      <w:r>
        <w:t>desarrollo</w:t>
      </w:r>
      <w:proofErr w:type="spellEnd"/>
      <w:r>
        <w:t xml:space="preserve"> </w:t>
      </w:r>
      <w:proofErr w:type="spellStart"/>
      <w:r>
        <w:t>espiritual</w:t>
      </w:r>
      <w:proofErr w:type="spellEnd"/>
      <w:r>
        <w:t xml:space="preserve">. </w:t>
      </w:r>
    </w:p>
    <w:p w14:paraId="0213EDC2" w14:textId="77777777" w:rsidR="00F50769" w:rsidRDefault="00F50769" w:rsidP="00F50769">
      <w:r>
        <w:t xml:space="preserve">15. Para </w:t>
      </w:r>
      <w:proofErr w:type="spellStart"/>
      <w:r>
        <w:t>daros</w:t>
      </w:r>
      <w:proofErr w:type="spellEnd"/>
      <w:r>
        <w:t xml:space="preserve"> </w:t>
      </w:r>
      <w:proofErr w:type="spellStart"/>
      <w:r>
        <w:t>una</w:t>
      </w:r>
      <w:proofErr w:type="spellEnd"/>
      <w:r>
        <w:t xml:space="preserve"> imagen </w:t>
      </w:r>
      <w:proofErr w:type="spellStart"/>
      <w:r>
        <w:t>fiel</w:t>
      </w:r>
      <w:proofErr w:type="spellEnd"/>
      <w:r>
        <w:t xml:space="preserve"> y </w:t>
      </w:r>
      <w:proofErr w:type="spellStart"/>
      <w:r>
        <w:t>verdadera</w:t>
      </w:r>
      <w:proofErr w:type="spellEnd"/>
      <w:r>
        <w:t xml:space="preserve"> de lo </w:t>
      </w:r>
      <w:proofErr w:type="spellStart"/>
      <w:r>
        <w:t>que</w:t>
      </w:r>
      <w:proofErr w:type="spellEnd"/>
      <w:r>
        <w:t xml:space="preserve"> es </w:t>
      </w:r>
      <w:proofErr w:type="spellStart"/>
      <w:r>
        <w:t>el</w:t>
      </w:r>
      <w:proofErr w:type="spellEnd"/>
      <w:r>
        <w:t xml:space="preserve"> amor y la </w:t>
      </w:r>
      <w:proofErr w:type="spellStart"/>
      <w:r>
        <w:t>justicia</w:t>
      </w:r>
      <w:proofErr w:type="spellEnd"/>
      <w:r>
        <w:t xml:space="preserve"> del Padre, </w:t>
      </w:r>
      <w:proofErr w:type="spellStart"/>
      <w:r>
        <w:t>os</w:t>
      </w:r>
      <w:proofErr w:type="spellEnd"/>
      <w:r>
        <w:t xml:space="preserve"> </w:t>
      </w:r>
      <w:proofErr w:type="spellStart"/>
      <w:r>
        <w:t>envié</w:t>
      </w:r>
      <w:proofErr w:type="spellEnd"/>
      <w:r>
        <w:t xml:space="preserve"> mi Verbo, para </w:t>
      </w:r>
      <w:proofErr w:type="spellStart"/>
      <w:r>
        <w:t>que</w:t>
      </w:r>
      <w:proofErr w:type="spellEnd"/>
      <w:r>
        <w:t xml:space="preserve"> </w:t>
      </w:r>
      <w:proofErr w:type="spellStart"/>
      <w:r>
        <w:t>él</w:t>
      </w:r>
      <w:proofErr w:type="spellEnd"/>
      <w:r>
        <w:t xml:space="preserve">, a </w:t>
      </w:r>
      <w:proofErr w:type="spellStart"/>
      <w:r>
        <w:t>través</w:t>
      </w:r>
      <w:proofErr w:type="spellEnd"/>
      <w:r>
        <w:t xml:space="preserve"> de Jesús, </w:t>
      </w:r>
      <w:proofErr w:type="spellStart"/>
      <w:r>
        <w:t>manifestara</w:t>
      </w:r>
      <w:proofErr w:type="spellEnd"/>
      <w:r>
        <w:t xml:space="preserve"> mi amor. En Cristo, </w:t>
      </w:r>
      <w:proofErr w:type="spellStart"/>
      <w:r>
        <w:t>visteis</w:t>
      </w:r>
      <w:proofErr w:type="spellEnd"/>
      <w:r>
        <w:t xml:space="preserve"> al </w:t>
      </w:r>
      <w:proofErr w:type="spellStart"/>
      <w:r>
        <w:t>rey</w:t>
      </w:r>
      <w:proofErr w:type="spellEnd"/>
      <w:r>
        <w:t xml:space="preserve"> de la </w:t>
      </w:r>
      <w:proofErr w:type="spellStart"/>
      <w:r>
        <w:t>humildad</w:t>
      </w:r>
      <w:proofErr w:type="spellEnd"/>
      <w:r>
        <w:t xml:space="preserve"> y de la </w:t>
      </w:r>
      <w:proofErr w:type="spellStart"/>
      <w:r>
        <w:t>mansedumbre</w:t>
      </w:r>
      <w:proofErr w:type="spellEnd"/>
      <w:r>
        <w:t xml:space="preserve">, al </w:t>
      </w:r>
      <w:proofErr w:type="spellStart"/>
      <w:r>
        <w:t>rey</w:t>
      </w:r>
      <w:proofErr w:type="spellEnd"/>
      <w:r>
        <w:t xml:space="preserve"> </w:t>
      </w:r>
      <w:proofErr w:type="spellStart"/>
      <w:r>
        <w:t>que</w:t>
      </w:r>
      <w:proofErr w:type="spellEnd"/>
      <w:r>
        <w:t xml:space="preserve"> </w:t>
      </w:r>
      <w:proofErr w:type="spellStart"/>
      <w:r>
        <w:t>prefirió</w:t>
      </w:r>
      <w:proofErr w:type="spellEnd"/>
      <w:r>
        <w:t xml:space="preserve"> la </w:t>
      </w:r>
      <w:proofErr w:type="spellStart"/>
      <w:r>
        <w:t>humillante</w:t>
      </w:r>
      <w:proofErr w:type="spellEnd"/>
      <w:r>
        <w:t xml:space="preserve"> y dolorosa corona de </w:t>
      </w:r>
      <w:proofErr w:type="spellStart"/>
      <w:r>
        <w:t>espinas</w:t>
      </w:r>
      <w:proofErr w:type="spellEnd"/>
      <w:r>
        <w:t xml:space="preserve"> a la regia corona de la </w:t>
      </w:r>
      <w:proofErr w:type="spellStart"/>
      <w:r>
        <w:t>vanidad</w:t>
      </w:r>
      <w:proofErr w:type="spellEnd"/>
      <w:r>
        <w:t xml:space="preserve"> humana. Como </w:t>
      </w:r>
      <w:proofErr w:type="spellStart"/>
      <w:r>
        <w:t>Juez</w:t>
      </w:r>
      <w:proofErr w:type="spellEnd"/>
      <w:r>
        <w:t xml:space="preserve">, lo </w:t>
      </w:r>
      <w:proofErr w:type="spellStart"/>
      <w:r>
        <w:t>mirasteis</w:t>
      </w:r>
      <w:proofErr w:type="spellEnd"/>
      <w:r>
        <w:t xml:space="preserve"> </w:t>
      </w:r>
      <w:proofErr w:type="spellStart"/>
      <w:r>
        <w:t>juzgar</w:t>
      </w:r>
      <w:proofErr w:type="spellEnd"/>
      <w:r>
        <w:t xml:space="preserve"> </w:t>
      </w:r>
      <w:proofErr w:type="spellStart"/>
      <w:r>
        <w:t>los</w:t>
      </w:r>
      <w:proofErr w:type="spellEnd"/>
      <w:r>
        <w:t xml:space="preserve"> </w:t>
      </w:r>
      <w:proofErr w:type="spellStart"/>
      <w:r>
        <w:t>actos</w:t>
      </w:r>
      <w:proofErr w:type="spellEnd"/>
      <w:r>
        <w:t xml:space="preserve"> de </w:t>
      </w:r>
      <w:proofErr w:type="spellStart"/>
      <w:r>
        <w:t>los</w:t>
      </w:r>
      <w:proofErr w:type="spellEnd"/>
      <w:r>
        <w:t xml:space="preserve"> </w:t>
      </w:r>
      <w:proofErr w:type="spellStart"/>
      <w:r>
        <w:t>pecadores</w:t>
      </w:r>
      <w:proofErr w:type="spellEnd"/>
      <w:r>
        <w:t xml:space="preserve"> de </w:t>
      </w:r>
      <w:proofErr w:type="spellStart"/>
      <w:r>
        <w:t>una</w:t>
      </w:r>
      <w:proofErr w:type="spellEnd"/>
      <w:r>
        <w:t xml:space="preserve"> </w:t>
      </w:r>
      <w:proofErr w:type="spellStart"/>
      <w:r>
        <w:t>manera</w:t>
      </w:r>
      <w:proofErr w:type="spellEnd"/>
      <w:r>
        <w:t xml:space="preserve"> </w:t>
      </w:r>
      <w:proofErr w:type="spellStart"/>
      <w:r>
        <w:t>diferente</w:t>
      </w:r>
      <w:proofErr w:type="spellEnd"/>
      <w:r>
        <w:t xml:space="preserve"> de la </w:t>
      </w:r>
      <w:proofErr w:type="spellStart"/>
      <w:r>
        <w:t>que</w:t>
      </w:r>
      <w:proofErr w:type="spellEnd"/>
      <w:r>
        <w:t xml:space="preserve"> </w:t>
      </w:r>
      <w:proofErr w:type="spellStart"/>
      <w:r>
        <w:t>acostumbran</w:t>
      </w:r>
      <w:proofErr w:type="spellEnd"/>
      <w:r>
        <w:t xml:space="preserve"> </w:t>
      </w:r>
      <w:proofErr w:type="spellStart"/>
      <w:r>
        <w:t>los</w:t>
      </w:r>
      <w:proofErr w:type="spellEnd"/>
      <w:r>
        <w:t xml:space="preserve"> hombres. El </w:t>
      </w:r>
      <w:proofErr w:type="spellStart"/>
      <w:r>
        <w:t>predicó</w:t>
      </w:r>
      <w:proofErr w:type="spellEnd"/>
      <w:r>
        <w:t xml:space="preserve"> </w:t>
      </w:r>
      <w:proofErr w:type="spellStart"/>
      <w:r>
        <w:t>el</w:t>
      </w:r>
      <w:proofErr w:type="spellEnd"/>
      <w:r>
        <w:t xml:space="preserve"> </w:t>
      </w:r>
      <w:proofErr w:type="spellStart"/>
      <w:r>
        <w:t>perdón</w:t>
      </w:r>
      <w:proofErr w:type="spellEnd"/>
      <w:r>
        <w:t xml:space="preserve"> con </w:t>
      </w:r>
      <w:proofErr w:type="spellStart"/>
      <w:r>
        <w:t>aquella</w:t>
      </w:r>
      <w:proofErr w:type="spellEnd"/>
      <w:r>
        <w:t xml:space="preserve"> </w:t>
      </w:r>
      <w:proofErr w:type="spellStart"/>
      <w:r>
        <w:t>enseñanza</w:t>
      </w:r>
      <w:proofErr w:type="spellEnd"/>
      <w:r>
        <w:t xml:space="preserve"> </w:t>
      </w:r>
      <w:proofErr w:type="spellStart"/>
      <w:r>
        <w:t>en</w:t>
      </w:r>
      <w:proofErr w:type="spellEnd"/>
      <w:r>
        <w:t xml:space="preserve"> la </w:t>
      </w:r>
      <w:proofErr w:type="spellStart"/>
      <w:r>
        <w:t>que</w:t>
      </w:r>
      <w:proofErr w:type="spellEnd"/>
      <w:r>
        <w:t xml:space="preserve"> </w:t>
      </w:r>
      <w:proofErr w:type="spellStart"/>
      <w:r>
        <w:t>os</w:t>
      </w:r>
      <w:proofErr w:type="spellEnd"/>
      <w:r>
        <w:t xml:space="preserve"> </w:t>
      </w:r>
      <w:proofErr w:type="spellStart"/>
      <w:r>
        <w:t>decía</w:t>
      </w:r>
      <w:proofErr w:type="spellEnd"/>
      <w:r>
        <w:t xml:space="preserve">; </w:t>
      </w:r>
      <w:proofErr w:type="spellStart"/>
      <w:r>
        <w:t>que</w:t>
      </w:r>
      <w:proofErr w:type="spellEnd"/>
      <w:r>
        <w:t xml:space="preserve"> </w:t>
      </w:r>
      <w:proofErr w:type="spellStart"/>
      <w:r>
        <w:t>si</w:t>
      </w:r>
      <w:proofErr w:type="spellEnd"/>
      <w:r>
        <w:t xml:space="preserve"> </w:t>
      </w:r>
      <w:proofErr w:type="spellStart"/>
      <w:r>
        <w:t>recibieseis</w:t>
      </w:r>
      <w:proofErr w:type="spellEnd"/>
      <w:r>
        <w:t xml:space="preserve"> </w:t>
      </w:r>
      <w:proofErr w:type="spellStart"/>
      <w:r>
        <w:t>el</w:t>
      </w:r>
      <w:proofErr w:type="spellEnd"/>
      <w:r>
        <w:t xml:space="preserve"> </w:t>
      </w:r>
      <w:proofErr w:type="spellStart"/>
      <w:r>
        <w:t>bofetón</w:t>
      </w:r>
      <w:proofErr w:type="spellEnd"/>
      <w:r>
        <w:t xml:space="preserve"> de un </w:t>
      </w:r>
      <w:proofErr w:type="spellStart"/>
      <w:r>
        <w:t>semejante</w:t>
      </w:r>
      <w:proofErr w:type="spellEnd"/>
      <w:r>
        <w:t xml:space="preserve"> </w:t>
      </w:r>
      <w:proofErr w:type="spellStart"/>
      <w:r>
        <w:t>sobre</w:t>
      </w:r>
      <w:proofErr w:type="spellEnd"/>
      <w:r>
        <w:t xml:space="preserve"> </w:t>
      </w:r>
      <w:proofErr w:type="spellStart"/>
      <w:r>
        <w:t>una</w:t>
      </w:r>
      <w:proofErr w:type="spellEnd"/>
      <w:r>
        <w:t xml:space="preserve"> </w:t>
      </w:r>
      <w:proofErr w:type="spellStart"/>
      <w:r>
        <w:t>mejilla</w:t>
      </w:r>
      <w:proofErr w:type="spellEnd"/>
      <w:r>
        <w:t xml:space="preserve">, </w:t>
      </w:r>
      <w:proofErr w:type="spellStart"/>
      <w:r>
        <w:t>presentaseis</w:t>
      </w:r>
      <w:proofErr w:type="spellEnd"/>
      <w:r>
        <w:t xml:space="preserve"> la </w:t>
      </w:r>
      <w:proofErr w:type="spellStart"/>
      <w:r>
        <w:t>otra</w:t>
      </w:r>
      <w:proofErr w:type="spellEnd"/>
      <w:r>
        <w:t xml:space="preserve"> con </w:t>
      </w:r>
      <w:proofErr w:type="spellStart"/>
      <w:r>
        <w:t>mansedumbre</w:t>
      </w:r>
      <w:proofErr w:type="spellEnd"/>
      <w:r>
        <w:t xml:space="preserve"> </w:t>
      </w:r>
      <w:proofErr w:type="spellStart"/>
      <w:r>
        <w:t>en</w:t>
      </w:r>
      <w:proofErr w:type="spellEnd"/>
      <w:r>
        <w:t xml:space="preserve"> </w:t>
      </w:r>
      <w:proofErr w:type="spellStart"/>
      <w:r>
        <w:t>señal</w:t>
      </w:r>
      <w:proofErr w:type="spellEnd"/>
      <w:r>
        <w:t xml:space="preserve"> de </w:t>
      </w:r>
      <w:proofErr w:type="spellStart"/>
      <w:r>
        <w:t>perdón</w:t>
      </w:r>
      <w:proofErr w:type="spellEnd"/>
      <w:r>
        <w:t xml:space="preserve">, mas luego con </w:t>
      </w:r>
      <w:proofErr w:type="spellStart"/>
      <w:r>
        <w:t>obras</w:t>
      </w:r>
      <w:proofErr w:type="spellEnd"/>
      <w:r>
        <w:t xml:space="preserve">, </w:t>
      </w:r>
      <w:proofErr w:type="spellStart"/>
      <w:r>
        <w:t>confirmó</w:t>
      </w:r>
      <w:proofErr w:type="spellEnd"/>
      <w:r>
        <w:t xml:space="preserve"> sus palabras. </w:t>
      </w:r>
    </w:p>
    <w:p w14:paraId="5194DE81" w14:textId="77777777" w:rsidR="00F50769" w:rsidRDefault="00F50769" w:rsidP="00F50769">
      <w:r>
        <w:t>16. ¡</w:t>
      </w:r>
      <w:proofErr w:type="spellStart"/>
      <w:r>
        <w:t>Qué</w:t>
      </w:r>
      <w:proofErr w:type="spellEnd"/>
      <w:r>
        <w:t xml:space="preserve"> terrible era </w:t>
      </w:r>
      <w:proofErr w:type="spellStart"/>
      <w:r>
        <w:t>el</w:t>
      </w:r>
      <w:proofErr w:type="spellEnd"/>
      <w:r>
        <w:t xml:space="preserve"> </w:t>
      </w:r>
      <w:proofErr w:type="spellStart"/>
      <w:r>
        <w:t>remordimiento</w:t>
      </w:r>
      <w:proofErr w:type="spellEnd"/>
      <w:r>
        <w:t xml:space="preserve"> del </w:t>
      </w:r>
      <w:proofErr w:type="spellStart"/>
      <w:r>
        <w:t>pecador</w:t>
      </w:r>
      <w:proofErr w:type="spellEnd"/>
      <w:r>
        <w:t xml:space="preserve"> </w:t>
      </w:r>
      <w:proofErr w:type="spellStart"/>
      <w:r>
        <w:t>cuando</w:t>
      </w:r>
      <w:proofErr w:type="spellEnd"/>
      <w:r>
        <w:t xml:space="preserve"> </w:t>
      </w:r>
      <w:proofErr w:type="spellStart"/>
      <w:r>
        <w:t>llegaba</w:t>
      </w:r>
      <w:proofErr w:type="spellEnd"/>
      <w:r>
        <w:t xml:space="preserve"> a </w:t>
      </w:r>
      <w:proofErr w:type="spellStart"/>
      <w:r>
        <w:t>sentirse</w:t>
      </w:r>
      <w:proofErr w:type="spellEnd"/>
      <w:r>
        <w:t xml:space="preserve"> </w:t>
      </w:r>
      <w:proofErr w:type="spellStart"/>
      <w:r>
        <w:t>envuelto</w:t>
      </w:r>
      <w:proofErr w:type="spellEnd"/>
      <w:r>
        <w:t xml:space="preserve"> </w:t>
      </w:r>
      <w:proofErr w:type="spellStart"/>
      <w:r>
        <w:t>en</w:t>
      </w:r>
      <w:proofErr w:type="spellEnd"/>
      <w:r>
        <w:t xml:space="preserve"> la luz de la </w:t>
      </w:r>
      <w:proofErr w:type="spellStart"/>
      <w:r>
        <w:t>mirada</w:t>
      </w:r>
      <w:proofErr w:type="spellEnd"/>
      <w:r>
        <w:t xml:space="preserve"> mansa de Jesús! </w:t>
      </w:r>
    </w:p>
    <w:p w14:paraId="5728C917" w14:textId="77777777" w:rsidR="00F50769" w:rsidRDefault="00F50769" w:rsidP="00F50769">
      <w:r>
        <w:lastRenderedPageBreak/>
        <w:t>17. ¡</w:t>
      </w:r>
      <w:proofErr w:type="spellStart"/>
      <w:r>
        <w:t>Cuántos</w:t>
      </w:r>
      <w:proofErr w:type="spellEnd"/>
      <w:r>
        <w:t xml:space="preserve"> </w:t>
      </w:r>
      <w:proofErr w:type="spellStart"/>
      <w:r>
        <w:t>milagros</w:t>
      </w:r>
      <w:proofErr w:type="spellEnd"/>
      <w:r>
        <w:t xml:space="preserve"> se </w:t>
      </w:r>
      <w:proofErr w:type="spellStart"/>
      <w:r>
        <w:t>operaron</w:t>
      </w:r>
      <w:proofErr w:type="spellEnd"/>
      <w:r>
        <w:t xml:space="preserve"> bajo </w:t>
      </w:r>
      <w:proofErr w:type="spellStart"/>
      <w:r>
        <w:t>el</w:t>
      </w:r>
      <w:proofErr w:type="spellEnd"/>
      <w:r>
        <w:t xml:space="preserve"> </w:t>
      </w:r>
      <w:proofErr w:type="spellStart"/>
      <w:r>
        <w:t>influjo</w:t>
      </w:r>
      <w:proofErr w:type="spellEnd"/>
      <w:r>
        <w:t xml:space="preserve"> del </w:t>
      </w:r>
      <w:proofErr w:type="spellStart"/>
      <w:r>
        <w:t>perdón</w:t>
      </w:r>
      <w:proofErr w:type="spellEnd"/>
      <w:r>
        <w:t xml:space="preserve"> de </w:t>
      </w:r>
      <w:proofErr w:type="spellStart"/>
      <w:r>
        <w:t>aquel</w:t>
      </w:r>
      <w:proofErr w:type="spellEnd"/>
      <w:r>
        <w:t xml:space="preserve"> maestro del amor! Es </w:t>
      </w:r>
      <w:proofErr w:type="spellStart"/>
      <w:r>
        <w:t>que</w:t>
      </w:r>
      <w:proofErr w:type="spellEnd"/>
      <w:r>
        <w:t xml:space="preserve"> </w:t>
      </w:r>
      <w:proofErr w:type="spellStart"/>
      <w:r>
        <w:t>su</w:t>
      </w:r>
      <w:proofErr w:type="spellEnd"/>
      <w:r>
        <w:t xml:space="preserve"> </w:t>
      </w:r>
      <w:proofErr w:type="spellStart"/>
      <w:r>
        <w:t>perdón</w:t>
      </w:r>
      <w:proofErr w:type="spellEnd"/>
      <w:r>
        <w:t xml:space="preserve"> era </w:t>
      </w:r>
      <w:proofErr w:type="spellStart"/>
      <w:r>
        <w:t>verdadero</w:t>
      </w:r>
      <w:proofErr w:type="spellEnd"/>
      <w:r>
        <w:t xml:space="preserve"> y </w:t>
      </w:r>
      <w:proofErr w:type="spellStart"/>
      <w:r>
        <w:t>su</w:t>
      </w:r>
      <w:proofErr w:type="spellEnd"/>
      <w:r>
        <w:t xml:space="preserve"> </w:t>
      </w:r>
      <w:proofErr w:type="spellStart"/>
      <w:r>
        <w:t>juicio</w:t>
      </w:r>
      <w:proofErr w:type="spellEnd"/>
      <w:r>
        <w:t xml:space="preserve"> perfecto, </w:t>
      </w:r>
      <w:proofErr w:type="spellStart"/>
      <w:r>
        <w:t>ya</w:t>
      </w:r>
      <w:proofErr w:type="spellEnd"/>
      <w:r>
        <w:t xml:space="preserve"> </w:t>
      </w:r>
      <w:proofErr w:type="spellStart"/>
      <w:r>
        <w:t>que</w:t>
      </w:r>
      <w:proofErr w:type="spellEnd"/>
      <w:r>
        <w:t xml:space="preserve"> </w:t>
      </w:r>
      <w:proofErr w:type="spellStart"/>
      <w:r>
        <w:t>provenían</w:t>
      </w:r>
      <w:proofErr w:type="spellEnd"/>
      <w:r>
        <w:t xml:space="preserve"> del amor </w:t>
      </w:r>
      <w:proofErr w:type="spellStart"/>
      <w:r>
        <w:t>infinito</w:t>
      </w:r>
      <w:proofErr w:type="spellEnd"/>
      <w:r>
        <w:t xml:space="preserve"> </w:t>
      </w:r>
      <w:proofErr w:type="spellStart"/>
      <w:r>
        <w:t>que</w:t>
      </w:r>
      <w:proofErr w:type="spellEnd"/>
      <w:r>
        <w:t xml:space="preserve"> </w:t>
      </w:r>
      <w:proofErr w:type="spellStart"/>
      <w:r>
        <w:t>tiene</w:t>
      </w:r>
      <w:proofErr w:type="spellEnd"/>
      <w:r>
        <w:t xml:space="preserve"> Dios </w:t>
      </w:r>
      <w:proofErr w:type="spellStart"/>
      <w:r>
        <w:t>por</w:t>
      </w:r>
      <w:proofErr w:type="spellEnd"/>
      <w:r>
        <w:t xml:space="preserve"> sus </w:t>
      </w:r>
      <w:proofErr w:type="spellStart"/>
      <w:r>
        <w:t>criaturas</w:t>
      </w:r>
      <w:proofErr w:type="spellEnd"/>
      <w:r>
        <w:t xml:space="preserve">. Pero </w:t>
      </w:r>
      <w:proofErr w:type="spellStart"/>
      <w:r>
        <w:t>faltaba</w:t>
      </w:r>
      <w:proofErr w:type="spellEnd"/>
      <w:r>
        <w:t xml:space="preserve"> </w:t>
      </w:r>
      <w:proofErr w:type="spellStart"/>
      <w:r>
        <w:t>revelar</w:t>
      </w:r>
      <w:proofErr w:type="spellEnd"/>
      <w:r>
        <w:t xml:space="preserve"> a </w:t>
      </w:r>
      <w:proofErr w:type="spellStart"/>
      <w:r>
        <w:t>los</w:t>
      </w:r>
      <w:proofErr w:type="spellEnd"/>
      <w:r>
        <w:t xml:space="preserve"> hombres </w:t>
      </w:r>
      <w:proofErr w:type="spellStart"/>
      <w:r>
        <w:t>mucho</w:t>
      </w:r>
      <w:proofErr w:type="spellEnd"/>
      <w:r>
        <w:t xml:space="preserve"> </w:t>
      </w:r>
      <w:proofErr w:type="spellStart"/>
      <w:r>
        <w:t>más</w:t>
      </w:r>
      <w:proofErr w:type="spellEnd"/>
      <w:r>
        <w:t xml:space="preserve"> de lo </w:t>
      </w:r>
      <w:proofErr w:type="spellStart"/>
      <w:r>
        <w:t>que</w:t>
      </w:r>
      <w:proofErr w:type="spellEnd"/>
      <w:r>
        <w:t xml:space="preserve"> se les </w:t>
      </w:r>
      <w:proofErr w:type="spellStart"/>
      <w:r>
        <w:t>había</w:t>
      </w:r>
      <w:proofErr w:type="spellEnd"/>
      <w:r>
        <w:t xml:space="preserve"> </w:t>
      </w:r>
      <w:proofErr w:type="spellStart"/>
      <w:r>
        <w:t>enseñado</w:t>
      </w:r>
      <w:proofErr w:type="spellEnd"/>
      <w:r>
        <w:t xml:space="preserve">, para </w:t>
      </w:r>
      <w:proofErr w:type="spellStart"/>
      <w:r>
        <w:t>que</w:t>
      </w:r>
      <w:proofErr w:type="spellEnd"/>
      <w:r>
        <w:t xml:space="preserve"> </w:t>
      </w:r>
      <w:proofErr w:type="spellStart"/>
      <w:r>
        <w:t>pudieran</w:t>
      </w:r>
      <w:proofErr w:type="spellEnd"/>
      <w:r>
        <w:t xml:space="preserve"> </w:t>
      </w:r>
      <w:proofErr w:type="spellStart"/>
      <w:r>
        <w:t>comprender</w:t>
      </w:r>
      <w:proofErr w:type="spellEnd"/>
      <w:r>
        <w:t xml:space="preserve"> </w:t>
      </w:r>
      <w:proofErr w:type="spellStart"/>
      <w:r>
        <w:t>el</w:t>
      </w:r>
      <w:proofErr w:type="spellEnd"/>
      <w:r>
        <w:t xml:space="preserve"> </w:t>
      </w:r>
      <w:proofErr w:type="spellStart"/>
      <w:r>
        <w:t>sentido</w:t>
      </w:r>
      <w:proofErr w:type="spellEnd"/>
      <w:r>
        <w:t xml:space="preserve"> de </w:t>
      </w:r>
      <w:proofErr w:type="spellStart"/>
      <w:r>
        <w:t>aquellas</w:t>
      </w:r>
      <w:proofErr w:type="spellEnd"/>
      <w:r>
        <w:t xml:space="preserve"> </w:t>
      </w:r>
      <w:proofErr w:type="spellStart"/>
      <w:r>
        <w:t>lecciones</w:t>
      </w:r>
      <w:proofErr w:type="spellEnd"/>
      <w:r>
        <w:t xml:space="preserve">; y </w:t>
      </w:r>
      <w:proofErr w:type="spellStart"/>
      <w:r>
        <w:t>entonces</w:t>
      </w:r>
      <w:proofErr w:type="spellEnd"/>
      <w:r>
        <w:t xml:space="preserve"> le </w:t>
      </w:r>
      <w:proofErr w:type="spellStart"/>
      <w:r>
        <w:t>fue</w:t>
      </w:r>
      <w:proofErr w:type="spellEnd"/>
      <w:r>
        <w:t xml:space="preserve"> </w:t>
      </w:r>
      <w:proofErr w:type="spellStart"/>
      <w:r>
        <w:t>anunciada</w:t>
      </w:r>
      <w:proofErr w:type="spellEnd"/>
      <w:r>
        <w:t xml:space="preserve"> a la </w:t>
      </w:r>
      <w:proofErr w:type="spellStart"/>
      <w:r>
        <w:t>humanidad</w:t>
      </w:r>
      <w:proofErr w:type="spellEnd"/>
      <w:r>
        <w:t xml:space="preserve"> </w:t>
      </w:r>
      <w:proofErr w:type="spellStart"/>
      <w:r>
        <w:t>una</w:t>
      </w:r>
      <w:proofErr w:type="spellEnd"/>
      <w:r>
        <w:t xml:space="preserve"> </w:t>
      </w:r>
      <w:proofErr w:type="spellStart"/>
      <w:r>
        <w:t>nueva</w:t>
      </w:r>
      <w:proofErr w:type="spellEnd"/>
      <w:r>
        <w:t xml:space="preserve"> Era y </w:t>
      </w:r>
      <w:proofErr w:type="spellStart"/>
      <w:r>
        <w:t>una</w:t>
      </w:r>
      <w:proofErr w:type="spellEnd"/>
      <w:r>
        <w:t xml:space="preserve"> </w:t>
      </w:r>
      <w:proofErr w:type="spellStart"/>
      <w:r>
        <w:t>nueva</w:t>
      </w:r>
      <w:proofErr w:type="spellEnd"/>
      <w:r>
        <w:t xml:space="preserve"> </w:t>
      </w:r>
      <w:proofErr w:type="spellStart"/>
      <w:r>
        <w:t>manifestación</w:t>
      </w:r>
      <w:proofErr w:type="spellEnd"/>
      <w:r>
        <w:t xml:space="preserve"> de mi Espíritu, y </w:t>
      </w:r>
      <w:proofErr w:type="spellStart"/>
      <w:r>
        <w:t>el</w:t>
      </w:r>
      <w:proofErr w:type="spellEnd"/>
      <w:r>
        <w:t xml:space="preserve"> </w:t>
      </w:r>
      <w:proofErr w:type="spellStart"/>
      <w:r>
        <w:t>cumplimiento</w:t>
      </w:r>
      <w:proofErr w:type="spellEnd"/>
      <w:r>
        <w:t xml:space="preserve"> de </w:t>
      </w:r>
      <w:proofErr w:type="spellStart"/>
      <w:r>
        <w:t>aquella</w:t>
      </w:r>
      <w:proofErr w:type="spellEnd"/>
      <w:r>
        <w:t xml:space="preserve"> </w:t>
      </w:r>
      <w:proofErr w:type="spellStart"/>
      <w:r>
        <w:t>promesa</w:t>
      </w:r>
      <w:proofErr w:type="spellEnd"/>
      <w:r>
        <w:t xml:space="preserve"> lo </w:t>
      </w:r>
      <w:proofErr w:type="spellStart"/>
      <w:r>
        <w:t>estáis</w:t>
      </w:r>
      <w:proofErr w:type="spellEnd"/>
      <w:r>
        <w:t xml:space="preserve"> </w:t>
      </w:r>
      <w:proofErr w:type="spellStart"/>
      <w:r>
        <w:t>viendo</w:t>
      </w:r>
      <w:proofErr w:type="spellEnd"/>
      <w:r>
        <w:t xml:space="preserve"> </w:t>
      </w:r>
      <w:proofErr w:type="spellStart"/>
      <w:r>
        <w:t>realizado</w:t>
      </w:r>
      <w:proofErr w:type="spellEnd"/>
      <w:r>
        <w:t xml:space="preserve"> </w:t>
      </w:r>
      <w:proofErr w:type="spellStart"/>
      <w:r>
        <w:t>en</w:t>
      </w:r>
      <w:proofErr w:type="spellEnd"/>
      <w:r>
        <w:t xml:space="preserve"> </w:t>
      </w:r>
      <w:proofErr w:type="spellStart"/>
      <w:r>
        <w:t>esta</w:t>
      </w:r>
      <w:proofErr w:type="spellEnd"/>
      <w:r>
        <w:t xml:space="preserve"> palabra de luz, </w:t>
      </w:r>
      <w:proofErr w:type="spellStart"/>
      <w:r>
        <w:t>que</w:t>
      </w:r>
      <w:proofErr w:type="spellEnd"/>
      <w:r>
        <w:t xml:space="preserve"> es </w:t>
      </w:r>
      <w:proofErr w:type="spellStart"/>
      <w:r>
        <w:t>sabiduría</w:t>
      </w:r>
      <w:proofErr w:type="spellEnd"/>
      <w:r>
        <w:t xml:space="preserve"> para </w:t>
      </w:r>
      <w:proofErr w:type="spellStart"/>
      <w:r>
        <w:t>vuestro</w:t>
      </w:r>
      <w:proofErr w:type="spellEnd"/>
      <w:r>
        <w:t xml:space="preserve"> </w:t>
      </w:r>
      <w:proofErr w:type="spellStart"/>
      <w:r>
        <w:t>espíritu</w:t>
      </w:r>
      <w:proofErr w:type="spellEnd"/>
      <w:r>
        <w:t xml:space="preserve"> y </w:t>
      </w:r>
      <w:proofErr w:type="spellStart"/>
      <w:r>
        <w:t>consuelo</w:t>
      </w:r>
      <w:proofErr w:type="spellEnd"/>
      <w:r>
        <w:t xml:space="preserve"> para </w:t>
      </w:r>
      <w:proofErr w:type="spellStart"/>
      <w:r>
        <w:t>vuestro</w:t>
      </w:r>
      <w:proofErr w:type="spellEnd"/>
      <w:r>
        <w:t xml:space="preserve"> </w:t>
      </w:r>
      <w:proofErr w:type="spellStart"/>
      <w:r>
        <w:t>corazón</w:t>
      </w:r>
      <w:proofErr w:type="spellEnd"/>
      <w:r>
        <w:t>. ¿</w:t>
      </w:r>
      <w:proofErr w:type="spellStart"/>
      <w:r>
        <w:t>Quién</w:t>
      </w:r>
      <w:proofErr w:type="spellEnd"/>
      <w:r>
        <w:t xml:space="preserve"> </w:t>
      </w:r>
      <w:proofErr w:type="spellStart"/>
      <w:r>
        <w:t>sino</w:t>
      </w:r>
      <w:proofErr w:type="spellEnd"/>
      <w:r>
        <w:t xml:space="preserve"> </w:t>
      </w:r>
      <w:proofErr w:type="spellStart"/>
      <w:r>
        <w:t>Yo</w:t>
      </w:r>
      <w:proofErr w:type="spellEnd"/>
      <w:r>
        <w:t xml:space="preserve">, </w:t>
      </w:r>
      <w:proofErr w:type="spellStart"/>
      <w:r>
        <w:t>podía</w:t>
      </w:r>
      <w:proofErr w:type="spellEnd"/>
      <w:r>
        <w:t xml:space="preserve"> ser </w:t>
      </w:r>
      <w:proofErr w:type="spellStart"/>
      <w:r>
        <w:t>el</w:t>
      </w:r>
      <w:proofErr w:type="spellEnd"/>
      <w:r>
        <w:t xml:space="preserve"> Espíritu de la Verdad y de la Consolación? </w:t>
      </w:r>
    </w:p>
    <w:p w14:paraId="52B75A1C" w14:textId="77777777" w:rsidR="00F50769" w:rsidRDefault="00F50769" w:rsidP="00F50769">
      <w:r>
        <w:t xml:space="preserve">18. Heme </w:t>
      </w:r>
      <w:proofErr w:type="spellStart"/>
      <w:r>
        <w:t>aquí</w:t>
      </w:r>
      <w:proofErr w:type="spellEnd"/>
      <w:r>
        <w:t xml:space="preserve"> </w:t>
      </w:r>
      <w:proofErr w:type="spellStart"/>
      <w:r>
        <w:t>presente</w:t>
      </w:r>
      <w:proofErr w:type="spellEnd"/>
      <w:r>
        <w:t xml:space="preserve">, </w:t>
      </w:r>
      <w:proofErr w:type="spellStart"/>
      <w:r>
        <w:t>manifiesto</w:t>
      </w:r>
      <w:proofErr w:type="spellEnd"/>
      <w:r>
        <w:t xml:space="preserve">, visible a </w:t>
      </w:r>
      <w:proofErr w:type="spellStart"/>
      <w:r>
        <w:t>toda</w:t>
      </w:r>
      <w:proofErr w:type="spellEnd"/>
      <w:r>
        <w:t xml:space="preserve"> </w:t>
      </w:r>
      <w:proofErr w:type="spellStart"/>
      <w:r>
        <w:t>mirada</w:t>
      </w:r>
      <w:proofErr w:type="spellEnd"/>
      <w:r>
        <w:t xml:space="preserve"> </w:t>
      </w:r>
      <w:proofErr w:type="spellStart"/>
      <w:r>
        <w:t>espiritual</w:t>
      </w:r>
      <w:proofErr w:type="spellEnd"/>
      <w:r>
        <w:t xml:space="preserve">, </w:t>
      </w:r>
      <w:proofErr w:type="spellStart"/>
      <w:r>
        <w:t>derramando</w:t>
      </w:r>
      <w:proofErr w:type="spellEnd"/>
      <w:r>
        <w:t xml:space="preserve"> luz </w:t>
      </w:r>
      <w:proofErr w:type="spellStart"/>
      <w:r>
        <w:t>en</w:t>
      </w:r>
      <w:proofErr w:type="spellEnd"/>
      <w:r>
        <w:t xml:space="preserve"> </w:t>
      </w:r>
      <w:proofErr w:type="spellStart"/>
      <w:r>
        <w:t>los</w:t>
      </w:r>
      <w:proofErr w:type="spellEnd"/>
      <w:r>
        <w:t xml:space="preserve"> </w:t>
      </w:r>
      <w:proofErr w:type="spellStart"/>
      <w:r>
        <w:t>senderos</w:t>
      </w:r>
      <w:proofErr w:type="spellEnd"/>
      <w:r>
        <w:t xml:space="preserve"> del </w:t>
      </w:r>
      <w:proofErr w:type="spellStart"/>
      <w:r>
        <w:t>espíritu</w:t>
      </w:r>
      <w:proofErr w:type="spellEnd"/>
      <w:r>
        <w:t xml:space="preserve">, para </w:t>
      </w:r>
      <w:proofErr w:type="spellStart"/>
      <w:r>
        <w:t>que</w:t>
      </w:r>
      <w:proofErr w:type="spellEnd"/>
      <w:r>
        <w:t xml:space="preserve"> </w:t>
      </w:r>
      <w:proofErr w:type="spellStart"/>
      <w:r>
        <w:t>comprendáis</w:t>
      </w:r>
      <w:proofErr w:type="spellEnd"/>
      <w:r>
        <w:t xml:space="preserve"> </w:t>
      </w:r>
      <w:proofErr w:type="spellStart"/>
      <w:r>
        <w:t>todo</w:t>
      </w:r>
      <w:proofErr w:type="spellEnd"/>
      <w:r>
        <w:t xml:space="preserve"> lo </w:t>
      </w:r>
      <w:proofErr w:type="spellStart"/>
      <w:r>
        <w:t>que</w:t>
      </w:r>
      <w:proofErr w:type="spellEnd"/>
      <w:r>
        <w:t xml:space="preserve"> ha </w:t>
      </w:r>
      <w:proofErr w:type="spellStart"/>
      <w:r>
        <w:t>sido</w:t>
      </w:r>
      <w:proofErr w:type="spellEnd"/>
      <w:r>
        <w:t xml:space="preserve"> </w:t>
      </w:r>
      <w:proofErr w:type="spellStart"/>
      <w:r>
        <w:t>revelado</w:t>
      </w:r>
      <w:proofErr w:type="spellEnd"/>
      <w:r>
        <w:t xml:space="preserve"> a </w:t>
      </w:r>
      <w:proofErr w:type="spellStart"/>
      <w:r>
        <w:t>través</w:t>
      </w:r>
      <w:proofErr w:type="spellEnd"/>
      <w:r>
        <w:t xml:space="preserve"> de </w:t>
      </w:r>
      <w:proofErr w:type="spellStart"/>
      <w:r>
        <w:t>los</w:t>
      </w:r>
      <w:proofErr w:type="spellEnd"/>
      <w:r>
        <w:t xml:space="preserve"> </w:t>
      </w:r>
      <w:proofErr w:type="spellStart"/>
      <w:r>
        <w:t>tiempos</w:t>
      </w:r>
      <w:proofErr w:type="spellEnd"/>
      <w:r>
        <w:t xml:space="preserve">.  </w:t>
      </w:r>
    </w:p>
    <w:p w14:paraId="5F08CD72" w14:textId="77777777" w:rsidR="00F50769" w:rsidRDefault="00F50769" w:rsidP="00F50769">
      <w:r>
        <w:t xml:space="preserve">19. Es </w:t>
      </w:r>
      <w:proofErr w:type="spellStart"/>
      <w:r>
        <w:t>ahora</w:t>
      </w:r>
      <w:proofErr w:type="spellEnd"/>
      <w:r>
        <w:t xml:space="preserve"> </w:t>
      </w:r>
      <w:proofErr w:type="spellStart"/>
      <w:r>
        <w:t>cuando</w:t>
      </w:r>
      <w:proofErr w:type="spellEnd"/>
      <w:r>
        <w:t xml:space="preserve"> </w:t>
      </w:r>
      <w:proofErr w:type="spellStart"/>
      <w:r>
        <w:t>podéis</w:t>
      </w:r>
      <w:proofErr w:type="spellEnd"/>
      <w:r>
        <w:t xml:space="preserve"> </w:t>
      </w:r>
      <w:proofErr w:type="spellStart"/>
      <w:r>
        <w:t>decir</w:t>
      </w:r>
      <w:proofErr w:type="spellEnd"/>
      <w:r>
        <w:t xml:space="preserve"> </w:t>
      </w:r>
      <w:proofErr w:type="spellStart"/>
      <w:r>
        <w:t>desde</w:t>
      </w:r>
      <w:proofErr w:type="spellEnd"/>
      <w:r>
        <w:t xml:space="preserve"> lo </w:t>
      </w:r>
      <w:proofErr w:type="spellStart"/>
      <w:r>
        <w:t>más</w:t>
      </w:r>
      <w:proofErr w:type="spellEnd"/>
      <w:r>
        <w:t xml:space="preserve"> profundo del </w:t>
      </w:r>
      <w:proofErr w:type="spellStart"/>
      <w:r>
        <w:t>corazón</w:t>
      </w:r>
      <w:proofErr w:type="spellEnd"/>
      <w:r>
        <w:t xml:space="preserve"> y del </w:t>
      </w:r>
      <w:proofErr w:type="spellStart"/>
      <w:r>
        <w:t>espíritu</w:t>
      </w:r>
      <w:proofErr w:type="spellEnd"/>
      <w:r>
        <w:t xml:space="preserve">: Padre, al fin </w:t>
      </w:r>
      <w:proofErr w:type="spellStart"/>
      <w:r>
        <w:t>te</w:t>
      </w:r>
      <w:proofErr w:type="spellEnd"/>
      <w:r>
        <w:t xml:space="preserve"> he </w:t>
      </w:r>
      <w:proofErr w:type="spellStart"/>
      <w:r>
        <w:t>mirado</w:t>
      </w:r>
      <w:proofErr w:type="spellEnd"/>
      <w:r>
        <w:t xml:space="preserve">, al fin </w:t>
      </w:r>
      <w:proofErr w:type="spellStart"/>
      <w:r>
        <w:t>te</w:t>
      </w:r>
      <w:proofErr w:type="spellEnd"/>
      <w:r>
        <w:t xml:space="preserve"> </w:t>
      </w:r>
      <w:proofErr w:type="spellStart"/>
      <w:r>
        <w:t>conozco</w:t>
      </w:r>
      <w:proofErr w:type="spellEnd"/>
      <w:r>
        <w:t xml:space="preserve"> ¿Y </w:t>
      </w:r>
      <w:proofErr w:type="spellStart"/>
      <w:r>
        <w:t>cuándo</w:t>
      </w:r>
      <w:proofErr w:type="spellEnd"/>
      <w:r>
        <w:t xml:space="preserve"> </w:t>
      </w:r>
      <w:proofErr w:type="spellStart"/>
      <w:r>
        <w:t>podréis</w:t>
      </w:r>
      <w:proofErr w:type="spellEnd"/>
      <w:r>
        <w:t xml:space="preserve"> </w:t>
      </w:r>
      <w:proofErr w:type="spellStart"/>
      <w:r>
        <w:t>amarme</w:t>
      </w:r>
      <w:proofErr w:type="spellEnd"/>
      <w:r>
        <w:t xml:space="preserve"> </w:t>
      </w:r>
      <w:proofErr w:type="spellStart"/>
      <w:r>
        <w:t>verdaderamente</w:t>
      </w:r>
      <w:proofErr w:type="spellEnd"/>
      <w:r>
        <w:t xml:space="preserve">? </w:t>
      </w:r>
    </w:p>
    <w:p w14:paraId="6FBE701E" w14:textId="77777777" w:rsidR="00F50769" w:rsidRDefault="00F50769" w:rsidP="00F50769">
      <w:r>
        <w:t xml:space="preserve">20. </w:t>
      </w:r>
      <w:proofErr w:type="spellStart"/>
      <w:r>
        <w:t>Os</w:t>
      </w:r>
      <w:proofErr w:type="spellEnd"/>
      <w:r>
        <w:t xml:space="preserve"> </w:t>
      </w:r>
      <w:proofErr w:type="spellStart"/>
      <w:r>
        <w:t>estoy</w:t>
      </w:r>
      <w:proofErr w:type="spellEnd"/>
      <w:r>
        <w:t xml:space="preserve"> </w:t>
      </w:r>
      <w:proofErr w:type="spellStart"/>
      <w:r>
        <w:t>hablando</w:t>
      </w:r>
      <w:proofErr w:type="spellEnd"/>
      <w:r>
        <w:t xml:space="preserve"> con </w:t>
      </w:r>
      <w:proofErr w:type="spellStart"/>
      <w:r>
        <w:t>el</w:t>
      </w:r>
      <w:proofErr w:type="spellEnd"/>
      <w:r>
        <w:t xml:space="preserve"> </w:t>
      </w:r>
      <w:proofErr w:type="spellStart"/>
      <w:r>
        <w:t>mismo</w:t>
      </w:r>
      <w:proofErr w:type="spellEnd"/>
      <w:r>
        <w:t xml:space="preserve"> </w:t>
      </w:r>
      <w:proofErr w:type="spellStart"/>
      <w:r>
        <w:t>lenguaje</w:t>
      </w:r>
      <w:proofErr w:type="spellEnd"/>
      <w:r>
        <w:t xml:space="preserve"> con </w:t>
      </w:r>
      <w:proofErr w:type="spellStart"/>
      <w:r>
        <w:t>que</w:t>
      </w:r>
      <w:proofErr w:type="spellEnd"/>
      <w:r>
        <w:t xml:space="preserve"> </w:t>
      </w:r>
      <w:proofErr w:type="spellStart"/>
      <w:r>
        <w:t>hablé</w:t>
      </w:r>
      <w:proofErr w:type="spellEnd"/>
      <w:r>
        <w:t xml:space="preserve"> </w:t>
      </w:r>
      <w:proofErr w:type="spellStart"/>
      <w:r>
        <w:t>en</w:t>
      </w:r>
      <w:proofErr w:type="spellEnd"/>
      <w:r>
        <w:t xml:space="preserve"> </w:t>
      </w:r>
      <w:proofErr w:type="spellStart"/>
      <w:r>
        <w:t>el</w:t>
      </w:r>
      <w:proofErr w:type="spellEnd"/>
      <w:r>
        <w:t xml:space="preserve"> Segundo Tiempo; con </w:t>
      </w:r>
      <w:proofErr w:type="spellStart"/>
      <w:r>
        <w:t>el</w:t>
      </w:r>
      <w:proofErr w:type="spellEnd"/>
      <w:r>
        <w:t xml:space="preserve"> </w:t>
      </w:r>
      <w:proofErr w:type="spellStart"/>
      <w:r>
        <w:t>mismo</w:t>
      </w:r>
      <w:proofErr w:type="spellEnd"/>
      <w:r>
        <w:t xml:space="preserve"> amor y la </w:t>
      </w:r>
      <w:proofErr w:type="spellStart"/>
      <w:r>
        <w:t>misma</w:t>
      </w:r>
      <w:proofErr w:type="spellEnd"/>
      <w:r>
        <w:t xml:space="preserve"> </w:t>
      </w:r>
      <w:proofErr w:type="spellStart"/>
      <w:r>
        <w:t>sabiduría</w:t>
      </w:r>
      <w:proofErr w:type="spellEnd"/>
      <w:r>
        <w:t xml:space="preserve">, </w:t>
      </w:r>
      <w:proofErr w:type="spellStart"/>
      <w:r>
        <w:t>porque</w:t>
      </w:r>
      <w:proofErr w:type="spellEnd"/>
      <w:r>
        <w:t xml:space="preserve"> soy </w:t>
      </w:r>
      <w:proofErr w:type="spellStart"/>
      <w:r>
        <w:t>inmutable</w:t>
      </w:r>
      <w:proofErr w:type="spellEnd"/>
      <w:r>
        <w:t xml:space="preserve">, mas </w:t>
      </w:r>
      <w:proofErr w:type="spellStart"/>
      <w:r>
        <w:t>vosotros</w:t>
      </w:r>
      <w:proofErr w:type="spellEnd"/>
      <w:r>
        <w:t xml:space="preserve"> </w:t>
      </w:r>
      <w:proofErr w:type="spellStart"/>
      <w:r>
        <w:t>como</w:t>
      </w:r>
      <w:proofErr w:type="spellEnd"/>
      <w:r>
        <w:t xml:space="preserve"> </w:t>
      </w:r>
      <w:proofErr w:type="spellStart"/>
      <w:r>
        <w:t>discípulos</w:t>
      </w:r>
      <w:proofErr w:type="spellEnd"/>
      <w:r>
        <w:t xml:space="preserve">, </w:t>
      </w:r>
      <w:proofErr w:type="spellStart"/>
      <w:r>
        <w:t>estáis</w:t>
      </w:r>
      <w:proofErr w:type="spellEnd"/>
      <w:r>
        <w:t xml:space="preserve"> </w:t>
      </w:r>
      <w:proofErr w:type="spellStart"/>
      <w:r>
        <w:t>dando</w:t>
      </w:r>
      <w:proofErr w:type="spellEnd"/>
      <w:r>
        <w:t xml:space="preserve"> un paso </w:t>
      </w:r>
      <w:proofErr w:type="spellStart"/>
      <w:r>
        <w:t>más</w:t>
      </w:r>
      <w:proofErr w:type="spellEnd"/>
      <w:r>
        <w:t xml:space="preserve"> </w:t>
      </w:r>
      <w:proofErr w:type="spellStart"/>
      <w:r>
        <w:t>en</w:t>
      </w:r>
      <w:proofErr w:type="spellEnd"/>
      <w:r>
        <w:t xml:space="preserve"> mi camino. </w:t>
      </w:r>
      <w:proofErr w:type="spellStart"/>
      <w:r>
        <w:t>Os</w:t>
      </w:r>
      <w:proofErr w:type="spellEnd"/>
      <w:r>
        <w:t xml:space="preserve"> </w:t>
      </w:r>
      <w:proofErr w:type="spellStart"/>
      <w:r>
        <w:t>alimentáis</w:t>
      </w:r>
      <w:proofErr w:type="spellEnd"/>
      <w:r>
        <w:t xml:space="preserve"> con </w:t>
      </w:r>
      <w:proofErr w:type="spellStart"/>
      <w:r>
        <w:t>esta</w:t>
      </w:r>
      <w:proofErr w:type="spellEnd"/>
      <w:r>
        <w:t xml:space="preserve"> palabra y </w:t>
      </w:r>
      <w:proofErr w:type="spellStart"/>
      <w:r>
        <w:t>os</w:t>
      </w:r>
      <w:proofErr w:type="spellEnd"/>
      <w:r>
        <w:t xml:space="preserve"> </w:t>
      </w:r>
      <w:proofErr w:type="spellStart"/>
      <w:r>
        <w:t>extasiáis</w:t>
      </w:r>
      <w:proofErr w:type="spellEnd"/>
      <w:r>
        <w:t xml:space="preserve"> </w:t>
      </w:r>
      <w:proofErr w:type="spellStart"/>
      <w:r>
        <w:t>sintiendo</w:t>
      </w:r>
      <w:proofErr w:type="spellEnd"/>
      <w:r>
        <w:t xml:space="preserve"> </w:t>
      </w:r>
      <w:proofErr w:type="spellStart"/>
      <w:r>
        <w:t>próxima</w:t>
      </w:r>
      <w:proofErr w:type="spellEnd"/>
      <w:r>
        <w:t xml:space="preserve"> mi </w:t>
      </w:r>
      <w:proofErr w:type="spellStart"/>
      <w:r>
        <w:t>presencia</w:t>
      </w:r>
      <w:proofErr w:type="spellEnd"/>
      <w:r>
        <w:t xml:space="preserve">. </w:t>
      </w:r>
    </w:p>
    <w:p w14:paraId="77E029B4" w14:textId="77777777" w:rsidR="00F50769" w:rsidRDefault="00F50769" w:rsidP="00F50769">
      <w:r>
        <w:t xml:space="preserve"> </w:t>
      </w:r>
    </w:p>
    <w:p w14:paraId="6DACD380" w14:textId="77777777" w:rsidR="00F50769" w:rsidRDefault="00F50769" w:rsidP="00F50769">
      <w:r>
        <w:t xml:space="preserve">21. De </w:t>
      </w:r>
      <w:proofErr w:type="spellStart"/>
      <w:r>
        <w:t>vuestro</w:t>
      </w:r>
      <w:proofErr w:type="spellEnd"/>
      <w:r>
        <w:t xml:space="preserve"> </w:t>
      </w:r>
      <w:proofErr w:type="spellStart"/>
      <w:r>
        <w:t>espíritu</w:t>
      </w:r>
      <w:proofErr w:type="spellEnd"/>
      <w:r>
        <w:t xml:space="preserve"> se </w:t>
      </w:r>
      <w:proofErr w:type="spellStart"/>
      <w:r>
        <w:t>eleva</w:t>
      </w:r>
      <w:proofErr w:type="spellEnd"/>
      <w:r>
        <w:t xml:space="preserve"> </w:t>
      </w:r>
      <w:proofErr w:type="spellStart"/>
      <w:r>
        <w:t>hacia</w:t>
      </w:r>
      <w:proofErr w:type="spellEnd"/>
      <w:r>
        <w:t xml:space="preserve"> </w:t>
      </w:r>
      <w:proofErr w:type="spellStart"/>
      <w:r>
        <w:t>Mí</w:t>
      </w:r>
      <w:proofErr w:type="spellEnd"/>
      <w:r>
        <w:t xml:space="preserve"> un canto de amor y de </w:t>
      </w:r>
      <w:proofErr w:type="spellStart"/>
      <w:r>
        <w:t>agradecimiento</w:t>
      </w:r>
      <w:proofErr w:type="spellEnd"/>
      <w:r>
        <w:t xml:space="preserve">, </w:t>
      </w:r>
      <w:proofErr w:type="spellStart"/>
      <w:r>
        <w:t>por</w:t>
      </w:r>
      <w:proofErr w:type="spellEnd"/>
      <w:r>
        <w:t xml:space="preserve"> </w:t>
      </w:r>
      <w:proofErr w:type="spellStart"/>
      <w:r>
        <w:t>haberos</w:t>
      </w:r>
      <w:proofErr w:type="spellEnd"/>
      <w:r>
        <w:t xml:space="preserve"> </w:t>
      </w:r>
      <w:proofErr w:type="spellStart"/>
      <w:r>
        <w:t>hecho</w:t>
      </w:r>
      <w:proofErr w:type="spellEnd"/>
      <w:r>
        <w:t xml:space="preserve"> </w:t>
      </w:r>
      <w:proofErr w:type="spellStart"/>
      <w:r>
        <w:t>poseedores</w:t>
      </w:r>
      <w:proofErr w:type="spellEnd"/>
      <w:r>
        <w:t xml:space="preserve"> de </w:t>
      </w:r>
      <w:proofErr w:type="spellStart"/>
      <w:r>
        <w:t>esta</w:t>
      </w:r>
      <w:proofErr w:type="spellEnd"/>
      <w:r>
        <w:t xml:space="preserve"> </w:t>
      </w:r>
      <w:proofErr w:type="spellStart"/>
      <w:r>
        <w:t>gracia</w:t>
      </w:r>
      <w:proofErr w:type="spellEnd"/>
      <w:r>
        <w:t xml:space="preserve">. </w:t>
      </w:r>
    </w:p>
    <w:p w14:paraId="1A3AD21C" w14:textId="77777777" w:rsidR="00F50769" w:rsidRDefault="00F50769" w:rsidP="00F50769">
      <w:r>
        <w:t xml:space="preserve">22. Pueblo: </w:t>
      </w:r>
      <w:proofErr w:type="spellStart"/>
      <w:r>
        <w:t>seguid</w:t>
      </w:r>
      <w:proofErr w:type="spellEnd"/>
      <w:r>
        <w:t xml:space="preserve"> </w:t>
      </w:r>
      <w:proofErr w:type="spellStart"/>
      <w:r>
        <w:t>recreando</w:t>
      </w:r>
      <w:proofErr w:type="spellEnd"/>
      <w:r>
        <w:t xml:space="preserve"> </w:t>
      </w:r>
      <w:proofErr w:type="spellStart"/>
      <w:r>
        <w:t>vuestro</w:t>
      </w:r>
      <w:proofErr w:type="spellEnd"/>
      <w:r>
        <w:t xml:space="preserve"> </w:t>
      </w:r>
      <w:proofErr w:type="spellStart"/>
      <w:r>
        <w:t>espíritu</w:t>
      </w:r>
      <w:proofErr w:type="spellEnd"/>
      <w:r>
        <w:t xml:space="preserve">; y </w:t>
      </w:r>
      <w:proofErr w:type="spellStart"/>
      <w:r>
        <w:t>vos</w:t>
      </w:r>
      <w:proofErr w:type="spellEnd"/>
      <w:r>
        <w:t xml:space="preserve">, </w:t>
      </w:r>
      <w:proofErr w:type="spellStart"/>
      <w:r>
        <w:t>humanidad</w:t>
      </w:r>
      <w:proofErr w:type="spellEnd"/>
      <w:r>
        <w:t xml:space="preserve">, volved a </w:t>
      </w:r>
      <w:proofErr w:type="spellStart"/>
      <w:r>
        <w:t>Mí</w:t>
      </w:r>
      <w:proofErr w:type="spellEnd"/>
      <w:r>
        <w:t xml:space="preserve">, </w:t>
      </w:r>
      <w:proofErr w:type="spellStart"/>
      <w:r>
        <w:t>retornad</w:t>
      </w:r>
      <w:proofErr w:type="spellEnd"/>
      <w:r>
        <w:t xml:space="preserve"> a </w:t>
      </w:r>
      <w:proofErr w:type="spellStart"/>
      <w:r>
        <w:t>vuestro</w:t>
      </w:r>
      <w:proofErr w:type="spellEnd"/>
      <w:r>
        <w:t xml:space="preserve"> </w:t>
      </w:r>
      <w:proofErr w:type="spellStart"/>
      <w:r>
        <w:t>cauce</w:t>
      </w:r>
      <w:proofErr w:type="spellEnd"/>
      <w:r>
        <w:t xml:space="preserve">. </w:t>
      </w:r>
      <w:proofErr w:type="spellStart"/>
      <w:r>
        <w:t>Servíos</w:t>
      </w:r>
      <w:proofErr w:type="spellEnd"/>
      <w:r>
        <w:t xml:space="preserve"> </w:t>
      </w:r>
      <w:proofErr w:type="spellStart"/>
      <w:r>
        <w:t>unos</w:t>
      </w:r>
      <w:proofErr w:type="spellEnd"/>
      <w:r>
        <w:t xml:space="preserve"> </w:t>
      </w:r>
      <w:proofErr w:type="gramStart"/>
      <w:r>
        <w:t>a</w:t>
      </w:r>
      <w:proofErr w:type="gramEnd"/>
      <w:r>
        <w:t xml:space="preserve"> </w:t>
      </w:r>
      <w:proofErr w:type="spellStart"/>
      <w:r>
        <w:t>otros</w:t>
      </w:r>
      <w:proofErr w:type="spellEnd"/>
      <w:r>
        <w:t xml:space="preserve">, </w:t>
      </w:r>
      <w:proofErr w:type="spellStart"/>
      <w:r>
        <w:t>haciendo</w:t>
      </w:r>
      <w:proofErr w:type="spellEnd"/>
      <w:r>
        <w:t xml:space="preserve"> con </w:t>
      </w:r>
      <w:proofErr w:type="spellStart"/>
      <w:r>
        <w:t>vuestros</w:t>
      </w:r>
      <w:proofErr w:type="spellEnd"/>
      <w:r>
        <w:t xml:space="preserve"> </w:t>
      </w:r>
      <w:proofErr w:type="spellStart"/>
      <w:r>
        <w:t>hermanos</w:t>
      </w:r>
      <w:proofErr w:type="spellEnd"/>
      <w:r>
        <w:t xml:space="preserve"> lo </w:t>
      </w:r>
      <w:proofErr w:type="spellStart"/>
      <w:r>
        <w:t>que</w:t>
      </w:r>
      <w:proofErr w:type="spellEnd"/>
      <w:r>
        <w:t xml:space="preserve"> </w:t>
      </w:r>
      <w:proofErr w:type="spellStart"/>
      <w:r>
        <w:t>Yo</w:t>
      </w:r>
      <w:proofErr w:type="spellEnd"/>
      <w:r>
        <w:t xml:space="preserve"> </w:t>
      </w:r>
      <w:proofErr w:type="spellStart"/>
      <w:r>
        <w:t>hago</w:t>
      </w:r>
      <w:proofErr w:type="spellEnd"/>
      <w:r>
        <w:t xml:space="preserve"> con </w:t>
      </w:r>
      <w:proofErr w:type="spellStart"/>
      <w:r>
        <w:t>vosotros</w:t>
      </w:r>
      <w:proofErr w:type="spellEnd"/>
      <w:r>
        <w:t xml:space="preserve">, </w:t>
      </w:r>
      <w:proofErr w:type="spellStart"/>
      <w:r>
        <w:t>porque</w:t>
      </w:r>
      <w:proofErr w:type="spellEnd"/>
      <w:r>
        <w:t xml:space="preserve"> </w:t>
      </w:r>
      <w:proofErr w:type="spellStart"/>
      <w:r>
        <w:t>así</w:t>
      </w:r>
      <w:proofErr w:type="spellEnd"/>
      <w:r>
        <w:t xml:space="preserve"> me </w:t>
      </w:r>
      <w:proofErr w:type="spellStart"/>
      <w:r>
        <w:t>estaréis</w:t>
      </w:r>
      <w:proofErr w:type="spellEnd"/>
      <w:r>
        <w:t xml:space="preserve"> </w:t>
      </w:r>
      <w:proofErr w:type="spellStart"/>
      <w:r>
        <w:t>sirviendo</w:t>
      </w:r>
      <w:proofErr w:type="spellEnd"/>
      <w:r>
        <w:t xml:space="preserve"> y </w:t>
      </w:r>
      <w:proofErr w:type="spellStart"/>
      <w:r>
        <w:t>amando</w:t>
      </w:r>
      <w:proofErr w:type="spellEnd"/>
      <w:r>
        <w:t xml:space="preserve">. </w:t>
      </w:r>
    </w:p>
    <w:p w14:paraId="5D9B3258" w14:textId="77777777" w:rsidR="00F50769" w:rsidRDefault="00F50769" w:rsidP="00F50769">
      <w:r>
        <w:t xml:space="preserve">23. </w:t>
      </w:r>
      <w:proofErr w:type="spellStart"/>
      <w:r>
        <w:t>Buscadme</w:t>
      </w:r>
      <w:proofErr w:type="spellEnd"/>
      <w:r>
        <w:t xml:space="preserve"> </w:t>
      </w:r>
      <w:proofErr w:type="spellStart"/>
      <w:r>
        <w:t>como</w:t>
      </w:r>
      <w:proofErr w:type="spellEnd"/>
      <w:r>
        <w:t xml:space="preserve"> Padre, </w:t>
      </w:r>
      <w:proofErr w:type="spellStart"/>
      <w:r>
        <w:t>como</w:t>
      </w:r>
      <w:proofErr w:type="spellEnd"/>
      <w:r>
        <w:t xml:space="preserve"> Doctor, </w:t>
      </w:r>
      <w:proofErr w:type="spellStart"/>
      <w:r>
        <w:t>como</w:t>
      </w:r>
      <w:proofErr w:type="spellEnd"/>
      <w:r>
        <w:t xml:space="preserve"> Maestro y </w:t>
      </w:r>
      <w:proofErr w:type="spellStart"/>
      <w:r>
        <w:t>muy</w:t>
      </w:r>
      <w:proofErr w:type="spellEnd"/>
      <w:r>
        <w:t xml:space="preserve"> </w:t>
      </w:r>
      <w:proofErr w:type="spellStart"/>
      <w:r>
        <w:t>cerca</w:t>
      </w:r>
      <w:proofErr w:type="spellEnd"/>
      <w:r>
        <w:t xml:space="preserve"> me </w:t>
      </w:r>
      <w:proofErr w:type="spellStart"/>
      <w:r>
        <w:t>tendréis</w:t>
      </w:r>
      <w:proofErr w:type="spellEnd"/>
      <w:r>
        <w:t xml:space="preserve">. Pedidme y </w:t>
      </w:r>
      <w:proofErr w:type="spellStart"/>
      <w:r>
        <w:t>os</w:t>
      </w:r>
      <w:proofErr w:type="spellEnd"/>
      <w:r>
        <w:t xml:space="preserve"> </w:t>
      </w:r>
      <w:proofErr w:type="spellStart"/>
      <w:r>
        <w:t>daré</w:t>
      </w:r>
      <w:proofErr w:type="spellEnd"/>
      <w:r>
        <w:t xml:space="preserve">, mas </w:t>
      </w:r>
      <w:proofErr w:type="spellStart"/>
      <w:r>
        <w:t>procurad</w:t>
      </w:r>
      <w:proofErr w:type="spellEnd"/>
      <w:r>
        <w:t xml:space="preserve"> </w:t>
      </w:r>
      <w:proofErr w:type="spellStart"/>
      <w:r>
        <w:t>imitarme</w:t>
      </w:r>
      <w:proofErr w:type="spellEnd"/>
      <w:r>
        <w:t xml:space="preserve">, </w:t>
      </w:r>
      <w:proofErr w:type="spellStart"/>
      <w:r>
        <w:t>aunque</w:t>
      </w:r>
      <w:proofErr w:type="spellEnd"/>
      <w:r>
        <w:t xml:space="preserve"> sea </w:t>
      </w:r>
      <w:proofErr w:type="spellStart"/>
      <w:r>
        <w:t>en</w:t>
      </w:r>
      <w:proofErr w:type="spellEnd"/>
      <w:r>
        <w:t xml:space="preserve"> </w:t>
      </w:r>
      <w:proofErr w:type="spellStart"/>
      <w:r>
        <w:t>una</w:t>
      </w:r>
      <w:proofErr w:type="spellEnd"/>
      <w:r>
        <w:t xml:space="preserve"> sola de </w:t>
      </w:r>
      <w:proofErr w:type="spellStart"/>
      <w:r>
        <w:t>vuestras</w:t>
      </w:r>
      <w:proofErr w:type="spellEnd"/>
      <w:r>
        <w:t xml:space="preserve"> </w:t>
      </w:r>
      <w:proofErr w:type="spellStart"/>
      <w:r>
        <w:t>acciones</w:t>
      </w:r>
      <w:proofErr w:type="spellEnd"/>
      <w:r>
        <w:t xml:space="preserve"> o </w:t>
      </w:r>
      <w:proofErr w:type="spellStart"/>
      <w:r>
        <w:t>pensamientos</w:t>
      </w:r>
      <w:proofErr w:type="spellEnd"/>
      <w:r>
        <w:t xml:space="preserve"> de </w:t>
      </w:r>
      <w:proofErr w:type="spellStart"/>
      <w:r>
        <w:t>cada</w:t>
      </w:r>
      <w:proofErr w:type="spellEnd"/>
      <w:r>
        <w:t xml:space="preserve"> día y </w:t>
      </w:r>
      <w:proofErr w:type="spellStart"/>
      <w:r>
        <w:t>Yo</w:t>
      </w:r>
      <w:proofErr w:type="spellEnd"/>
      <w:r>
        <w:t xml:space="preserve"> me </w:t>
      </w:r>
      <w:proofErr w:type="spellStart"/>
      <w:r>
        <w:t>encargaré</w:t>
      </w:r>
      <w:proofErr w:type="spellEnd"/>
      <w:r>
        <w:t xml:space="preserve"> de </w:t>
      </w:r>
      <w:proofErr w:type="spellStart"/>
      <w:r>
        <w:t>hacer</w:t>
      </w:r>
      <w:proofErr w:type="spellEnd"/>
      <w:r>
        <w:t xml:space="preserve"> </w:t>
      </w:r>
      <w:proofErr w:type="spellStart"/>
      <w:r>
        <w:t>fructificar</w:t>
      </w:r>
      <w:proofErr w:type="spellEnd"/>
      <w:r>
        <w:t xml:space="preserve"> lo </w:t>
      </w:r>
      <w:proofErr w:type="spellStart"/>
      <w:r>
        <w:t>que</w:t>
      </w:r>
      <w:proofErr w:type="spellEnd"/>
      <w:r>
        <w:t xml:space="preserve"> </w:t>
      </w:r>
      <w:proofErr w:type="spellStart"/>
      <w:r>
        <w:t>hiciereis</w:t>
      </w:r>
      <w:proofErr w:type="spellEnd"/>
      <w:r>
        <w:t xml:space="preserve"> </w:t>
      </w:r>
      <w:proofErr w:type="spellStart"/>
      <w:r>
        <w:t>en</w:t>
      </w:r>
      <w:proofErr w:type="spellEnd"/>
      <w:r>
        <w:t xml:space="preserve"> mi </w:t>
      </w:r>
      <w:proofErr w:type="spellStart"/>
      <w:r>
        <w:t>nombre</w:t>
      </w:r>
      <w:proofErr w:type="spellEnd"/>
      <w:r>
        <w:t xml:space="preserve">. </w:t>
      </w:r>
    </w:p>
    <w:p w14:paraId="25E74053" w14:textId="77777777" w:rsidR="00F50769" w:rsidRDefault="00F50769" w:rsidP="00F50769">
      <w:r>
        <w:t xml:space="preserve">24. </w:t>
      </w:r>
      <w:proofErr w:type="spellStart"/>
      <w:r>
        <w:t>Tened</w:t>
      </w:r>
      <w:proofErr w:type="spellEnd"/>
      <w:r>
        <w:t xml:space="preserve"> </w:t>
      </w:r>
      <w:proofErr w:type="spellStart"/>
      <w:r>
        <w:t>presente</w:t>
      </w:r>
      <w:proofErr w:type="spellEnd"/>
      <w:r>
        <w:t xml:space="preserve"> </w:t>
      </w:r>
      <w:proofErr w:type="spellStart"/>
      <w:r>
        <w:t>que</w:t>
      </w:r>
      <w:proofErr w:type="spellEnd"/>
      <w:r>
        <w:t xml:space="preserve"> </w:t>
      </w:r>
      <w:proofErr w:type="spellStart"/>
      <w:r>
        <w:t>vuestra</w:t>
      </w:r>
      <w:proofErr w:type="spellEnd"/>
      <w:r>
        <w:t xml:space="preserve"> </w:t>
      </w:r>
      <w:proofErr w:type="spellStart"/>
      <w:r>
        <w:t>vida</w:t>
      </w:r>
      <w:proofErr w:type="spellEnd"/>
      <w:r>
        <w:t xml:space="preserve"> </w:t>
      </w:r>
      <w:proofErr w:type="spellStart"/>
      <w:r>
        <w:t>en</w:t>
      </w:r>
      <w:proofErr w:type="spellEnd"/>
      <w:r>
        <w:t xml:space="preserve"> la Tierra es </w:t>
      </w:r>
      <w:proofErr w:type="spellStart"/>
      <w:r>
        <w:t>corta</w:t>
      </w:r>
      <w:proofErr w:type="spellEnd"/>
      <w:r>
        <w:t xml:space="preserve"> y </w:t>
      </w:r>
      <w:proofErr w:type="spellStart"/>
      <w:r>
        <w:t>que</w:t>
      </w:r>
      <w:proofErr w:type="spellEnd"/>
      <w:r>
        <w:t xml:space="preserve"> </w:t>
      </w:r>
      <w:proofErr w:type="spellStart"/>
      <w:r>
        <w:t>cuando</w:t>
      </w:r>
      <w:proofErr w:type="spellEnd"/>
      <w:r>
        <w:t xml:space="preserve"> </w:t>
      </w:r>
      <w:proofErr w:type="spellStart"/>
      <w:r>
        <w:t>lleguéis</w:t>
      </w:r>
      <w:proofErr w:type="spellEnd"/>
      <w:r>
        <w:t xml:space="preserve"> a </w:t>
      </w:r>
      <w:proofErr w:type="spellStart"/>
      <w:r>
        <w:t>su</w:t>
      </w:r>
      <w:proofErr w:type="spellEnd"/>
      <w:r>
        <w:t xml:space="preserve"> final, </w:t>
      </w:r>
      <w:proofErr w:type="spellStart"/>
      <w:r>
        <w:t>tendréis</w:t>
      </w:r>
      <w:proofErr w:type="spellEnd"/>
      <w:r>
        <w:t xml:space="preserve"> </w:t>
      </w:r>
      <w:proofErr w:type="spellStart"/>
      <w:r>
        <w:t>que</w:t>
      </w:r>
      <w:proofErr w:type="spellEnd"/>
      <w:r>
        <w:t xml:space="preserve"> </w:t>
      </w:r>
      <w:proofErr w:type="spellStart"/>
      <w:r>
        <w:t>dar</w:t>
      </w:r>
      <w:proofErr w:type="spellEnd"/>
      <w:r>
        <w:t xml:space="preserve"> </w:t>
      </w:r>
      <w:proofErr w:type="spellStart"/>
      <w:r>
        <w:t>cuenta</w:t>
      </w:r>
      <w:proofErr w:type="spellEnd"/>
      <w:r>
        <w:t xml:space="preserve"> de lo </w:t>
      </w:r>
      <w:proofErr w:type="spellStart"/>
      <w:r>
        <w:t>que</w:t>
      </w:r>
      <w:proofErr w:type="spellEnd"/>
      <w:r>
        <w:t xml:space="preserve"> </w:t>
      </w:r>
      <w:proofErr w:type="spellStart"/>
      <w:r>
        <w:t>sembrasteis</w:t>
      </w:r>
      <w:proofErr w:type="spellEnd"/>
      <w:r>
        <w:t xml:space="preserve">. </w:t>
      </w:r>
    </w:p>
    <w:p w14:paraId="339B6846" w14:textId="77777777" w:rsidR="00F50769" w:rsidRDefault="00F50769" w:rsidP="00F50769">
      <w:r>
        <w:lastRenderedPageBreak/>
        <w:t xml:space="preserve">25. Cuando mi palabra </w:t>
      </w:r>
      <w:proofErr w:type="spellStart"/>
      <w:r>
        <w:t>haya</w:t>
      </w:r>
      <w:proofErr w:type="spellEnd"/>
      <w:r>
        <w:t xml:space="preserve"> </w:t>
      </w:r>
      <w:proofErr w:type="spellStart"/>
      <w:r>
        <w:t>llegado</w:t>
      </w:r>
      <w:proofErr w:type="spellEnd"/>
      <w:r>
        <w:t xml:space="preserve"> al </w:t>
      </w:r>
      <w:proofErr w:type="spellStart"/>
      <w:r>
        <w:t>fondo</w:t>
      </w:r>
      <w:proofErr w:type="spellEnd"/>
      <w:r>
        <w:t xml:space="preserve"> de </w:t>
      </w:r>
      <w:proofErr w:type="spellStart"/>
      <w:r>
        <w:t>vuestro</w:t>
      </w:r>
      <w:proofErr w:type="spellEnd"/>
      <w:r>
        <w:t xml:space="preserve"> </w:t>
      </w:r>
      <w:proofErr w:type="spellStart"/>
      <w:r>
        <w:t>corazón</w:t>
      </w:r>
      <w:proofErr w:type="spellEnd"/>
      <w:r>
        <w:t xml:space="preserve"> y </w:t>
      </w:r>
      <w:proofErr w:type="spellStart"/>
      <w:r>
        <w:t>os</w:t>
      </w:r>
      <w:proofErr w:type="spellEnd"/>
      <w:r>
        <w:t xml:space="preserve"> </w:t>
      </w:r>
      <w:proofErr w:type="spellStart"/>
      <w:r>
        <w:t>encontréis</w:t>
      </w:r>
      <w:proofErr w:type="spellEnd"/>
      <w:r>
        <w:t xml:space="preserve"> </w:t>
      </w:r>
      <w:proofErr w:type="spellStart"/>
      <w:r>
        <w:t>dispuestos</w:t>
      </w:r>
      <w:proofErr w:type="spellEnd"/>
      <w:r>
        <w:t xml:space="preserve"> a </w:t>
      </w:r>
      <w:proofErr w:type="spellStart"/>
      <w:r>
        <w:t>seguirme</w:t>
      </w:r>
      <w:proofErr w:type="spellEnd"/>
      <w:r>
        <w:t xml:space="preserve">, </w:t>
      </w:r>
      <w:proofErr w:type="spellStart"/>
      <w:r>
        <w:t>os</w:t>
      </w:r>
      <w:proofErr w:type="spellEnd"/>
      <w:r>
        <w:t xml:space="preserve"> </w:t>
      </w:r>
      <w:proofErr w:type="spellStart"/>
      <w:r>
        <w:t>uniréis</w:t>
      </w:r>
      <w:proofErr w:type="spellEnd"/>
      <w:r>
        <w:t xml:space="preserve"> </w:t>
      </w:r>
      <w:proofErr w:type="spellStart"/>
      <w:r>
        <w:t>en</w:t>
      </w:r>
      <w:proofErr w:type="spellEnd"/>
      <w:r>
        <w:t xml:space="preserve"> </w:t>
      </w:r>
      <w:proofErr w:type="spellStart"/>
      <w:r>
        <w:t>Mí</w:t>
      </w:r>
      <w:proofErr w:type="spellEnd"/>
      <w:r>
        <w:t xml:space="preserve"> para </w:t>
      </w:r>
      <w:proofErr w:type="spellStart"/>
      <w:r>
        <w:t>luchar</w:t>
      </w:r>
      <w:proofErr w:type="spellEnd"/>
      <w:r>
        <w:t xml:space="preserve">, y no </w:t>
      </w:r>
      <w:proofErr w:type="spellStart"/>
      <w:r>
        <w:t>descansaréis</w:t>
      </w:r>
      <w:proofErr w:type="spellEnd"/>
      <w:r>
        <w:t xml:space="preserve"> hasta </w:t>
      </w:r>
      <w:proofErr w:type="spellStart"/>
      <w:r>
        <w:t>mirar</w:t>
      </w:r>
      <w:proofErr w:type="spellEnd"/>
      <w:r>
        <w:t xml:space="preserve"> </w:t>
      </w:r>
      <w:proofErr w:type="spellStart"/>
      <w:r>
        <w:t>que</w:t>
      </w:r>
      <w:proofErr w:type="spellEnd"/>
      <w:r>
        <w:t xml:space="preserve"> </w:t>
      </w:r>
      <w:proofErr w:type="spellStart"/>
      <w:r>
        <w:t>el</w:t>
      </w:r>
      <w:proofErr w:type="spellEnd"/>
      <w:r>
        <w:t xml:space="preserve"> </w:t>
      </w:r>
      <w:proofErr w:type="spellStart"/>
      <w:r>
        <w:t>mundo</w:t>
      </w:r>
      <w:proofErr w:type="spellEnd"/>
      <w:r>
        <w:t xml:space="preserve"> se </w:t>
      </w:r>
      <w:proofErr w:type="spellStart"/>
      <w:r>
        <w:t>haya</w:t>
      </w:r>
      <w:proofErr w:type="spellEnd"/>
      <w:r>
        <w:t xml:space="preserve"> </w:t>
      </w:r>
      <w:proofErr w:type="spellStart"/>
      <w:r>
        <w:t>convertido</w:t>
      </w:r>
      <w:proofErr w:type="spellEnd"/>
      <w:r>
        <w:t xml:space="preserve"> </w:t>
      </w:r>
      <w:proofErr w:type="spellStart"/>
      <w:r>
        <w:t>retornando</w:t>
      </w:r>
      <w:proofErr w:type="spellEnd"/>
      <w:r>
        <w:t xml:space="preserve"> al </w:t>
      </w:r>
      <w:proofErr w:type="spellStart"/>
      <w:r>
        <w:t>verdadero</w:t>
      </w:r>
      <w:proofErr w:type="spellEnd"/>
      <w:r>
        <w:t xml:space="preserve"> camino. </w:t>
      </w:r>
    </w:p>
    <w:p w14:paraId="6BFC2124" w14:textId="77777777" w:rsidR="00F50769" w:rsidRDefault="00F50769" w:rsidP="00F50769">
      <w:r>
        <w:t xml:space="preserve">26. La </w:t>
      </w:r>
      <w:proofErr w:type="spellStart"/>
      <w:r>
        <w:t>humanidad</w:t>
      </w:r>
      <w:proofErr w:type="spellEnd"/>
      <w:r>
        <w:t xml:space="preserve"> se </w:t>
      </w:r>
      <w:proofErr w:type="spellStart"/>
      <w:r>
        <w:t>angustia</w:t>
      </w:r>
      <w:proofErr w:type="spellEnd"/>
      <w:r>
        <w:t xml:space="preserve"> y </w:t>
      </w:r>
      <w:proofErr w:type="spellStart"/>
      <w:r>
        <w:t>sufre</w:t>
      </w:r>
      <w:proofErr w:type="spellEnd"/>
      <w:r>
        <w:t xml:space="preserve"> y </w:t>
      </w:r>
      <w:proofErr w:type="spellStart"/>
      <w:r>
        <w:t>su</w:t>
      </w:r>
      <w:proofErr w:type="spellEnd"/>
      <w:r>
        <w:t xml:space="preserve"> dolor </w:t>
      </w:r>
      <w:proofErr w:type="spellStart"/>
      <w:r>
        <w:t>llega</w:t>
      </w:r>
      <w:proofErr w:type="spellEnd"/>
      <w:r>
        <w:t xml:space="preserve"> también al </w:t>
      </w:r>
      <w:proofErr w:type="spellStart"/>
      <w:r>
        <w:t>espíritu</w:t>
      </w:r>
      <w:proofErr w:type="spellEnd"/>
      <w:r>
        <w:t xml:space="preserve"> de </w:t>
      </w:r>
      <w:proofErr w:type="spellStart"/>
      <w:r>
        <w:t>vuestra</w:t>
      </w:r>
      <w:proofErr w:type="spellEnd"/>
      <w:r>
        <w:t xml:space="preserve"> Madre Celestial, ¿</w:t>
      </w:r>
      <w:proofErr w:type="spellStart"/>
      <w:r>
        <w:t>Qué</w:t>
      </w:r>
      <w:proofErr w:type="spellEnd"/>
      <w:r>
        <w:t xml:space="preserve"> dolor </w:t>
      </w:r>
      <w:proofErr w:type="spellStart"/>
      <w:r>
        <w:t>puede</w:t>
      </w:r>
      <w:proofErr w:type="spellEnd"/>
      <w:r>
        <w:t xml:space="preserve"> </w:t>
      </w:r>
      <w:proofErr w:type="spellStart"/>
      <w:r>
        <w:t>aquejar</w:t>
      </w:r>
      <w:proofErr w:type="spellEnd"/>
      <w:r>
        <w:t xml:space="preserve"> al </w:t>
      </w:r>
      <w:proofErr w:type="spellStart"/>
      <w:r>
        <w:t>hijo</w:t>
      </w:r>
      <w:proofErr w:type="spellEnd"/>
      <w:r>
        <w:t xml:space="preserve">, </w:t>
      </w:r>
      <w:proofErr w:type="spellStart"/>
      <w:r>
        <w:t>que</w:t>
      </w:r>
      <w:proofErr w:type="spellEnd"/>
      <w:r>
        <w:t xml:space="preserve"> no sea </w:t>
      </w:r>
      <w:proofErr w:type="spellStart"/>
      <w:r>
        <w:t>sentido</w:t>
      </w:r>
      <w:proofErr w:type="spellEnd"/>
      <w:r>
        <w:t xml:space="preserve"> </w:t>
      </w:r>
      <w:proofErr w:type="spellStart"/>
      <w:r>
        <w:t>por</w:t>
      </w:r>
      <w:proofErr w:type="spellEnd"/>
      <w:r>
        <w:t xml:space="preserve"> Ella? Mas </w:t>
      </w:r>
      <w:proofErr w:type="spellStart"/>
      <w:r>
        <w:t>su</w:t>
      </w:r>
      <w:proofErr w:type="spellEnd"/>
      <w:r>
        <w:t xml:space="preserve"> </w:t>
      </w:r>
      <w:proofErr w:type="spellStart"/>
      <w:r>
        <w:t>intercesión</w:t>
      </w:r>
      <w:proofErr w:type="spellEnd"/>
      <w:r>
        <w:t xml:space="preserve"> </w:t>
      </w:r>
      <w:proofErr w:type="spellStart"/>
      <w:r>
        <w:t>os</w:t>
      </w:r>
      <w:proofErr w:type="spellEnd"/>
      <w:r>
        <w:t xml:space="preserve"> </w:t>
      </w:r>
      <w:proofErr w:type="spellStart"/>
      <w:r>
        <w:t>salva</w:t>
      </w:r>
      <w:proofErr w:type="spellEnd"/>
      <w:r>
        <w:t xml:space="preserve"> y </w:t>
      </w:r>
      <w:proofErr w:type="spellStart"/>
      <w:r>
        <w:t>su</w:t>
      </w:r>
      <w:proofErr w:type="spellEnd"/>
      <w:r>
        <w:t xml:space="preserve"> </w:t>
      </w:r>
      <w:proofErr w:type="spellStart"/>
      <w:r>
        <w:t>inspiración</w:t>
      </w:r>
      <w:proofErr w:type="spellEnd"/>
      <w:r>
        <w:t xml:space="preserve"> </w:t>
      </w:r>
      <w:proofErr w:type="spellStart"/>
      <w:r>
        <w:t>os</w:t>
      </w:r>
      <w:proofErr w:type="spellEnd"/>
      <w:r>
        <w:t xml:space="preserve"> </w:t>
      </w:r>
      <w:proofErr w:type="spellStart"/>
      <w:r>
        <w:t>invita</w:t>
      </w:r>
      <w:proofErr w:type="spellEnd"/>
      <w:r>
        <w:t xml:space="preserve"> a </w:t>
      </w:r>
      <w:proofErr w:type="spellStart"/>
      <w:r>
        <w:t>caminar</w:t>
      </w:r>
      <w:proofErr w:type="spellEnd"/>
      <w:r>
        <w:t xml:space="preserve"> </w:t>
      </w:r>
      <w:proofErr w:type="spellStart"/>
      <w:r>
        <w:t>por</w:t>
      </w:r>
      <w:proofErr w:type="spellEnd"/>
      <w:r>
        <w:t xml:space="preserve"> la </w:t>
      </w:r>
      <w:proofErr w:type="spellStart"/>
      <w:r>
        <w:t>senda</w:t>
      </w:r>
      <w:proofErr w:type="spellEnd"/>
      <w:r>
        <w:t xml:space="preserve"> de la </w:t>
      </w:r>
      <w:proofErr w:type="spellStart"/>
      <w:r>
        <w:t>espiritualidad</w:t>
      </w:r>
      <w:proofErr w:type="spellEnd"/>
      <w:r>
        <w:t xml:space="preserve">. </w:t>
      </w:r>
    </w:p>
    <w:p w14:paraId="42904881" w14:textId="77777777" w:rsidR="00F50769" w:rsidRDefault="00F50769" w:rsidP="00F50769">
      <w:r>
        <w:t xml:space="preserve">27. </w:t>
      </w:r>
      <w:proofErr w:type="spellStart"/>
      <w:r>
        <w:t>Yo</w:t>
      </w:r>
      <w:proofErr w:type="spellEnd"/>
      <w:r>
        <w:t xml:space="preserve"> </w:t>
      </w:r>
      <w:proofErr w:type="spellStart"/>
      <w:r>
        <w:t>os</w:t>
      </w:r>
      <w:proofErr w:type="spellEnd"/>
      <w:r>
        <w:t xml:space="preserve"> </w:t>
      </w:r>
      <w:proofErr w:type="spellStart"/>
      <w:r>
        <w:t>envié</w:t>
      </w:r>
      <w:proofErr w:type="spellEnd"/>
      <w:r>
        <w:t xml:space="preserve"> </w:t>
      </w:r>
      <w:proofErr w:type="spellStart"/>
      <w:r>
        <w:t>limpios</w:t>
      </w:r>
      <w:proofErr w:type="spellEnd"/>
      <w:r>
        <w:t xml:space="preserve"> a la Tierra y </w:t>
      </w:r>
      <w:proofErr w:type="spellStart"/>
      <w:r>
        <w:t>así</w:t>
      </w:r>
      <w:proofErr w:type="spellEnd"/>
      <w:r>
        <w:t xml:space="preserve"> </w:t>
      </w:r>
      <w:proofErr w:type="spellStart"/>
      <w:r>
        <w:t>retornaréis</w:t>
      </w:r>
      <w:proofErr w:type="spellEnd"/>
      <w:r>
        <w:t xml:space="preserve"> a </w:t>
      </w:r>
      <w:proofErr w:type="spellStart"/>
      <w:r>
        <w:t>Mí</w:t>
      </w:r>
      <w:proofErr w:type="spellEnd"/>
      <w:r>
        <w:t>. Más, ¡</w:t>
      </w:r>
      <w:proofErr w:type="spellStart"/>
      <w:r>
        <w:t>Cuánto</w:t>
      </w:r>
      <w:proofErr w:type="spellEnd"/>
      <w:r>
        <w:t xml:space="preserve"> </w:t>
      </w:r>
      <w:proofErr w:type="spellStart"/>
      <w:r>
        <w:t>tendréis</w:t>
      </w:r>
      <w:proofErr w:type="spellEnd"/>
      <w:r>
        <w:t xml:space="preserve"> </w:t>
      </w:r>
      <w:proofErr w:type="spellStart"/>
      <w:r>
        <w:t>que</w:t>
      </w:r>
      <w:proofErr w:type="spellEnd"/>
      <w:r>
        <w:t xml:space="preserve"> </w:t>
      </w:r>
      <w:proofErr w:type="spellStart"/>
      <w:r>
        <w:t>luchar</w:t>
      </w:r>
      <w:proofErr w:type="spellEnd"/>
      <w:r>
        <w:t xml:space="preserve"> para </w:t>
      </w:r>
      <w:proofErr w:type="spellStart"/>
      <w:r>
        <w:t>recobrar</w:t>
      </w:r>
      <w:proofErr w:type="spellEnd"/>
      <w:r>
        <w:t xml:space="preserve"> la </w:t>
      </w:r>
      <w:proofErr w:type="spellStart"/>
      <w:r>
        <w:t>pureza</w:t>
      </w:r>
      <w:proofErr w:type="spellEnd"/>
      <w:r>
        <w:t xml:space="preserve"> de </w:t>
      </w:r>
      <w:proofErr w:type="spellStart"/>
      <w:r>
        <w:t>que</w:t>
      </w:r>
      <w:proofErr w:type="spellEnd"/>
      <w:r>
        <w:t xml:space="preserve"> </w:t>
      </w:r>
      <w:proofErr w:type="spellStart"/>
      <w:r>
        <w:t>fuisteis</w:t>
      </w:r>
      <w:proofErr w:type="spellEnd"/>
      <w:r>
        <w:t xml:space="preserve"> </w:t>
      </w:r>
      <w:proofErr w:type="spellStart"/>
      <w:r>
        <w:t>dotados</w:t>
      </w:r>
      <w:proofErr w:type="spellEnd"/>
      <w:r>
        <w:t xml:space="preserve">! Por </w:t>
      </w:r>
      <w:proofErr w:type="spellStart"/>
      <w:r>
        <w:t>eso</w:t>
      </w:r>
      <w:proofErr w:type="spellEnd"/>
      <w:r>
        <w:t xml:space="preserve"> es </w:t>
      </w:r>
      <w:proofErr w:type="spellStart"/>
      <w:r>
        <w:t>preciso</w:t>
      </w:r>
      <w:proofErr w:type="spellEnd"/>
      <w:r>
        <w:t xml:space="preserve"> </w:t>
      </w:r>
      <w:proofErr w:type="spellStart"/>
      <w:r>
        <w:t>que</w:t>
      </w:r>
      <w:proofErr w:type="spellEnd"/>
      <w:r>
        <w:t xml:space="preserve"> </w:t>
      </w:r>
      <w:proofErr w:type="spellStart"/>
      <w:r>
        <w:t>veléis</w:t>
      </w:r>
      <w:proofErr w:type="spellEnd"/>
      <w:r>
        <w:t xml:space="preserve">, </w:t>
      </w:r>
      <w:proofErr w:type="spellStart"/>
      <w:r>
        <w:t>que</w:t>
      </w:r>
      <w:proofErr w:type="spellEnd"/>
      <w:r>
        <w:t xml:space="preserve"> </w:t>
      </w:r>
      <w:proofErr w:type="spellStart"/>
      <w:r>
        <w:t>oréis</w:t>
      </w:r>
      <w:proofErr w:type="spellEnd"/>
      <w:r>
        <w:t xml:space="preserve"> y </w:t>
      </w:r>
      <w:proofErr w:type="spellStart"/>
      <w:r>
        <w:t>meditéis</w:t>
      </w:r>
      <w:proofErr w:type="spellEnd"/>
      <w:r>
        <w:t xml:space="preserve">, para </w:t>
      </w:r>
      <w:proofErr w:type="spellStart"/>
      <w:r>
        <w:t>que</w:t>
      </w:r>
      <w:proofErr w:type="spellEnd"/>
      <w:r>
        <w:t xml:space="preserve"> no </w:t>
      </w:r>
      <w:proofErr w:type="spellStart"/>
      <w:r>
        <w:t>caigáis</w:t>
      </w:r>
      <w:proofErr w:type="spellEnd"/>
      <w:r>
        <w:t xml:space="preserve"> </w:t>
      </w:r>
      <w:proofErr w:type="spellStart"/>
      <w:r>
        <w:t>más</w:t>
      </w:r>
      <w:proofErr w:type="spellEnd"/>
      <w:r>
        <w:t xml:space="preserve"> </w:t>
      </w:r>
      <w:proofErr w:type="spellStart"/>
      <w:r>
        <w:t>en</w:t>
      </w:r>
      <w:proofErr w:type="spellEnd"/>
      <w:r>
        <w:t xml:space="preserve"> </w:t>
      </w:r>
      <w:proofErr w:type="spellStart"/>
      <w:r>
        <w:t>tentación</w:t>
      </w:r>
      <w:proofErr w:type="spellEnd"/>
      <w:r>
        <w:t xml:space="preserve"> y </w:t>
      </w:r>
      <w:proofErr w:type="spellStart"/>
      <w:r>
        <w:t>empecéis</w:t>
      </w:r>
      <w:proofErr w:type="spellEnd"/>
      <w:r>
        <w:t xml:space="preserve"> </w:t>
      </w:r>
      <w:proofErr w:type="gramStart"/>
      <w:r>
        <w:t>a</w:t>
      </w:r>
      <w:proofErr w:type="gramEnd"/>
      <w:r>
        <w:t xml:space="preserve"> </w:t>
      </w:r>
      <w:proofErr w:type="spellStart"/>
      <w:r>
        <w:t>escalar</w:t>
      </w:r>
      <w:proofErr w:type="spellEnd"/>
      <w:r>
        <w:t xml:space="preserve"> </w:t>
      </w:r>
      <w:proofErr w:type="spellStart"/>
      <w:r>
        <w:t>el</w:t>
      </w:r>
      <w:proofErr w:type="spellEnd"/>
      <w:r>
        <w:t xml:space="preserve"> monte sin </w:t>
      </w:r>
      <w:proofErr w:type="spellStart"/>
      <w:r>
        <w:t>deteneros</w:t>
      </w:r>
      <w:proofErr w:type="spellEnd"/>
      <w:r>
        <w:t xml:space="preserve"> </w:t>
      </w:r>
      <w:proofErr w:type="spellStart"/>
      <w:r>
        <w:t>más</w:t>
      </w:r>
      <w:proofErr w:type="spellEnd"/>
      <w:r>
        <w:t xml:space="preserve"> </w:t>
      </w:r>
      <w:proofErr w:type="spellStart"/>
      <w:r>
        <w:t>en</w:t>
      </w:r>
      <w:proofErr w:type="spellEnd"/>
      <w:r>
        <w:t xml:space="preserve"> </w:t>
      </w:r>
      <w:proofErr w:type="spellStart"/>
      <w:r>
        <w:t>vuestra</w:t>
      </w:r>
      <w:proofErr w:type="spellEnd"/>
      <w:r>
        <w:t xml:space="preserve"> </w:t>
      </w:r>
      <w:proofErr w:type="spellStart"/>
      <w:r>
        <w:t>ascensión</w:t>
      </w:r>
      <w:proofErr w:type="spellEnd"/>
      <w:r>
        <w:t xml:space="preserve"> para </w:t>
      </w:r>
      <w:proofErr w:type="spellStart"/>
      <w:r>
        <w:t>llegar</w:t>
      </w:r>
      <w:proofErr w:type="spellEnd"/>
      <w:r>
        <w:t xml:space="preserve"> a la </w:t>
      </w:r>
      <w:proofErr w:type="spellStart"/>
      <w:r>
        <w:t>cumbre</w:t>
      </w:r>
      <w:proofErr w:type="spellEnd"/>
      <w:r>
        <w:t xml:space="preserve">. </w:t>
      </w:r>
    </w:p>
    <w:p w14:paraId="343A6264" w14:textId="77777777" w:rsidR="00F50769" w:rsidRDefault="00F50769" w:rsidP="00F50769">
      <w:r>
        <w:t xml:space="preserve">28. </w:t>
      </w:r>
      <w:proofErr w:type="spellStart"/>
      <w:r>
        <w:t>Orad</w:t>
      </w:r>
      <w:proofErr w:type="spellEnd"/>
      <w:r>
        <w:t xml:space="preserve"> </w:t>
      </w:r>
      <w:proofErr w:type="spellStart"/>
      <w:r>
        <w:t>en</w:t>
      </w:r>
      <w:proofErr w:type="spellEnd"/>
      <w:r>
        <w:t xml:space="preserve"> </w:t>
      </w:r>
      <w:proofErr w:type="spellStart"/>
      <w:r>
        <w:t>este</w:t>
      </w:r>
      <w:proofErr w:type="spellEnd"/>
      <w:r>
        <w:t xml:space="preserve"> </w:t>
      </w:r>
      <w:proofErr w:type="spellStart"/>
      <w:r>
        <w:t>instante</w:t>
      </w:r>
      <w:proofErr w:type="spellEnd"/>
      <w:r>
        <w:t xml:space="preserve">, para </w:t>
      </w:r>
      <w:proofErr w:type="spellStart"/>
      <w:r>
        <w:t>que</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lleve</w:t>
      </w:r>
      <w:proofErr w:type="spellEnd"/>
      <w:r>
        <w:t xml:space="preserve"> un </w:t>
      </w:r>
      <w:proofErr w:type="spellStart"/>
      <w:r>
        <w:t>mensaje</w:t>
      </w:r>
      <w:proofErr w:type="spellEnd"/>
      <w:r>
        <w:t xml:space="preserve"> de </w:t>
      </w:r>
      <w:proofErr w:type="spellStart"/>
      <w:r>
        <w:t>paz</w:t>
      </w:r>
      <w:proofErr w:type="spellEnd"/>
      <w:r>
        <w:t xml:space="preserve"> a </w:t>
      </w:r>
      <w:proofErr w:type="spellStart"/>
      <w:r>
        <w:t>vuestros</w:t>
      </w:r>
      <w:proofErr w:type="spellEnd"/>
      <w:r>
        <w:t xml:space="preserve"> </w:t>
      </w:r>
      <w:proofErr w:type="spellStart"/>
      <w:r>
        <w:t>hermanos</w:t>
      </w:r>
      <w:proofErr w:type="spellEnd"/>
      <w:r>
        <w:t xml:space="preserve">. “Pedid y se </w:t>
      </w:r>
      <w:proofErr w:type="spellStart"/>
      <w:r>
        <w:t>os</w:t>
      </w:r>
      <w:proofErr w:type="spellEnd"/>
      <w:r>
        <w:t xml:space="preserve"> </w:t>
      </w:r>
      <w:proofErr w:type="spellStart"/>
      <w:r>
        <w:t>dará</w:t>
      </w:r>
      <w:proofErr w:type="spellEnd"/>
      <w:r>
        <w:t>”. “</w:t>
      </w:r>
      <w:proofErr w:type="spellStart"/>
      <w:r>
        <w:t>Buscad</w:t>
      </w:r>
      <w:proofErr w:type="spellEnd"/>
      <w:r>
        <w:t xml:space="preserve"> y </w:t>
      </w:r>
      <w:proofErr w:type="spellStart"/>
      <w:r>
        <w:t>encontraréis</w:t>
      </w:r>
      <w:proofErr w:type="spellEnd"/>
      <w:r>
        <w:t xml:space="preserve">”. Esto </w:t>
      </w:r>
      <w:proofErr w:type="spellStart"/>
      <w:r>
        <w:t>os</w:t>
      </w:r>
      <w:proofErr w:type="spellEnd"/>
      <w:r>
        <w:t xml:space="preserve"> he </w:t>
      </w:r>
      <w:proofErr w:type="spellStart"/>
      <w:r>
        <w:t>enseñado</w:t>
      </w:r>
      <w:proofErr w:type="spellEnd"/>
      <w:r>
        <w:t xml:space="preserve"> y mi palabra se </w:t>
      </w:r>
      <w:proofErr w:type="spellStart"/>
      <w:r>
        <w:t>cumple</w:t>
      </w:r>
      <w:proofErr w:type="spellEnd"/>
      <w:r>
        <w:t xml:space="preserve"> a </w:t>
      </w:r>
      <w:proofErr w:type="spellStart"/>
      <w:r>
        <w:t>través</w:t>
      </w:r>
      <w:proofErr w:type="spellEnd"/>
      <w:r>
        <w:t xml:space="preserve"> de </w:t>
      </w:r>
      <w:proofErr w:type="spellStart"/>
      <w:r>
        <w:t>los</w:t>
      </w:r>
      <w:proofErr w:type="spellEnd"/>
      <w:r>
        <w:t xml:space="preserve"> </w:t>
      </w:r>
      <w:proofErr w:type="spellStart"/>
      <w:r>
        <w:t>tiempos</w:t>
      </w:r>
      <w:proofErr w:type="spellEnd"/>
      <w:r>
        <w:t xml:space="preserve">. </w:t>
      </w:r>
    </w:p>
    <w:p w14:paraId="3EDD74E3" w14:textId="77777777" w:rsidR="00F50769" w:rsidRDefault="00F50769" w:rsidP="00F50769">
      <w:r>
        <w:t xml:space="preserve">29. </w:t>
      </w:r>
      <w:proofErr w:type="spellStart"/>
      <w:r>
        <w:t>Labriegos</w:t>
      </w:r>
      <w:proofErr w:type="spellEnd"/>
      <w:r>
        <w:t xml:space="preserve"> </w:t>
      </w:r>
      <w:proofErr w:type="spellStart"/>
      <w:r>
        <w:t>amados</w:t>
      </w:r>
      <w:proofErr w:type="spellEnd"/>
      <w:r>
        <w:t xml:space="preserve">: he </w:t>
      </w:r>
      <w:proofErr w:type="spellStart"/>
      <w:r>
        <w:t>agraciado</w:t>
      </w:r>
      <w:proofErr w:type="spellEnd"/>
      <w:r>
        <w:t xml:space="preserve"> a </w:t>
      </w:r>
      <w:proofErr w:type="spellStart"/>
      <w:r>
        <w:t>vuestro</w:t>
      </w:r>
      <w:proofErr w:type="spellEnd"/>
      <w:r>
        <w:t xml:space="preserve"> </w:t>
      </w:r>
      <w:proofErr w:type="spellStart"/>
      <w:r>
        <w:t>espíritu</w:t>
      </w:r>
      <w:proofErr w:type="spellEnd"/>
      <w:r>
        <w:t xml:space="preserve">, para </w:t>
      </w:r>
      <w:proofErr w:type="spellStart"/>
      <w:r>
        <w:t>que</w:t>
      </w:r>
      <w:proofErr w:type="spellEnd"/>
      <w:r>
        <w:t xml:space="preserve"> </w:t>
      </w:r>
      <w:proofErr w:type="spellStart"/>
      <w:r>
        <w:t>pueda</w:t>
      </w:r>
      <w:proofErr w:type="spellEnd"/>
      <w:r>
        <w:t xml:space="preserve"> </w:t>
      </w:r>
      <w:proofErr w:type="spellStart"/>
      <w:r>
        <w:t>ponerse</w:t>
      </w:r>
      <w:proofErr w:type="spellEnd"/>
      <w:r>
        <w:t xml:space="preserve"> a salvo y para </w:t>
      </w:r>
      <w:proofErr w:type="spellStart"/>
      <w:r>
        <w:t>que</w:t>
      </w:r>
      <w:proofErr w:type="spellEnd"/>
      <w:r>
        <w:t xml:space="preserve"> </w:t>
      </w:r>
      <w:proofErr w:type="spellStart"/>
      <w:r>
        <w:t>él</w:t>
      </w:r>
      <w:proofErr w:type="spellEnd"/>
      <w:r>
        <w:t xml:space="preserve">, a </w:t>
      </w:r>
      <w:proofErr w:type="spellStart"/>
      <w:r>
        <w:t>su</w:t>
      </w:r>
      <w:proofErr w:type="spellEnd"/>
      <w:r>
        <w:t xml:space="preserve"> </w:t>
      </w:r>
      <w:proofErr w:type="spellStart"/>
      <w:r>
        <w:t>vez</w:t>
      </w:r>
      <w:proofErr w:type="spellEnd"/>
      <w:r>
        <w:t xml:space="preserve">, </w:t>
      </w:r>
      <w:proofErr w:type="spellStart"/>
      <w:r>
        <w:t>pueda</w:t>
      </w:r>
      <w:proofErr w:type="spellEnd"/>
      <w:r>
        <w:t xml:space="preserve"> </w:t>
      </w:r>
      <w:proofErr w:type="spellStart"/>
      <w:r>
        <w:t>rescatar</w:t>
      </w:r>
      <w:proofErr w:type="spellEnd"/>
      <w:r>
        <w:t xml:space="preserve"> del </w:t>
      </w:r>
      <w:proofErr w:type="spellStart"/>
      <w:r>
        <w:t>pecado</w:t>
      </w:r>
      <w:proofErr w:type="spellEnd"/>
      <w:r>
        <w:t xml:space="preserve"> a sus </w:t>
      </w:r>
      <w:proofErr w:type="spellStart"/>
      <w:r>
        <w:t>hermanos</w:t>
      </w:r>
      <w:proofErr w:type="spellEnd"/>
      <w:r>
        <w:t xml:space="preserve">. </w:t>
      </w:r>
      <w:proofErr w:type="spellStart"/>
      <w:r>
        <w:t>Ahora</w:t>
      </w:r>
      <w:proofErr w:type="spellEnd"/>
      <w:r>
        <w:t xml:space="preserve"> </w:t>
      </w:r>
      <w:proofErr w:type="spellStart"/>
      <w:r>
        <w:t>os</w:t>
      </w:r>
      <w:proofErr w:type="spellEnd"/>
      <w:r>
        <w:t xml:space="preserve"> </w:t>
      </w:r>
      <w:proofErr w:type="spellStart"/>
      <w:r>
        <w:t>encontráis</w:t>
      </w:r>
      <w:proofErr w:type="spellEnd"/>
      <w:r>
        <w:t xml:space="preserve"> </w:t>
      </w:r>
      <w:proofErr w:type="spellStart"/>
      <w:r>
        <w:t>en</w:t>
      </w:r>
      <w:proofErr w:type="spellEnd"/>
      <w:r>
        <w:t xml:space="preserve"> </w:t>
      </w:r>
      <w:proofErr w:type="spellStart"/>
      <w:r>
        <w:t>purificación</w:t>
      </w:r>
      <w:proofErr w:type="spellEnd"/>
      <w:r>
        <w:t xml:space="preserve"> para </w:t>
      </w:r>
      <w:proofErr w:type="spellStart"/>
      <w:r>
        <w:t>haceros</w:t>
      </w:r>
      <w:proofErr w:type="spellEnd"/>
      <w:r>
        <w:t xml:space="preserve"> </w:t>
      </w:r>
      <w:proofErr w:type="spellStart"/>
      <w:r>
        <w:t>dignos</w:t>
      </w:r>
      <w:proofErr w:type="spellEnd"/>
      <w:r>
        <w:t xml:space="preserve"> de mi </w:t>
      </w:r>
      <w:proofErr w:type="spellStart"/>
      <w:r>
        <w:t>presencia</w:t>
      </w:r>
      <w:proofErr w:type="spellEnd"/>
      <w:r>
        <w:t xml:space="preserve">; </w:t>
      </w:r>
      <w:proofErr w:type="spellStart"/>
      <w:r>
        <w:t>mañana</w:t>
      </w:r>
      <w:proofErr w:type="spellEnd"/>
      <w:r>
        <w:t xml:space="preserve">, </w:t>
      </w:r>
      <w:proofErr w:type="spellStart"/>
      <w:r>
        <w:t>cuando</w:t>
      </w:r>
      <w:proofErr w:type="spellEnd"/>
      <w:r>
        <w:t xml:space="preserve"> </w:t>
      </w:r>
      <w:proofErr w:type="spellStart"/>
      <w:r>
        <w:t>seáis</w:t>
      </w:r>
      <w:proofErr w:type="spellEnd"/>
      <w:r>
        <w:t xml:space="preserve"> </w:t>
      </w:r>
      <w:proofErr w:type="spellStart"/>
      <w:r>
        <w:t>fuertes</w:t>
      </w:r>
      <w:proofErr w:type="spellEnd"/>
      <w:r>
        <w:t xml:space="preserve"> de </w:t>
      </w:r>
      <w:proofErr w:type="spellStart"/>
      <w:r>
        <w:t>verdad</w:t>
      </w:r>
      <w:proofErr w:type="spellEnd"/>
      <w:r>
        <w:t xml:space="preserve">, </w:t>
      </w:r>
      <w:proofErr w:type="spellStart"/>
      <w:r>
        <w:t>ayudaréis</w:t>
      </w:r>
      <w:proofErr w:type="spellEnd"/>
      <w:r>
        <w:t xml:space="preserve"> a </w:t>
      </w:r>
      <w:proofErr w:type="spellStart"/>
      <w:r>
        <w:t>vuestros</w:t>
      </w:r>
      <w:proofErr w:type="spellEnd"/>
      <w:r>
        <w:t xml:space="preserve"> </w:t>
      </w:r>
      <w:proofErr w:type="spellStart"/>
      <w:r>
        <w:t>hermanos</w:t>
      </w:r>
      <w:proofErr w:type="spellEnd"/>
      <w:r>
        <w:t xml:space="preserve"> a </w:t>
      </w:r>
      <w:proofErr w:type="spellStart"/>
      <w:r>
        <w:t>liberarse</w:t>
      </w:r>
      <w:proofErr w:type="spellEnd"/>
      <w:r>
        <w:t xml:space="preserve"> del </w:t>
      </w:r>
      <w:proofErr w:type="spellStart"/>
      <w:r>
        <w:t>pecado</w:t>
      </w:r>
      <w:proofErr w:type="spellEnd"/>
      <w:r>
        <w:t xml:space="preserve">. Amo a </w:t>
      </w:r>
      <w:proofErr w:type="spellStart"/>
      <w:r>
        <w:t>vuestro</w:t>
      </w:r>
      <w:proofErr w:type="spellEnd"/>
      <w:r>
        <w:t xml:space="preserve"> </w:t>
      </w:r>
      <w:proofErr w:type="spellStart"/>
      <w:r>
        <w:t>espíritu</w:t>
      </w:r>
      <w:proofErr w:type="spellEnd"/>
      <w:r>
        <w:t xml:space="preserve">, </w:t>
      </w:r>
      <w:proofErr w:type="spellStart"/>
      <w:r>
        <w:t>amo</w:t>
      </w:r>
      <w:proofErr w:type="spellEnd"/>
      <w:r>
        <w:t xml:space="preserve"> a </w:t>
      </w:r>
      <w:proofErr w:type="spellStart"/>
      <w:r>
        <w:t>todos</w:t>
      </w:r>
      <w:proofErr w:type="spellEnd"/>
      <w:r>
        <w:t xml:space="preserve"> mis </w:t>
      </w:r>
      <w:proofErr w:type="spellStart"/>
      <w:r>
        <w:t>hijos</w:t>
      </w:r>
      <w:proofErr w:type="spellEnd"/>
      <w:r>
        <w:t xml:space="preserve"> y </w:t>
      </w:r>
      <w:proofErr w:type="spellStart"/>
      <w:r>
        <w:t>por</w:t>
      </w:r>
      <w:proofErr w:type="spellEnd"/>
      <w:r>
        <w:t xml:space="preserve"> </w:t>
      </w:r>
      <w:proofErr w:type="spellStart"/>
      <w:r>
        <w:t>eso</w:t>
      </w:r>
      <w:proofErr w:type="spellEnd"/>
      <w:r>
        <w:t xml:space="preserve"> </w:t>
      </w:r>
      <w:proofErr w:type="spellStart"/>
      <w:r>
        <w:t>procuro</w:t>
      </w:r>
      <w:proofErr w:type="spellEnd"/>
      <w:r>
        <w:t xml:space="preserve"> </w:t>
      </w:r>
      <w:proofErr w:type="spellStart"/>
      <w:r>
        <w:t>vuestra</w:t>
      </w:r>
      <w:proofErr w:type="spellEnd"/>
      <w:r>
        <w:t xml:space="preserve"> </w:t>
      </w:r>
      <w:proofErr w:type="spellStart"/>
      <w:r>
        <w:t>salvación</w:t>
      </w:r>
      <w:proofErr w:type="spellEnd"/>
      <w:r>
        <w:t xml:space="preserve">. </w:t>
      </w:r>
    </w:p>
    <w:p w14:paraId="50DA0B25" w14:textId="77777777" w:rsidR="00F50769" w:rsidRDefault="00F50769" w:rsidP="00F50769">
      <w:r>
        <w:t xml:space="preserve">30. </w:t>
      </w:r>
      <w:proofErr w:type="spellStart"/>
      <w:r>
        <w:t>Aquí</w:t>
      </w:r>
      <w:proofErr w:type="spellEnd"/>
      <w:r>
        <w:t xml:space="preserve"> me </w:t>
      </w:r>
      <w:proofErr w:type="spellStart"/>
      <w:r>
        <w:t>tenéis</w:t>
      </w:r>
      <w:proofErr w:type="spellEnd"/>
      <w:r>
        <w:t xml:space="preserve"> </w:t>
      </w:r>
      <w:proofErr w:type="spellStart"/>
      <w:r>
        <w:t>proponiéndoos</w:t>
      </w:r>
      <w:proofErr w:type="spellEnd"/>
      <w:r>
        <w:t xml:space="preserve"> </w:t>
      </w:r>
      <w:proofErr w:type="spellStart"/>
      <w:r>
        <w:t>nuevamente</w:t>
      </w:r>
      <w:proofErr w:type="spellEnd"/>
      <w:r>
        <w:t xml:space="preserve"> la </w:t>
      </w:r>
      <w:proofErr w:type="spellStart"/>
      <w:r>
        <w:t>paz</w:t>
      </w:r>
      <w:proofErr w:type="spellEnd"/>
      <w:r>
        <w:t xml:space="preserve">, </w:t>
      </w:r>
      <w:proofErr w:type="spellStart"/>
      <w:r>
        <w:t>esa</w:t>
      </w:r>
      <w:proofErr w:type="spellEnd"/>
      <w:r>
        <w:t xml:space="preserve"> </w:t>
      </w:r>
      <w:proofErr w:type="spellStart"/>
      <w:r>
        <w:t>paz</w:t>
      </w:r>
      <w:proofErr w:type="spellEnd"/>
      <w:r>
        <w:t xml:space="preserve"> </w:t>
      </w:r>
      <w:proofErr w:type="spellStart"/>
      <w:r>
        <w:t>que</w:t>
      </w:r>
      <w:proofErr w:type="spellEnd"/>
      <w:r>
        <w:t xml:space="preserve"> </w:t>
      </w:r>
      <w:proofErr w:type="spellStart"/>
      <w:r>
        <w:t>muy</w:t>
      </w:r>
      <w:proofErr w:type="spellEnd"/>
      <w:r>
        <w:t xml:space="preserve"> </w:t>
      </w:r>
      <w:proofErr w:type="spellStart"/>
      <w:r>
        <w:t>recónditamente</w:t>
      </w:r>
      <w:proofErr w:type="spellEnd"/>
      <w:r>
        <w:t xml:space="preserve"> </w:t>
      </w:r>
      <w:proofErr w:type="spellStart"/>
      <w:r>
        <w:t>los</w:t>
      </w:r>
      <w:proofErr w:type="spellEnd"/>
      <w:r>
        <w:t xml:space="preserve"> hombres también </w:t>
      </w:r>
      <w:proofErr w:type="spellStart"/>
      <w:r>
        <w:t>anhelan</w:t>
      </w:r>
      <w:proofErr w:type="spellEnd"/>
      <w:r>
        <w:t xml:space="preserve">, </w:t>
      </w:r>
      <w:proofErr w:type="spellStart"/>
      <w:r>
        <w:t>sólo</w:t>
      </w:r>
      <w:proofErr w:type="spellEnd"/>
      <w:r>
        <w:t xml:space="preserve"> </w:t>
      </w:r>
      <w:proofErr w:type="spellStart"/>
      <w:r>
        <w:t>que</w:t>
      </w:r>
      <w:proofErr w:type="spellEnd"/>
      <w:r>
        <w:t xml:space="preserve">, </w:t>
      </w:r>
      <w:proofErr w:type="spellStart"/>
      <w:r>
        <w:t>cuando</w:t>
      </w:r>
      <w:proofErr w:type="spellEnd"/>
      <w:r>
        <w:t xml:space="preserve"> la </w:t>
      </w:r>
      <w:proofErr w:type="spellStart"/>
      <w:r>
        <w:t>han</w:t>
      </w:r>
      <w:proofErr w:type="spellEnd"/>
      <w:r>
        <w:t xml:space="preserve"> </w:t>
      </w:r>
      <w:proofErr w:type="spellStart"/>
      <w:r>
        <w:t>buscado</w:t>
      </w:r>
      <w:proofErr w:type="spellEnd"/>
      <w:r>
        <w:t xml:space="preserve">, no lo </w:t>
      </w:r>
      <w:proofErr w:type="spellStart"/>
      <w:r>
        <w:t>han</w:t>
      </w:r>
      <w:proofErr w:type="spellEnd"/>
      <w:r>
        <w:t xml:space="preserve"> </w:t>
      </w:r>
      <w:proofErr w:type="spellStart"/>
      <w:r>
        <w:t>hecho</w:t>
      </w:r>
      <w:proofErr w:type="spellEnd"/>
      <w:r>
        <w:t xml:space="preserve"> </w:t>
      </w:r>
      <w:proofErr w:type="spellStart"/>
      <w:r>
        <w:t>por</w:t>
      </w:r>
      <w:proofErr w:type="spellEnd"/>
      <w:r>
        <w:t xml:space="preserve"> </w:t>
      </w:r>
      <w:proofErr w:type="spellStart"/>
      <w:r>
        <w:t>los</w:t>
      </w:r>
      <w:proofErr w:type="spellEnd"/>
      <w:r>
        <w:t xml:space="preserve"> caminos </w:t>
      </w:r>
      <w:proofErr w:type="spellStart"/>
      <w:r>
        <w:t>que</w:t>
      </w:r>
      <w:proofErr w:type="spellEnd"/>
      <w:r>
        <w:t xml:space="preserve"> </w:t>
      </w:r>
      <w:proofErr w:type="gramStart"/>
      <w:r>
        <w:t>a</w:t>
      </w:r>
      <w:proofErr w:type="gramEnd"/>
      <w:r>
        <w:t xml:space="preserve"> </w:t>
      </w:r>
      <w:proofErr w:type="spellStart"/>
      <w:r>
        <w:t>ella</w:t>
      </w:r>
      <w:proofErr w:type="spellEnd"/>
      <w:r>
        <w:t xml:space="preserve"> </w:t>
      </w:r>
      <w:proofErr w:type="spellStart"/>
      <w:r>
        <w:t>conducen</w:t>
      </w:r>
      <w:proofErr w:type="spellEnd"/>
      <w:r>
        <w:t xml:space="preserve">. En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el</w:t>
      </w:r>
      <w:proofErr w:type="spellEnd"/>
      <w:r>
        <w:t xml:space="preserve"> </w:t>
      </w:r>
      <w:proofErr w:type="spellStart"/>
      <w:r>
        <w:t>secreto</w:t>
      </w:r>
      <w:proofErr w:type="spellEnd"/>
      <w:r>
        <w:t xml:space="preserve"> de la </w:t>
      </w:r>
      <w:proofErr w:type="spellStart"/>
      <w:r>
        <w:t>paz</w:t>
      </w:r>
      <w:proofErr w:type="spellEnd"/>
      <w:r>
        <w:t xml:space="preserve"> </w:t>
      </w:r>
      <w:proofErr w:type="spellStart"/>
      <w:r>
        <w:t>está</w:t>
      </w:r>
      <w:proofErr w:type="spellEnd"/>
      <w:r>
        <w:t xml:space="preserve"> </w:t>
      </w:r>
      <w:proofErr w:type="spellStart"/>
      <w:r>
        <w:t>en</w:t>
      </w:r>
      <w:proofErr w:type="spellEnd"/>
      <w:r>
        <w:t xml:space="preserve"> la </w:t>
      </w:r>
      <w:proofErr w:type="spellStart"/>
      <w:r>
        <w:t>práctica</w:t>
      </w:r>
      <w:proofErr w:type="spellEnd"/>
      <w:r>
        <w:t xml:space="preserve"> de mi </w:t>
      </w:r>
      <w:proofErr w:type="spellStart"/>
      <w:r>
        <w:t>Doctrina</w:t>
      </w:r>
      <w:proofErr w:type="spellEnd"/>
      <w:r>
        <w:t xml:space="preserve">, </w:t>
      </w:r>
      <w:proofErr w:type="spellStart"/>
      <w:r>
        <w:t>que</w:t>
      </w:r>
      <w:proofErr w:type="spellEnd"/>
      <w:r>
        <w:t xml:space="preserve"> es </w:t>
      </w:r>
      <w:proofErr w:type="spellStart"/>
      <w:r>
        <w:t>precisamente</w:t>
      </w:r>
      <w:proofErr w:type="spellEnd"/>
      <w:r>
        <w:t xml:space="preserve"> de lo </w:t>
      </w:r>
      <w:proofErr w:type="spellStart"/>
      <w:r>
        <w:t>que</w:t>
      </w:r>
      <w:proofErr w:type="spellEnd"/>
      <w:r>
        <w:t xml:space="preserve"> se ha </w:t>
      </w:r>
      <w:proofErr w:type="spellStart"/>
      <w:r>
        <w:t>alejado</w:t>
      </w:r>
      <w:proofErr w:type="spellEnd"/>
      <w:r>
        <w:t xml:space="preserve"> la </w:t>
      </w:r>
      <w:proofErr w:type="spellStart"/>
      <w:r>
        <w:t>humanidad</w:t>
      </w:r>
      <w:proofErr w:type="spellEnd"/>
      <w:r>
        <w:t xml:space="preserve">. </w:t>
      </w:r>
      <w:proofErr w:type="spellStart"/>
      <w:r>
        <w:t>Decidme</w:t>
      </w:r>
      <w:proofErr w:type="spellEnd"/>
      <w:r>
        <w:t xml:space="preserve"> </w:t>
      </w:r>
      <w:proofErr w:type="spellStart"/>
      <w:r>
        <w:t>si</w:t>
      </w:r>
      <w:proofErr w:type="spellEnd"/>
      <w:r>
        <w:t xml:space="preserve"> </w:t>
      </w:r>
      <w:proofErr w:type="spellStart"/>
      <w:r>
        <w:t>acaso</w:t>
      </w:r>
      <w:proofErr w:type="spellEnd"/>
      <w:r>
        <w:t xml:space="preserve"> </w:t>
      </w:r>
      <w:proofErr w:type="spellStart"/>
      <w:r>
        <w:t>este</w:t>
      </w:r>
      <w:proofErr w:type="spellEnd"/>
      <w:r>
        <w:t xml:space="preserve"> </w:t>
      </w:r>
      <w:proofErr w:type="spellStart"/>
      <w:r>
        <w:t>mundo</w:t>
      </w:r>
      <w:proofErr w:type="spellEnd"/>
      <w:r>
        <w:t xml:space="preserve"> </w:t>
      </w:r>
      <w:proofErr w:type="spellStart"/>
      <w:r>
        <w:t>que</w:t>
      </w:r>
      <w:proofErr w:type="spellEnd"/>
      <w:r>
        <w:t xml:space="preserve"> </w:t>
      </w:r>
      <w:proofErr w:type="spellStart"/>
      <w:r>
        <w:t>peca</w:t>
      </w:r>
      <w:proofErr w:type="spellEnd"/>
      <w:r>
        <w:t xml:space="preserve">, </w:t>
      </w:r>
      <w:proofErr w:type="spellStart"/>
      <w:r>
        <w:t>hiere</w:t>
      </w:r>
      <w:proofErr w:type="spellEnd"/>
      <w:r>
        <w:t xml:space="preserve">, </w:t>
      </w:r>
      <w:proofErr w:type="spellStart"/>
      <w:r>
        <w:t>mata</w:t>
      </w:r>
      <w:proofErr w:type="spellEnd"/>
      <w:r>
        <w:t xml:space="preserve">, </w:t>
      </w:r>
      <w:proofErr w:type="spellStart"/>
      <w:r>
        <w:t>deshonra</w:t>
      </w:r>
      <w:proofErr w:type="spellEnd"/>
      <w:r>
        <w:t xml:space="preserve"> y </w:t>
      </w:r>
      <w:proofErr w:type="spellStart"/>
      <w:r>
        <w:t>profana</w:t>
      </w:r>
      <w:proofErr w:type="spellEnd"/>
      <w:r>
        <w:t xml:space="preserve">, </w:t>
      </w:r>
      <w:proofErr w:type="spellStart"/>
      <w:r>
        <w:t>vive</w:t>
      </w:r>
      <w:proofErr w:type="spellEnd"/>
      <w:r>
        <w:t xml:space="preserve"> </w:t>
      </w:r>
      <w:proofErr w:type="spellStart"/>
      <w:r>
        <w:t>en</w:t>
      </w:r>
      <w:proofErr w:type="spellEnd"/>
      <w:r>
        <w:t xml:space="preserve"> la </w:t>
      </w:r>
      <w:proofErr w:type="spellStart"/>
      <w:r>
        <w:t>Doctrina</w:t>
      </w:r>
      <w:proofErr w:type="spellEnd"/>
      <w:r>
        <w:t xml:space="preserve"> </w:t>
      </w:r>
      <w:proofErr w:type="spellStart"/>
      <w:r>
        <w:t>que</w:t>
      </w:r>
      <w:proofErr w:type="spellEnd"/>
      <w:r>
        <w:t xml:space="preserve"> Jesús </w:t>
      </w:r>
      <w:proofErr w:type="spellStart"/>
      <w:r>
        <w:t>enseño</w:t>
      </w:r>
      <w:proofErr w:type="spellEnd"/>
      <w:r>
        <w:t xml:space="preserve"> y </w:t>
      </w:r>
      <w:proofErr w:type="spellStart"/>
      <w:r>
        <w:t>reconoceréis</w:t>
      </w:r>
      <w:proofErr w:type="spellEnd"/>
      <w:r>
        <w:t xml:space="preserve"> </w:t>
      </w:r>
      <w:proofErr w:type="spellStart"/>
      <w:r>
        <w:t>que</w:t>
      </w:r>
      <w:proofErr w:type="spellEnd"/>
      <w:r>
        <w:t xml:space="preserve"> </w:t>
      </w:r>
      <w:proofErr w:type="spellStart"/>
      <w:r>
        <w:t>vive</w:t>
      </w:r>
      <w:proofErr w:type="spellEnd"/>
      <w:r>
        <w:t xml:space="preserve"> </w:t>
      </w:r>
      <w:proofErr w:type="spellStart"/>
      <w:r>
        <w:t>muy</w:t>
      </w:r>
      <w:proofErr w:type="spellEnd"/>
      <w:r>
        <w:t xml:space="preserve"> </w:t>
      </w:r>
      <w:proofErr w:type="spellStart"/>
      <w:r>
        <w:t>diferente</w:t>
      </w:r>
      <w:proofErr w:type="spellEnd"/>
      <w:r>
        <w:t xml:space="preserve"> de mis </w:t>
      </w:r>
      <w:proofErr w:type="spellStart"/>
      <w:r>
        <w:t>enseñanzas</w:t>
      </w:r>
      <w:proofErr w:type="spellEnd"/>
      <w:r>
        <w:t xml:space="preserve">. </w:t>
      </w:r>
    </w:p>
    <w:p w14:paraId="57EA6CBF" w14:textId="77777777" w:rsidR="00F50769" w:rsidRDefault="00F50769" w:rsidP="00F50769">
      <w:r>
        <w:t xml:space="preserve">31. Hay </w:t>
      </w:r>
      <w:proofErr w:type="spellStart"/>
      <w:r>
        <w:t>muchos</w:t>
      </w:r>
      <w:proofErr w:type="spellEnd"/>
      <w:r>
        <w:t xml:space="preserve"> hombres </w:t>
      </w:r>
      <w:proofErr w:type="spellStart"/>
      <w:r>
        <w:t>que</w:t>
      </w:r>
      <w:proofErr w:type="spellEnd"/>
      <w:r>
        <w:t xml:space="preserve"> </w:t>
      </w:r>
      <w:proofErr w:type="spellStart"/>
      <w:r>
        <w:t>juzgan</w:t>
      </w:r>
      <w:proofErr w:type="spellEnd"/>
      <w:r>
        <w:t xml:space="preserve"> fuera de </w:t>
      </w:r>
      <w:proofErr w:type="spellStart"/>
      <w:r>
        <w:t>época</w:t>
      </w:r>
      <w:proofErr w:type="spellEnd"/>
      <w:r>
        <w:t xml:space="preserve"> mi </w:t>
      </w:r>
      <w:proofErr w:type="spellStart"/>
      <w:r>
        <w:t>Doctrina</w:t>
      </w:r>
      <w:proofErr w:type="spellEnd"/>
      <w:r>
        <w:t xml:space="preserve">, </w:t>
      </w:r>
      <w:proofErr w:type="spellStart"/>
      <w:r>
        <w:t>más</w:t>
      </w:r>
      <w:proofErr w:type="spellEnd"/>
      <w:r>
        <w:t xml:space="preserve"> es </w:t>
      </w:r>
      <w:proofErr w:type="spellStart"/>
      <w:r>
        <w:t>porque</w:t>
      </w:r>
      <w:proofErr w:type="spellEnd"/>
      <w:r>
        <w:t xml:space="preserve"> </w:t>
      </w:r>
      <w:proofErr w:type="spellStart"/>
      <w:r>
        <w:t>su</w:t>
      </w:r>
      <w:proofErr w:type="spellEnd"/>
      <w:r>
        <w:t xml:space="preserve"> </w:t>
      </w:r>
      <w:proofErr w:type="spellStart"/>
      <w:r>
        <w:t>materialidad</w:t>
      </w:r>
      <w:proofErr w:type="spellEnd"/>
      <w:r>
        <w:t xml:space="preserve"> </w:t>
      </w:r>
      <w:proofErr w:type="gramStart"/>
      <w:r>
        <w:t>no</w:t>
      </w:r>
      <w:proofErr w:type="gramEnd"/>
      <w:r>
        <w:t xml:space="preserve"> les </w:t>
      </w:r>
      <w:proofErr w:type="spellStart"/>
      <w:r>
        <w:t>permite</w:t>
      </w:r>
      <w:proofErr w:type="spellEnd"/>
      <w:r>
        <w:t xml:space="preserve"> </w:t>
      </w:r>
      <w:proofErr w:type="spellStart"/>
      <w:r>
        <w:t>descubrir</w:t>
      </w:r>
      <w:proofErr w:type="spellEnd"/>
      <w:r>
        <w:t xml:space="preserve"> </w:t>
      </w:r>
      <w:proofErr w:type="spellStart"/>
      <w:r>
        <w:t>el</w:t>
      </w:r>
      <w:proofErr w:type="spellEnd"/>
      <w:r>
        <w:t xml:space="preserve"> </w:t>
      </w:r>
      <w:proofErr w:type="spellStart"/>
      <w:r>
        <w:t>sentido</w:t>
      </w:r>
      <w:proofErr w:type="spellEnd"/>
      <w:r>
        <w:t xml:space="preserve"> </w:t>
      </w:r>
      <w:proofErr w:type="spellStart"/>
      <w:r>
        <w:t>eterno</w:t>
      </w:r>
      <w:proofErr w:type="spellEnd"/>
      <w:r>
        <w:t xml:space="preserve"> de mis </w:t>
      </w:r>
      <w:proofErr w:type="spellStart"/>
      <w:r>
        <w:t>lecciones</w:t>
      </w:r>
      <w:proofErr w:type="spellEnd"/>
      <w:r>
        <w:t xml:space="preserve">. </w:t>
      </w:r>
    </w:p>
    <w:p w14:paraId="575AC137" w14:textId="77777777" w:rsidR="00F50769" w:rsidRDefault="00F50769" w:rsidP="00F50769">
      <w:r>
        <w:t xml:space="preserve">32. Mi Ley es </w:t>
      </w:r>
      <w:proofErr w:type="spellStart"/>
      <w:r>
        <w:t>inmutable</w:t>
      </w:r>
      <w:proofErr w:type="spellEnd"/>
      <w:r>
        <w:t xml:space="preserve">; son </w:t>
      </w:r>
      <w:proofErr w:type="spellStart"/>
      <w:r>
        <w:t>los</w:t>
      </w:r>
      <w:proofErr w:type="spellEnd"/>
      <w:r>
        <w:t xml:space="preserve"> hombres </w:t>
      </w:r>
      <w:proofErr w:type="spellStart"/>
      <w:r>
        <w:t>los</w:t>
      </w:r>
      <w:proofErr w:type="spellEnd"/>
      <w:r>
        <w:t xml:space="preserve"> </w:t>
      </w:r>
      <w:proofErr w:type="spellStart"/>
      <w:r>
        <w:t>que</w:t>
      </w:r>
      <w:proofErr w:type="spellEnd"/>
      <w:r>
        <w:t xml:space="preserve"> </w:t>
      </w:r>
      <w:proofErr w:type="spellStart"/>
      <w:r>
        <w:t>pasan</w:t>
      </w:r>
      <w:proofErr w:type="spellEnd"/>
      <w:r>
        <w:t xml:space="preserve">, con sus </w:t>
      </w:r>
      <w:proofErr w:type="spellStart"/>
      <w:r>
        <w:t>culturas</w:t>
      </w:r>
      <w:proofErr w:type="spellEnd"/>
      <w:r>
        <w:t xml:space="preserve">, sus </w:t>
      </w:r>
      <w:proofErr w:type="spellStart"/>
      <w:r>
        <w:t>civilizaciones</w:t>
      </w:r>
      <w:proofErr w:type="spellEnd"/>
      <w:r>
        <w:t xml:space="preserve"> y sus </w:t>
      </w:r>
      <w:proofErr w:type="spellStart"/>
      <w:r>
        <w:t>leyes</w:t>
      </w:r>
      <w:proofErr w:type="spellEnd"/>
      <w:r>
        <w:t xml:space="preserve">, </w:t>
      </w:r>
      <w:proofErr w:type="spellStart"/>
      <w:r>
        <w:t>quedando</w:t>
      </w:r>
      <w:proofErr w:type="spellEnd"/>
      <w:r>
        <w:t xml:space="preserve"> de </w:t>
      </w:r>
      <w:proofErr w:type="spellStart"/>
      <w:r>
        <w:t>todo</w:t>
      </w:r>
      <w:proofErr w:type="spellEnd"/>
      <w:r>
        <w:t xml:space="preserve"> </w:t>
      </w:r>
      <w:proofErr w:type="spellStart"/>
      <w:r>
        <w:t>ello</w:t>
      </w:r>
      <w:proofErr w:type="spellEnd"/>
      <w:r>
        <w:t xml:space="preserve"> </w:t>
      </w:r>
      <w:proofErr w:type="spellStart"/>
      <w:r>
        <w:t>sólo</w:t>
      </w:r>
      <w:proofErr w:type="spellEnd"/>
      <w:r>
        <w:t xml:space="preserve"> lo </w:t>
      </w:r>
      <w:proofErr w:type="spellStart"/>
      <w:r>
        <w:t>que</w:t>
      </w:r>
      <w:proofErr w:type="spellEnd"/>
      <w:r>
        <w:t xml:space="preserve"> </w:t>
      </w:r>
      <w:proofErr w:type="spellStart"/>
      <w:r>
        <w:t>el</w:t>
      </w:r>
      <w:proofErr w:type="spellEnd"/>
      <w:r>
        <w:t xml:space="preserve"> </w:t>
      </w:r>
      <w:proofErr w:type="spellStart"/>
      <w:r>
        <w:t>espíritu</w:t>
      </w:r>
      <w:proofErr w:type="spellEnd"/>
      <w:r>
        <w:t xml:space="preserve"> ha </w:t>
      </w:r>
      <w:proofErr w:type="spellStart"/>
      <w:r>
        <w:t>construido</w:t>
      </w:r>
      <w:proofErr w:type="spellEnd"/>
      <w:r>
        <w:t xml:space="preserve"> con sus </w:t>
      </w:r>
      <w:proofErr w:type="spellStart"/>
      <w:r>
        <w:t>obras</w:t>
      </w:r>
      <w:proofErr w:type="spellEnd"/>
      <w:r>
        <w:t xml:space="preserve"> de amor y </w:t>
      </w:r>
      <w:proofErr w:type="spellStart"/>
      <w:r>
        <w:t>caridad</w:t>
      </w:r>
      <w:proofErr w:type="spellEnd"/>
      <w:r>
        <w:t xml:space="preserve">. </w:t>
      </w:r>
      <w:proofErr w:type="spellStart"/>
      <w:r>
        <w:t>Él</w:t>
      </w:r>
      <w:proofErr w:type="spellEnd"/>
      <w:r>
        <w:t xml:space="preserve"> es </w:t>
      </w:r>
      <w:proofErr w:type="spellStart"/>
      <w:r>
        <w:t>quien</w:t>
      </w:r>
      <w:proofErr w:type="spellEnd"/>
      <w:r>
        <w:t xml:space="preserve"> </w:t>
      </w:r>
      <w:proofErr w:type="spellStart"/>
      <w:r>
        <w:t>después</w:t>
      </w:r>
      <w:proofErr w:type="spellEnd"/>
      <w:r>
        <w:t xml:space="preserve"> de </w:t>
      </w:r>
      <w:proofErr w:type="spellStart"/>
      <w:r>
        <w:t>cada</w:t>
      </w:r>
      <w:proofErr w:type="spellEnd"/>
      <w:r>
        <w:t xml:space="preserve"> jornada, de </w:t>
      </w:r>
      <w:proofErr w:type="spellStart"/>
      <w:r>
        <w:t>cada</w:t>
      </w:r>
      <w:proofErr w:type="spellEnd"/>
      <w:r>
        <w:t xml:space="preserve"> </w:t>
      </w:r>
      <w:proofErr w:type="spellStart"/>
      <w:r>
        <w:t>prueba</w:t>
      </w:r>
      <w:proofErr w:type="spellEnd"/>
      <w:r>
        <w:t xml:space="preserve">, al </w:t>
      </w:r>
      <w:proofErr w:type="spellStart"/>
      <w:r>
        <w:t>interrogar</w:t>
      </w:r>
      <w:proofErr w:type="spellEnd"/>
      <w:r>
        <w:t xml:space="preserve"> al Arcano, </w:t>
      </w:r>
      <w:proofErr w:type="spellStart"/>
      <w:r>
        <w:t>contempla</w:t>
      </w:r>
      <w:proofErr w:type="spellEnd"/>
      <w:r>
        <w:t xml:space="preserve"> </w:t>
      </w:r>
      <w:r>
        <w:lastRenderedPageBreak/>
        <w:t xml:space="preserve">la piedra </w:t>
      </w:r>
      <w:proofErr w:type="spellStart"/>
      <w:r>
        <w:t>inconmovible</w:t>
      </w:r>
      <w:proofErr w:type="spellEnd"/>
      <w:r>
        <w:t xml:space="preserve"> de mi Ley y </w:t>
      </w:r>
      <w:proofErr w:type="spellStart"/>
      <w:r>
        <w:t>el</w:t>
      </w:r>
      <w:proofErr w:type="spellEnd"/>
      <w:r>
        <w:t xml:space="preserve"> </w:t>
      </w:r>
      <w:proofErr w:type="spellStart"/>
      <w:r>
        <w:t>libro</w:t>
      </w:r>
      <w:proofErr w:type="spellEnd"/>
      <w:r>
        <w:t xml:space="preserve"> </w:t>
      </w:r>
      <w:proofErr w:type="spellStart"/>
      <w:r>
        <w:t>siempre</w:t>
      </w:r>
      <w:proofErr w:type="spellEnd"/>
      <w:r>
        <w:t xml:space="preserve"> </w:t>
      </w:r>
      <w:proofErr w:type="spellStart"/>
      <w:r>
        <w:t>abierto</w:t>
      </w:r>
      <w:proofErr w:type="spellEnd"/>
      <w:r>
        <w:t xml:space="preserve"> </w:t>
      </w:r>
      <w:proofErr w:type="spellStart"/>
      <w:r>
        <w:t>que</w:t>
      </w:r>
      <w:proofErr w:type="spellEnd"/>
      <w:r>
        <w:t xml:space="preserve"> </w:t>
      </w:r>
      <w:proofErr w:type="spellStart"/>
      <w:r>
        <w:t>contiene</w:t>
      </w:r>
      <w:proofErr w:type="spellEnd"/>
      <w:r>
        <w:t xml:space="preserve"> la </w:t>
      </w:r>
      <w:proofErr w:type="spellStart"/>
      <w:r>
        <w:t>Doctrina</w:t>
      </w:r>
      <w:proofErr w:type="spellEnd"/>
      <w:r>
        <w:t xml:space="preserve"> del Espíritu. </w:t>
      </w:r>
    </w:p>
    <w:p w14:paraId="4FB32F0D" w14:textId="77777777" w:rsidR="00F50769" w:rsidRDefault="00F50769" w:rsidP="00F50769">
      <w:r>
        <w:t xml:space="preserve">33. ¡Ah, </w:t>
      </w:r>
      <w:proofErr w:type="spellStart"/>
      <w:r>
        <w:t>si</w:t>
      </w:r>
      <w:proofErr w:type="spellEnd"/>
      <w:r>
        <w:t xml:space="preserve"> </w:t>
      </w:r>
      <w:proofErr w:type="spellStart"/>
      <w:r>
        <w:t>todos</w:t>
      </w:r>
      <w:proofErr w:type="spellEnd"/>
      <w:r>
        <w:t xml:space="preserve"> </w:t>
      </w:r>
      <w:proofErr w:type="spellStart"/>
      <w:r>
        <w:t>los</w:t>
      </w:r>
      <w:proofErr w:type="spellEnd"/>
      <w:r>
        <w:t xml:space="preserve"> hombres </w:t>
      </w:r>
      <w:proofErr w:type="spellStart"/>
      <w:r>
        <w:t>quisieran</w:t>
      </w:r>
      <w:proofErr w:type="spellEnd"/>
      <w:r>
        <w:t xml:space="preserve"> </w:t>
      </w:r>
      <w:proofErr w:type="spellStart"/>
      <w:r>
        <w:t>mirar</w:t>
      </w:r>
      <w:proofErr w:type="spellEnd"/>
      <w:r>
        <w:t xml:space="preserve"> la luz </w:t>
      </w:r>
      <w:proofErr w:type="spellStart"/>
      <w:r>
        <w:t>naciente</w:t>
      </w:r>
      <w:proofErr w:type="spellEnd"/>
      <w:r>
        <w:t xml:space="preserve"> de </w:t>
      </w:r>
      <w:proofErr w:type="spellStart"/>
      <w:r>
        <w:t>esta</w:t>
      </w:r>
      <w:proofErr w:type="spellEnd"/>
      <w:r>
        <w:t xml:space="preserve"> era, </w:t>
      </w:r>
      <w:proofErr w:type="spellStart"/>
      <w:r>
        <w:t>cuánta</w:t>
      </w:r>
      <w:proofErr w:type="spellEnd"/>
      <w:r>
        <w:t xml:space="preserve"> </w:t>
      </w:r>
      <w:proofErr w:type="spellStart"/>
      <w:r>
        <w:t>esperanza</w:t>
      </w:r>
      <w:proofErr w:type="spellEnd"/>
      <w:r>
        <w:t xml:space="preserve"> </w:t>
      </w:r>
      <w:proofErr w:type="spellStart"/>
      <w:r>
        <w:t>habría</w:t>
      </w:r>
      <w:proofErr w:type="spellEnd"/>
      <w:r>
        <w:t xml:space="preserve"> </w:t>
      </w:r>
      <w:proofErr w:type="spellStart"/>
      <w:r>
        <w:t>en</w:t>
      </w:r>
      <w:proofErr w:type="spellEnd"/>
      <w:r>
        <w:t xml:space="preserve"> sus </w:t>
      </w:r>
      <w:proofErr w:type="spellStart"/>
      <w:r>
        <w:t>corazones</w:t>
      </w:r>
      <w:proofErr w:type="spellEnd"/>
      <w:r>
        <w:t xml:space="preserve">! Pero </w:t>
      </w:r>
      <w:proofErr w:type="spellStart"/>
      <w:r>
        <w:t>están</w:t>
      </w:r>
      <w:proofErr w:type="spellEnd"/>
      <w:r>
        <w:t xml:space="preserve"> </w:t>
      </w:r>
      <w:proofErr w:type="spellStart"/>
      <w:r>
        <w:t>durmiendo</w:t>
      </w:r>
      <w:proofErr w:type="spellEnd"/>
      <w:r>
        <w:t xml:space="preserve">. Ni </w:t>
      </w:r>
      <w:proofErr w:type="spellStart"/>
      <w:r>
        <w:t>siquiera</w:t>
      </w:r>
      <w:proofErr w:type="spellEnd"/>
      <w:r>
        <w:t xml:space="preserve"> </w:t>
      </w:r>
      <w:proofErr w:type="spellStart"/>
      <w:r>
        <w:t>saben</w:t>
      </w:r>
      <w:proofErr w:type="spellEnd"/>
      <w:r>
        <w:t xml:space="preserve"> </w:t>
      </w:r>
      <w:proofErr w:type="spellStart"/>
      <w:r>
        <w:t>recibir</w:t>
      </w:r>
      <w:proofErr w:type="spellEnd"/>
      <w:r>
        <w:t xml:space="preserve"> la luz </w:t>
      </w:r>
      <w:proofErr w:type="spellStart"/>
      <w:r>
        <w:t>que</w:t>
      </w:r>
      <w:proofErr w:type="spellEnd"/>
      <w:r>
        <w:t xml:space="preserve"> </w:t>
      </w:r>
      <w:proofErr w:type="spellStart"/>
      <w:r>
        <w:t>en</w:t>
      </w:r>
      <w:proofErr w:type="spellEnd"/>
      <w:r>
        <w:t xml:space="preserve"> </w:t>
      </w:r>
      <w:proofErr w:type="spellStart"/>
      <w:r>
        <w:t>cada</w:t>
      </w:r>
      <w:proofErr w:type="spellEnd"/>
      <w:r>
        <w:t xml:space="preserve"> día les </w:t>
      </w:r>
      <w:proofErr w:type="spellStart"/>
      <w:r>
        <w:t>envía</w:t>
      </w:r>
      <w:proofErr w:type="spellEnd"/>
      <w:r>
        <w:t xml:space="preserve"> </w:t>
      </w:r>
      <w:proofErr w:type="spellStart"/>
      <w:r>
        <w:t>el</w:t>
      </w:r>
      <w:proofErr w:type="spellEnd"/>
      <w:r>
        <w:t xml:space="preserve"> astro </w:t>
      </w:r>
      <w:proofErr w:type="spellStart"/>
      <w:r>
        <w:t>rey</w:t>
      </w:r>
      <w:proofErr w:type="spellEnd"/>
      <w:r>
        <w:t xml:space="preserve">, </w:t>
      </w:r>
      <w:proofErr w:type="spellStart"/>
      <w:r>
        <w:t>esa</w:t>
      </w:r>
      <w:proofErr w:type="spellEnd"/>
      <w:r>
        <w:t xml:space="preserve"> </w:t>
      </w:r>
      <w:proofErr w:type="spellStart"/>
      <w:r>
        <w:t>primera</w:t>
      </w:r>
      <w:proofErr w:type="spellEnd"/>
      <w:r>
        <w:t xml:space="preserve"> luz </w:t>
      </w:r>
      <w:proofErr w:type="spellStart"/>
      <w:r>
        <w:t>que</w:t>
      </w:r>
      <w:proofErr w:type="spellEnd"/>
      <w:r>
        <w:t xml:space="preserve"> es </w:t>
      </w:r>
      <w:proofErr w:type="spellStart"/>
      <w:r>
        <w:t>como</w:t>
      </w:r>
      <w:proofErr w:type="spellEnd"/>
      <w:r>
        <w:t xml:space="preserve"> </w:t>
      </w:r>
      <w:proofErr w:type="spellStart"/>
      <w:r>
        <w:t>una</w:t>
      </w:r>
      <w:proofErr w:type="spellEnd"/>
      <w:r>
        <w:t xml:space="preserve"> imagen de la luz </w:t>
      </w:r>
      <w:proofErr w:type="spellStart"/>
      <w:r>
        <w:t>radiante</w:t>
      </w:r>
      <w:proofErr w:type="spellEnd"/>
      <w:r>
        <w:t xml:space="preserve"> del </w:t>
      </w:r>
      <w:proofErr w:type="spellStart"/>
      <w:r>
        <w:t>Creador</w:t>
      </w:r>
      <w:proofErr w:type="spellEnd"/>
      <w:r>
        <w:t xml:space="preserve">. </w:t>
      </w:r>
      <w:proofErr w:type="spellStart"/>
      <w:r>
        <w:t>Él</w:t>
      </w:r>
      <w:proofErr w:type="spellEnd"/>
      <w:r>
        <w:t xml:space="preserve"> </w:t>
      </w:r>
      <w:proofErr w:type="spellStart"/>
      <w:r>
        <w:t>os</w:t>
      </w:r>
      <w:proofErr w:type="spellEnd"/>
      <w:r>
        <w:t xml:space="preserve"> </w:t>
      </w:r>
      <w:proofErr w:type="spellStart"/>
      <w:r>
        <w:t>acaricia</w:t>
      </w:r>
      <w:proofErr w:type="spellEnd"/>
      <w:r>
        <w:t xml:space="preserve"> y </w:t>
      </w:r>
      <w:proofErr w:type="spellStart"/>
      <w:r>
        <w:t>os</w:t>
      </w:r>
      <w:proofErr w:type="spellEnd"/>
      <w:r>
        <w:t xml:space="preserve"> </w:t>
      </w:r>
      <w:proofErr w:type="spellStart"/>
      <w:r>
        <w:t>despierta</w:t>
      </w:r>
      <w:proofErr w:type="spellEnd"/>
      <w:r>
        <w:t xml:space="preserve"> a la lucha </w:t>
      </w:r>
      <w:proofErr w:type="spellStart"/>
      <w:r>
        <w:t>diaria</w:t>
      </w:r>
      <w:proofErr w:type="spellEnd"/>
      <w:r>
        <w:t xml:space="preserve">, sin </w:t>
      </w:r>
      <w:proofErr w:type="spellStart"/>
      <w:r>
        <w:t>que</w:t>
      </w:r>
      <w:proofErr w:type="spellEnd"/>
      <w:r>
        <w:t xml:space="preserve"> </w:t>
      </w:r>
      <w:proofErr w:type="spellStart"/>
      <w:r>
        <w:t>los</w:t>
      </w:r>
      <w:proofErr w:type="spellEnd"/>
      <w:r>
        <w:t xml:space="preserve"> hombres, </w:t>
      </w:r>
      <w:proofErr w:type="spellStart"/>
      <w:r>
        <w:t>insensibles</w:t>
      </w:r>
      <w:proofErr w:type="spellEnd"/>
      <w:r>
        <w:t xml:space="preserve"> a las </w:t>
      </w:r>
      <w:proofErr w:type="spellStart"/>
      <w:r>
        <w:t>bellezas</w:t>
      </w:r>
      <w:proofErr w:type="spellEnd"/>
      <w:r>
        <w:t xml:space="preserve"> de la </w:t>
      </w:r>
      <w:proofErr w:type="spellStart"/>
      <w:r>
        <w:t>Creación</w:t>
      </w:r>
      <w:proofErr w:type="spellEnd"/>
      <w:r>
        <w:t xml:space="preserve">, se </w:t>
      </w:r>
      <w:proofErr w:type="spellStart"/>
      <w:r>
        <w:t>detengan</w:t>
      </w:r>
      <w:proofErr w:type="spellEnd"/>
      <w:r>
        <w:t xml:space="preserve"> </w:t>
      </w:r>
      <w:proofErr w:type="spellStart"/>
      <w:r>
        <w:t>unos</w:t>
      </w:r>
      <w:proofErr w:type="spellEnd"/>
      <w:r>
        <w:t xml:space="preserve"> </w:t>
      </w:r>
      <w:proofErr w:type="spellStart"/>
      <w:r>
        <w:t>instantes</w:t>
      </w:r>
      <w:proofErr w:type="spellEnd"/>
      <w:r>
        <w:t xml:space="preserve"> para </w:t>
      </w:r>
      <w:proofErr w:type="spellStart"/>
      <w:r>
        <w:t>darme</w:t>
      </w:r>
      <w:proofErr w:type="spellEnd"/>
      <w:r>
        <w:t xml:space="preserve"> gracias. La gloria </w:t>
      </w:r>
      <w:proofErr w:type="spellStart"/>
      <w:r>
        <w:t>podría</w:t>
      </w:r>
      <w:proofErr w:type="spellEnd"/>
      <w:r>
        <w:t xml:space="preserve"> pasar junto </w:t>
      </w:r>
      <w:proofErr w:type="gramStart"/>
      <w:r>
        <w:t>a</w:t>
      </w:r>
      <w:proofErr w:type="gramEnd"/>
      <w:r>
        <w:t xml:space="preserve"> </w:t>
      </w:r>
      <w:proofErr w:type="spellStart"/>
      <w:r>
        <w:t>ellos</w:t>
      </w:r>
      <w:proofErr w:type="spellEnd"/>
      <w:r>
        <w:t xml:space="preserve"> sin </w:t>
      </w:r>
      <w:proofErr w:type="spellStart"/>
      <w:r>
        <w:t>que</w:t>
      </w:r>
      <w:proofErr w:type="spellEnd"/>
      <w:r>
        <w:t xml:space="preserve"> la </w:t>
      </w:r>
      <w:proofErr w:type="spellStart"/>
      <w:r>
        <w:t>percibieran</w:t>
      </w:r>
      <w:proofErr w:type="spellEnd"/>
      <w:r>
        <w:t xml:space="preserve">, </w:t>
      </w:r>
      <w:proofErr w:type="spellStart"/>
      <w:r>
        <w:t>porque</w:t>
      </w:r>
      <w:proofErr w:type="spellEnd"/>
      <w:r>
        <w:t xml:space="preserve"> </w:t>
      </w:r>
      <w:proofErr w:type="spellStart"/>
      <w:r>
        <w:t>siempre</w:t>
      </w:r>
      <w:proofErr w:type="spellEnd"/>
      <w:r>
        <w:t xml:space="preserve"> se </w:t>
      </w:r>
      <w:proofErr w:type="spellStart"/>
      <w:r>
        <w:t>despiertan</w:t>
      </w:r>
      <w:proofErr w:type="spellEnd"/>
      <w:r>
        <w:t xml:space="preserve"> </w:t>
      </w:r>
      <w:proofErr w:type="spellStart"/>
      <w:r>
        <w:t>preocupados</w:t>
      </w:r>
      <w:proofErr w:type="spellEnd"/>
      <w:r>
        <w:t xml:space="preserve"> </w:t>
      </w:r>
      <w:proofErr w:type="spellStart"/>
      <w:r>
        <w:t>olvidándose</w:t>
      </w:r>
      <w:proofErr w:type="spellEnd"/>
      <w:r>
        <w:t xml:space="preserve"> de </w:t>
      </w:r>
      <w:proofErr w:type="spellStart"/>
      <w:r>
        <w:t>orar</w:t>
      </w:r>
      <w:proofErr w:type="spellEnd"/>
      <w:r>
        <w:t xml:space="preserve"> para </w:t>
      </w:r>
      <w:proofErr w:type="spellStart"/>
      <w:r>
        <w:t>buscar</w:t>
      </w:r>
      <w:proofErr w:type="spellEnd"/>
      <w:r>
        <w:t xml:space="preserve"> </w:t>
      </w:r>
      <w:proofErr w:type="spellStart"/>
      <w:r>
        <w:t>en</w:t>
      </w:r>
      <w:proofErr w:type="spellEnd"/>
      <w:r>
        <w:t xml:space="preserve"> </w:t>
      </w:r>
      <w:proofErr w:type="spellStart"/>
      <w:r>
        <w:t>Mí</w:t>
      </w:r>
      <w:proofErr w:type="spellEnd"/>
      <w:r>
        <w:t xml:space="preserve"> la </w:t>
      </w:r>
      <w:proofErr w:type="spellStart"/>
      <w:r>
        <w:t>fuerza</w:t>
      </w:r>
      <w:proofErr w:type="spellEnd"/>
      <w:r>
        <w:t xml:space="preserve"> </w:t>
      </w:r>
      <w:proofErr w:type="spellStart"/>
      <w:r>
        <w:t>espiritual</w:t>
      </w:r>
      <w:proofErr w:type="spellEnd"/>
      <w:r>
        <w:t xml:space="preserve">; </w:t>
      </w:r>
      <w:proofErr w:type="spellStart"/>
      <w:r>
        <w:t>tampoco</w:t>
      </w:r>
      <w:proofErr w:type="spellEnd"/>
      <w:r>
        <w:t xml:space="preserve"> </w:t>
      </w:r>
      <w:proofErr w:type="spellStart"/>
      <w:r>
        <w:t>buscan</w:t>
      </w:r>
      <w:proofErr w:type="spellEnd"/>
      <w:r>
        <w:t xml:space="preserve"> </w:t>
      </w:r>
      <w:proofErr w:type="spellStart"/>
      <w:r>
        <w:t>energías</w:t>
      </w:r>
      <w:proofErr w:type="spellEnd"/>
      <w:r>
        <w:t xml:space="preserve"> para la </w:t>
      </w:r>
      <w:proofErr w:type="spellStart"/>
      <w:r>
        <w:t>materia</w:t>
      </w:r>
      <w:proofErr w:type="spellEnd"/>
      <w:r>
        <w:t xml:space="preserve"> </w:t>
      </w:r>
      <w:proofErr w:type="spellStart"/>
      <w:r>
        <w:t>en</w:t>
      </w:r>
      <w:proofErr w:type="spellEnd"/>
      <w:r>
        <w:t xml:space="preserve"> las </w:t>
      </w:r>
      <w:proofErr w:type="spellStart"/>
      <w:r>
        <w:t>fuentes</w:t>
      </w:r>
      <w:proofErr w:type="spellEnd"/>
      <w:r>
        <w:t xml:space="preserve"> de la </w:t>
      </w:r>
      <w:proofErr w:type="spellStart"/>
      <w:r>
        <w:t>Naturaleza</w:t>
      </w:r>
      <w:proofErr w:type="spellEnd"/>
      <w:r>
        <w:t xml:space="preserve">. Todos </w:t>
      </w:r>
      <w:proofErr w:type="spellStart"/>
      <w:r>
        <w:t>corren</w:t>
      </w:r>
      <w:proofErr w:type="spellEnd"/>
      <w:r>
        <w:t xml:space="preserve"> </w:t>
      </w:r>
      <w:proofErr w:type="spellStart"/>
      <w:r>
        <w:t>precipitadamente</w:t>
      </w:r>
      <w:proofErr w:type="spellEnd"/>
      <w:r>
        <w:t xml:space="preserve">, </w:t>
      </w:r>
      <w:proofErr w:type="spellStart"/>
      <w:r>
        <w:t>luchando</w:t>
      </w:r>
      <w:proofErr w:type="spellEnd"/>
      <w:r>
        <w:t xml:space="preserve"> sin saber </w:t>
      </w:r>
      <w:proofErr w:type="spellStart"/>
      <w:r>
        <w:t>por</w:t>
      </w:r>
      <w:proofErr w:type="spellEnd"/>
      <w:r>
        <w:t xml:space="preserve"> </w:t>
      </w:r>
      <w:proofErr w:type="spellStart"/>
      <w:r>
        <w:t>qué</w:t>
      </w:r>
      <w:proofErr w:type="spellEnd"/>
      <w:r>
        <w:t xml:space="preserve">, </w:t>
      </w:r>
      <w:proofErr w:type="spellStart"/>
      <w:r>
        <w:t>caminando</w:t>
      </w:r>
      <w:proofErr w:type="spellEnd"/>
      <w:r>
        <w:t xml:space="preserve"> sin saber a punto </w:t>
      </w:r>
      <w:proofErr w:type="spellStart"/>
      <w:r>
        <w:t>fijo</w:t>
      </w:r>
      <w:proofErr w:type="spellEnd"/>
      <w:r>
        <w:t xml:space="preserve"> </w:t>
      </w:r>
      <w:proofErr w:type="spellStart"/>
      <w:r>
        <w:t>hacia</w:t>
      </w:r>
      <w:proofErr w:type="spellEnd"/>
      <w:r>
        <w:t xml:space="preserve"> </w:t>
      </w:r>
      <w:proofErr w:type="spellStart"/>
      <w:r>
        <w:t>donde</w:t>
      </w:r>
      <w:proofErr w:type="spellEnd"/>
      <w:r>
        <w:t xml:space="preserve"> van. Es </w:t>
      </w:r>
      <w:proofErr w:type="spellStart"/>
      <w:r>
        <w:t>en</w:t>
      </w:r>
      <w:proofErr w:type="spellEnd"/>
      <w:r>
        <w:t xml:space="preserve"> </w:t>
      </w:r>
      <w:proofErr w:type="spellStart"/>
      <w:r>
        <w:t>esa</w:t>
      </w:r>
      <w:proofErr w:type="spellEnd"/>
      <w:r>
        <w:t xml:space="preserve"> lucha </w:t>
      </w:r>
      <w:proofErr w:type="spellStart"/>
      <w:r>
        <w:t>sorda</w:t>
      </w:r>
      <w:proofErr w:type="spellEnd"/>
      <w:r>
        <w:t xml:space="preserve"> y sin </w:t>
      </w:r>
      <w:proofErr w:type="spellStart"/>
      <w:r>
        <w:t>sentido</w:t>
      </w:r>
      <w:proofErr w:type="spellEnd"/>
      <w:r>
        <w:t xml:space="preserve">, </w:t>
      </w:r>
      <w:proofErr w:type="spellStart"/>
      <w:r>
        <w:t>en</w:t>
      </w:r>
      <w:proofErr w:type="spellEnd"/>
      <w:r>
        <w:t xml:space="preserve"> </w:t>
      </w:r>
      <w:proofErr w:type="spellStart"/>
      <w:r>
        <w:t>donde</w:t>
      </w:r>
      <w:proofErr w:type="spellEnd"/>
      <w:r>
        <w:t xml:space="preserve"> </w:t>
      </w:r>
      <w:proofErr w:type="spellStart"/>
      <w:r>
        <w:t>han</w:t>
      </w:r>
      <w:proofErr w:type="spellEnd"/>
      <w:r>
        <w:t xml:space="preserve"> </w:t>
      </w:r>
      <w:proofErr w:type="spellStart"/>
      <w:r>
        <w:t>materializado</w:t>
      </w:r>
      <w:proofErr w:type="spellEnd"/>
      <w:r>
        <w:t xml:space="preserve"> a </w:t>
      </w:r>
      <w:proofErr w:type="spellStart"/>
      <w:r>
        <w:t>su</w:t>
      </w:r>
      <w:proofErr w:type="spellEnd"/>
      <w:r>
        <w:t xml:space="preserve"> </w:t>
      </w:r>
      <w:proofErr w:type="spellStart"/>
      <w:r>
        <w:t>espíritu</w:t>
      </w:r>
      <w:proofErr w:type="spellEnd"/>
      <w:r>
        <w:t xml:space="preserve"> </w:t>
      </w:r>
      <w:proofErr w:type="spellStart"/>
      <w:r>
        <w:t>volviéndolo</w:t>
      </w:r>
      <w:proofErr w:type="spellEnd"/>
      <w:r>
        <w:t xml:space="preserve"> </w:t>
      </w:r>
      <w:proofErr w:type="spellStart"/>
      <w:r>
        <w:t>egoísta</w:t>
      </w:r>
      <w:proofErr w:type="spellEnd"/>
      <w:r>
        <w:t xml:space="preserve">. </w:t>
      </w:r>
    </w:p>
    <w:p w14:paraId="2820D7EC" w14:textId="77777777" w:rsidR="00F50769" w:rsidRDefault="00F50769" w:rsidP="00F50769">
      <w:r>
        <w:t xml:space="preserve">34. Ya </w:t>
      </w:r>
      <w:proofErr w:type="spellStart"/>
      <w:r>
        <w:t>olvidados</w:t>
      </w:r>
      <w:proofErr w:type="spellEnd"/>
      <w:r>
        <w:t xml:space="preserve"> de las </w:t>
      </w:r>
      <w:proofErr w:type="spellStart"/>
      <w:r>
        <w:t>leyes</w:t>
      </w:r>
      <w:proofErr w:type="spellEnd"/>
      <w:r>
        <w:t xml:space="preserve"> del </w:t>
      </w:r>
      <w:proofErr w:type="spellStart"/>
      <w:r>
        <w:t>espíritu</w:t>
      </w:r>
      <w:proofErr w:type="spellEnd"/>
      <w:r>
        <w:t xml:space="preserve">, </w:t>
      </w:r>
      <w:proofErr w:type="spellStart"/>
      <w:r>
        <w:t>que</w:t>
      </w:r>
      <w:proofErr w:type="spellEnd"/>
      <w:r>
        <w:t xml:space="preserve"> son la luz de la </w:t>
      </w:r>
      <w:proofErr w:type="spellStart"/>
      <w:r>
        <w:t>vida</w:t>
      </w:r>
      <w:proofErr w:type="spellEnd"/>
      <w:r>
        <w:t xml:space="preserve">, </w:t>
      </w:r>
      <w:proofErr w:type="spellStart"/>
      <w:r>
        <w:t>los</w:t>
      </w:r>
      <w:proofErr w:type="spellEnd"/>
      <w:r>
        <w:t xml:space="preserve"> hombres se </w:t>
      </w:r>
      <w:proofErr w:type="spellStart"/>
      <w:r>
        <w:t>destruyen</w:t>
      </w:r>
      <w:proofErr w:type="spellEnd"/>
      <w:r>
        <w:t xml:space="preserve">, se </w:t>
      </w:r>
      <w:proofErr w:type="spellStart"/>
      <w:r>
        <w:t>matan</w:t>
      </w:r>
      <w:proofErr w:type="spellEnd"/>
      <w:r>
        <w:t xml:space="preserve"> y se </w:t>
      </w:r>
      <w:proofErr w:type="spellStart"/>
      <w:r>
        <w:t>arrebatan</w:t>
      </w:r>
      <w:proofErr w:type="spellEnd"/>
      <w:r>
        <w:t xml:space="preserve"> </w:t>
      </w:r>
      <w:proofErr w:type="spellStart"/>
      <w:r>
        <w:t>el</w:t>
      </w:r>
      <w:proofErr w:type="spellEnd"/>
      <w:r>
        <w:t xml:space="preserve"> pan, sin </w:t>
      </w:r>
      <w:proofErr w:type="spellStart"/>
      <w:r>
        <w:t>escuchar</w:t>
      </w:r>
      <w:proofErr w:type="spellEnd"/>
      <w:r>
        <w:t xml:space="preserve"> la </w:t>
      </w:r>
      <w:proofErr w:type="spellStart"/>
      <w:r>
        <w:t>voz</w:t>
      </w:r>
      <w:proofErr w:type="spellEnd"/>
      <w:r>
        <w:t xml:space="preserve"> de </w:t>
      </w:r>
      <w:proofErr w:type="spellStart"/>
      <w:r>
        <w:t>su</w:t>
      </w:r>
      <w:proofErr w:type="spellEnd"/>
      <w:r>
        <w:t xml:space="preserve"> </w:t>
      </w:r>
      <w:proofErr w:type="spellStart"/>
      <w:r>
        <w:t>conciencia</w:t>
      </w:r>
      <w:proofErr w:type="spellEnd"/>
      <w:r>
        <w:t xml:space="preserve">, sin </w:t>
      </w:r>
      <w:proofErr w:type="spellStart"/>
      <w:r>
        <w:t>entrar</w:t>
      </w:r>
      <w:proofErr w:type="spellEnd"/>
      <w:r>
        <w:t xml:space="preserve"> </w:t>
      </w:r>
      <w:proofErr w:type="spellStart"/>
      <w:r>
        <w:t>en</w:t>
      </w:r>
      <w:proofErr w:type="spellEnd"/>
      <w:r>
        <w:t xml:space="preserve"> </w:t>
      </w:r>
      <w:proofErr w:type="spellStart"/>
      <w:r>
        <w:t>consideraciones</w:t>
      </w:r>
      <w:proofErr w:type="spellEnd"/>
      <w:r>
        <w:t xml:space="preserve">, sin </w:t>
      </w:r>
      <w:proofErr w:type="spellStart"/>
      <w:r>
        <w:t>detenerse</w:t>
      </w:r>
      <w:proofErr w:type="spellEnd"/>
      <w:r>
        <w:t xml:space="preserve"> a </w:t>
      </w:r>
      <w:proofErr w:type="spellStart"/>
      <w:r>
        <w:t>meditar</w:t>
      </w:r>
      <w:proofErr w:type="spellEnd"/>
      <w:r>
        <w:t xml:space="preserve">. Más </w:t>
      </w:r>
      <w:proofErr w:type="spellStart"/>
      <w:r>
        <w:t>si</w:t>
      </w:r>
      <w:proofErr w:type="spellEnd"/>
      <w:r>
        <w:t xml:space="preserve"> </w:t>
      </w:r>
      <w:proofErr w:type="spellStart"/>
      <w:r>
        <w:t>alguien</w:t>
      </w:r>
      <w:proofErr w:type="spellEnd"/>
      <w:r>
        <w:t xml:space="preserve"> les </w:t>
      </w:r>
      <w:proofErr w:type="spellStart"/>
      <w:r>
        <w:t>preguntase</w:t>
      </w:r>
      <w:proofErr w:type="spellEnd"/>
      <w:r>
        <w:t xml:space="preserve">, </w:t>
      </w:r>
      <w:proofErr w:type="spellStart"/>
      <w:r>
        <w:t>cómo</w:t>
      </w:r>
      <w:proofErr w:type="spellEnd"/>
      <w:r>
        <w:t xml:space="preserve"> </w:t>
      </w:r>
      <w:proofErr w:type="spellStart"/>
      <w:r>
        <w:t>juzgan</w:t>
      </w:r>
      <w:proofErr w:type="spellEnd"/>
      <w:r>
        <w:t xml:space="preserve"> </w:t>
      </w:r>
      <w:proofErr w:type="spellStart"/>
      <w:r>
        <w:t>su</w:t>
      </w:r>
      <w:proofErr w:type="spellEnd"/>
      <w:r>
        <w:t xml:space="preserve"> </w:t>
      </w:r>
      <w:proofErr w:type="spellStart"/>
      <w:r>
        <w:t>vida</w:t>
      </w:r>
      <w:proofErr w:type="spellEnd"/>
      <w:r>
        <w:t xml:space="preserve"> actual, </w:t>
      </w:r>
      <w:proofErr w:type="spellStart"/>
      <w:r>
        <w:t>ellos</w:t>
      </w:r>
      <w:proofErr w:type="spellEnd"/>
      <w:r>
        <w:t xml:space="preserve"> </w:t>
      </w:r>
      <w:proofErr w:type="spellStart"/>
      <w:r>
        <w:t>responderían</w:t>
      </w:r>
      <w:proofErr w:type="spellEnd"/>
      <w:r>
        <w:t xml:space="preserve"> al </w:t>
      </w:r>
      <w:proofErr w:type="spellStart"/>
      <w:r>
        <w:t>instante</w:t>
      </w:r>
      <w:proofErr w:type="spellEnd"/>
      <w:r>
        <w:t xml:space="preserve"> </w:t>
      </w:r>
      <w:proofErr w:type="spellStart"/>
      <w:r>
        <w:t>que</w:t>
      </w:r>
      <w:proofErr w:type="spellEnd"/>
      <w:r>
        <w:t xml:space="preserve"> </w:t>
      </w:r>
      <w:proofErr w:type="spellStart"/>
      <w:r>
        <w:t>jamás</w:t>
      </w:r>
      <w:proofErr w:type="spellEnd"/>
      <w:r>
        <w:t xml:space="preserve"> </w:t>
      </w:r>
      <w:proofErr w:type="spellStart"/>
      <w:r>
        <w:t>en</w:t>
      </w:r>
      <w:proofErr w:type="spellEnd"/>
      <w:r>
        <w:t xml:space="preserve"> </w:t>
      </w:r>
      <w:proofErr w:type="spellStart"/>
      <w:r>
        <w:t>los</w:t>
      </w:r>
      <w:proofErr w:type="spellEnd"/>
      <w:r>
        <w:t xml:space="preserve"> </w:t>
      </w:r>
      <w:proofErr w:type="spellStart"/>
      <w:r>
        <w:t>tiempos</w:t>
      </w:r>
      <w:proofErr w:type="spellEnd"/>
      <w:r>
        <w:t xml:space="preserve"> </w:t>
      </w:r>
      <w:proofErr w:type="spellStart"/>
      <w:r>
        <w:t>pasados</w:t>
      </w:r>
      <w:proofErr w:type="spellEnd"/>
      <w:r>
        <w:t xml:space="preserve"> </w:t>
      </w:r>
      <w:proofErr w:type="spellStart"/>
      <w:r>
        <w:t>brilló</w:t>
      </w:r>
      <w:proofErr w:type="spellEnd"/>
      <w:r>
        <w:t xml:space="preserve"> </w:t>
      </w:r>
      <w:proofErr w:type="spellStart"/>
      <w:r>
        <w:t>tanta</w:t>
      </w:r>
      <w:proofErr w:type="spellEnd"/>
      <w:r>
        <w:t xml:space="preserve"> luz </w:t>
      </w:r>
      <w:proofErr w:type="spellStart"/>
      <w:r>
        <w:t>en</w:t>
      </w:r>
      <w:proofErr w:type="spellEnd"/>
      <w:r>
        <w:t xml:space="preserve"> la </w:t>
      </w:r>
      <w:proofErr w:type="spellStart"/>
      <w:r>
        <w:t>vida</w:t>
      </w:r>
      <w:proofErr w:type="spellEnd"/>
      <w:r>
        <w:t xml:space="preserve"> humana </w:t>
      </w:r>
      <w:proofErr w:type="spellStart"/>
      <w:r>
        <w:t>como</w:t>
      </w:r>
      <w:proofErr w:type="spellEnd"/>
      <w:r>
        <w:t xml:space="preserve"> </w:t>
      </w:r>
      <w:proofErr w:type="spellStart"/>
      <w:r>
        <w:t>ahora</w:t>
      </w:r>
      <w:proofErr w:type="spellEnd"/>
      <w:r>
        <w:t xml:space="preserve">, y </w:t>
      </w:r>
      <w:proofErr w:type="spellStart"/>
      <w:r>
        <w:t>que</w:t>
      </w:r>
      <w:proofErr w:type="spellEnd"/>
      <w:r>
        <w:t xml:space="preserve"> </w:t>
      </w:r>
      <w:proofErr w:type="spellStart"/>
      <w:r>
        <w:t>nunca</w:t>
      </w:r>
      <w:proofErr w:type="spellEnd"/>
      <w:r>
        <w:t xml:space="preserve"> la </w:t>
      </w:r>
      <w:proofErr w:type="spellStart"/>
      <w:r>
        <w:t>ciencia</w:t>
      </w:r>
      <w:proofErr w:type="spellEnd"/>
      <w:r>
        <w:t xml:space="preserve"> les </w:t>
      </w:r>
      <w:proofErr w:type="spellStart"/>
      <w:r>
        <w:t>reveló</w:t>
      </w:r>
      <w:proofErr w:type="spellEnd"/>
      <w:r>
        <w:t xml:space="preserve"> tantos </w:t>
      </w:r>
      <w:proofErr w:type="spellStart"/>
      <w:r>
        <w:t>secretos</w:t>
      </w:r>
      <w:proofErr w:type="spellEnd"/>
      <w:r>
        <w:t xml:space="preserve">, </w:t>
      </w:r>
      <w:proofErr w:type="spellStart"/>
      <w:r>
        <w:t>pero</w:t>
      </w:r>
      <w:proofErr w:type="spellEnd"/>
      <w:r>
        <w:t xml:space="preserve"> </w:t>
      </w:r>
      <w:proofErr w:type="spellStart"/>
      <w:r>
        <w:t>tendrían</w:t>
      </w:r>
      <w:proofErr w:type="spellEnd"/>
      <w:r>
        <w:t xml:space="preserve"> </w:t>
      </w:r>
      <w:proofErr w:type="spellStart"/>
      <w:r>
        <w:t>que</w:t>
      </w:r>
      <w:proofErr w:type="spellEnd"/>
      <w:r>
        <w:t xml:space="preserve"> </w:t>
      </w:r>
      <w:proofErr w:type="spellStart"/>
      <w:r>
        <w:t>decirlo</w:t>
      </w:r>
      <w:proofErr w:type="spellEnd"/>
      <w:r>
        <w:t xml:space="preserve"> con </w:t>
      </w:r>
      <w:proofErr w:type="spellStart"/>
      <w:r>
        <w:t>una</w:t>
      </w:r>
      <w:proofErr w:type="spellEnd"/>
      <w:r>
        <w:t xml:space="preserve"> </w:t>
      </w:r>
      <w:proofErr w:type="spellStart"/>
      <w:r>
        <w:t>máscara</w:t>
      </w:r>
      <w:proofErr w:type="spellEnd"/>
      <w:r>
        <w:t xml:space="preserve"> de </w:t>
      </w:r>
      <w:proofErr w:type="spellStart"/>
      <w:r>
        <w:t>felicidad</w:t>
      </w:r>
      <w:proofErr w:type="spellEnd"/>
      <w:r>
        <w:t xml:space="preserve"> ante </w:t>
      </w:r>
      <w:proofErr w:type="spellStart"/>
      <w:r>
        <w:t>su</w:t>
      </w:r>
      <w:proofErr w:type="spellEnd"/>
      <w:r>
        <w:t xml:space="preserve"> rostro, </w:t>
      </w:r>
      <w:proofErr w:type="spellStart"/>
      <w:r>
        <w:t>porque</w:t>
      </w:r>
      <w:proofErr w:type="spellEnd"/>
      <w:r>
        <w:t xml:space="preserve"> </w:t>
      </w:r>
      <w:proofErr w:type="spellStart"/>
      <w:r>
        <w:t>en</w:t>
      </w:r>
      <w:proofErr w:type="spellEnd"/>
      <w:r>
        <w:t xml:space="preserve"> </w:t>
      </w:r>
      <w:proofErr w:type="spellStart"/>
      <w:r>
        <w:t>su</w:t>
      </w:r>
      <w:proofErr w:type="spellEnd"/>
      <w:r>
        <w:t xml:space="preserve"> </w:t>
      </w:r>
      <w:proofErr w:type="spellStart"/>
      <w:r>
        <w:t>corazón</w:t>
      </w:r>
      <w:proofErr w:type="spellEnd"/>
      <w:r>
        <w:t xml:space="preserve"> </w:t>
      </w:r>
      <w:proofErr w:type="spellStart"/>
      <w:r>
        <w:t>estarían</w:t>
      </w:r>
      <w:proofErr w:type="spellEnd"/>
      <w:r>
        <w:t xml:space="preserve"> </w:t>
      </w:r>
      <w:proofErr w:type="spellStart"/>
      <w:r>
        <w:t>ocultando</w:t>
      </w:r>
      <w:proofErr w:type="spellEnd"/>
      <w:r>
        <w:t xml:space="preserve"> </w:t>
      </w:r>
      <w:proofErr w:type="spellStart"/>
      <w:r>
        <w:t>todo</w:t>
      </w:r>
      <w:proofErr w:type="spellEnd"/>
      <w:r>
        <w:t xml:space="preserve"> </w:t>
      </w:r>
      <w:proofErr w:type="spellStart"/>
      <w:r>
        <w:t>su</w:t>
      </w:r>
      <w:proofErr w:type="spellEnd"/>
      <w:r>
        <w:t xml:space="preserve"> dolor y </w:t>
      </w:r>
      <w:proofErr w:type="spellStart"/>
      <w:r>
        <w:t>su</w:t>
      </w:r>
      <w:proofErr w:type="spellEnd"/>
      <w:r>
        <w:t xml:space="preserve"> </w:t>
      </w:r>
      <w:proofErr w:type="spellStart"/>
      <w:r>
        <w:t>miseria</w:t>
      </w:r>
      <w:proofErr w:type="spellEnd"/>
      <w:r>
        <w:t xml:space="preserve"> </w:t>
      </w:r>
      <w:proofErr w:type="spellStart"/>
      <w:r>
        <w:t>espiritual</w:t>
      </w:r>
      <w:proofErr w:type="spellEnd"/>
      <w:r>
        <w:t xml:space="preserve">. </w:t>
      </w:r>
    </w:p>
    <w:p w14:paraId="0F08362E" w14:textId="77777777" w:rsidR="00F50769" w:rsidRDefault="00F50769" w:rsidP="00F50769">
      <w:r>
        <w:t xml:space="preserve">35. Y </w:t>
      </w:r>
      <w:proofErr w:type="spellStart"/>
      <w:r>
        <w:t>mientras</w:t>
      </w:r>
      <w:proofErr w:type="spellEnd"/>
      <w:r>
        <w:t xml:space="preserve"> la </w:t>
      </w:r>
      <w:proofErr w:type="spellStart"/>
      <w:r>
        <w:t>humanidad</w:t>
      </w:r>
      <w:proofErr w:type="spellEnd"/>
      <w:r>
        <w:t xml:space="preserve"> </w:t>
      </w:r>
      <w:proofErr w:type="spellStart"/>
      <w:r>
        <w:t>despierta</w:t>
      </w:r>
      <w:proofErr w:type="spellEnd"/>
      <w:r>
        <w:t xml:space="preserve"> y </w:t>
      </w:r>
      <w:proofErr w:type="spellStart"/>
      <w:r>
        <w:t>contempla</w:t>
      </w:r>
      <w:proofErr w:type="spellEnd"/>
      <w:r>
        <w:t xml:space="preserve"> la luz de </w:t>
      </w:r>
      <w:proofErr w:type="spellStart"/>
      <w:r>
        <w:t>este</w:t>
      </w:r>
      <w:proofErr w:type="spellEnd"/>
      <w:r>
        <w:t xml:space="preserve"> </w:t>
      </w:r>
      <w:proofErr w:type="spellStart"/>
      <w:r>
        <w:t>amanecer</w:t>
      </w:r>
      <w:proofErr w:type="spellEnd"/>
      <w:r>
        <w:t xml:space="preserve">, mi </w:t>
      </w:r>
      <w:proofErr w:type="spellStart"/>
      <w:r>
        <w:t>voz</w:t>
      </w:r>
      <w:proofErr w:type="spellEnd"/>
      <w:r>
        <w:t xml:space="preserve"> no </w:t>
      </w:r>
      <w:proofErr w:type="spellStart"/>
      <w:r>
        <w:t>cesa</w:t>
      </w:r>
      <w:proofErr w:type="spellEnd"/>
      <w:r>
        <w:t xml:space="preserve"> de </w:t>
      </w:r>
      <w:proofErr w:type="spellStart"/>
      <w:r>
        <w:t>hablar</w:t>
      </w:r>
      <w:proofErr w:type="spellEnd"/>
      <w:r>
        <w:t xml:space="preserve"> a </w:t>
      </w:r>
      <w:proofErr w:type="spellStart"/>
      <w:r>
        <w:t>vuestro</w:t>
      </w:r>
      <w:proofErr w:type="spellEnd"/>
      <w:r>
        <w:t xml:space="preserve"> </w:t>
      </w:r>
      <w:proofErr w:type="spellStart"/>
      <w:r>
        <w:t>espíritu</w:t>
      </w:r>
      <w:proofErr w:type="spellEnd"/>
      <w:r>
        <w:t xml:space="preserve"> y </w:t>
      </w:r>
      <w:proofErr w:type="spellStart"/>
      <w:r>
        <w:t>el</w:t>
      </w:r>
      <w:proofErr w:type="spellEnd"/>
      <w:r>
        <w:t xml:space="preserve"> dolor no </w:t>
      </w:r>
      <w:proofErr w:type="spellStart"/>
      <w:r>
        <w:t>deja</w:t>
      </w:r>
      <w:proofErr w:type="spellEnd"/>
      <w:r>
        <w:t xml:space="preserve"> de </w:t>
      </w:r>
      <w:proofErr w:type="spellStart"/>
      <w:r>
        <w:t>purificar</w:t>
      </w:r>
      <w:proofErr w:type="spellEnd"/>
      <w:r>
        <w:t xml:space="preserve"> </w:t>
      </w:r>
      <w:proofErr w:type="spellStart"/>
      <w:r>
        <w:t>los</w:t>
      </w:r>
      <w:proofErr w:type="spellEnd"/>
      <w:r>
        <w:t xml:space="preserve"> </w:t>
      </w:r>
      <w:proofErr w:type="spellStart"/>
      <w:r>
        <w:t>corazones</w:t>
      </w:r>
      <w:proofErr w:type="spellEnd"/>
      <w:r>
        <w:t xml:space="preserve">. </w:t>
      </w:r>
    </w:p>
    <w:p w14:paraId="49133417" w14:textId="77777777" w:rsidR="00F50769" w:rsidRDefault="00F50769" w:rsidP="00F50769">
      <w:r>
        <w:t xml:space="preserve">36. </w:t>
      </w:r>
      <w:proofErr w:type="spellStart"/>
      <w:r>
        <w:t>Benditos</w:t>
      </w:r>
      <w:proofErr w:type="spellEnd"/>
      <w:r>
        <w:t xml:space="preserve"> </w:t>
      </w:r>
      <w:proofErr w:type="spellStart"/>
      <w:r>
        <w:t>seáis</w:t>
      </w:r>
      <w:proofErr w:type="spellEnd"/>
      <w:r>
        <w:t xml:space="preserve">, </w:t>
      </w:r>
      <w:proofErr w:type="spellStart"/>
      <w:r>
        <w:t>hijos</w:t>
      </w:r>
      <w:proofErr w:type="spellEnd"/>
      <w:r>
        <w:t xml:space="preserve"> </w:t>
      </w:r>
      <w:proofErr w:type="spellStart"/>
      <w:r>
        <w:t>míos</w:t>
      </w:r>
      <w:proofErr w:type="spellEnd"/>
      <w:r>
        <w:t xml:space="preserve">, </w:t>
      </w:r>
      <w:proofErr w:type="spellStart"/>
      <w:r>
        <w:t>que</w:t>
      </w:r>
      <w:proofErr w:type="spellEnd"/>
      <w:r>
        <w:t xml:space="preserve"> </w:t>
      </w:r>
      <w:proofErr w:type="spellStart"/>
      <w:r>
        <w:t>os</w:t>
      </w:r>
      <w:proofErr w:type="spellEnd"/>
      <w:r>
        <w:t xml:space="preserve"> </w:t>
      </w:r>
      <w:proofErr w:type="spellStart"/>
      <w:r>
        <w:t>habéis</w:t>
      </w:r>
      <w:proofErr w:type="spellEnd"/>
      <w:r>
        <w:t xml:space="preserve"> </w:t>
      </w:r>
      <w:proofErr w:type="spellStart"/>
      <w:r>
        <w:t>unido</w:t>
      </w:r>
      <w:proofErr w:type="spellEnd"/>
      <w:r>
        <w:t xml:space="preserve"> </w:t>
      </w:r>
      <w:proofErr w:type="spellStart"/>
      <w:r>
        <w:t>en</w:t>
      </w:r>
      <w:proofErr w:type="spellEnd"/>
      <w:r>
        <w:t xml:space="preserve"> la </w:t>
      </w:r>
      <w:proofErr w:type="spellStart"/>
      <w:r>
        <w:t>oración</w:t>
      </w:r>
      <w:proofErr w:type="spellEnd"/>
      <w:r>
        <w:t xml:space="preserve">, </w:t>
      </w:r>
      <w:proofErr w:type="spellStart"/>
      <w:r>
        <w:t>porque</w:t>
      </w:r>
      <w:proofErr w:type="spellEnd"/>
      <w:r>
        <w:t xml:space="preserve"> </w:t>
      </w:r>
      <w:proofErr w:type="spellStart"/>
      <w:r>
        <w:t>en</w:t>
      </w:r>
      <w:proofErr w:type="spellEnd"/>
      <w:r>
        <w:t xml:space="preserve"> ese </w:t>
      </w:r>
      <w:proofErr w:type="spellStart"/>
      <w:r>
        <w:t>momento</w:t>
      </w:r>
      <w:proofErr w:type="spellEnd"/>
      <w:r>
        <w:t xml:space="preserve"> </w:t>
      </w:r>
      <w:proofErr w:type="spellStart"/>
      <w:r>
        <w:t>los</w:t>
      </w:r>
      <w:proofErr w:type="spellEnd"/>
      <w:r>
        <w:t xml:space="preserve"> </w:t>
      </w:r>
      <w:proofErr w:type="spellStart"/>
      <w:r>
        <w:t>fuertes</w:t>
      </w:r>
      <w:proofErr w:type="spellEnd"/>
      <w:r>
        <w:t xml:space="preserve"> </w:t>
      </w:r>
      <w:proofErr w:type="spellStart"/>
      <w:r>
        <w:t>levantan</w:t>
      </w:r>
      <w:proofErr w:type="spellEnd"/>
      <w:r>
        <w:t xml:space="preserve"> a </w:t>
      </w:r>
      <w:proofErr w:type="spellStart"/>
      <w:r>
        <w:t>los</w:t>
      </w:r>
      <w:proofErr w:type="spellEnd"/>
      <w:r>
        <w:t xml:space="preserve"> </w:t>
      </w:r>
      <w:proofErr w:type="spellStart"/>
      <w:r>
        <w:t>débiles</w:t>
      </w:r>
      <w:proofErr w:type="spellEnd"/>
      <w:r>
        <w:t xml:space="preserve">, </w:t>
      </w:r>
      <w:proofErr w:type="spellStart"/>
      <w:r>
        <w:t>el</w:t>
      </w:r>
      <w:proofErr w:type="spellEnd"/>
      <w:r>
        <w:t xml:space="preserve"> hombre de </w:t>
      </w:r>
      <w:proofErr w:type="spellStart"/>
      <w:r>
        <w:t>fe</w:t>
      </w:r>
      <w:proofErr w:type="spellEnd"/>
      <w:r>
        <w:t xml:space="preserve"> ha dado </w:t>
      </w:r>
      <w:proofErr w:type="spellStart"/>
      <w:r>
        <w:t>aliento</w:t>
      </w:r>
      <w:proofErr w:type="spellEnd"/>
      <w:r>
        <w:t xml:space="preserve"> al </w:t>
      </w:r>
      <w:proofErr w:type="spellStart"/>
      <w:r>
        <w:t>que</w:t>
      </w:r>
      <w:proofErr w:type="spellEnd"/>
      <w:r>
        <w:t xml:space="preserve"> </w:t>
      </w:r>
      <w:proofErr w:type="spellStart"/>
      <w:r>
        <w:t>vacila</w:t>
      </w:r>
      <w:proofErr w:type="spellEnd"/>
      <w:r>
        <w:t xml:space="preserve"> y </w:t>
      </w:r>
      <w:proofErr w:type="spellStart"/>
      <w:r>
        <w:t>el</w:t>
      </w:r>
      <w:proofErr w:type="spellEnd"/>
      <w:r>
        <w:t xml:space="preserve"> </w:t>
      </w:r>
      <w:proofErr w:type="spellStart"/>
      <w:r>
        <w:t>que</w:t>
      </w:r>
      <w:proofErr w:type="spellEnd"/>
      <w:r>
        <w:t xml:space="preserve"> </w:t>
      </w:r>
      <w:proofErr w:type="gramStart"/>
      <w:r>
        <w:t>sabe</w:t>
      </w:r>
      <w:proofErr w:type="gramEnd"/>
      <w:r>
        <w:t xml:space="preserve"> </w:t>
      </w:r>
      <w:proofErr w:type="spellStart"/>
      <w:r>
        <w:t>conversar</w:t>
      </w:r>
      <w:proofErr w:type="spellEnd"/>
      <w:r>
        <w:t xml:space="preserve"> con </w:t>
      </w:r>
      <w:proofErr w:type="spellStart"/>
      <w:r>
        <w:t>su</w:t>
      </w:r>
      <w:proofErr w:type="spellEnd"/>
      <w:r>
        <w:t xml:space="preserve"> Padre, ha </w:t>
      </w:r>
      <w:proofErr w:type="spellStart"/>
      <w:r>
        <w:t>enseñado</w:t>
      </w:r>
      <w:proofErr w:type="spellEnd"/>
      <w:r>
        <w:t xml:space="preserve"> </w:t>
      </w:r>
      <w:proofErr w:type="gramStart"/>
      <w:r>
        <w:t>a</w:t>
      </w:r>
      <w:proofErr w:type="gramEnd"/>
      <w:r>
        <w:t xml:space="preserve"> </w:t>
      </w:r>
      <w:proofErr w:type="spellStart"/>
      <w:r>
        <w:t>orar</w:t>
      </w:r>
      <w:proofErr w:type="spellEnd"/>
      <w:r>
        <w:t xml:space="preserve"> al </w:t>
      </w:r>
      <w:proofErr w:type="spellStart"/>
      <w:r>
        <w:t>que</w:t>
      </w:r>
      <w:proofErr w:type="spellEnd"/>
      <w:r>
        <w:t xml:space="preserve"> no lo sabe </w:t>
      </w:r>
      <w:proofErr w:type="spellStart"/>
      <w:r>
        <w:t>hacer</w:t>
      </w:r>
      <w:proofErr w:type="spellEnd"/>
      <w:r>
        <w:t xml:space="preserve">. De </w:t>
      </w:r>
      <w:proofErr w:type="spellStart"/>
      <w:r>
        <w:t>esta</w:t>
      </w:r>
      <w:proofErr w:type="spellEnd"/>
      <w:r>
        <w:t xml:space="preserve"> </w:t>
      </w:r>
      <w:proofErr w:type="spellStart"/>
      <w:r>
        <w:t>manera</w:t>
      </w:r>
      <w:proofErr w:type="spellEnd"/>
      <w:r>
        <w:t xml:space="preserve"> </w:t>
      </w:r>
      <w:proofErr w:type="spellStart"/>
      <w:r>
        <w:t>los</w:t>
      </w:r>
      <w:proofErr w:type="spellEnd"/>
      <w:r>
        <w:t xml:space="preserve"> </w:t>
      </w:r>
      <w:proofErr w:type="spellStart"/>
      <w:r>
        <w:t>párvulos</w:t>
      </w:r>
      <w:proofErr w:type="spellEnd"/>
      <w:r>
        <w:t xml:space="preserve"> van </w:t>
      </w:r>
      <w:proofErr w:type="spellStart"/>
      <w:r>
        <w:t>tomando</w:t>
      </w:r>
      <w:proofErr w:type="spellEnd"/>
      <w:r>
        <w:t xml:space="preserve"> </w:t>
      </w:r>
      <w:proofErr w:type="spellStart"/>
      <w:r>
        <w:t>ejemplo</w:t>
      </w:r>
      <w:proofErr w:type="spellEnd"/>
      <w:r>
        <w:t xml:space="preserve"> de </w:t>
      </w:r>
      <w:proofErr w:type="spellStart"/>
      <w:r>
        <w:t>los</w:t>
      </w:r>
      <w:proofErr w:type="spellEnd"/>
      <w:r>
        <w:t xml:space="preserve"> </w:t>
      </w:r>
      <w:proofErr w:type="spellStart"/>
      <w:r>
        <w:t>discípulos</w:t>
      </w:r>
      <w:proofErr w:type="spellEnd"/>
      <w:r>
        <w:t xml:space="preserve">.  </w:t>
      </w:r>
    </w:p>
    <w:p w14:paraId="00C224BC" w14:textId="77777777" w:rsidR="00F50769" w:rsidRDefault="00F50769" w:rsidP="00F50769">
      <w:r>
        <w:t xml:space="preserve">37. Cuando mi palabra </w:t>
      </w:r>
      <w:proofErr w:type="spellStart"/>
      <w:r>
        <w:t>brota</w:t>
      </w:r>
      <w:proofErr w:type="spellEnd"/>
      <w:r>
        <w:t xml:space="preserve"> de </w:t>
      </w:r>
      <w:proofErr w:type="spellStart"/>
      <w:r>
        <w:t>labios</w:t>
      </w:r>
      <w:proofErr w:type="spellEnd"/>
      <w:r>
        <w:t xml:space="preserve"> del </w:t>
      </w:r>
      <w:proofErr w:type="spellStart"/>
      <w:r>
        <w:t>portavoz</w:t>
      </w:r>
      <w:proofErr w:type="spellEnd"/>
      <w:r>
        <w:t xml:space="preserve">, </w:t>
      </w:r>
      <w:proofErr w:type="spellStart"/>
      <w:r>
        <w:t>encuentro</w:t>
      </w:r>
      <w:proofErr w:type="spellEnd"/>
      <w:r>
        <w:t xml:space="preserve"> al pueblo </w:t>
      </w:r>
      <w:proofErr w:type="spellStart"/>
      <w:r>
        <w:t>preparado</w:t>
      </w:r>
      <w:proofErr w:type="spellEnd"/>
      <w:r>
        <w:t xml:space="preserve">, </w:t>
      </w:r>
      <w:proofErr w:type="spellStart"/>
      <w:r>
        <w:t>esperándome</w:t>
      </w:r>
      <w:proofErr w:type="spellEnd"/>
      <w:r>
        <w:t xml:space="preserve">; </w:t>
      </w:r>
      <w:proofErr w:type="spellStart"/>
      <w:r>
        <w:t>entonces</w:t>
      </w:r>
      <w:proofErr w:type="spellEnd"/>
      <w:r>
        <w:t xml:space="preserve"> mi </w:t>
      </w:r>
      <w:proofErr w:type="spellStart"/>
      <w:r>
        <w:t>caridad</w:t>
      </w:r>
      <w:proofErr w:type="spellEnd"/>
      <w:r>
        <w:t xml:space="preserve"> </w:t>
      </w:r>
      <w:proofErr w:type="spellStart"/>
      <w:r>
        <w:t>penetra</w:t>
      </w:r>
      <w:proofErr w:type="spellEnd"/>
      <w:r>
        <w:t xml:space="preserve"> </w:t>
      </w:r>
      <w:proofErr w:type="spellStart"/>
      <w:r>
        <w:t>en</w:t>
      </w:r>
      <w:proofErr w:type="spellEnd"/>
      <w:r>
        <w:t xml:space="preserve"> </w:t>
      </w:r>
      <w:proofErr w:type="spellStart"/>
      <w:r>
        <w:t>los</w:t>
      </w:r>
      <w:proofErr w:type="spellEnd"/>
      <w:r>
        <w:t xml:space="preserve"> </w:t>
      </w:r>
      <w:proofErr w:type="spellStart"/>
      <w:r>
        <w:t>corazones</w:t>
      </w:r>
      <w:proofErr w:type="spellEnd"/>
      <w:r>
        <w:t xml:space="preserve"> para </w:t>
      </w:r>
      <w:proofErr w:type="spellStart"/>
      <w:r>
        <w:t>dar</w:t>
      </w:r>
      <w:proofErr w:type="spellEnd"/>
      <w:r>
        <w:t xml:space="preserve"> a </w:t>
      </w:r>
      <w:proofErr w:type="spellStart"/>
      <w:r>
        <w:t>cada</w:t>
      </w:r>
      <w:proofErr w:type="spellEnd"/>
      <w:r>
        <w:t xml:space="preserve"> uno </w:t>
      </w:r>
      <w:proofErr w:type="spellStart"/>
      <w:r>
        <w:t>según</w:t>
      </w:r>
      <w:proofErr w:type="spellEnd"/>
      <w:r>
        <w:t xml:space="preserve"> </w:t>
      </w:r>
      <w:proofErr w:type="spellStart"/>
      <w:r>
        <w:t>su</w:t>
      </w:r>
      <w:proofErr w:type="spellEnd"/>
      <w:r>
        <w:t xml:space="preserve"> </w:t>
      </w:r>
      <w:proofErr w:type="spellStart"/>
      <w:r>
        <w:t>necesidad</w:t>
      </w:r>
      <w:proofErr w:type="spellEnd"/>
      <w:r>
        <w:t xml:space="preserve">. En </w:t>
      </w:r>
      <w:proofErr w:type="spellStart"/>
      <w:r>
        <w:t>esos</w:t>
      </w:r>
      <w:proofErr w:type="spellEnd"/>
      <w:r>
        <w:t xml:space="preserve"> </w:t>
      </w:r>
      <w:proofErr w:type="spellStart"/>
      <w:r>
        <w:t>instantes</w:t>
      </w:r>
      <w:proofErr w:type="spellEnd"/>
      <w:r>
        <w:t xml:space="preserve"> de </w:t>
      </w:r>
      <w:proofErr w:type="spellStart"/>
      <w:r>
        <w:t>comunicación</w:t>
      </w:r>
      <w:proofErr w:type="spellEnd"/>
      <w:r>
        <w:t xml:space="preserve">, </w:t>
      </w:r>
      <w:proofErr w:type="spellStart"/>
      <w:r>
        <w:t>Yo</w:t>
      </w:r>
      <w:proofErr w:type="spellEnd"/>
      <w:r>
        <w:t xml:space="preserve"> </w:t>
      </w:r>
      <w:proofErr w:type="spellStart"/>
      <w:r>
        <w:t>sé</w:t>
      </w:r>
      <w:proofErr w:type="spellEnd"/>
      <w:r>
        <w:t xml:space="preserve"> </w:t>
      </w:r>
      <w:proofErr w:type="spellStart"/>
      <w:r>
        <w:t>quiénes</w:t>
      </w:r>
      <w:proofErr w:type="spellEnd"/>
      <w:r>
        <w:t xml:space="preserve"> me </w:t>
      </w:r>
      <w:proofErr w:type="spellStart"/>
      <w:r>
        <w:t>buscan</w:t>
      </w:r>
      <w:proofErr w:type="spellEnd"/>
      <w:r>
        <w:t xml:space="preserve"> </w:t>
      </w:r>
      <w:proofErr w:type="spellStart"/>
      <w:r>
        <w:t>animados</w:t>
      </w:r>
      <w:proofErr w:type="spellEnd"/>
      <w:r>
        <w:t xml:space="preserve"> tan </w:t>
      </w:r>
      <w:proofErr w:type="spellStart"/>
      <w:r>
        <w:t>sólo</w:t>
      </w:r>
      <w:proofErr w:type="spellEnd"/>
      <w:r>
        <w:t xml:space="preserve"> </w:t>
      </w:r>
      <w:proofErr w:type="spellStart"/>
      <w:r>
        <w:t>por</w:t>
      </w:r>
      <w:proofErr w:type="spellEnd"/>
      <w:r>
        <w:t xml:space="preserve"> </w:t>
      </w:r>
      <w:proofErr w:type="spellStart"/>
      <w:r>
        <w:t>el</w:t>
      </w:r>
      <w:proofErr w:type="spellEnd"/>
      <w:r>
        <w:t xml:space="preserve"> </w:t>
      </w:r>
    </w:p>
    <w:p w14:paraId="3307F3A0" w14:textId="77777777" w:rsidR="00F50769" w:rsidRDefault="00F50769" w:rsidP="00F50769">
      <w:proofErr w:type="spellStart"/>
      <w:r>
        <w:lastRenderedPageBreak/>
        <w:t>anhelo</w:t>
      </w:r>
      <w:proofErr w:type="spellEnd"/>
      <w:r>
        <w:t xml:space="preserve"> de </w:t>
      </w:r>
      <w:proofErr w:type="spellStart"/>
      <w:r>
        <w:t>remediar</w:t>
      </w:r>
      <w:proofErr w:type="spellEnd"/>
      <w:r>
        <w:t xml:space="preserve"> </w:t>
      </w:r>
      <w:proofErr w:type="spellStart"/>
      <w:r>
        <w:t>algún</w:t>
      </w:r>
      <w:proofErr w:type="spellEnd"/>
      <w:r>
        <w:t xml:space="preserve"> mal, </w:t>
      </w:r>
      <w:proofErr w:type="spellStart"/>
      <w:r>
        <w:t>descubro</w:t>
      </w:r>
      <w:proofErr w:type="spellEnd"/>
      <w:r>
        <w:t xml:space="preserve"> </w:t>
      </w:r>
      <w:proofErr w:type="spellStart"/>
      <w:r>
        <w:t>aquellos</w:t>
      </w:r>
      <w:proofErr w:type="spellEnd"/>
      <w:r>
        <w:t xml:space="preserve"> </w:t>
      </w:r>
      <w:proofErr w:type="spellStart"/>
      <w:r>
        <w:t>que</w:t>
      </w:r>
      <w:proofErr w:type="spellEnd"/>
      <w:r>
        <w:t xml:space="preserve"> a </w:t>
      </w:r>
      <w:proofErr w:type="spellStart"/>
      <w:r>
        <w:t>pesar</w:t>
      </w:r>
      <w:proofErr w:type="spellEnd"/>
      <w:r>
        <w:t xml:space="preserve"> de </w:t>
      </w:r>
      <w:proofErr w:type="spellStart"/>
      <w:r>
        <w:t>su</w:t>
      </w:r>
      <w:proofErr w:type="spellEnd"/>
      <w:r>
        <w:t xml:space="preserve"> </w:t>
      </w:r>
      <w:proofErr w:type="spellStart"/>
      <w:r>
        <w:t>menesterosidad</w:t>
      </w:r>
      <w:proofErr w:type="spellEnd"/>
      <w:r>
        <w:t xml:space="preserve">, se </w:t>
      </w:r>
      <w:proofErr w:type="spellStart"/>
      <w:r>
        <w:t>olvidan</w:t>
      </w:r>
      <w:proofErr w:type="spellEnd"/>
      <w:r>
        <w:t xml:space="preserve"> de sus </w:t>
      </w:r>
      <w:proofErr w:type="spellStart"/>
      <w:r>
        <w:t>necesidades</w:t>
      </w:r>
      <w:proofErr w:type="spellEnd"/>
      <w:r>
        <w:t xml:space="preserve">, </w:t>
      </w:r>
      <w:proofErr w:type="spellStart"/>
      <w:r>
        <w:t>porque</w:t>
      </w:r>
      <w:proofErr w:type="spellEnd"/>
      <w:r>
        <w:t xml:space="preserve"> ante </w:t>
      </w:r>
      <w:proofErr w:type="spellStart"/>
      <w:r>
        <w:t>todo</w:t>
      </w:r>
      <w:proofErr w:type="spellEnd"/>
      <w:r>
        <w:t xml:space="preserve"> </w:t>
      </w:r>
      <w:proofErr w:type="spellStart"/>
      <w:r>
        <w:t>desean</w:t>
      </w:r>
      <w:proofErr w:type="spellEnd"/>
      <w:r>
        <w:t xml:space="preserve"> ser mis </w:t>
      </w:r>
      <w:proofErr w:type="spellStart"/>
      <w:r>
        <w:t>discípulos</w:t>
      </w:r>
      <w:proofErr w:type="spellEnd"/>
      <w:r>
        <w:t xml:space="preserve">. La </w:t>
      </w:r>
      <w:proofErr w:type="spellStart"/>
      <w:r>
        <w:t>comprensión</w:t>
      </w:r>
      <w:proofErr w:type="spellEnd"/>
      <w:r>
        <w:t xml:space="preserve"> </w:t>
      </w:r>
      <w:proofErr w:type="spellStart"/>
      <w:r>
        <w:t>divina</w:t>
      </w:r>
      <w:proofErr w:type="spellEnd"/>
      <w:r>
        <w:t xml:space="preserve"> y la </w:t>
      </w:r>
      <w:proofErr w:type="spellStart"/>
      <w:r>
        <w:t>benevolencia</w:t>
      </w:r>
      <w:proofErr w:type="spellEnd"/>
      <w:r>
        <w:t xml:space="preserve"> con </w:t>
      </w:r>
      <w:proofErr w:type="spellStart"/>
      <w:r>
        <w:t>que</w:t>
      </w:r>
      <w:proofErr w:type="spellEnd"/>
      <w:r>
        <w:t xml:space="preserve"> </w:t>
      </w:r>
      <w:proofErr w:type="spellStart"/>
      <w:r>
        <w:t>hablo</w:t>
      </w:r>
      <w:proofErr w:type="spellEnd"/>
      <w:r>
        <w:t xml:space="preserve"> a </w:t>
      </w:r>
      <w:proofErr w:type="spellStart"/>
      <w:r>
        <w:t>cada</w:t>
      </w:r>
      <w:proofErr w:type="spellEnd"/>
      <w:r>
        <w:t xml:space="preserve"> </w:t>
      </w:r>
      <w:proofErr w:type="spellStart"/>
      <w:r>
        <w:t>corazón</w:t>
      </w:r>
      <w:proofErr w:type="spellEnd"/>
      <w:r>
        <w:t xml:space="preserve">, son </w:t>
      </w:r>
      <w:proofErr w:type="spellStart"/>
      <w:r>
        <w:t>el</w:t>
      </w:r>
      <w:proofErr w:type="spellEnd"/>
      <w:r>
        <w:t xml:space="preserve"> </w:t>
      </w:r>
      <w:proofErr w:type="spellStart"/>
      <w:r>
        <w:t>fuego</w:t>
      </w:r>
      <w:proofErr w:type="spellEnd"/>
      <w:r>
        <w:t xml:space="preserve"> con </w:t>
      </w:r>
      <w:proofErr w:type="spellStart"/>
      <w:r>
        <w:t>que</w:t>
      </w:r>
      <w:proofErr w:type="spellEnd"/>
      <w:r>
        <w:t xml:space="preserve"> </w:t>
      </w:r>
      <w:proofErr w:type="spellStart"/>
      <w:r>
        <w:t>grabo</w:t>
      </w:r>
      <w:proofErr w:type="spellEnd"/>
      <w:r>
        <w:t xml:space="preserve"> mi palabra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para </w:t>
      </w:r>
      <w:proofErr w:type="spellStart"/>
      <w:r>
        <w:t>que</w:t>
      </w:r>
      <w:proofErr w:type="spellEnd"/>
      <w:r>
        <w:t xml:space="preserve"> </w:t>
      </w:r>
      <w:proofErr w:type="spellStart"/>
      <w:r>
        <w:t>sea</w:t>
      </w:r>
      <w:proofErr w:type="spellEnd"/>
      <w:r>
        <w:t xml:space="preserve"> </w:t>
      </w:r>
      <w:proofErr w:type="spellStart"/>
      <w:r>
        <w:t>inolvidable</w:t>
      </w:r>
      <w:proofErr w:type="spellEnd"/>
      <w:r>
        <w:t xml:space="preserve">. En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cuando</w:t>
      </w:r>
      <w:proofErr w:type="spellEnd"/>
      <w:r>
        <w:t xml:space="preserve"> mi </w:t>
      </w:r>
      <w:proofErr w:type="spellStart"/>
      <w:r>
        <w:t>Doctrina</w:t>
      </w:r>
      <w:proofErr w:type="spellEnd"/>
      <w:r>
        <w:t xml:space="preserve"> ha </w:t>
      </w:r>
      <w:proofErr w:type="spellStart"/>
      <w:r>
        <w:t>llegado</w:t>
      </w:r>
      <w:proofErr w:type="spellEnd"/>
      <w:r>
        <w:t xml:space="preserve"> al </w:t>
      </w:r>
      <w:proofErr w:type="spellStart"/>
      <w:r>
        <w:t>fondo</w:t>
      </w:r>
      <w:proofErr w:type="spellEnd"/>
      <w:r>
        <w:t xml:space="preserve"> de un </w:t>
      </w:r>
      <w:proofErr w:type="spellStart"/>
      <w:r>
        <w:t>corazón</w:t>
      </w:r>
      <w:proofErr w:type="spellEnd"/>
      <w:r>
        <w:t xml:space="preserve">, es </w:t>
      </w:r>
      <w:proofErr w:type="spellStart"/>
      <w:r>
        <w:t>una</w:t>
      </w:r>
      <w:proofErr w:type="spellEnd"/>
      <w:r>
        <w:t xml:space="preserve"> </w:t>
      </w:r>
      <w:proofErr w:type="spellStart"/>
      <w:r>
        <w:t>semilla</w:t>
      </w:r>
      <w:proofErr w:type="spellEnd"/>
      <w:r>
        <w:t xml:space="preserve"> </w:t>
      </w:r>
      <w:proofErr w:type="spellStart"/>
      <w:r>
        <w:t>que</w:t>
      </w:r>
      <w:proofErr w:type="spellEnd"/>
      <w:r>
        <w:t xml:space="preserve"> </w:t>
      </w:r>
      <w:proofErr w:type="spellStart"/>
      <w:r>
        <w:t>germina</w:t>
      </w:r>
      <w:proofErr w:type="spellEnd"/>
      <w:r>
        <w:t xml:space="preserve"> y se </w:t>
      </w:r>
      <w:proofErr w:type="spellStart"/>
      <w:r>
        <w:t>multiplica</w:t>
      </w:r>
      <w:proofErr w:type="spellEnd"/>
      <w:r>
        <w:t xml:space="preserve">. </w:t>
      </w:r>
    </w:p>
    <w:p w14:paraId="531A04DC" w14:textId="77777777" w:rsidR="00F50769" w:rsidRDefault="00F50769" w:rsidP="00F50769">
      <w:r>
        <w:t xml:space="preserve">38. El </w:t>
      </w:r>
      <w:proofErr w:type="spellStart"/>
      <w:r>
        <w:t>instante</w:t>
      </w:r>
      <w:proofErr w:type="spellEnd"/>
      <w:r>
        <w:t xml:space="preserve"> de </w:t>
      </w:r>
      <w:proofErr w:type="spellStart"/>
      <w:r>
        <w:t>haber</w:t>
      </w:r>
      <w:proofErr w:type="spellEnd"/>
      <w:r>
        <w:t xml:space="preserve"> </w:t>
      </w:r>
      <w:proofErr w:type="spellStart"/>
      <w:r>
        <w:t>escuchado</w:t>
      </w:r>
      <w:proofErr w:type="spellEnd"/>
      <w:r>
        <w:t xml:space="preserve"> </w:t>
      </w:r>
      <w:proofErr w:type="spellStart"/>
      <w:r>
        <w:t>por</w:t>
      </w:r>
      <w:proofErr w:type="spellEnd"/>
      <w:r>
        <w:t xml:space="preserve"> </w:t>
      </w:r>
      <w:proofErr w:type="spellStart"/>
      <w:r>
        <w:t>vez</w:t>
      </w:r>
      <w:proofErr w:type="spellEnd"/>
      <w:r>
        <w:t xml:space="preserve"> </w:t>
      </w:r>
      <w:proofErr w:type="spellStart"/>
      <w:r>
        <w:t>primera</w:t>
      </w:r>
      <w:proofErr w:type="spellEnd"/>
      <w:r>
        <w:t xml:space="preserve"> mi palabra, o de </w:t>
      </w:r>
      <w:proofErr w:type="spellStart"/>
      <w:r>
        <w:t>haber</w:t>
      </w:r>
      <w:proofErr w:type="spellEnd"/>
      <w:r>
        <w:t xml:space="preserve"> </w:t>
      </w:r>
      <w:proofErr w:type="spellStart"/>
      <w:r>
        <w:t>recibido</w:t>
      </w:r>
      <w:proofErr w:type="spellEnd"/>
      <w:r>
        <w:t xml:space="preserve">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la </w:t>
      </w:r>
      <w:proofErr w:type="spellStart"/>
      <w:r>
        <w:t>semilla</w:t>
      </w:r>
      <w:proofErr w:type="spellEnd"/>
      <w:r>
        <w:t xml:space="preserve">, es de </w:t>
      </w:r>
      <w:proofErr w:type="spellStart"/>
      <w:r>
        <w:t>juicio</w:t>
      </w:r>
      <w:proofErr w:type="spellEnd"/>
      <w:r>
        <w:t xml:space="preserve"> para </w:t>
      </w:r>
      <w:proofErr w:type="spellStart"/>
      <w:r>
        <w:t>vuestro</w:t>
      </w:r>
      <w:proofErr w:type="spellEnd"/>
      <w:r>
        <w:t xml:space="preserve"> </w:t>
      </w:r>
      <w:proofErr w:type="spellStart"/>
      <w:r>
        <w:t>espíritu</w:t>
      </w:r>
      <w:proofErr w:type="spellEnd"/>
      <w:r>
        <w:t xml:space="preserve">, </w:t>
      </w:r>
      <w:proofErr w:type="spellStart"/>
      <w:r>
        <w:t>así</w:t>
      </w:r>
      <w:proofErr w:type="spellEnd"/>
      <w:r>
        <w:t xml:space="preserve"> </w:t>
      </w:r>
      <w:proofErr w:type="spellStart"/>
      <w:r>
        <w:t>como</w:t>
      </w:r>
      <w:proofErr w:type="spellEnd"/>
      <w:r>
        <w:t xml:space="preserve"> también lo </w:t>
      </w:r>
      <w:proofErr w:type="spellStart"/>
      <w:r>
        <w:t>será</w:t>
      </w:r>
      <w:proofErr w:type="spellEnd"/>
      <w:r>
        <w:t xml:space="preserve"> </w:t>
      </w:r>
      <w:proofErr w:type="spellStart"/>
      <w:r>
        <w:t>aquel</w:t>
      </w:r>
      <w:proofErr w:type="spellEnd"/>
      <w:r>
        <w:t xml:space="preserve"> </w:t>
      </w:r>
      <w:proofErr w:type="spellStart"/>
      <w:r>
        <w:t>en</w:t>
      </w:r>
      <w:proofErr w:type="spellEnd"/>
      <w:r>
        <w:t xml:space="preserve"> </w:t>
      </w:r>
      <w:proofErr w:type="spellStart"/>
      <w:r>
        <w:t>que</w:t>
      </w:r>
      <w:proofErr w:type="spellEnd"/>
      <w:r>
        <w:t xml:space="preserve"> </w:t>
      </w:r>
      <w:proofErr w:type="spellStart"/>
      <w:r>
        <w:t>tengáis</w:t>
      </w:r>
      <w:proofErr w:type="spellEnd"/>
      <w:r>
        <w:t xml:space="preserve"> </w:t>
      </w:r>
      <w:proofErr w:type="spellStart"/>
      <w:r>
        <w:t>que</w:t>
      </w:r>
      <w:proofErr w:type="spellEnd"/>
      <w:r>
        <w:t xml:space="preserve"> </w:t>
      </w:r>
      <w:proofErr w:type="spellStart"/>
      <w:r>
        <w:t>presentarme</w:t>
      </w:r>
      <w:proofErr w:type="spellEnd"/>
      <w:r>
        <w:t xml:space="preserve"> </w:t>
      </w:r>
      <w:proofErr w:type="spellStart"/>
      <w:r>
        <w:t>el</w:t>
      </w:r>
      <w:proofErr w:type="spellEnd"/>
      <w:r>
        <w:t xml:space="preserve"> </w:t>
      </w:r>
      <w:proofErr w:type="spellStart"/>
      <w:r>
        <w:t>fruto</w:t>
      </w:r>
      <w:proofErr w:type="spellEnd"/>
      <w:r>
        <w:t xml:space="preserve">. </w:t>
      </w:r>
      <w:proofErr w:type="spellStart"/>
      <w:r>
        <w:t>Ahora</w:t>
      </w:r>
      <w:proofErr w:type="spellEnd"/>
      <w:r>
        <w:t xml:space="preserve"> </w:t>
      </w:r>
      <w:proofErr w:type="spellStart"/>
      <w:r>
        <w:t>os</w:t>
      </w:r>
      <w:proofErr w:type="spellEnd"/>
      <w:r>
        <w:t xml:space="preserve"> </w:t>
      </w:r>
      <w:proofErr w:type="spellStart"/>
      <w:r>
        <w:t>doy</w:t>
      </w:r>
      <w:proofErr w:type="spellEnd"/>
      <w:r>
        <w:t xml:space="preserve"> </w:t>
      </w:r>
      <w:proofErr w:type="spellStart"/>
      <w:r>
        <w:t>en</w:t>
      </w:r>
      <w:proofErr w:type="spellEnd"/>
      <w:r>
        <w:t xml:space="preserve"> la Tierra </w:t>
      </w:r>
      <w:proofErr w:type="spellStart"/>
      <w:r>
        <w:t>una</w:t>
      </w:r>
      <w:proofErr w:type="spellEnd"/>
      <w:r>
        <w:t xml:space="preserve"> </w:t>
      </w:r>
      <w:proofErr w:type="spellStart"/>
      <w:r>
        <w:t>ocasión</w:t>
      </w:r>
      <w:proofErr w:type="spellEnd"/>
      <w:r>
        <w:t xml:space="preserve"> </w:t>
      </w:r>
      <w:proofErr w:type="spellStart"/>
      <w:r>
        <w:t>preciosa</w:t>
      </w:r>
      <w:proofErr w:type="spellEnd"/>
      <w:r>
        <w:t xml:space="preserve"> para </w:t>
      </w:r>
      <w:proofErr w:type="spellStart"/>
      <w:r>
        <w:t>purificaros</w:t>
      </w:r>
      <w:proofErr w:type="spellEnd"/>
      <w:r>
        <w:t xml:space="preserve"> </w:t>
      </w:r>
      <w:proofErr w:type="spellStart"/>
      <w:r>
        <w:t>espiritualmente</w:t>
      </w:r>
      <w:proofErr w:type="spellEnd"/>
      <w:r>
        <w:t xml:space="preserve">, y </w:t>
      </w:r>
      <w:proofErr w:type="spellStart"/>
      <w:r>
        <w:t>cuando</w:t>
      </w:r>
      <w:proofErr w:type="spellEnd"/>
      <w:r>
        <w:t xml:space="preserve"> </w:t>
      </w:r>
      <w:proofErr w:type="spellStart"/>
      <w:r>
        <w:t>retornéis</w:t>
      </w:r>
      <w:proofErr w:type="spellEnd"/>
      <w:r>
        <w:t xml:space="preserve"> a la morada </w:t>
      </w:r>
      <w:proofErr w:type="spellStart"/>
      <w:r>
        <w:t>eterna</w:t>
      </w:r>
      <w:proofErr w:type="spellEnd"/>
      <w:r>
        <w:t xml:space="preserve"> </w:t>
      </w:r>
      <w:proofErr w:type="spellStart"/>
      <w:r>
        <w:t>lleguéis</w:t>
      </w:r>
      <w:proofErr w:type="spellEnd"/>
      <w:r>
        <w:t xml:space="preserve"> </w:t>
      </w:r>
      <w:proofErr w:type="spellStart"/>
      <w:r>
        <w:t>tranquilos</w:t>
      </w:r>
      <w:proofErr w:type="spellEnd"/>
      <w:r>
        <w:t xml:space="preserve"> y </w:t>
      </w:r>
      <w:proofErr w:type="spellStart"/>
      <w:r>
        <w:t>serenos</w:t>
      </w:r>
      <w:proofErr w:type="spellEnd"/>
      <w:r>
        <w:t xml:space="preserve">, </w:t>
      </w:r>
      <w:proofErr w:type="spellStart"/>
      <w:r>
        <w:t>llenos</w:t>
      </w:r>
      <w:proofErr w:type="spellEnd"/>
      <w:r>
        <w:t xml:space="preserve"> de luz y </w:t>
      </w:r>
      <w:proofErr w:type="spellStart"/>
      <w:r>
        <w:t>merecimientos</w:t>
      </w:r>
      <w:proofErr w:type="spellEnd"/>
      <w:r>
        <w:t xml:space="preserve"> para </w:t>
      </w:r>
      <w:proofErr w:type="spellStart"/>
      <w:r>
        <w:t>gozar</w:t>
      </w:r>
      <w:proofErr w:type="spellEnd"/>
      <w:r>
        <w:t xml:space="preserve"> de mi </w:t>
      </w:r>
      <w:proofErr w:type="spellStart"/>
      <w:r>
        <w:t>paz</w:t>
      </w:r>
      <w:proofErr w:type="spellEnd"/>
      <w:r>
        <w:t xml:space="preserve">. </w:t>
      </w:r>
    </w:p>
    <w:p w14:paraId="2839590F" w14:textId="77777777" w:rsidR="00F50769" w:rsidRDefault="00F50769" w:rsidP="00F50769">
      <w:r>
        <w:t xml:space="preserve">39. El </w:t>
      </w:r>
      <w:proofErr w:type="spellStart"/>
      <w:r>
        <w:t>mundo</w:t>
      </w:r>
      <w:proofErr w:type="spellEnd"/>
      <w:r>
        <w:t xml:space="preserve"> es </w:t>
      </w:r>
      <w:proofErr w:type="spellStart"/>
      <w:r>
        <w:t>valle</w:t>
      </w:r>
      <w:proofErr w:type="spellEnd"/>
      <w:r>
        <w:t xml:space="preserve"> de </w:t>
      </w:r>
      <w:proofErr w:type="spellStart"/>
      <w:r>
        <w:t>expiación</w:t>
      </w:r>
      <w:proofErr w:type="spellEnd"/>
      <w:r>
        <w:t xml:space="preserve"> </w:t>
      </w:r>
      <w:proofErr w:type="spellStart"/>
      <w:r>
        <w:t>en</w:t>
      </w:r>
      <w:proofErr w:type="spellEnd"/>
      <w:r>
        <w:t xml:space="preserve"> </w:t>
      </w:r>
      <w:proofErr w:type="spellStart"/>
      <w:r>
        <w:t>el</w:t>
      </w:r>
      <w:proofErr w:type="spellEnd"/>
      <w:r>
        <w:t xml:space="preserve"> </w:t>
      </w:r>
      <w:proofErr w:type="spellStart"/>
      <w:r>
        <w:t>que</w:t>
      </w:r>
      <w:proofErr w:type="spellEnd"/>
      <w:r>
        <w:t xml:space="preserve"> </w:t>
      </w:r>
      <w:proofErr w:type="spellStart"/>
      <w:r>
        <w:t>así</w:t>
      </w:r>
      <w:proofErr w:type="spellEnd"/>
      <w:r>
        <w:t xml:space="preserve"> </w:t>
      </w:r>
      <w:proofErr w:type="spellStart"/>
      <w:r>
        <w:t>como</w:t>
      </w:r>
      <w:proofErr w:type="spellEnd"/>
      <w:r>
        <w:t xml:space="preserve"> se </w:t>
      </w:r>
      <w:proofErr w:type="spellStart"/>
      <w:r>
        <w:t>peca</w:t>
      </w:r>
      <w:proofErr w:type="spellEnd"/>
      <w:r>
        <w:t xml:space="preserve"> también se </w:t>
      </w:r>
      <w:proofErr w:type="spellStart"/>
      <w:r>
        <w:t>purifica</w:t>
      </w:r>
      <w:proofErr w:type="spellEnd"/>
      <w:r>
        <w:t xml:space="preserve">; de </w:t>
      </w:r>
      <w:proofErr w:type="spellStart"/>
      <w:r>
        <w:t>cierto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el</w:t>
      </w:r>
      <w:proofErr w:type="spellEnd"/>
      <w:r>
        <w:t xml:space="preserve"> Más </w:t>
      </w:r>
      <w:proofErr w:type="spellStart"/>
      <w:r>
        <w:t>Allá</w:t>
      </w:r>
      <w:proofErr w:type="spellEnd"/>
      <w:r>
        <w:t xml:space="preserve"> es </w:t>
      </w:r>
      <w:proofErr w:type="spellStart"/>
      <w:r>
        <w:t>diferente</w:t>
      </w:r>
      <w:proofErr w:type="spellEnd"/>
      <w:r>
        <w:t xml:space="preserve"> a lo </w:t>
      </w:r>
      <w:proofErr w:type="spellStart"/>
      <w:r>
        <w:t>que</w:t>
      </w:r>
      <w:proofErr w:type="spellEnd"/>
      <w:r>
        <w:t xml:space="preserve"> </w:t>
      </w:r>
      <w:proofErr w:type="spellStart"/>
      <w:r>
        <w:t>en</w:t>
      </w:r>
      <w:proofErr w:type="spellEnd"/>
      <w:r>
        <w:t xml:space="preserve"> la Tierra </w:t>
      </w:r>
      <w:proofErr w:type="spellStart"/>
      <w:r>
        <w:t>conocéis</w:t>
      </w:r>
      <w:proofErr w:type="spellEnd"/>
      <w:r>
        <w:t xml:space="preserve">, </w:t>
      </w:r>
      <w:proofErr w:type="spellStart"/>
      <w:r>
        <w:t>porque</w:t>
      </w:r>
      <w:proofErr w:type="spellEnd"/>
      <w:r>
        <w:t xml:space="preserve"> </w:t>
      </w:r>
      <w:proofErr w:type="spellStart"/>
      <w:r>
        <w:t>el</w:t>
      </w:r>
      <w:proofErr w:type="spellEnd"/>
      <w:r>
        <w:t xml:space="preserve"> </w:t>
      </w:r>
      <w:proofErr w:type="spellStart"/>
      <w:r>
        <w:t>que</w:t>
      </w:r>
      <w:proofErr w:type="spellEnd"/>
      <w:r>
        <w:t xml:space="preserve"> </w:t>
      </w:r>
      <w:proofErr w:type="spellStart"/>
      <w:r>
        <w:t>llega</w:t>
      </w:r>
      <w:proofErr w:type="spellEnd"/>
      <w:r>
        <w:t xml:space="preserve"> a </w:t>
      </w:r>
      <w:proofErr w:type="spellStart"/>
      <w:r>
        <w:t>él</w:t>
      </w:r>
      <w:proofErr w:type="spellEnd"/>
      <w:r>
        <w:t xml:space="preserve"> </w:t>
      </w:r>
      <w:proofErr w:type="spellStart"/>
      <w:r>
        <w:t>envuelto</w:t>
      </w:r>
      <w:proofErr w:type="spellEnd"/>
      <w:r>
        <w:t xml:space="preserve"> </w:t>
      </w:r>
      <w:proofErr w:type="spellStart"/>
      <w:r>
        <w:t>en</w:t>
      </w:r>
      <w:proofErr w:type="spellEnd"/>
      <w:r>
        <w:t xml:space="preserve"> </w:t>
      </w:r>
      <w:proofErr w:type="spellStart"/>
      <w:r>
        <w:t>pecado</w:t>
      </w:r>
      <w:proofErr w:type="spellEnd"/>
      <w:r>
        <w:t xml:space="preserve"> e </w:t>
      </w:r>
      <w:proofErr w:type="spellStart"/>
      <w:r>
        <w:t>impurezas</w:t>
      </w:r>
      <w:proofErr w:type="spellEnd"/>
      <w:r>
        <w:t xml:space="preserve">, </w:t>
      </w:r>
      <w:proofErr w:type="spellStart"/>
      <w:r>
        <w:t>tiene</w:t>
      </w:r>
      <w:proofErr w:type="spellEnd"/>
      <w:r>
        <w:t xml:space="preserve"> </w:t>
      </w:r>
      <w:proofErr w:type="spellStart"/>
      <w:r>
        <w:t>que</w:t>
      </w:r>
      <w:proofErr w:type="spellEnd"/>
      <w:r>
        <w:t xml:space="preserve"> </w:t>
      </w:r>
      <w:proofErr w:type="spellStart"/>
      <w:r>
        <w:t>sufrir</w:t>
      </w:r>
      <w:proofErr w:type="spellEnd"/>
      <w:r>
        <w:t xml:space="preserve"> </w:t>
      </w:r>
      <w:proofErr w:type="spellStart"/>
      <w:r>
        <w:t>dolores</w:t>
      </w:r>
      <w:proofErr w:type="spellEnd"/>
      <w:r>
        <w:t xml:space="preserve"> </w:t>
      </w:r>
      <w:proofErr w:type="spellStart"/>
      <w:r>
        <w:t>muy</w:t>
      </w:r>
      <w:proofErr w:type="spellEnd"/>
      <w:r>
        <w:t xml:space="preserve"> </w:t>
      </w:r>
      <w:proofErr w:type="spellStart"/>
      <w:r>
        <w:t>grandes</w:t>
      </w:r>
      <w:proofErr w:type="spellEnd"/>
      <w:r>
        <w:t xml:space="preserve">, </w:t>
      </w:r>
      <w:proofErr w:type="spellStart"/>
      <w:r>
        <w:t>infinitamente</w:t>
      </w:r>
      <w:proofErr w:type="spellEnd"/>
      <w:r>
        <w:t xml:space="preserve"> </w:t>
      </w:r>
      <w:proofErr w:type="spellStart"/>
      <w:r>
        <w:t>más</w:t>
      </w:r>
      <w:proofErr w:type="spellEnd"/>
      <w:r>
        <w:t xml:space="preserve"> </w:t>
      </w:r>
      <w:proofErr w:type="spellStart"/>
      <w:r>
        <w:t>grandes</w:t>
      </w:r>
      <w:proofErr w:type="spellEnd"/>
      <w:r>
        <w:t xml:space="preserve"> </w:t>
      </w:r>
      <w:proofErr w:type="spellStart"/>
      <w:r>
        <w:t>que</w:t>
      </w:r>
      <w:proofErr w:type="spellEnd"/>
      <w:r>
        <w:t xml:space="preserve"> </w:t>
      </w:r>
      <w:proofErr w:type="spellStart"/>
      <w:r>
        <w:t>aquellos</w:t>
      </w:r>
      <w:proofErr w:type="spellEnd"/>
      <w:r>
        <w:t xml:space="preserve"> </w:t>
      </w:r>
      <w:proofErr w:type="spellStart"/>
      <w:r>
        <w:t>que</w:t>
      </w:r>
      <w:proofErr w:type="spellEnd"/>
      <w:r>
        <w:t xml:space="preserve"> </w:t>
      </w:r>
      <w:proofErr w:type="spellStart"/>
      <w:r>
        <w:t>sufrió</w:t>
      </w:r>
      <w:proofErr w:type="spellEnd"/>
      <w:r>
        <w:t xml:space="preserve"> </w:t>
      </w:r>
      <w:proofErr w:type="spellStart"/>
      <w:r>
        <w:t>como</w:t>
      </w:r>
      <w:proofErr w:type="spellEnd"/>
      <w:r>
        <w:t xml:space="preserve"> </w:t>
      </w:r>
      <w:proofErr w:type="spellStart"/>
      <w:r>
        <w:t>humano</w:t>
      </w:r>
      <w:proofErr w:type="spellEnd"/>
      <w:r>
        <w:t xml:space="preserve">; </w:t>
      </w:r>
      <w:proofErr w:type="spellStart"/>
      <w:r>
        <w:t>porque</w:t>
      </w:r>
      <w:proofErr w:type="spellEnd"/>
      <w:r>
        <w:t xml:space="preserve"> </w:t>
      </w:r>
      <w:proofErr w:type="spellStart"/>
      <w:r>
        <w:t>ya</w:t>
      </w:r>
      <w:proofErr w:type="spellEnd"/>
      <w:r>
        <w:t xml:space="preserve"> </w:t>
      </w:r>
      <w:proofErr w:type="spellStart"/>
      <w:r>
        <w:t>en</w:t>
      </w:r>
      <w:proofErr w:type="spellEnd"/>
      <w:r>
        <w:t xml:space="preserve"> </w:t>
      </w:r>
      <w:proofErr w:type="spellStart"/>
      <w:r>
        <w:t>espíritu</w:t>
      </w:r>
      <w:proofErr w:type="spellEnd"/>
      <w:r>
        <w:t xml:space="preserve">, la </w:t>
      </w:r>
      <w:proofErr w:type="spellStart"/>
      <w:r>
        <w:t>conciencia</w:t>
      </w:r>
      <w:proofErr w:type="spellEnd"/>
      <w:r>
        <w:t xml:space="preserve"> se </w:t>
      </w:r>
      <w:proofErr w:type="spellStart"/>
      <w:r>
        <w:t>hace</w:t>
      </w:r>
      <w:proofErr w:type="spellEnd"/>
      <w:r>
        <w:t xml:space="preserve"> </w:t>
      </w:r>
      <w:proofErr w:type="spellStart"/>
      <w:r>
        <w:t>oír</w:t>
      </w:r>
      <w:proofErr w:type="spellEnd"/>
      <w:r>
        <w:t xml:space="preserve"> con </w:t>
      </w:r>
      <w:proofErr w:type="spellStart"/>
      <w:r>
        <w:t>más</w:t>
      </w:r>
      <w:proofErr w:type="spellEnd"/>
      <w:r>
        <w:t xml:space="preserve"> </w:t>
      </w:r>
      <w:proofErr w:type="spellStart"/>
      <w:r>
        <w:t>claridad</w:t>
      </w:r>
      <w:proofErr w:type="spellEnd"/>
      <w:r>
        <w:t xml:space="preserve"> </w:t>
      </w:r>
      <w:proofErr w:type="spellStart"/>
      <w:r>
        <w:t>por</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el</w:t>
      </w:r>
      <w:proofErr w:type="spellEnd"/>
      <w:r>
        <w:t xml:space="preserve"> </w:t>
      </w:r>
      <w:proofErr w:type="spellStart"/>
      <w:r>
        <w:t>cual</w:t>
      </w:r>
      <w:proofErr w:type="spellEnd"/>
      <w:r>
        <w:t xml:space="preserve"> al </w:t>
      </w:r>
      <w:proofErr w:type="spellStart"/>
      <w:r>
        <w:t>encontrarse</w:t>
      </w:r>
      <w:proofErr w:type="spellEnd"/>
      <w:r>
        <w:t xml:space="preserve"> ante </w:t>
      </w:r>
      <w:proofErr w:type="spellStart"/>
      <w:r>
        <w:t>tanta</w:t>
      </w:r>
      <w:proofErr w:type="spellEnd"/>
      <w:r>
        <w:t xml:space="preserve"> </w:t>
      </w:r>
      <w:proofErr w:type="spellStart"/>
      <w:r>
        <w:t>pureza</w:t>
      </w:r>
      <w:proofErr w:type="spellEnd"/>
      <w:r>
        <w:t xml:space="preserve"> </w:t>
      </w:r>
      <w:proofErr w:type="spellStart"/>
      <w:r>
        <w:t>quisiera</w:t>
      </w:r>
      <w:proofErr w:type="spellEnd"/>
      <w:r>
        <w:t xml:space="preserve"> </w:t>
      </w:r>
      <w:proofErr w:type="spellStart"/>
      <w:r>
        <w:t>desaparecer</w:t>
      </w:r>
      <w:proofErr w:type="spellEnd"/>
      <w:r>
        <w:t xml:space="preserve"> o </w:t>
      </w:r>
      <w:proofErr w:type="spellStart"/>
      <w:r>
        <w:t>por</w:t>
      </w:r>
      <w:proofErr w:type="spellEnd"/>
      <w:r>
        <w:t xml:space="preserve"> lo </w:t>
      </w:r>
      <w:proofErr w:type="spellStart"/>
      <w:r>
        <w:t>menos</w:t>
      </w:r>
      <w:proofErr w:type="spellEnd"/>
      <w:r>
        <w:t xml:space="preserve"> </w:t>
      </w:r>
      <w:proofErr w:type="spellStart"/>
      <w:r>
        <w:t>volver</w:t>
      </w:r>
      <w:proofErr w:type="spellEnd"/>
      <w:r>
        <w:t xml:space="preserve"> al </w:t>
      </w:r>
      <w:proofErr w:type="spellStart"/>
      <w:r>
        <w:t>mundo</w:t>
      </w:r>
      <w:proofErr w:type="spellEnd"/>
      <w:r>
        <w:t xml:space="preserve"> material </w:t>
      </w:r>
      <w:proofErr w:type="spellStart"/>
      <w:r>
        <w:t>que</w:t>
      </w:r>
      <w:proofErr w:type="spellEnd"/>
      <w:r>
        <w:t xml:space="preserve"> </w:t>
      </w:r>
      <w:proofErr w:type="spellStart"/>
      <w:r>
        <w:t>dejó</w:t>
      </w:r>
      <w:proofErr w:type="spellEnd"/>
      <w:r>
        <w:t xml:space="preserve">, </w:t>
      </w:r>
      <w:proofErr w:type="spellStart"/>
      <w:r>
        <w:t>donde</w:t>
      </w:r>
      <w:proofErr w:type="spellEnd"/>
      <w:r>
        <w:t xml:space="preserve"> </w:t>
      </w:r>
      <w:proofErr w:type="spellStart"/>
      <w:r>
        <w:t>según</w:t>
      </w:r>
      <w:proofErr w:type="spellEnd"/>
      <w:r>
        <w:t xml:space="preserve"> </w:t>
      </w:r>
      <w:proofErr w:type="spellStart"/>
      <w:r>
        <w:t>él</w:t>
      </w:r>
      <w:proofErr w:type="spellEnd"/>
      <w:r>
        <w:t xml:space="preserve">, no se </w:t>
      </w:r>
      <w:proofErr w:type="spellStart"/>
      <w:r>
        <w:t>notaban</w:t>
      </w:r>
      <w:proofErr w:type="spellEnd"/>
      <w:r>
        <w:t xml:space="preserve"> sus </w:t>
      </w:r>
      <w:proofErr w:type="spellStart"/>
      <w:r>
        <w:t>múltiples</w:t>
      </w:r>
      <w:proofErr w:type="spellEnd"/>
      <w:r>
        <w:t xml:space="preserve"> </w:t>
      </w:r>
      <w:proofErr w:type="spellStart"/>
      <w:r>
        <w:t>imperfecciones</w:t>
      </w:r>
      <w:proofErr w:type="spellEnd"/>
      <w:r>
        <w:t xml:space="preserve">. </w:t>
      </w:r>
    </w:p>
    <w:p w14:paraId="3B1A4A40" w14:textId="77777777" w:rsidR="00F50769" w:rsidRDefault="00F50769" w:rsidP="00F50769">
      <w:r>
        <w:t xml:space="preserve">40. A </w:t>
      </w:r>
      <w:proofErr w:type="spellStart"/>
      <w:r>
        <w:t>todo</w:t>
      </w:r>
      <w:proofErr w:type="spellEnd"/>
      <w:r>
        <w:t xml:space="preserve"> </w:t>
      </w:r>
      <w:proofErr w:type="spellStart"/>
      <w:r>
        <w:t>esto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todo</w:t>
      </w:r>
      <w:proofErr w:type="spellEnd"/>
      <w:r>
        <w:t xml:space="preserve"> lo </w:t>
      </w:r>
      <w:proofErr w:type="spellStart"/>
      <w:r>
        <w:t>que</w:t>
      </w:r>
      <w:proofErr w:type="spellEnd"/>
      <w:r>
        <w:t xml:space="preserve"> </w:t>
      </w:r>
      <w:proofErr w:type="spellStart"/>
      <w:r>
        <w:t>os</w:t>
      </w:r>
      <w:proofErr w:type="spellEnd"/>
      <w:r>
        <w:t xml:space="preserve"> </w:t>
      </w:r>
      <w:proofErr w:type="spellStart"/>
      <w:r>
        <w:t>rodea</w:t>
      </w:r>
      <w:proofErr w:type="spellEnd"/>
      <w:r>
        <w:t xml:space="preserve"> </w:t>
      </w:r>
      <w:proofErr w:type="spellStart"/>
      <w:r>
        <w:t>en</w:t>
      </w:r>
      <w:proofErr w:type="spellEnd"/>
      <w:r>
        <w:t xml:space="preserve"> la Tierra, no es </w:t>
      </w:r>
      <w:proofErr w:type="spellStart"/>
      <w:r>
        <w:t>menos</w:t>
      </w:r>
      <w:proofErr w:type="spellEnd"/>
      <w:r>
        <w:t xml:space="preserve"> puro </w:t>
      </w:r>
      <w:proofErr w:type="spellStart"/>
      <w:r>
        <w:t>que</w:t>
      </w:r>
      <w:proofErr w:type="spellEnd"/>
      <w:r>
        <w:t xml:space="preserve"> lo </w:t>
      </w:r>
      <w:proofErr w:type="spellStart"/>
      <w:r>
        <w:t>que</w:t>
      </w:r>
      <w:proofErr w:type="spellEnd"/>
      <w:r>
        <w:t xml:space="preserve"> </w:t>
      </w:r>
      <w:proofErr w:type="spellStart"/>
      <w:r>
        <w:t>existe</w:t>
      </w:r>
      <w:proofErr w:type="spellEnd"/>
      <w:r>
        <w:t xml:space="preserve"> </w:t>
      </w:r>
      <w:proofErr w:type="spellStart"/>
      <w:r>
        <w:t>en</w:t>
      </w:r>
      <w:proofErr w:type="spellEnd"/>
      <w:r>
        <w:t xml:space="preserve"> </w:t>
      </w:r>
      <w:proofErr w:type="spellStart"/>
      <w:r>
        <w:t>el</w:t>
      </w:r>
      <w:proofErr w:type="spellEnd"/>
      <w:r>
        <w:t xml:space="preserve"> Reino </w:t>
      </w:r>
      <w:proofErr w:type="spellStart"/>
      <w:r>
        <w:t>Espiritual</w:t>
      </w:r>
      <w:proofErr w:type="spellEnd"/>
      <w:r>
        <w:t xml:space="preserve"> y </w:t>
      </w:r>
      <w:proofErr w:type="spellStart"/>
      <w:r>
        <w:t>que</w:t>
      </w:r>
      <w:proofErr w:type="spellEnd"/>
      <w:r>
        <w:t xml:space="preserve">, </w:t>
      </w:r>
      <w:proofErr w:type="spellStart"/>
      <w:r>
        <w:t>el</w:t>
      </w:r>
      <w:proofErr w:type="spellEnd"/>
      <w:r>
        <w:t xml:space="preserve"> </w:t>
      </w:r>
      <w:proofErr w:type="spellStart"/>
      <w:r>
        <w:t>que</w:t>
      </w:r>
      <w:proofErr w:type="spellEnd"/>
      <w:r>
        <w:t xml:space="preserve"> </w:t>
      </w:r>
      <w:proofErr w:type="spellStart"/>
      <w:r>
        <w:t>os</w:t>
      </w:r>
      <w:proofErr w:type="spellEnd"/>
      <w:r>
        <w:t xml:space="preserve"> </w:t>
      </w:r>
      <w:proofErr w:type="spellStart"/>
      <w:r>
        <w:t>parezca</w:t>
      </w:r>
      <w:proofErr w:type="spellEnd"/>
      <w:r>
        <w:t xml:space="preserve"> </w:t>
      </w:r>
      <w:proofErr w:type="spellStart"/>
      <w:r>
        <w:t>que</w:t>
      </w:r>
      <w:proofErr w:type="spellEnd"/>
      <w:r>
        <w:t xml:space="preserve"> </w:t>
      </w:r>
      <w:proofErr w:type="spellStart"/>
      <w:r>
        <w:t>aquí</w:t>
      </w:r>
      <w:proofErr w:type="spellEnd"/>
      <w:r>
        <w:t xml:space="preserve"> </w:t>
      </w:r>
      <w:proofErr w:type="spellStart"/>
      <w:r>
        <w:t>en</w:t>
      </w:r>
      <w:proofErr w:type="spellEnd"/>
      <w:r>
        <w:t xml:space="preserve"> la Tierra </w:t>
      </w:r>
      <w:proofErr w:type="spellStart"/>
      <w:r>
        <w:t>sois</w:t>
      </w:r>
      <w:proofErr w:type="spellEnd"/>
      <w:r>
        <w:t xml:space="preserve"> </w:t>
      </w:r>
      <w:proofErr w:type="spellStart"/>
      <w:r>
        <w:t>menos</w:t>
      </w:r>
      <w:proofErr w:type="spellEnd"/>
      <w:r>
        <w:t xml:space="preserve"> </w:t>
      </w:r>
      <w:proofErr w:type="spellStart"/>
      <w:r>
        <w:t>impuros</w:t>
      </w:r>
      <w:proofErr w:type="spellEnd"/>
      <w:r>
        <w:t xml:space="preserve"> </w:t>
      </w:r>
      <w:proofErr w:type="spellStart"/>
      <w:r>
        <w:t>que</w:t>
      </w:r>
      <w:proofErr w:type="spellEnd"/>
      <w:r>
        <w:t xml:space="preserve"> </w:t>
      </w:r>
      <w:proofErr w:type="spellStart"/>
      <w:r>
        <w:t>en</w:t>
      </w:r>
      <w:proofErr w:type="spellEnd"/>
      <w:r>
        <w:t xml:space="preserve"> </w:t>
      </w:r>
      <w:proofErr w:type="spellStart"/>
      <w:r>
        <w:t>el</w:t>
      </w:r>
      <w:proofErr w:type="spellEnd"/>
      <w:r>
        <w:t xml:space="preserve"> </w:t>
      </w:r>
      <w:proofErr w:type="spellStart"/>
      <w:r>
        <w:t>más</w:t>
      </w:r>
      <w:proofErr w:type="spellEnd"/>
      <w:r>
        <w:t xml:space="preserve"> </w:t>
      </w:r>
      <w:proofErr w:type="spellStart"/>
      <w:r>
        <w:t>allá</w:t>
      </w:r>
      <w:proofErr w:type="spellEnd"/>
      <w:r>
        <w:t xml:space="preserve">, es tan </w:t>
      </w:r>
      <w:proofErr w:type="spellStart"/>
      <w:r>
        <w:t>sólo</w:t>
      </w:r>
      <w:proofErr w:type="spellEnd"/>
      <w:r>
        <w:t xml:space="preserve"> </w:t>
      </w:r>
      <w:proofErr w:type="spellStart"/>
      <w:r>
        <w:t>una</w:t>
      </w:r>
      <w:proofErr w:type="spellEnd"/>
      <w:r>
        <w:t xml:space="preserve"> </w:t>
      </w:r>
      <w:proofErr w:type="spellStart"/>
      <w:r>
        <w:t>creencia</w:t>
      </w:r>
      <w:proofErr w:type="spellEnd"/>
      <w:r>
        <w:t xml:space="preserve"> </w:t>
      </w:r>
      <w:proofErr w:type="spellStart"/>
      <w:r>
        <w:t>que</w:t>
      </w:r>
      <w:proofErr w:type="spellEnd"/>
      <w:r>
        <w:t xml:space="preserve"> </w:t>
      </w:r>
      <w:proofErr w:type="spellStart"/>
      <w:r>
        <w:t>proviene</w:t>
      </w:r>
      <w:proofErr w:type="spellEnd"/>
      <w:r>
        <w:t xml:space="preserve"> de la </w:t>
      </w:r>
      <w:proofErr w:type="spellStart"/>
      <w:r>
        <w:t>poca</w:t>
      </w:r>
      <w:proofErr w:type="spellEnd"/>
      <w:r>
        <w:t xml:space="preserve"> </w:t>
      </w:r>
      <w:proofErr w:type="spellStart"/>
      <w:r>
        <w:t>claridad</w:t>
      </w:r>
      <w:proofErr w:type="spellEnd"/>
      <w:r>
        <w:t xml:space="preserve"> con </w:t>
      </w:r>
      <w:proofErr w:type="spellStart"/>
      <w:r>
        <w:t>que</w:t>
      </w:r>
      <w:proofErr w:type="spellEnd"/>
      <w:r>
        <w:t xml:space="preserve"> </w:t>
      </w:r>
      <w:proofErr w:type="spellStart"/>
      <w:r>
        <w:t>juzgáis</w:t>
      </w:r>
      <w:proofErr w:type="spellEnd"/>
      <w:r>
        <w:t xml:space="preserve"> </w:t>
      </w:r>
      <w:proofErr w:type="spellStart"/>
      <w:r>
        <w:t>el</w:t>
      </w:r>
      <w:proofErr w:type="spellEnd"/>
      <w:r>
        <w:t xml:space="preserve"> bien y </w:t>
      </w:r>
      <w:proofErr w:type="spellStart"/>
      <w:r>
        <w:t>el</w:t>
      </w:r>
      <w:proofErr w:type="spellEnd"/>
      <w:r>
        <w:t xml:space="preserve"> mal </w:t>
      </w:r>
      <w:proofErr w:type="spellStart"/>
      <w:r>
        <w:t>cuando</w:t>
      </w:r>
      <w:proofErr w:type="spellEnd"/>
      <w:r>
        <w:t xml:space="preserve"> </w:t>
      </w:r>
      <w:proofErr w:type="spellStart"/>
      <w:r>
        <w:t>estáis</w:t>
      </w:r>
      <w:proofErr w:type="spellEnd"/>
      <w:r>
        <w:t xml:space="preserve"> </w:t>
      </w:r>
      <w:proofErr w:type="spellStart"/>
      <w:r>
        <w:t>en</w:t>
      </w:r>
      <w:proofErr w:type="spellEnd"/>
      <w:r>
        <w:t xml:space="preserve"> </w:t>
      </w:r>
      <w:proofErr w:type="spellStart"/>
      <w:r>
        <w:t>materia</w:t>
      </w:r>
      <w:proofErr w:type="spellEnd"/>
      <w:r>
        <w:t xml:space="preserve">. </w:t>
      </w:r>
    </w:p>
    <w:p w14:paraId="7A9F3CC2" w14:textId="77777777" w:rsidR="00F50769" w:rsidRDefault="00F50769" w:rsidP="00F50769">
      <w:r>
        <w:t xml:space="preserve">41. Una de las </w:t>
      </w:r>
      <w:proofErr w:type="spellStart"/>
      <w:r>
        <w:t>razones</w:t>
      </w:r>
      <w:proofErr w:type="spellEnd"/>
      <w:r>
        <w:t xml:space="preserve"> </w:t>
      </w:r>
      <w:proofErr w:type="spellStart"/>
      <w:r>
        <w:t>por</w:t>
      </w:r>
      <w:proofErr w:type="spellEnd"/>
      <w:r>
        <w:t xml:space="preserve"> las </w:t>
      </w:r>
      <w:proofErr w:type="spellStart"/>
      <w:r>
        <w:t>que</w:t>
      </w:r>
      <w:proofErr w:type="spellEnd"/>
      <w:r>
        <w:t xml:space="preserve"> he </w:t>
      </w:r>
      <w:proofErr w:type="spellStart"/>
      <w:r>
        <w:t>venido</w:t>
      </w:r>
      <w:proofErr w:type="spellEnd"/>
      <w:r>
        <w:t xml:space="preserve"> a </w:t>
      </w:r>
      <w:proofErr w:type="spellStart"/>
      <w:r>
        <w:t>mostraros</w:t>
      </w:r>
      <w:proofErr w:type="spellEnd"/>
      <w:r>
        <w:t xml:space="preserve"> mi </w:t>
      </w:r>
      <w:proofErr w:type="spellStart"/>
      <w:r>
        <w:t>Doctrina</w:t>
      </w:r>
      <w:proofErr w:type="spellEnd"/>
      <w:r>
        <w:t xml:space="preserve"> </w:t>
      </w:r>
      <w:proofErr w:type="spellStart"/>
      <w:r>
        <w:t>espiritual</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es la de </w:t>
      </w:r>
      <w:proofErr w:type="spellStart"/>
      <w:r>
        <w:t>ayudar</w:t>
      </w:r>
      <w:proofErr w:type="spellEnd"/>
      <w:r>
        <w:t xml:space="preserve"> a </w:t>
      </w:r>
      <w:proofErr w:type="spellStart"/>
      <w:r>
        <w:t>vuestro</w:t>
      </w:r>
      <w:proofErr w:type="spellEnd"/>
      <w:r>
        <w:t xml:space="preserve"> </w:t>
      </w:r>
      <w:proofErr w:type="spellStart"/>
      <w:r>
        <w:t>espíritu</w:t>
      </w:r>
      <w:proofErr w:type="spellEnd"/>
      <w:r>
        <w:t xml:space="preserve"> a </w:t>
      </w:r>
      <w:proofErr w:type="spellStart"/>
      <w:r>
        <w:t>elevarse</w:t>
      </w:r>
      <w:proofErr w:type="spellEnd"/>
      <w:r>
        <w:t xml:space="preserve"> </w:t>
      </w:r>
      <w:proofErr w:type="spellStart"/>
      <w:r>
        <w:t>hacia</w:t>
      </w:r>
      <w:proofErr w:type="spellEnd"/>
      <w:r>
        <w:t xml:space="preserve"> </w:t>
      </w:r>
      <w:proofErr w:type="spellStart"/>
      <w:r>
        <w:t>aquella</w:t>
      </w:r>
      <w:proofErr w:type="spellEnd"/>
      <w:r>
        <w:t xml:space="preserve"> </w:t>
      </w:r>
      <w:proofErr w:type="spellStart"/>
      <w:r>
        <w:t>vida</w:t>
      </w:r>
      <w:proofErr w:type="spellEnd"/>
      <w:r>
        <w:t xml:space="preserve"> </w:t>
      </w:r>
      <w:proofErr w:type="spellStart"/>
      <w:r>
        <w:t>que</w:t>
      </w:r>
      <w:proofErr w:type="spellEnd"/>
      <w:r>
        <w:t xml:space="preserve"> le </w:t>
      </w:r>
      <w:proofErr w:type="spellStart"/>
      <w:r>
        <w:t>espera</w:t>
      </w:r>
      <w:proofErr w:type="spellEnd"/>
      <w:r>
        <w:t xml:space="preserve">; </w:t>
      </w:r>
      <w:proofErr w:type="spellStart"/>
      <w:r>
        <w:t>aprendiendo</w:t>
      </w:r>
      <w:proofErr w:type="spellEnd"/>
      <w:r>
        <w:t xml:space="preserve"> a </w:t>
      </w:r>
      <w:proofErr w:type="spellStart"/>
      <w:r>
        <w:t>someterse</w:t>
      </w:r>
      <w:proofErr w:type="spellEnd"/>
      <w:r>
        <w:t xml:space="preserve"> con </w:t>
      </w:r>
      <w:proofErr w:type="spellStart"/>
      <w:r>
        <w:t>mansedumbre</w:t>
      </w:r>
      <w:proofErr w:type="spellEnd"/>
      <w:r>
        <w:t xml:space="preserve"> a la </w:t>
      </w:r>
      <w:proofErr w:type="spellStart"/>
      <w:r>
        <w:t>purificación</w:t>
      </w:r>
      <w:proofErr w:type="spellEnd"/>
      <w:r>
        <w:t xml:space="preserve"> y a </w:t>
      </w:r>
      <w:proofErr w:type="spellStart"/>
      <w:r>
        <w:t>extraer</w:t>
      </w:r>
      <w:proofErr w:type="spellEnd"/>
      <w:r>
        <w:t xml:space="preserve"> del dolor y de las </w:t>
      </w:r>
      <w:proofErr w:type="spellStart"/>
      <w:r>
        <w:t>pruebas</w:t>
      </w:r>
      <w:proofErr w:type="spellEnd"/>
      <w:r>
        <w:t xml:space="preserve"> </w:t>
      </w:r>
      <w:proofErr w:type="spellStart"/>
      <w:r>
        <w:t>todo</w:t>
      </w:r>
      <w:proofErr w:type="spellEnd"/>
      <w:r>
        <w:t xml:space="preserve"> </w:t>
      </w:r>
      <w:proofErr w:type="spellStart"/>
      <w:r>
        <w:t>el</w:t>
      </w:r>
      <w:proofErr w:type="spellEnd"/>
      <w:r>
        <w:t xml:space="preserve"> </w:t>
      </w:r>
      <w:proofErr w:type="spellStart"/>
      <w:r>
        <w:t>provecho</w:t>
      </w:r>
      <w:proofErr w:type="spellEnd"/>
      <w:r>
        <w:t xml:space="preserve"> y la luz </w:t>
      </w:r>
      <w:proofErr w:type="spellStart"/>
      <w:r>
        <w:t>que</w:t>
      </w:r>
      <w:proofErr w:type="spellEnd"/>
      <w:r>
        <w:t xml:space="preserve"> </w:t>
      </w:r>
      <w:proofErr w:type="spellStart"/>
      <w:r>
        <w:t>ellas</w:t>
      </w:r>
      <w:proofErr w:type="spellEnd"/>
      <w:r>
        <w:t xml:space="preserve"> </w:t>
      </w:r>
      <w:proofErr w:type="spellStart"/>
      <w:r>
        <w:t>encierran</w:t>
      </w:r>
      <w:proofErr w:type="spellEnd"/>
      <w:r>
        <w:t xml:space="preserve">; y para </w:t>
      </w:r>
      <w:proofErr w:type="spellStart"/>
      <w:r>
        <w:t>que</w:t>
      </w:r>
      <w:proofErr w:type="spellEnd"/>
      <w:r>
        <w:t xml:space="preserve"> </w:t>
      </w:r>
      <w:proofErr w:type="spellStart"/>
      <w:r>
        <w:t>desde</w:t>
      </w:r>
      <w:proofErr w:type="spellEnd"/>
      <w:r>
        <w:t xml:space="preserve"> </w:t>
      </w:r>
      <w:proofErr w:type="spellStart"/>
      <w:r>
        <w:t>aquí</w:t>
      </w:r>
      <w:proofErr w:type="spellEnd"/>
      <w:r>
        <w:t xml:space="preserve"> </w:t>
      </w:r>
      <w:proofErr w:type="spellStart"/>
      <w:r>
        <w:t>conozca</w:t>
      </w:r>
      <w:proofErr w:type="spellEnd"/>
      <w:r>
        <w:t xml:space="preserve">, hasta </w:t>
      </w:r>
      <w:proofErr w:type="spellStart"/>
      <w:r>
        <w:t>donde</w:t>
      </w:r>
      <w:proofErr w:type="spellEnd"/>
      <w:r>
        <w:t xml:space="preserve"> le sea </w:t>
      </w:r>
      <w:proofErr w:type="spellStart"/>
      <w:r>
        <w:t>permitido</w:t>
      </w:r>
      <w:proofErr w:type="spellEnd"/>
      <w:r>
        <w:t xml:space="preserve">, </w:t>
      </w:r>
      <w:proofErr w:type="spellStart"/>
      <w:r>
        <w:t>el</w:t>
      </w:r>
      <w:proofErr w:type="spellEnd"/>
      <w:r>
        <w:t xml:space="preserve"> camino </w:t>
      </w:r>
      <w:proofErr w:type="spellStart"/>
      <w:r>
        <w:t>que</w:t>
      </w:r>
      <w:proofErr w:type="spellEnd"/>
      <w:r>
        <w:t xml:space="preserve"> </w:t>
      </w:r>
      <w:proofErr w:type="spellStart"/>
      <w:r>
        <w:t>deberá</w:t>
      </w:r>
      <w:proofErr w:type="spellEnd"/>
      <w:r>
        <w:t xml:space="preserve"> </w:t>
      </w:r>
      <w:proofErr w:type="spellStart"/>
      <w:r>
        <w:t>recorrer</w:t>
      </w:r>
      <w:proofErr w:type="spellEnd"/>
      <w:r>
        <w:t xml:space="preserve">. Ved </w:t>
      </w:r>
      <w:proofErr w:type="spellStart"/>
      <w:r>
        <w:t>cómo</w:t>
      </w:r>
      <w:proofErr w:type="spellEnd"/>
      <w:r>
        <w:t xml:space="preserve"> la </w:t>
      </w:r>
      <w:proofErr w:type="spellStart"/>
      <w:r>
        <w:t>vida</w:t>
      </w:r>
      <w:proofErr w:type="spellEnd"/>
      <w:r>
        <w:t xml:space="preserve"> </w:t>
      </w:r>
      <w:proofErr w:type="spellStart"/>
      <w:r>
        <w:t>en</w:t>
      </w:r>
      <w:proofErr w:type="spellEnd"/>
      <w:r>
        <w:t xml:space="preserve"> la Tierra es la </w:t>
      </w:r>
      <w:proofErr w:type="spellStart"/>
      <w:r>
        <w:t>oportunidad</w:t>
      </w:r>
      <w:proofErr w:type="spellEnd"/>
      <w:r>
        <w:t xml:space="preserve"> </w:t>
      </w:r>
      <w:proofErr w:type="spellStart"/>
      <w:r>
        <w:t>preciosa</w:t>
      </w:r>
      <w:proofErr w:type="spellEnd"/>
      <w:r>
        <w:t xml:space="preserve"> para </w:t>
      </w:r>
      <w:proofErr w:type="spellStart"/>
      <w:r>
        <w:t>que</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cuando</w:t>
      </w:r>
      <w:proofErr w:type="spellEnd"/>
      <w:r>
        <w:t xml:space="preserve"> </w:t>
      </w:r>
      <w:proofErr w:type="spellStart"/>
      <w:r>
        <w:t>retorne</w:t>
      </w:r>
      <w:proofErr w:type="spellEnd"/>
      <w:r>
        <w:t xml:space="preserve">, no </w:t>
      </w:r>
      <w:proofErr w:type="spellStart"/>
      <w:r>
        <w:t>tenga</w:t>
      </w:r>
      <w:proofErr w:type="spellEnd"/>
      <w:r>
        <w:t xml:space="preserve"> </w:t>
      </w:r>
      <w:proofErr w:type="spellStart"/>
      <w:r>
        <w:t>que</w:t>
      </w:r>
      <w:proofErr w:type="spellEnd"/>
      <w:r>
        <w:t xml:space="preserve"> </w:t>
      </w:r>
      <w:proofErr w:type="spellStart"/>
      <w:r>
        <w:t>avergonzarse</w:t>
      </w:r>
      <w:proofErr w:type="spellEnd"/>
      <w:r>
        <w:t xml:space="preserve"> de sus </w:t>
      </w:r>
      <w:proofErr w:type="spellStart"/>
      <w:r>
        <w:t>obras</w:t>
      </w:r>
      <w:proofErr w:type="spellEnd"/>
      <w:r>
        <w:t xml:space="preserve"> y de </w:t>
      </w:r>
      <w:proofErr w:type="spellStart"/>
      <w:r>
        <w:t>su</w:t>
      </w:r>
      <w:proofErr w:type="spellEnd"/>
      <w:r>
        <w:t xml:space="preserve"> </w:t>
      </w:r>
      <w:proofErr w:type="spellStart"/>
      <w:r>
        <w:t>pasado</w:t>
      </w:r>
      <w:proofErr w:type="spellEnd"/>
      <w:r>
        <w:t xml:space="preserve">, para </w:t>
      </w:r>
      <w:proofErr w:type="spellStart"/>
      <w:r>
        <w:t>que</w:t>
      </w:r>
      <w:proofErr w:type="spellEnd"/>
      <w:r>
        <w:t xml:space="preserve"> no </w:t>
      </w:r>
      <w:proofErr w:type="spellStart"/>
      <w:r>
        <w:t>tropiece</w:t>
      </w:r>
      <w:proofErr w:type="spellEnd"/>
      <w:r>
        <w:t xml:space="preserve"> </w:t>
      </w:r>
      <w:proofErr w:type="spellStart"/>
      <w:r>
        <w:t>en</w:t>
      </w:r>
      <w:proofErr w:type="spellEnd"/>
      <w:r>
        <w:t xml:space="preserve"> </w:t>
      </w:r>
      <w:proofErr w:type="spellStart"/>
      <w:r>
        <w:t>aquel</w:t>
      </w:r>
      <w:proofErr w:type="spellEnd"/>
      <w:r>
        <w:t xml:space="preserve"> camino </w:t>
      </w:r>
      <w:proofErr w:type="spellStart"/>
      <w:r>
        <w:t>ni</w:t>
      </w:r>
      <w:proofErr w:type="spellEnd"/>
      <w:r>
        <w:t xml:space="preserve"> se </w:t>
      </w:r>
      <w:proofErr w:type="spellStart"/>
      <w:r>
        <w:t>confunda</w:t>
      </w:r>
      <w:proofErr w:type="spellEnd"/>
      <w:r>
        <w:t xml:space="preserve">, </w:t>
      </w:r>
      <w:proofErr w:type="spellStart"/>
      <w:r>
        <w:t>creyendo</w:t>
      </w:r>
      <w:proofErr w:type="spellEnd"/>
      <w:r>
        <w:t xml:space="preserve"> </w:t>
      </w:r>
      <w:proofErr w:type="spellStart"/>
      <w:r>
        <w:t>ver</w:t>
      </w:r>
      <w:proofErr w:type="spellEnd"/>
      <w:r>
        <w:t xml:space="preserve"> </w:t>
      </w:r>
      <w:proofErr w:type="spellStart"/>
      <w:r>
        <w:t>tinieblas</w:t>
      </w:r>
      <w:proofErr w:type="spellEnd"/>
      <w:r>
        <w:t xml:space="preserve"> </w:t>
      </w:r>
      <w:proofErr w:type="spellStart"/>
      <w:r>
        <w:t>donde</w:t>
      </w:r>
      <w:proofErr w:type="spellEnd"/>
      <w:r>
        <w:t xml:space="preserve"> </w:t>
      </w:r>
      <w:proofErr w:type="spellStart"/>
      <w:r>
        <w:t>sólo</w:t>
      </w:r>
      <w:proofErr w:type="spellEnd"/>
      <w:r>
        <w:t xml:space="preserve"> hay luz. El hombre de </w:t>
      </w:r>
      <w:proofErr w:type="spellStart"/>
      <w:r>
        <w:t>este</w:t>
      </w:r>
      <w:proofErr w:type="spellEnd"/>
      <w:r>
        <w:t xml:space="preserve"> </w:t>
      </w:r>
      <w:proofErr w:type="spellStart"/>
      <w:r>
        <w:t>tiempo</w:t>
      </w:r>
      <w:proofErr w:type="spellEnd"/>
      <w:r>
        <w:t xml:space="preserve">, </w:t>
      </w:r>
      <w:proofErr w:type="spellStart"/>
      <w:r>
        <w:t>está</w:t>
      </w:r>
      <w:proofErr w:type="spellEnd"/>
      <w:r>
        <w:t xml:space="preserve"> a punto de </w:t>
      </w:r>
      <w:proofErr w:type="spellStart"/>
      <w:r>
        <w:t>comprender</w:t>
      </w:r>
      <w:proofErr w:type="spellEnd"/>
      <w:r>
        <w:t xml:space="preserve"> las </w:t>
      </w:r>
      <w:proofErr w:type="spellStart"/>
      <w:r>
        <w:t>revelaciones</w:t>
      </w:r>
      <w:proofErr w:type="spellEnd"/>
      <w:r>
        <w:t xml:space="preserve"> </w:t>
      </w:r>
      <w:proofErr w:type="spellStart"/>
      <w:r>
        <w:t>espirituales</w:t>
      </w:r>
      <w:proofErr w:type="spellEnd"/>
      <w:r>
        <w:t xml:space="preserve">. Mi palabra ha </w:t>
      </w:r>
      <w:proofErr w:type="spellStart"/>
      <w:r>
        <w:t>llegado</w:t>
      </w:r>
      <w:proofErr w:type="spellEnd"/>
      <w:r>
        <w:t xml:space="preserve"> </w:t>
      </w:r>
      <w:proofErr w:type="spellStart"/>
      <w:r>
        <w:t>en</w:t>
      </w:r>
      <w:proofErr w:type="spellEnd"/>
      <w:r>
        <w:t xml:space="preserve"> </w:t>
      </w:r>
      <w:proofErr w:type="spellStart"/>
      <w:r>
        <w:t>el</w:t>
      </w:r>
      <w:proofErr w:type="spellEnd"/>
      <w:r>
        <w:t xml:space="preserve"> </w:t>
      </w:r>
      <w:proofErr w:type="spellStart"/>
      <w:r>
        <w:t>instante</w:t>
      </w:r>
      <w:proofErr w:type="spellEnd"/>
      <w:r>
        <w:t xml:space="preserve"> </w:t>
      </w:r>
      <w:proofErr w:type="spellStart"/>
      <w:r>
        <w:t>justo</w:t>
      </w:r>
      <w:proofErr w:type="spellEnd"/>
      <w:r>
        <w:t xml:space="preserve"> del </w:t>
      </w:r>
      <w:proofErr w:type="spellStart"/>
      <w:r>
        <w:t>despertar</w:t>
      </w:r>
      <w:proofErr w:type="spellEnd"/>
      <w:r>
        <w:t xml:space="preserve"> de </w:t>
      </w:r>
      <w:proofErr w:type="spellStart"/>
      <w:r>
        <w:t>esta</w:t>
      </w:r>
      <w:proofErr w:type="spellEnd"/>
      <w:r>
        <w:t xml:space="preserve"> </w:t>
      </w:r>
      <w:proofErr w:type="spellStart"/>
      <w:r>
        <w:t>humanidad</w:t>
      </w:r>
      <w:proofErr w:type="spellEnd"/>
      <w:r>
        <w:t xml:space="preserve">. </w:t>
      </w:r>
    </w:p>
    <w:p w14:paraId="49EAD191" w14:textId="77777777" w:rsidR="00F50769" w:rsidRDefault="00F50769" w:rsidP="00F50769">
      <w:r>
        <w:lastRenderedPageBreak/>
        <w:t xml:space="preserve">42. Si </w:t>
      </w:r>
      <w:proofErr w:type="spellStart"/>
      <w:r>
        <w:t>en</w:t>
      </w:r>
      <w:proofErr w:type="spellEnd"/>
      <w:r>
        <w:t xml:space="preserve"> </w:t>
      </w:r>
      <w:proofErr w:type="spellStart"/>
      <w:r>
        <w:t>vuestro</w:t>
      </w:r>
      <w:proofErr w:type="spellEnd"/>
      <w:r>
        <w:t xml:space="preserve"> camino </w:t>
      </w:r>
      <w:proofErr w:type="spellStart"/>
      <w:r>
        <w:t>llegáis</w:t>
      </w:r>
      <w:proofErr w:type="spellEnd"/>
      <w:r>
        <w:t xml:space="preserve"> </w:t>
      </w:r>
      <w:proofErr w:type="gramStart"/>
      <w:r>
        <w:t>a</w:t>
      </w:r>
      <w:proofErr w:type="gramEnd"/>
      <w:r>
        <w:t xml:space="preserve"> </w:t>
      </w:r>
      <w:proofErr w:type="spellStart"/>
      <w:r>
        <w:t>observar</w:t>
      </w:r>
      <w:proofErr w:type="spellEnd"/>
      <w:r>
        <w:t xml:space="preserve"> a hombres </w:t>
      </w:r>
      <w:proofErr w:type="spellStart"/>
      <w:r>
        <w:t>que</w:t>
      </w:r>
      <w:proofErr w:type="spellEnd"/>
      <w:r>
        <w:t xml:space="preserve"> con sus </w:t>
      </w:r>
      <w:proofErr w:type="spellStart"/>
      <w:r>
        <w:t>obras</w:t>
      </w:r>
      <w:proofErr w:type="spellEnd"/>
      <w:r>
        <w:t xml:space="preserve"> o </w:t>
      </w:r>
      <w:proofErr w:type="spellStart"/>
      <w:r>
        <w:t>su</w:t>
      </w:r>
      <w:proofErr w:type="spellEnd"/>
      <w:r>
        <w:t xml:space="preserve"> </w:t>
      </w:r>
      <w:proofErr w:type="spellStart"/>
      <w:r>
        <w:t>manera</w:t>
      </w:r>
      <w:proofErr w:type="spellEnd"/>
      <w:r>
        <w:t xml:space="preserve"> de </w:t>
      </w:r>
      <w:proofErr w:type="spellStart"/>
      <w:r>
        <w:t>pensar</w:t>
      </w:r>
      <w:proofErr w:type="spellEnd"/>
      <w:r>
        <w:t xml:space="preserve">, </w:t>
      </w:r>
      <w:proofErr w:type="spellStart"/>
      <w:r>
        <w:t>demuestran</w:t>
      </w:r>
      <w:proofErr w:type="spellEnd"/>
      <w:r>
        <w:t xml:space="preserve"> </w:t>
      </w:r>
      <w:proofErr w:type="spellStart"/>
      <w:r>
        <w:t>retraso</w:t>
      </w:r>
      <w:proofErr w:type="spellEnd"/>
      <w:r>
        <w:t xml:space="preserve"> </w:t>
      </w:r>
      <w:proofErr w:type="spellStart"/>
      <w:r>
        <w:t>espiritual</w:t>
      </w:r>
      <w:proofErr w:type="spellEnd"/>
      <w:r>
        <w:t xml:space="preserve"> ante mis </w:t>
      </w:r>
      <w:proofErr w:type="spellStart"/>
      <w:r>
        <w:t>revelaciones</w:t>
      </w:r>
      <w:proofErr w:type="spellEnd"/>
      <w:r>
        <w:t xml:space="preserve">, no </w:t>
      </w:r>
      <w:proofErr w:type="spellStart"/>
      <w:r>
        <w:t>os</w:t>
      </w:r>
      <w:proofErr w:type="spellEnd"/>
      <w:r>
        <w:t xml:space="preserve"> </w:t>
      </w:r>
      <w:proofErr w:type="spellStart"/>
      <w:r>
        <w:t>confundáis</w:t>
      </w:r>
      <w:proofErr w:type="spellEnd"/>
      <w:r>
        <w:t xml:space="preserve">, </w:t>
      </w:r>
      <w:proofErr w:type="spellStart"/>
      <w:r>
        <w:t>porque</w:t>
      </w:r>
      <w:proofErr w:type="spellEnd"/>
      <w:r>
        <w:t xml:space="preserve"> </w:t>
      </w:r>
      <w:proofErr w:type="spellStart"/>
      <w:r>
        <w:t>debéis</w:t>
      </w:r>
      <w:proofErr w:type="spellEnd"/>
      <w:r>
        <w:t xml:space="preserve"> saber </w:t>
      </w:r>
      <w:proofErr w:type="spellStart"/>
      <w:r>
        <w:t>que</w:t>
      </w:r>
      <w:proofErr w:type="spellEnd"/>
      <w:r>
        <w:t xml:space="preserve"> </w:t>
      </w:r>
      <w:proofErr w:type="spellStart"/>
      <w:r>
        <w:t>nunca</w:t>
      </w:r>
      <w:proofErr w:type="spellEnd"/>
      <w:r>
        <w:t xml:space="preserve"> </w:t>
      </w:r>
      <w:proofErr w:type="spellStart"/>
      <w:r>
        <w:t>han</w:t>
      </w:r>
      <w:proofErr w:type="spellEnd"/>
      <w:r>
        <w:t xml:space="preserve"> </w:t>
      </w:r>
    </w:p>
    <w:p w14:paraId="50768184" w14:textId="77777777" w:rsidR="00F50769" w:rsidRDefault="00F50769" w:rsidP="00F50769">
      <w:proofErr w:type="spellStart"/>
      <w:r>
        <w:t>marchado</w:t>
      </w:r>
      <w:proofErr w:type="spellEnd"/>
      <w:r>
        <w:t xml:space="preserve"> a </w:t>
      </w:r>
      <w:proofErr w:type="spellStart"/>
      <w:r>
        <w:t>compás</w:t>
      </w:r>
      <w:proofErr w:type="spellEnd"/>
      <w:r>
        <w:t xml:space="preserve"> </w:t>
      </w:r>
      <w:proofErr w:type="spellStart"/>
      <w:r>
        <w:t>todos</w:t>
      </w:r>
      <w:proofErr w:type="spellEnd"/>
      <w:r>
        <w:t xml:space="preserve"> </w:t>
      </w:r>
      <w:proofErr w:type="spellStart"/>
      <w:r>
        <w:t>los</w:t>
      </w:r>
      <w:proofErr w:type="spellEnd"/>
      <w:r>
        <w:t xml:space="preserve"> </w:t>
      </w:r>
      <w:proofErr w:type="spellStart"/>
      <w:r>
        <w:t>seres</w:t>
      </w:r>
      <w:proofErr w:type="spellEnd"/>
      <w:r>
        <w:t xml:space="preserve">. </w:t>
      </w:r>
      <w:proofErr w:type="spellStart"/>
      <w:r>
        <w:t>Confiad</w:t>
      </w:r>
      <w:proofErr w:type="spellEnd"/>
      <w:r>
        <w:t xml:space="preserve"> </w:t>
      </w:r>
      <w:proofErr w:type="spellStart"/>
      <w:r>
        <w:t>en</w:t>
      </w:r>
      <w:proofErr w:type="spellEnd"/>
      <w:r>
        <w:t xml:space="preserve"> </w:t>
      </w:r>
      <w:proofErr w:type="spellStart"/>
      <w:r>
        <w:t>que</w:t>
      </w:r>
      <w:proofErr w:type="spellEnd"/>
      <w:r>
        <w:t xml:space="preserve"> </w:t>
      </w:r>
      <w:proofErr w:type="spellStart"/>
      <w:r>
        <w:t>desde</w:t>
      </w:r>
      <w:proofErr w:type="spellEnd"/>
      <w:r>
        <w:t xml:space="preserve"> </w:t>
      </w:r>
      <w:proofErr w:type="spellStart"/>
      <w:r>
        <w:t>ahora</w:t>
      </w:r>
      <w:proofErr w:type="spellEnd"/>
      <w:r>
        <w:t xml:space="preserve"> </w:t>
      </w:r>
      <w:proofErr w:type="spellStart"/>
      <w:r>
        <w:t>estoy</w:t>
      </w:r>
      <w:proofErr w:type="spellEnd"/>
      <w:r>
        <w:t xml:space="preserve"> </w:t>
      </w:r>
      <w:proofErr w:type="spellStart"/>
      <w:r>
        <w:t>dejando</w:t>
      </w:r>
      <w:proofErr w:type="spellEnd"/>
      <w:r>
        <w:t xml:space="preserve"> para </w:t>
      </w:r>
      <w:proofErr w:type="spellStart"/>
      <w:r>
        <w:t>ellos</w:t>
      </w:r>
      <w:proofErr w:type="spellEnd"/>
      <w:r>
        <w:t xml:space="preserve">, las palabras </w:t>
      </w:r>
      <w:proofErr w:type="spellStart"/>
      <w:r>
        <w:t>que</w:t>
      </w:r>
      <w:proofErr w:type="spellEnd"/>
      <w:r>
        <w:t xml:space="preserve"> </w:t>
      </w:r>
      <w:proofErr w:type="spellStart"/>
      <w:r>
        <w:t>habrán</w:t>
      </w:r>
      <w:proofErr w:type="spellEnd"/>
      <w:r>
        <w:t xml:space="preserve"> de </w:t>
      </w:r>
      <w:proofErr w:type="spellStart"/>
      <w:r>
        <w:t>despertarlos</w:t>
      </w:r>
      <w:proofErr w:type="spellEnd"/>
      <w:r>
        <w:t xml:space="preserve"> </w:t>
      </w:r>
      <w:proofErr w:type="spellStart"/>
      <w:r>
        <w:t>cuando</w:t>
      </w:r>
      <w:proofErr w:type="spellEnd"/>
      <w:r>
        <w:t xml:space="preserve"> </w:t>
      </w:r>
      <w:proofErr w:type="spellStart"/>
      <w:r>
        <w:t>el</w:t>
      </w:r>
      <w:proofErr w:type="spellEnd"/>
      <w:r>
        <w:t xml:space="preserve"> </w:t>
      </w:r>
      <w:proofErr w:type="spellStart"/>
      <w:r>
        <w:t>tiempo</w:t>
      </w:r>
      <w:proofErr w:type="spellEnd"/>
      <w:r>
        <w:t xml:space="preserve"> sea </w:t>
      </w:r>
      <w:proofErr w:type="spellStart"/>
      <w:r>
        <w:t>llegado</w:t>
      </w:r>
      <w:proofErr w:type="spellEnd"/>
      <w:r>
        <w:t xml:space="preserve">. </w:t>
      </w:r>
    </w:p>
    <w:p w14:paraId="6D53769F" w14:textId="77777777" w:rsidR="00F50769" w:rsidRDefault="00F50769" w:rsidP="00F50769">
      <w:r>
        <w:t xml:space="preserve">43. </w:t>
      </w:r>
      <w:proofErr w:type="gramStart"/>
      <w:r>
        <w:t>Esas</w:t>
      </w:r>
      <w:proofErr w:type="gramEnd"/>
      <w:r>
        <w:t xml:space="preserve"> palabras, </w:t>
      </w:r>
      <w:proofErr w:type="spellStart"/>
      <w:r>
        <w:t>que</w:t>
      </w:r>
      <w:proofErr w:type="spellEnd"/>
      <w:r>
        <w:t xml:space="preserve"> </w:t>
      </w:r>
      <w:proofErr w:type="spellStart"/>
      <w:r>
        <w:t>por</w:t>
      </w:r>
      <w:proofErr w:type="spellEnd"/>
      <w:r>
        <w:t xml:space="preserve"> </w:t>
      </w:r>
      <w:proofErr w:type="spellStart"/>
      <w:r>
        <w:t>ahora</w:t>
      </w:r>
      <w:proofErr w:type="spellEnd"/>
      <w:r>
        <w:t xml:space="preserve"> </w:t>
      </w:r>
      <w:proofErr w:type="spellStart"/>
      <w:r>
        <w:t>vosotros</w:t>
      </w:r>
      <w:proofErr w:type="spellEnd"/>
      <w:r>
        <w:t xml:space="preserve"> no </w:t>
      </w:r>
      <w:proofErr w:type="spellStart"/>
      <w:r>
        <w:t>podéis</w:t>
      </w:r>
      <w:proofErr w:type="spellEnd"/>
      <w:r>
        <w:t xml:space="preserve"> </w:t>
      </w:r>
      <w:proofErr w:type="spellStart"/>
      <w:r>
        <w:t>comprender</w:t>
      </w:r>
      <w:proofErr w:type="spellEnd"/>
      <w:r>
        <w:t xml:space="preserve">, son </w:t>
      </w:r>
      <w:proofErr w:type="spellStart"/>
      <w:r>
        <w:t>precisamente</w:t>
      </w:r>
      <w:proofErr w:type="spellEnd"/>
      <w:r>
        <w:t xml:space="preserve"> las </w:t>
      </w:r>
      <w:proofErr w:type="spellStart"/>
      <w:r>
        <w:t>que</w:t>
      </w:r>
      <w:proofErr w:type="spellEnd"/>
      <w:r>
        <w:t xml:space="preserve"> </w:t>
      </w:r>
      <w:proofErr w:type="spellStart"/>
      <w:r>
        <w:t>aquellos</w:t>
      </w:r>
      <w:proofErr w:type="spellEnd"/>
      <w:r>
        <w:t xml:space="preserve"> hombres </w:t>
      </w:r>
      <w:proofErr w:type="spellStart"/>
      <w:r>
        <w:t>entenderán</w:t>
      </w:r>
      <w:proofErr w:type="spellEnd"/>
      <w:r>
        <w:t xml:space="preserve">. </w:t>
      </w:r>
    </w:p>
    <w:p w14:paraId="35FAB184" w14:textId="77777777" w:rsidR="00F50769" w:rsidRDefault="00F50769" w:rsidP="00F50769">
      <w:r>
        <w:t xml:space="preserve">44. Hoy me </w:t>
      </w:r>
      <w:proofErr w:type="spellStart"/>
      <w:r>
        <w:t>habéis</w:t>
      </w:r>
      <w:proofErr w:type="spellEnd"/>
      <w:r>
        <w:t xml:space="preserve"> </w:t>
      </w:r>
      <w:proofErr w:type="spellStart"/>
      <w:r>
        <w:t>llamado</w:t>
      </w:r>
      <w:proofErr w:type="spellEnd"/>
      <w:r>
        <w:t xml:space="preserve"> </w:t>
      </w:r>
      <w:proofErr w:type="spellStart"/>
      <w:r>
        <w:t>diciéndome</w:t>
      </w:r>
      <w:proofErr w:type="spellEnd"/>
      <w:r>
        <w:t>: “</w:t>
      </w:r>
      <w:proofErr w:type="spellStart"/>
      <w:r>
        <w:t>Señor</w:t>
      </w:r>
      <w:proofErr w:type="spellEnd"/>
      <w:r>
        <w:t xml:space="preserve">, </w:t>
      </w:r>
      <w:proofErr w:type="spellStart"/>
      <w:r>
        <w:t>Señor</w:t>
      </w:r>
      <w:proofErr w:type="spellEnd"/>
      <w:r>
        <w:t xml:space="preserve">, </w:t>
      </w:r>
      <w:proofErr w:type="spellStart"/>
      <w:r>
        <w:t>venid</w:t>
      </w:r>
      <w:proofErr w:type="spellEnd"/>
      <w:r>
        <w:t xml:space="preserve"> a </w:t>
      </w:r>
      <w:proofErr w:type="spellStart"/>
      <w:r>
        <w:t>nosotros</w:t>
      </w:r>
      <w:proofErr w:type="spellEnd"/>
      <w:r>
        <w:t xml:space="preserve">”, </w:t>
      </w:r>
      <w:proofErr w:type="spellStart"/>
      <w:r>
        <w:t>unos</w:t>
      </w:r>
      <w:proofErr w:type="spellEnd"/>
      <w:r>
        <w:t xml:space="preserve"> lo </w:t>
      </w:r>
      <w:proofErr w:type="spellStart"/>
      <w:r>
        <w:t>han</w:t>
      </w:r>
      <w:proofErr w:type="spellEnd"/>
      <w:r>
        <w:t xml:space="preserve"> </w:t>
      </w:r>
      <w:proofErr w:type="spellStart"/>
      <w:r>
        <w:t>hecho</w:t>
      </w:r>
      <w:proofErr w:type="spellEnd"/>
      <w:r>
        <w:t xml:space="preserve"> </w:t>
      </w:r>
      <w:proofErr w:type="spellStart"/>
      <w:r>
        <w:t>clamando</w:t>
      </w:r>
      <w:proofErr w:type="spellEnd"/>
      <w:r>
        <w:t xml:space="preserve"> </w:t>
      </w:r>
      <w:proofErr w:type="spellStart"/>
      <w:r>
        <w:t>perdón</w:t>
      </w:r>
      <w:proofErr w:type="spellEnd"/>
      <w:r>
        <w:t xml:space="preserve"> para sus </w:t>
      </w:r>
      <w:proofErr w:type="spellStart"/>
      <w:r>
        <w:t>faltas</w:t>
      </w:r>
      <w:proofErr w:type="spellEnd"/>
      <w:r>
        <w:t xml:space="preserve">, </w:t>
      </w:r>
      <w:proofErr w:type="spellStart"/>
      <w:r>
        <w:t>otros</w:t>
      </w:r>
      <w:proofErr w:type="spellEnd"/>
      <w:r>
        <w:t xml:space="preserve"> </w:t>
      </w:r>
      <w:proofErr w:type="spellStart"/>
      <w:r>
        <w:t>pidiendo</w:t>
      </w:r>
      <w:proofErr w:type="spellEnd"/>
      <w:r>
        <w:t xml:space="preserve"> </w:t>
      </w:r>
      <w:proofErr w:type="spellStart"/>
      <w:r>
        <w:t>clemencia</w:t>
      </w:r>
      <w:proofErr w:type="spellEnd"/>
      <w:r>
        <w:t xml:space="preserve"> para sus </w:t>
      </w:r>
      <w:proofErr w:type="spellStart"/>
      <w:r>
        <w:t>sufrimientos</w:t>
      </w:r>
      <w:proofErr w:type="spellEnd"/>
      <w:r>
        <w:t xml:space="preserve"> y </w:t>
      </w:r>
      <w:proofErr w:type="spellStart"/>
      <w:r>
        <w:t>otros</w:t>
      </w:r>
      <w:proofErr w:type="spellEnd"/>
      <w:r>
        <w:t xml:space="preserve">, </w:t>
      </w:r>
      <w:proofErr w:type="spellStart"/>
      <w:r>
        <w:t>los</w:t>
      </w:r>
      <w:proofErr w:type="spellEnd"/>
      <w:r>
        <w:t xml:space="preserve"> </w:t>
      </w:r>
      <w:proofErr w:type="spellStart"/>
      <w:r>
        <w:t>menos</w:t>
      </w:r>
      <w:proofErr w:type="spellEnd"/>
      <w:r>
        <w:t xml:space="preserve">, para </w:t>
      </w:r>
      <w:proofErr w:type="spellStart"/>
      <w:r>
        <w:t>darme</w:t>
      </w:r>
      <w:proofErr w:type="spellEnd"/>
      <w:r>
        <w:t xml:space="preserve"> gracias </w:t>
      </w:r>
      <w:proofErr w:type="spellStart"/>
      <w:r>
        <w:t>por</w:t>
      </w:r>
      <w:proofErr w:type="spellEnd"/>
      <w:r>
        <w:t xml:space="preserve"> mis </w:t>
      </w:r>
      <w:proofErr w:type="spellStart"/>
      <w:r>
        <w:t>beneficios</w:t>
      </w:r>
      <w:proofErr w:type="spellEnd"/>
      <w:r>
        <w:t xml:space="preserve">. Presto he </w:t>
      </w:r>
      <w:proofErr w:type="spellStart"/>
      <w:r>
        <w:t>venido</w:t>
      </w:r>
      <w:proofErr w:type="spellEnd"/>
      <w:r>
        <w:t xml:space="preserve"> a </w:t>
      </w:r>
      <w:proofErr w:type="spellStart"/>
      <w:r>
        <w:t>todos</w:t>
      </w:r>
      <w:proofErr w:type="spellEnd"/>
      <w:r>
        <w:t xml:space="preserve"> sin </w:t>
      </w:r>
      <w:proofErr w:type="spellStart"/>
      <w:r>
        <w:t>detenerme</w:t>
      </w:r>
      <w:proofErr w:type="spellEnd"/>
      <w:r>
        <w:t xml:space="preserve"> a </w:t>
      </w:r>
      <w:proofErr w:type="spellStart"/>
      <w:r>
        <w:t>juzgar</w:t>
      </w:r>
      <w:proofErr w:type="spellEnd"/>
      <w:r>
        <w:t xml:space="preserve"> para </w:t>
      </w:r>
      <w:proofErr w:type="spellStart"/>
      <w:r>
        <w:t>qué</w:t>
      </w:r>
      <w:proofErr w:type="spellEnd"/>
      <w:r>
        <w:t xml:space="preserve"> me </w:t>
      </w:r>
      <w:proofErr w:type="spellStart"/>
      <w:r>
        <w:t>llamáis</w:t>
      </w:r>
      <w:proofErr w:type="spellEnd"/>
      <w:r>
        <w:t xml:space="preserve">, </w:t>
      </w:r>
      <w:proofErr w:type="spellStart"/>
      <w:r>
        <w:t>porque</w:t>
      </w:r>
      <w:proofErr w:type="spellEnd"/>
      <w:r>
        <w:t xml:space="preserve"> lo </w:t>
      </w:r>
      <w:proofErr w:type="spellStart"/>
      <w:r>
        <w:t>importante</w:t>
      </w:r>
      <w:proofErr w:type="spellEnd"/>
      <w:r>
        <w:t xml:space="preserve"> para </w:t>
      </w:r>
      <w:proofErr w:type="spellStart"/>
      <w:r>
        <w:t>Mí</w:t>
      </w:r>
      <w:proofErr w:type="spellEnd"/>
      <w:r>
        <w:t xml:space="preserve">, es </w:t>
      </w:r>
      <w:proofErr w:type="spellStart"/>
      <w:r>
        <w:t>que</w:t>
      </w:r>
      <w:proofErr w:type="spellEnd"/>
      <w:r>
        <w:t xml:space="preserve"> me </w:t>
      </w:r>
      <w:proofErr w:type="spellStart"/>
      <w:r>
        <w:t>habéis</w:t>
      </w:r>
      <w:proofErr w:type="spellEnd"/>
      <w:r>
        <w:t xml:space="preserve"> </w:t>
      </w:r>
      <w:proofErr w:type="spellStart"/>
      <w:r>
        <w:t>llamado</w:t>
      </w:r>
      <w:proofErr w:type="spellEnd"/>
      <w:r>
        <w:t xml:space="preserve">. </w:t>
      </w:r>
    </w:p>
    <w:p w14:paraId="6D78E340" w14:textId="77777777" w:rsidR="00F50769" w:rsidRDefault="00F50769" w:rsidP="00F50769">
      <w:r>
        <w:t xml:space="preserve">45. Si </w:t>
      </w:r>
      <w:proofErr w:type="spellStart"/>
      <w:r>
        <w:t>todos</w:t>
      </w:r>
      <w:proofErr w:type="spellEnd"/>
      <w:r>
        <w:t xml:space="preserve"> me </w:t>
      </w:r>
      <w:proofErr w:type="spellStart"/>
      <w:r>
        <w:t>buscasen</w:t>
      </w:r>
      <w:proofErr w:type="spellEnd"/>
      <w:r>
        <w:t xml:space="preserve">, les </w:t>
      </w:r>
      <w:proofErr w:type="spellStart"/>
      <w:r>
        <w:t>diría</w:t>
      </w:r>
      <w:proofErr w:type="spellEnd"/>
      <w:r>
        <w:t xml:space="preserve"> lo </w:t>
      </w:r>
      <w:proofErr w:type="spellStart"/>
      <w:r>
        <w:t>mismo</w:t>
      </w:r>
      <w:proofErr w:type="spellEnd"/>
      <w:r>
        <w:t xml:space="preserve"> </w:t>
      </w:r>
      <w:proofErr w:type="spellStart"/>
      <w:r>
        <w:t>que</w:t>
      </w:r>
      <w:proofErr w:type="spellEnd"/>
      <w:r>
        <w:t xml:space="preserve"> a </w:t>
      </w:r>
      <w:proofErr w:type="spellStart"/>
      <w:r>
        <w:t>vosotros</w:t>
      </w:r>
      <w:proofErr w:type="spellEnd"/>
      <w:r>
        <w:t xml:space="preserve">: “No </w:t>
      </w:r>
      <w:proofErr w:type="spellStart"/>
      <w:r>
        <w:t>vengo</w:t>
      </w:r>
      <w:proofErr w:type="spellEnd"/>
      <w:r>
        <w:t xml:space="preserve"> a </w:t>
      </w:r>
      <w:proofErr w:type="spellStart"/>
      <w:r>
        <w:t>ver</w:t>
      </w:r>
      <w:proofErr w:type="spellEnd"/>
      <w:r>
        <w:t xml:space="preserve"> </w:t>
      </w:r>
      <w:proofErr w:type="spellStart"/>
      <w:r>
        <w:t>vuestras</w:t>
      </w:r>
      <w:proofErr w:type="spellEnd"/>
      <w:r>
        <w:t xml:space="preserve"> </w:t>
      </w:r>
      <w:proofErr w:type="spellStart"/>
      <w:r>
        <w:t>manchas</w:t>
      </w:r>
      <w:proofErr w:type="spellEnd"/>
      <w:r>
        <w:t xml:space="preserve"> </w:t>
      </w:r>
      <w:proofErr w:type="spellStart"/>
      <w:r>
        <w:t>ni</w:t>
      </w:r>
      <w:proofErr w:type="spellEnd"/>
      <w:r>
        <w:t xml:space="preserve"> a </w:t>
      </w:r>
      <w:proofErr w:type="spellStart"/>
      <w:r>
        <w:t>juzgar</w:t>
      </w:r>
      <w:proofErr w:type="spellEnd"/>
      <w:r>
        <w:t xml:space="preserve"> </w:t>
      </w:r>
      <w:proofErr w:type="spellStart"/>
      <w:r>
        <w:t>vuestros</w:t>
      </w:r>
      <w:proofErr w:type="spellEnd"/>
      <w:r>
        <w:t xml:space="preserve"> </w:t>
      </w:r>
      <w:proofErr w:type="spellStart"/>
      <w:r>
        <w:t>pecados</w:t>
      </w:r>
      <w:proofErr w:type="spellEnd"/>
      <w:r>
        <w:t xml:space="preserve">, </w:t>
      </w:r>
      <w:proofErr w:type="spellStart"/>
      <w:r>
        <w:t>sino</w:t>
      </w:r>
      <w:proofErr w:type="spellEnd"/>
      <w:r>
        <w:t xml:space="preserve"> </w:t>
      </w:r>
      <w:proofErr w:type="gramStart"/>
      <w:r>
        <w:t>a</w:t>
      </w:r>
      <w:proofErr w:type="gramEnd"/>
      <w:r>
        <w:t xml:space="preserve"> </w:t>
      </w:r>
      <w:proofErr w:type="spellStart"/>
      <w:r>
        <w:t>escuchar</w:t>
      </w:r>
      <w:proofErr w:type="spellEnd"/>
      <w:r>
        <w:t xml:space="preserve"> </w:t>
      </w:r>
      <w:proofErr w:type="spellStart"/>
      <w:r>
        <w:t>vuestras</w:t>
      </w:r>
      <w:proofErr w:type="spellEnd"/>
      <w:r>
        <w:t xml:space="preserve"> </w:t>
      </w:r>
      <w:proofErr w:type="spellStart"/>
      <w:r>
        <w:t>quejas</w:t>
      </w:r>
      <w:proofErr w:type="spellEnd"/>
      <w:r>
        <w:t xml:space="preserve"> y </w:t>
      </w:r>
      <w:proofErr w:type="gramStart"/>
      <w:r>
        <w:t>a</w:t>
      </w:r>
      <w:proofErr w:type="gramEnd"/>
      <w:r>
        <w:t xml:space="preserve"> </w:t>
      </w:r>
      <w:proofErr w:type="spellStart"/>
      <w:r>
        <w:t>aliviar</w:t>
      </w:r>
      <w:proofErr w:type="spellEnd"/>
      <w:r>
        <w:t xml:space="preserve"> </w:t>
      </w:r>
      <w:proofErr w:type="spellStart"/>
      <w:r>
        <w:t>el</w:t>
      </w:r>
      <w:proofErr w:type="spellEnd"/>
      <w:r>
        <w:t xml:space="preserve"> dolor </w:t>
      </w:r>
      <w:proofErr w:type="spellStart"/>
      <w:r>
        <w:t>que</w:t>
      </w:r>
      <w:proofErr w:type="spellEnd"/>
      <w:r>
        <w:t xml:space="preserve"> </w:t>
      </w:r>
      <w:proofErr w:type="spellStart"/>
      <w:r>
        <w:t>os</w:t>
      </w:r>
      <w:proofErr w:type="spellEnd"/>
      <w:r>
        <w:t xml:space="preserve"> </w:t>
      </w:r>
      <w:proofErr w:type="spellStart"/>
      <w:r>
        <w:t>hace</w:t>
      </w:r>
      <w:proofErr w:type="spellEnd"/>
      <w:r>
        <w:t xml:space="preserve"> </w:t>
      </w:r>
      <w:proofErr w:type="spellStart"/>
      <w:r>
        <w:t>sufrir</w:t>
      </w:r>
      <w:proofErr w:type="spellEnd"/>
      <w:r>
        <w:t xml:space="preserve">”. </w:t>
      </w:r>
    </w:p>
    <w:p w14:paraId="51B30755" w14:textId="77777777" w:rsidR="00F50769" w:rsidRDefault="00F50769" w:rsidP="00F50769">
      <w:r>
        <w:t xml:space="preserve">46. A </w:t>
      </w:r>
      <w:proofErr w:type="spellStart"/>
      <w:r>
        <w:t>veces</w:t>
      </w:r>
      <w:proofErr w:type="spellEnd"/>
      <w:r>
        <w:t xml:space="preserve">, </w:t>
      </w:r>
      <w:proofErr w:type="spellStart"/>
      <w:r>
        <w:t>los</w:t>
      </w:r>
      <w:proofErr w:type="spellEnd"/>
      <w:r>
        <w:t xml:space="preserve"> </w:t>
      </w:r>
      <w:proofErr w:type="spellStart"/>
      <w:r>
        <w:t>que</w:t>
      </w:r>
      <w:proofErr w:type="spellEnd"/>
      <w:r>
        <w:t xml:space="preserve"> </w:t>
      </w:r>
      <w:proofErr w:type="spellStart"/>
      <w:r>
        <w:t>por</w:t>
      </w:r>
      <w:proofErr w:type="spellEnd"/>
      <w:r>
        <w:t xml:space="preserve"> un </w:t>
      </w:r>
      <w:proofErr w:type="spellStart"/>
      <w:r>
        <w:t>tiempo</w:t>
      </w:r>
      <w:proofErr w:type="spellEnd"/>
      <w:r>
        <w:t xml:space="preserve"> me </w:t>
      </w:r>
      <w:proofErr w:type="spellStart"/>
      <w:r>
        <w:t>han</w:t>
      </w:r>
      <w:proofErr w:type="spellEnd"/>
      <w:r>
        <w:t xml:space="preserve"> </w:t>
      </w:r>
      <w:proofErr w:type="spellStart"/>
      <w:r>
        <w:t>olvidado</w:t>
      </w:r>
      <w:proofErr w:type="spellEnd"/>
      <w:r>
        <w:t xml:space="preserve"> o </w:t>
      </w:r>
      <w:proofErr w:type="spellStart"/>
      <w:r>
        <w:t>los</w:t>
      </w:r>
      <w:proofErr w:type="spellEnd"/>
      <w:r>
        <w:t xml:space="preserve"> </w:t>
      </w:r>
      <w:proofErr w:type="spellStart"/>
      <w:r>
        <w:t>que</w:t>
      </w:r>
      <w:proofErr w:type="spellEnd"/>
      <w:r>
        <w:t xml:space="preserve"> </w:t>
      </w:r>
      <w:proofErr w:type="spellStart"/>
      <w:r>
        <w:t>han</w:t>
      </w:r>
      <w:proofErr w:type="spellEnd"/>
      <w:r>
        <w:t xml:space="preserve"> </w:t>
      </w:r>
      <w:proofErr w:type="spellStart"/>
      <w:r>
        <w:t>llegado</w:t>
      </w:r>
      <w:proofErr w:type="spellEnd"/>
      <w:r>
        <w:t xml:space="preserve"> a </w:t>
      </w:r>
      <w:proofErr w:type="spellStart"/>
      <w:r>
        <w:t>negarme</w:t>
      </w:r>
      <w:proofErr w:type="spellEnd"/>
      <w:r>
        <w:t xml:space="preserve">, </w:t>
      </w:r>
      <w:proofErr w:type="spellStart"/>
      <w:r>
        <w:t>han</w:t>
      </w:r>
      <w:proofErr w:type="spellEnd"/>
      <w:r>
        <w:t xml:space="preserve"> </w:t>
      </w:r>
      <w:proofErr w:type="spellStart"/>
      <w:r>
        <w:t>experimentado</w:t>
      </w:r>
      <w:proofErr w:type="spellEnd"/>
      <w:r>
        <w:t xml:space="preserve"> </w:t>
      </w:r>
      <w:proofErr w:type="spellStart"/>
      <w:r>
        <w:t>el</w:t>
      </w:r>
      <w:proofErr w:type="spellEnd"/>
      <w:r>
        <w:t xml:space="preserve"> </w:t>
      </w:r>
      <w:proofErr w:type="spellStart"/>
      <w:r>
        <w:t>anhelo</w:t>
      </w:r>
      <w:proofErr w:type="spellEnd"/>
      <w:r>
        <w:t xml:space="preserve"> de </w:t>
      </w:r>
      <w:proofErr w:type="spellStart"/>
      <w:r>
        <w:t>verme</w:t>
      </w:r>
      <w:proofErr w:type="spellEnd"/>
      <w:r>
        <w:t xml:space="preserve"> y de </w:t>
      </w:r>
      <w:proofErr w:type="spellStart"/>
      <w:r>
        <w:t>oírme</w:t>
      </w:r>
      <w:proofErr w:type="spellEnd"/>
      <w:r>
        <w:t xml:space="preserve">, </w:t>
      </w:r>
      <w:proofErr w:type="spellStart"/>
      <w:r>
        <w:t>preguntándose</w:t>
      </w:r>
      <w:proofErr w:type="spellEnd"/>
      <w:r>
        <w:t xml:space="preserve"> </w:t>
      </w:r>
      <w:proofErr w:type="spellStart"/>
      <w:r>
        <w:t>interiormente</w:t>
      </w:r>
      <w:proofErr w:type="spellEnd"/>
      <w:r>
        <w:t xml:space="preserve"> </w:t>
      </w:r>
      <w:proofErr w:type="spellStart"/>
      <w:r>
        <w:t>en</w:t>
      </w:r>
      <w:proofErr w:type="spellEnd"/>
      <w:r>
        <w:t xml:space="preserve"> </w:t>
      </w:r>
      <w:proofErr w:type="spellStart"/>
      <w:r>
        <w:t>dónde</w:t>
      </w:r>
      <w:proofErr w:type="spellEnd"/>
      <w:r>
        <w:t xml:space="preserve"> </w:t>
      </w:r>
      <w:proofErr w:type="spellStart"/>
      <w:r>
        <w:t>estoy</w:t>
      </w:r>
      <w:proofErr w:type="spellEnd"/>
      <w:r>
        <w:t xml:space="preserve"> y </w:t>
      </w:r>
      <w:proofErr w:type="spellStart"/>
      <w:r>
        <w:t>cómo</w:t>
      </w:r>
      <w:proofErr w:type="spellEnd"/>
      <w:r>
        <w:t xml:space="preserve"> </w:t>
      </w:r>
      <w:proofErr w:type="spellStart"/>
      <w:r>
        <w:t>podrían</w:t>
      </w:r>
      <w:proofErr w:type="spellEnd"/>
      <w:r>
        <w:t xml:space="preserve"> </w:t>
      </w:r>
      <w:proofErr w:type="spellStart"/>
      <w:r>
        <w:t>encontrarme</w:t>
      </w:r>
      <w:proofErr w:type="spellEnd"/>
      <w:r>
        <w:t xml:space="preserve">. </w:t>
      </w:r>
    </w:p>
    <w:p w14:paraId="5C2D3619" w14:textId="77777777" w:rsidR="00F50769" w:rsidRDefault="00F50769" w:rsidP="00F50769">
      <w:r>
        <w:t xml:space="preserve">47. Es </w:t>
      </w:r>
      <w:proofErr w:type="spellStart"/>
      <w:r>
        <w:t>el</w:t>
      </w:r>
      <w:proofErr w:type="spellEnd"/>
      <w:r>
        <w:t xml:space="preserve"> </w:t>
      </w:r>
      <w:proofErr w:type="spellStart"/>
      <w:r>
        <w:t>espíritu</w:t>
      </w:r>
      <w:proofErr w:type="spellEnd"/>
      <w:r>
        <w:t xml:space="preserve"> </w:t>
      </w:r>
      <w:proofErr w:type="spellStart"/>
      <w:r>
        <w:t>que</w:t>
      </w:r>
      <w:proofErr w:type="spellEnd"/>
      <w:r>
        <w:t xml:space="preserve"> </w:t>
      </w:r>
      <w:proofErr w:type="spellStart"/>
      <w:r>
        <w:t>necesita</w:t>
      </w:r>
      <w:proofErr w:type="spellEnd"/>
      <w:r>
        <w:t xml:space="preserve"> de lo </w:t>
      </w:r>
      <w:proofErr w:type="spellStart"/>
      <w:r>
        <w:t>divino</w:t>
      </w:r>
      <w:proofErr w:type="spellEnd"/>
      <w:r>
        <w:t xml:space="preserve"> y </w:t>
      </w:r>
      <w:proofErr w:type="spellStart"/>
      <w:r>
        <w:t>en</w:t>
      </w:r>
      <w:proofErr w:type="spellEnd"/>
      <w:r>
        <w:t xml:space="preserve"> </w:t>
      </w:r>
      <w:proofErr w:type="spellStart"/>
      <w:r>
        <w:t>su</w:t>
      </w:r>
      <w:proofErr w:type="spellEnd"/>
      <w:r>
        <w:t xml:space="preserve"> sed de luz </w:t>
      </w:r>
      <w:proofErr w:type="spellStart"/>
      <w:r>
        <w:t>solloza</w:t>
      </w:r>
      <w:proofErr w:type="spellEnd"/>
      <w:r>
        <w:t xml:space="preserve"> </w:t>
      </w:r>
      <w:proofErr w:type="spellStart"/>
      <w:r>
        <w:t>tristemente</w:t>
      </w:r>
      <w:proofErr w:type="spellEnd"/>
      <w:r>
        <w:t xml:space="preserve"> </w:t>
      </w:r>
      <w:proofErr w:type="spellStart"/>
      <w:r>
        <w:t>en</w:t>
      </w:r>
      <w:proofErr w:type="spellEnd"/>
      <w:r>
        <w:t xml:space="preserve"> la </w:t>
      </w:r>
      <w:proofErr w:type="spellStart"/>
      <w:r>
        <w:t>prisión</w:t>
      </w:r>
      <w:proofErr w:type="spellEnd"/>
      <w:r>
        <w:t xml:space="preserve"> de la carne, mas es </w:t>
      </w:r>
      <w:proofErr w:type="spellStart"/>
      <w:r>
        <w:t>precisamente</w:t>
      </w:r>
      <w:proofErr w:type="spellEnd"/>
      <w:r>
        <w:t xml:space="preserve"> </w:t>
      </w:r>
      <w:proofErr w:type="spellStart"/>
      <w:r>
        <w:t>en</w:t>
      </w:r>
      <w:proofErr w:type="spellEnd"/>
      <w:r>
        <w:t xml:space="preserve"> </w:t>
      </w:r>
      <w:proofErr w:type="spellStart"/>
      <w:r>
        <w:t>aquel</w:t>
      </w:r>
      <w:proofErr w:type="spellEnd"/>
      <w:r>
        <w:t xml:space="preserve"> </w:t>
      </w:r>
      <w:proofErr w:type="spellStart"/>
      <w:r>
        <w:t>instante</w:t>
      </w:r>
      <w:proofErr w:type="spellEnd"/>
      <w:r>
        <w:t xml:space="preserve"> </w:t>
      </w:r>
      <w:proofErr w:type="spellStart"/>
      <w:r>
        <w:t>cuando</w:t>
      </w:r>
      <w:proofErr w:type="spellEnd"/>
      <w:r>
        <w:t xml:space="preserve"> </w:t>
      </w:r>
      <w:proofErr w:type="spellStart"/>
      <w:r>
        <w:t>escucha</w:t>
      </w:r>
      <w:proofErr w:type="spellEnd"/>
      <w:r>
        <w:t xml:space="preserve"> </w:t>
      </w:r>
      <w:proofErr w:type="spellStart"/>
      <w:r>
        <w:t>una</w:t>
      </w:r>
      <w:proofErr w:type="spellEnd"/>
      <w:r>
        <w:t xml:space="preserve"> </w:t>
      </w:r>
      <w:proofErr w:type="spellStart"/>
      <w:r>
        <w:t>voz</w:t>
      </w:r>
      <w:proofErr w:type="spellEnd"/>
      <w:r>
        <w:t xml:space="preserve"> dulce </w:t>
      </w:r>
      <w:proofErr w:type="spellStart"/>
      <w:r>
        <w:t>que</w:t>
      </w:r>
      <w:proofErr w:type="spellEnd"/>
      <w:r>
        <w:t xml:space="preserve"> le dice: “</w:t>
      </w:r>
      <w:proofErr w:type="spellStart"/>
      <w:r>
        <w:t>Aquí</w:t>
      </w:r>
      <w:proofErr w:type="spellEnd"/>
      <w:r>
        <w:t xml:space="preserve"> </w:t>
      </w:r>
      <w:proofErr w:type="spellStart"/>
      <w:r>
        <w:t>estoy</w:t>
      </w:r>
      <w:proofErr w:type="spellEnd"/>
      <w:r>
        <w:t xml:space="preserve">”. No </w:t>
      </w:r>
      <w:proofErr w:type="spellStart"/>
      <w:r>
        <w:t>os</w:t>
      </w:r>
      <w:proofErr w:type="spellEnd"/>
      <w:r>
        <w:t xml:space="preserve"> he </w:t>
      </w:r>
      <w:proofErr w:type="spellStart"/>
      <w:r>
        <w:t>olvidado</w:t>
      </w:r>
      <w:proofErr w:type="spellEnd"/>
      <w:r>
        <w:t xml:space="preserve">, </w:t>
      </w:r>
      <w:proofErr w:type="spellStart"/>
      <w:r>
        <w:t>ni</w:t>
      </w:r>
      <w:proofErr w:type="spellEnd"/>
      <w:r>
        <w:t xml:space="preserve"> me he </w:t>
      </w:r>
      <w:proofErr w:type="spellStart"/>
      <w:r>
        <w:t>alejado</w:t>
      </w:r>
      <w:proofErr w:type="spellEnd"/>
      <w:r>
        <w:t xml:space="preserve"> de </w:t>
      </w:r>
      <w:proofErr w:type="spellStart"/>
      <w:r>
        <w:t>vos</w:t>
      </w:r>
      <w:proofErr w:type="spellEnd"/>
      <w:r>
        <w:t xml:space="preserve">. No </w:t>
      </w:r>
      <w:proofErr w:type="spellStart"/>
      <w:r>
        <w:t>podría</w:t>
      </w:r>
      <w:proofErr w:type="spellEnd"/>
      <w:r>
        <w:t xml:space="preserve"> </w:t>
      </w:r>
      <w:proofErr w:type="spellStart"/>
      <w:r>
        <w:t>alejarme</w:t>
      </w:r>
      <w:proofErr w:type="spellEnd"/>
      <w:r>
        <w:t xml:space="preserve">, </w:t>
      </w:r>
      <w:proofErr w:type="spellStart"/>
      <w:r>
        <w:t>porque</w:t>
      </w:r>
      <w:proofErr w:type="spellEnd"/>
      <w:r>
        <w:t xml:space="preserve"> </w:t>
      </w:r>
      <w:proofErr w:type="spellStart"/>
      <w:r>
        <w:t>estoy</w:t>
      </w:r>
      <w:proofErr w:type="spellEnd"/>
      <w:r>
        <w:t xml:space="preserve"> </w:t>
      </w:r>
      <w:proofErr w:type="spellStart"/>
      <w:r>
        <w:t>en</w:t>
      </w:r>
      <w:proofErr w:type="spellEnd"/>
      <w:r>
        <w:t xml:space="preserve"> </w:t>
      </w:r>
      <w:proofErr w:type="spellStart"/>
      <w:r>
        <w:t>cada</w:t>
      </w:r>
      <w:proofErr w:type="spellEnd"/>
      <w:r>
        <w:t xml:space="preserve"> uno de </w:t>
      </w:r>
      <w:proofErr w:type="spellStart"/>
      <w:r>
        <w:t>vosotros</w:t>
      </w:r>
      <w:proofErr w:type="spellEnd"/>
      <w:r>
        <w:t xml:space="preserve">, </w:t>
      </w:r>
      <w:proofErr w:type="spellStart"/>
      <w:r>
        <w:t>más</w:t>
      </w:r>
      <w:proofErr w:type="spellEnd"/>
      <w:r>
        <w:t xml:space="preserve"> </w:t>
      </w:r>
      <w:proofErr w:type="spellStart"/>
      <w:r>
        <w:t>si</w:t>
      </w:r>
      <w:proofErr w:type="spellEnd"/>
      <w:r>
        <w:t xml:space="preserve"> </w:t>
      </w:r>
      <w:proofErr w:type="spellStart"/>
      <w:r>
        <w:t>queréis</w:t>
      </w:r>
      <w:proofErr w:type="spellEnd"/>
      <w:r>
        <w:t xml:space="preserve"> </w:t>
      </w:r>
      <w:proofErr w:type="spellStart"/>
      <w:r>
        <w:t>encontrarme</w:t>
      </w:r>
      <w:proofErr w:type="spellEnd"/>
      <w:r>
        <w:t xml:space="preserve">, mi </w:t>
      </w:r>
      <w:proofErr w:type="spellStart"/>
      <w:r>
        <w:t>templo</w:t>
      </w:r>
      <w:proofErr w:type="spellEnd"/>
      <w:r>
        <w:t xml:space="preserve"> </w:t>
      </w:r>
      <w:proofErr w:type="spellStart"/>
      <w:r>
        <w:t>está</w:t>
      </w:r>
      <w:proofErr w:type="spellEnd"/>
      <w:r>
        <w:t xml:space="preserve"> </w:t>
      </w:r>
      <w:proofErr w:type="spellStart"/>
      <w:r>
        <w:t>en</w:t>
      </w:r>
      <w:proofErr w:type="spellEnd"/>
      <w:r>
        <w:t xml:space="preserve"> </w:t>
      </w:r>
      <w:proofErr w:type="spellStart"/>
      <w:r>
        <w:t>todas</w:t>
      </w:r>
      <w:proofErr w:type="spellEnd"/>
      <w:r>
        <w:t xml:space="preserve"> partes; </w:t>
      </w:r>
      <w:proofErr w:type="spellStart"/>
      <w:r>
        <w:t>en</w:t>
      </w:r>
      <w:proofErr w:type="spellEnd"/>
      <w:r>
        <w:t xml:space="preserve"> </w:t>
      </w:r>
      <w:proofErr w:type="spellStart"/>
      <w:r>
        <w:t>vuestra</w:t>
      </w:r>
      <w:proofErr w:type="spellEnd"/>
      <w:r>
        <w:t xml:space="preserve"> </w:t>
      </w:r>
      <w:proofErr w:type="spellStart"/>
      <w:r>
        <w:t>alcoba</w:t>
      </w:r>
      <w:proofErr w:type="spellEnd"/>
      <w:r>
        <w:t xml:space="preserve">, </w:t>
      </w:r>
      <w:proofErr w:type="spellStart"/>
      <w:r>
        <w:t>en</w:t>
      </w:r>
      <w:proofErr w:type="spellEnd"/>
      <w:r>
        <w:t xml:space="preserve"> </w:t>
      </w:r>
      <w:proofErr w:type="spellStart"/>
      <w:r>
        <w:t>el</w:t>
      </w:r>
      <w:proofErr w:type="spellEnd"/>
      <w:r>
        <w:t xml:space="preserve"> </w:t>
      </w:r>
      <w:proofErr w:type="spellStart"/>
      <w:r>
        <w:t>trabajo</w:t>
      </w:r>
      <w:proofErr w:type="spellEnd"/>
      <w:r>
        <w:t xml:space="preserve"> </w:t>
      </w:r>
      <w:proofErr w:type="spellStart"/>
      <w:r>
        <w:t>en</w:t>
      </w:r>
      <w:proofErr w:type="spellEnd"/>
      <w:r>
        <w:t xml:space="preserve"> </w:t>
      </w:r>
      <w:proofErr w:type="spellStart"/>
      <w:r>
        <w:t>los</w:t>
      </w:r>
      <w:proofErr w:type="spellEnd"/>
      <w:r>
        <w:t xml:space="preserve"> caminos, </w:t>
      </w:r>
      <w:proofErr w:type="spellStart"/>
      <w:r>
        <w:t>dentro</w:t>
      </w:r>
      <w:proofErr w:type="spellEnd"/>
      <w:r>
        <w:t xml:space="preserve"> y fuera de </w:t>
      </w:r>
      <w:proofErr w:type="spellStart"/>
      <w:r>
        <w:t>vos</w:t>
      </w:r>
      <w:proofErr w:type="spellEnd"/>
      <w:r>
        <w:t xml:space="preserve">, </w:t>
      </w:r>
      <w:proofErr w:type="spellStart"/>
      <w:r>
        <w:t>en</w:t>
      </w:r>
      <w:proofErr w:type="spellEnd"/>
      <w:r>
        <w:t xml:space="preserve"> </w:t>
      </w:r>
      <w:proofErr w:type="spellStart"/>
      <w:r>
        <w:t>todo</w:t>
      </w:r>
      <w:proofErr w:type="spellEnd"/>
      <w:r>
        <w:t xml:space="preserve"> </w:t>
      </w:r>
      <w:proofErr w:type="spellStart"/>
      <w:r>
        <w:t>lugar</w:t>
      </w:r>
      <w:proofErr w:type="spellEnd"/>
      <w:r>
        <w:t xml:space="preserve"> </w:t>
      </w:r>
      <w:proofErr w:type="spellStart"/>
      <w:r>
        <w:t>donde</w:t>
      </w:r>
      <w:proofErr w:type="spellEnd"/>
      <w:r>
        <w:t xml:space="preserve"> </w:t>
      </w:r>
      <w:proofErr w:type="spellStart"/>
      <w:r>
        <w:t>levantéis</w:t>
      </w:r>
      <w:proofErr w:type="spellEnd"/>
      <w:r>
        <w:t xml:space="preserve"> un altar de </w:t>
      </w:r>
      <w:proofErr w:type="spellStart"/>
      <w:r>
        <w:t>espiritualidad</w:t>
      </w:r>
      <w:proofErr w:type="spellEnd"/>
      <w:r>
        <w:t xml:space="preserve"> o </w:t>
      </w:r>
      <w:proofErr w:type="spellStart"/>
      <w:r>
        <w:t>donde</w:t>
      </w:r>
      <w:proofErr w:type="spellEnd"/>
      <w:r>
        <w:t xml:space="preserve"> </w:t>
      </w:r>
      <w:proofErr w:type="spellStart"/>
      <w:r>
        <w:t>encendías</w:t>
      </w:r>
      <w:proofErr w:type="spellEnd"/>
      <w:r>
        <w:t xml:space="preserve"> con </w:t>
      </w:r>
      <w:proofErr w:type="spellStart"/>
      <w:r>
        <w:t>vuestra</w:t>
      </w:r>
      <w:proofErr w:type="spellEnd"/>
      <w:r>
        <w:t xml:space="preserve"> </w:t>
      </w:r>
      <w:proofErr w:type="spellStart"/>
      <w:r>
        <w:t>fe</w:t>
      </w:r>
      <w:proofErr w:type="spellEnd"/>
      <w:r>
        <w:t xml:space="preserve">, </w:t>
      </w:r>
      <w:proofErr w:type="spellStart"/>
      <w:r>
        <w:t>una</w:t>
      </w:r>
      <w:proofErr w:type="spellEnd"/>
      <w:r>
        <w:t xml:space="preserve"> </w:t>
      </w:r>
      <w:proofErr w:type="spellStart"/>
      <w:r>
        <w:t>lámpara</w:t>
      </w:r>
      <w:proofErr w:type="spellEnd"/>
      <w:r>
        <w:t xml:space="preserve"> </w:t>
      </w:r>
      <w:proofErr w:type="spellStart"/>
      <w:r>
        <w:t>que</w:t>
      </w:r>
      <w:proofErr w:type="spellEnd"/>
      <w:r>
        <w:t xml:space="preserve"> </w:t>
      </w:r>
      <w:proofErr w:type="spellStart"/>
      <w:r>
        <w:t>alumbre</w:t>
      </w:r>
      <w:proofErr w:type="spellEnd"/>
      <w:r>
        <w:t xml:space="preserve"> </w:t>
      </w:r>
      <w:proofErr w:type="spellStart"/>
      <w:r>
        <w:t>el</w:t>
      </w:r>
      <w:proofErr w:type="spellEnd"/>
      <w:r>
        <w:t xml:space="preserve"> camino de </w:t>
      </w:r>
      <w:proofErr w:type="spellStart"/>
      <w:r>
        <w:t>vuestros</w:t>
      </w:r>
      <w:proofErr w:type="spellEnd"/>
      <w:r>
        <w:t xml:space="preserve"> </w:t>
      </w:r>
      <w:proofErr w:type="spellStart"/>
      <w:r>
        <w:t>semejantes</w:t>
      </w:r>
      <w:proofErr w:type="spellEnd"/>
      <w:r>
        <w:t xml:space="preserve">. </w:t>
      </w:r>
    </w:p>
    <w:p w14:paraId="4D813E57" w14:textId="77777777" w:rsidR="00F50769" w:rsidRDefault="00F50769" w:rsidP="00F50769">
      <w:r>
        <w:t xml:space="preserve">48. Cuando un hombre ha </w:t>
      </w:r>
      <w:proofErr w:type="spellStart"/>
      <w:r>
        <w:t>preguntado</w:t>
      </w:r>
      <w:proofErr w:type="spellEnd"/>
      <w:r>
        <w:t xml:space="preserve"> a </w:t>
      </w:r>
      <w:proofErr w:type="spellStart"/>
      <w:r>
        <w:t>su</w:t>
      </w:r>
      <w:proofErr w:type="spellEnd"/>
      <w:r>
        <w:t xml:space="preserve"> </w:t>
      </w:r>
      <w:proofErr w:type="spellStart"/>
      <w:r>
        <w:t>Señor</w:t>
      </w:r>
      <w:proofErr w:type="spellEnd"/>
      <w:r>
        <w:t xml:space="preserve">, y </w:t>
      </w:r>
      <w:proofErr w:type="spellStart"/>
      <w:r>
        <w:t>en</w:t>
      </w:r>
      <w:proofErr w:type="spellEnd"/>
      <w:r>
        <w:t xml:space="preserve"> </w:t>
      </w:r>
      <w:proofErr w:type="spellStart"/>
      <w:r>
        <w:t>el</w:t>
      </w:r>
      <w:proofErr w:type="spellEnd"/>
      <w:r>
        <w:t xml:space="preserve"> </w:t>
      </w:r>
      <w:proofErr w:type="spellStart"/>
      <w:r>
        <w:t>silencio</w:t>
      </w:r>
      <w:proofErr w:type="spellEnd"/>
      <w:r>
        <w:t xml:space="preserve"> de </w:t>
      </w:r>
      <w:proofErr w:type="spellStart"/>
      <w:r>
        <w:t>su</w:t>
      </w:r>
      <w:proofErr w:type="spellEnd"/>
      <w:r>
        <w:t xml:space="preserve"> </w:t>
      </w:r>
      <w:proofErr w:type="spellStart"/>
      <w:r>
        <w:t>corazón</w:t>
      </w:r>
      <w:proofErr w:type="spellEnd"/>
      <w:r>
        <w:t xml:space="preserve"> ha </w:t>
      </w:r>
      <w:proofErr w:type="spellStart"/>
      <w:r>
        <w:t>sabido</w:t>
      </w:r>
      <w:proofErr w:type="spellEnd"/>
      <w:r>
        <w:t xml:space="preserve"> </w:t>
      </w:r>
      <w:proofErr w:type="spellStart"/>
      <w:r>
        <w:t>escuchar</w:t>
      </w:r>
      <w:proofErr w:type="spellEnd"/>
      <w:r>
        <w:t xml:space="preserve"> la </w:t>
      </w:r>
      <w:proofErr w:type="spellStart"/>
      <w:r>
        <w:t>respuesta</w:t>
      </w:r>
      <w:proofErr w:type="spellEnd"/>
      <w:r>
        <w:t xml:space="preserve">, ha </w:t>
      </w:r>
      <w:proofErr w:type="spellStart"/>
      <w:r>
        <w:t>descubierto</w:t>
      </w:r>
      <w:proofErr w:type="spellEnd"/>
      <w:r>
        <w:t xml:space="preserve"> </w:t>
      </w:r>
      <w:proofErr w:type="spellStart"/>
      <w:r>
        <w:t>secretos</w:t>
      </w:r>
      <w:proofErr w:type="spellEnd"/>
      <w:r>
        <w:t xml:space="preserve"> </w:t>
      </w:r>
      <w:proofErr w:type="spellStart"/>
      <w:r>
        <w:t>mayores</w:t>
      </w:r>
      <w:proofErr w:type="spellEnd"/>
      <w:r>
        <w:t xml:space="preserve"> </w:t>
      </w:r>
      <w:proofErr w:type="spellStart"/>
      <w:r>
        <w:t>que</w:t>
      </w:r>
      <w:proofErr w:type="spellEnd"/>
      <w:r>
        <w:t xml:space="preserve"> </w:t>
      </w:r>
      <w:proofErr w:type="spellStart"/>
      <w:r>
        <w:t>todos</w:t>
      </w:r>
      <w:proofErr w:type="spellEnd"/>
      <w:r>
        <w:t xml:space="preserve"> </w:t>
      </w:r>
      <w:proofErr w:type="spellStart"/>
      <w:r>
        <w:t>los</w:t>
      </w:r>
      <w:proofErr w:type="spellEnd"/>
      <w:r>
        <w:t xml:space="preserve"> </w:t>
      </w:r>
      <w:proofErr w:type="spellStart"/>
      <w:r>
        <w:t>que</w:t>
      </w:r>
      <w:proofErr w:type="spellEnd"/>
      <w:r>
        <w:t xml:space="preserve"> la </w:t>
      </w:r>
      <w:proofErr w:type="spellStart"/>
      <w:r>
        <w:t>Naturaleza</w:t>
      </w:r>
      <w:proofErr w:type="spellEnd"/>
      <w:r>
        <w:t xml:space="preserve"> </w:t>
      </w:r>
      <w:proofErr w:type="spellStart"/>
      <w:r>
        <w:t>pudiera</w:t>
      </w:r>
      <w:proofErr w:type="spellEnd"/>
      <w:r>
        <w:t xml:space="preserve"> </w:t>
      </w:r>
      <w:proofErr w:type="spellStart"/>
      <w:r>
        <w:t>revelarle</w:t>
      </w:r>
      <w:proofErr w:type="spellEnd"/>
      <w:r>
        <w:t xml:space="preserve"> </w:t>
      </w:r>
      <w:proofErr w:type="spellStart"/>
      <w:r>
        <w:t>por</w:t>
      </w:r>
      <w:proofErr w:type="spellEnd"/>
      <w:r>
        <w:t xml:space="preserve"> medio de la </w:t>
      </w:r>
      <w:proofErr w:type="spellStart"/>
      <w:r>
        <w:t>ciencia</w:t>
      </w:r>
      <w:proofErr w:type="spellEnd"/>
      <w:r>
        <w:t xml:space="preserve">. Ese hombre, </w:t>
      </w:r>
      <w:proofErr w:type="spellStart"/>
      <w:r>
        <w:t>verdaderamente</w:t>
      </w:r>
      <w:proofErr w:type="spellEnd"/>
      <w:r>
        <w:t xml:space="preserve"> ha </w:t>
      </w:r>
      <w:proofErr w:type="spellStart"/>
      <w:r>
        <w:t>descubierto</w:t>
      </w:r>
      <w:proofErr w:type="spellEnd"/>
      <w:r>
        <w:t xml:space="preserve"> la </w:t>
      </w:r>
      <w:proofErr w:type="spellStart"/>
      <w:r>
        <w:t>fuente</w:t>
      </w:r>
      <w:proofErr w:type="spellEnd"/>
      <w:r>
        <w:t xml:space="preserve"> de </w:t>
      </w:r>
      <w:proofErr w:type="spellStart"/>
      <w:r>
        <w:t>donde</w:t>
      </w:r>
      <w:proofErr w:type="spellEnd"/>
      <w:r>
        <w:t xml:space="preserve"> </w:t>
      </w:r>
      <w:proofErr w:type="spellStart"/>
      <w:r>
        <w:t>brotan</w:t>
      </w:r>
      <w:proofErr w:type="spellEnd"/>
      <w:r>
        <w:t xml:space="preserve"> </w:t>
      </w:r>
      <w:proofErr w:type="spellStart"/>
      <w:r>
        <w:t>todas</w:t>
      </w:r>
      <w:proofErr w:type="spellEnd"/>
      <w:r>
        <w:t xml:space="preserve"> las </w:t>
      </w:r>
      <w:proofErr w:type="spellStart"/>
      <w:r>
        <w:t>sabidurías</w:t>
      </w:r>
      <w:proofErr w:type="spellEnd"/>
      <w:r>
        <w:t xml:space="preserve">. </w:t>
      </w:r>
    </w:p>
    <w:p w14:paraId="7241609A" w14:textId="77777777" w:rsidR="00F50769" w:rsidRDefault="00F50769" w:rsidP="00F50769">
      <w:r>
        <w:lastRenderedPageBreak/>
        <w:t xml:space="preserve">49. El hombre </w:t>
      </w:r>
      <w:proofErr w:type="spellStart"/>
      <w:r>
        <w:t>que</w:t>
      </w:r>
      <w:proofErr w:type="spellEnd"/>
      <w:r>
        <w:t xml:space="preserve">, </w:t>
      </w:r>
      <w:proofErr w:type="spellStart"/>
      <w:r>
        <w:t>llevado</w:t>
      </w:r>
      <w:proofErr w:type="spellEnd"/>
      <w:r>
        <w:t xml:space="preserve"> de </w:t>
      </w:r>
      <w:proofErr w:type="spellStart"/>
      <w:r>
        <w:t>su</w:t>
      </w:r>
      <w:proofErr w:type="spellEnd"/>
      <w:r>
        <w:t xml:space="preserve"> dolor y de </w:t>
      </w:r>
      <w:proofErr w:type="spellStart"/>
      <w:r>
        <w:t>su</w:t>
      </w:r>
      <w:proofErr w:type="spellEnd"/>
      <w:r>
        <w:t xml:space="preserve"> </w:t>
      </w:r>
      <w:proofErr w:type="spellStart"/>
      <w:r>
        <w:t>angustia</w:t>
      </w:r>
      <w:proofErr w:type="spellEnd"/>
      <w:r>
        <w:t xml:space="preserve">, ha </w:t>
      </w:r>
      <w:proofErr w:type="spellStart"/>
      <w:r>
        <w:t>logrado</w:t>
      </w:r>
      <w:proofErr w:type="spellEnd"/>
      <w:r>
        <w:t xml:space="preserve"> </w:t>
      </w:r>
      <w:proofErr w:type="spellStart"/>
      <w:r>
        <w:t>comunicarse</w:t>
      </w:r>
      <w:proofErr w:type="spellEnd"/>
      <w:r>
        <w:t xml:space="preserve"> </w:t>
      </w:r>
      <w:proofErr w:type="spellStart"/>
      <w:r>
        <w:t>espiritualmente</w:t>
      </w:r>
      <w:proofErr w:type="spellEnd"/>
      <w:r>
        <w:t xml:space="preserve"> con </w:t>
      </w:r>
      <w:proofErr w:type="spellStart"/>
      <w:r>
        <w:t>su</w:t>
      </w:r>
      <w:proofErr w:type="spellEnd"/>
      <w:r>
        <w:t xml:space="preserve"> </w:t>
      </w:r>
      <w:proofErr w:type="spellStart"/>
      <w:r>
        <w:t>Señor</w:t>
      </w:r>
      <w:proofErr w:type="spellEnd"/>
      <w:r>
        <w:t xml:space="preserve"> y le </w:t>
      </w:r>
      <w:proofErr w:type="spellStart"/>
      <w:r>
        <w:t>siente</w:t>
      </w:r>
      <w:proofErr w:type="spellEnd"/>
      <w:r>
        <w:t xml:space="preserve"> </w:t>
      </w:r>
      <w:proofErr w:type="spellStart"/>
      <w:r>
        <w:t>manifestarse</w:t>
      </w:r>
      <w:proofErr w:type="spellEnd"/>
      <w:r>
        <w:t xml:space="preserve"> </w:t>
      </w:r>
      <w:proofErr w:type="spellStart"/>
      <w:r>
        <w:t>en</w:t>
      </w:r>
      <w:proofErr w:type="spellEnd"/>
      <w:r>
        <w:t xml:space="preserve"> </w:t>
      </w:r>
      <w:proofErr w:type="spellStart"/>
      <w:r>
        <w:t>su</w:t>
      </w:r>
      <w:proofErr w:type="spellEnd"/>
      <w:r>
        <w:t xml:space="preserve"> </w:t>
      </w:r>
      <w:proofErr w:type="spellStart"/>
      <w:r>
        <w:t>oración</w:t>
      </w:r>
      <w:proofErr w:type="spellEnd"/>
      <w:r>
        <w:t xml:space="preserve">, </w:t>
      </w:r>
      <w:proofErr w:type="spellStart"/>
      <w:r>
        <w:t>en</w:t>
      </w:r>
      <w:proofErr w:type="spellEnd"/>
      <w:r>
        <w:t xml:space="preserve"> </w:t>
      </w:r>
      <w:proofErr w:type="spellStart"/>
      <w:r>
        <w:t>su</w:t>
      </w:r>
      <w:proofErr w:type="spellEnd"/>
      <w:r>
        <w:t xml:space="preserve"> </w:t>
      </w:r>
      <w:proofErr w:type="spellStart"/>
      <w:r>
        <w:t>intuición</w:t>
      </w:r>
      <w:proofErr w:type="spellEnd"/>
      <w:r>
        <w:t xml:space="preserve"> o </w:t>
      </w:r>
      <w:proofErr w:type="spellStart"/>
      <w:r>
        <w:t>en</w:t>
      </w:r>
      <w:proofErr w:type="spellEnd"/>
      <w:r>
        <w:t xml:space="preserve"> sus </w:t>
      </w:r>
      <w:proofErr w:type="spellStart"/>
      <w:r>
        <w:t>pruebas</w:t>
      </w:r>
      <w:proofErr w:type="spellEnd"/>
      <w:r>
        <w:t xml:space="preserve">, ha </w:t>
      </w:r>
      <w:proofErr w:type="spellStart"/>
      <w:r>
        <w:t>construido</w:t>
      </w:r>
      <w:proofErr w:type="spellEnd"/>
      <w:r>
        <w:t xml:space="preserve"> un </w:t>
      </w:r>
      <w:proofErr w:type="spellStart"/>
      <w:r>
        <w:t>santuario</w:t>
      </w:r>
      <w:proofErr w:type="spellEnd"/>
      <w:r>
        <w:t xml:space="preserve">, </w:t>
      </w:r>
      <w:proofErr w:type="spellStart"/>
      <w:r>
        <w:t>donde</w:t>
      </w:r>
      <w:proofErr w:type="spellEnd"/>
      <w:r>
        <w:t xml:space="preserve"> </w:t>
      </w:r>
      <w:proofErr w:type="spellStart"/>
      <w:r>
        <w:t>siempre</w:t>
      </w:r>
      <w:proofErr w:type="spellEnd"/>
      <w:r>
        <w:t xml:space="preserve"> </w:t>
      </w:r>
      <w:proofErr w:type="spellStart"/>
      <w:r>
        <w:t>que</w:t>
      </w:r>
      <w:proofErr w:type="spellEnd"/>
      <w:r>
        <w:t xml:space="preserve"> se </w:t>
      </w:r>
      <w:proofErr w:type="spellStart"/>
      <w:r>
        <w:t>disponga</w:t>
      </w:r>
      <w:proofErr w:type="spellEnd"/>
      <w:r>
        <w:t xml:space="preserve"> </w:t>
      </w:r>
      <w:proofErr w:type="spellStart"/>
      <w:r>
        <w:t>podrá</w:t>
      </w:r>
      <w:proofErr w:type="spellEnd"/>
      <w:r>
        <w:t xml:space="preserve"> </w:t>
      </w:r>
      <w:proofErr w:type="spellStart"/>
      <w:r>
        <w:t>encontrar</w:t>
      </w:r>
      <w:proofErr w:type="spellEnd"/>
      <w:r>
        <w:t xml:space="preserve"> la </w:t>
      </w:r>
      <w:proofErr w:type="spellStart"/>
      <w:r>
        <w:t>presencia</w:t>
      </w:r>
      <w:proofErr w:type="spellEnd"/>
      <w:r>
        <w:t xml:space="preserve"> de </w:t>
      </w:r>
      <w:proofErr w:type="spellStart"/>
      <w:r>
        <w:t>su</w:t>
      </w:r>
      <w:proofErr w:type="spellEnd"/>
      <w:r>
        <w:t xml:space="preserve"> Padre. </w:t>
      </w:r>
    </w:p>
    <w:p w14:paraId="5123DB58" w14:textId="77777777" w:rsidR="00F50769" w:rsidRDefault="00F50769" w:rsidP="00F50769">
      <w:r>
        <w:t xml:space="preserve">50. El dolor </w:t>
      </w:r>
      <w:proofErr w:type="spellStart"/>
      <w:r>
        <w:t>que</w:t>
      </w:r>
      <w:proofErr w:type="spellEnd"/>
      <w:r>
        <w:t xml:space="preserve"> </w:t>
      </w:r>
      <w:proofErr w:type="spellStart"/>
      <w:r>
        <w:t>agobia</w:t>
      </w:r>
      <w:proofErr w:type="spellEnd"/>
      <w:r>
        <w:t xml:space="preserve"> a </w:t>
      </w:r>
      <w:proofErr w:type="spellStart"/>
      <w:r>
        <w:t>los</w:t>
      </w:r>
      <w:proofErr w:type="spellEnd"/>
      <w:r>
        <w:t xml:space="preserve"> hombres de </w:t>
      </w:r>
      <w:proofErr w:type="spellStart"/>
      <w:r>
        <w:t>este</w:t>
      </w:r>
      <w:proofErr w:type="spellEnd"/>
      <w:r>
        <w:t xml:space="preserve"> </w:t>
      </w:r>
      <w:proofErr w:type="spellStart"/>
      <w:r>
        <w:t>tiempo</w:t>
      </w:r>
      <w:proofErr w:type="spellEnd"/>
      <w:r>
        <w:t xml:space="preserve">, </w:t>
      </w:r>
      <w:proofErr w:type="spellStart"/>
      <w:r>
        <w:t>los</w:t>
      </w:r>
      <w:proofErr w:type="spellEnd"/>
      <w:r>
        <w:t xml:space="preserve"> </w:t>
      </w:r>
      <w:proofErr w:type="spellStart"/>
      <w:r>
        <w:t>va</w:t>
      </w:r>
      <w:proofErr w:type="spellEnd"/>
      <w:r>
        <w:t xml:space="preserve"> </w:t>
      </w:r>
      <w:proofErr w:type="spellStart"/>
      <w:r>
        <w:t>conduciendo</w:t>
      </w:r>
      <w:proofErr w:type="spellEnd"/>
      <w:r>
        <w:t xml:space="preserve"> paso a paso, sin </w:t>
      </w:r>
      <w:proofErr w:type="spellStart"/>
      <w:r>
        <w:t>que</w:t>
      </w:r>
      <w:proofErr w:type="spellEnd"/>
      <w:r>
        <w:t xml:space="preserve"> de </w:t>
      </w:r>
      <w:proofErr w:type="spellStart"/>
      <w:r>
        <w:t>ello</w:t>
      </w:r>
      <w:proofErr w:type="spellEnd"/>
      <w:r>
        <w:t xml:space="preserve"> se den </w:t>
      </w:r>
      <w:proofErr w:type="spellStart"/>
      <w:r>
        <w:t>cuenta</w:t>
      </w:r>
      <w:proofErr w:type="spellEnd"/>
      <w:r>
        <w:t xml:space="preserve">, a las </w:t>
      </w:r>
      <w:proofErr w:type="spellStart"/>
      <w:r>
        <w:t>puertas</w:t>
      </w:r>
      <w:proofErr w:type="spellEnd"/>
      <w:r>
        <w:t xml:space="preserve"> del </w:t>
      </w:r>
      <w:proofErr w:type="spellStart"/>
      <w:r>
        <w:t>santuario</w:t>
      </w:r>
      <w:proofErr w:type="spellEnd"/>
      <w:r>
        <w:t xml:space="preserve"> interior, ante </w:t>
      </w:r>
      <w:proofErr w:type="spellStart"/>
      <w:r>
        <w:t>el</w:t>
      </w:r>
      <w:proofErr w:type="spellEnd"/>
      <w:r>
        <w:t xml:space="preserve"> </w:t>
      </w:r>
      <w:proofErr w:type="spellStart"/>
      <w:r>
        <w:t>cual</w:t>
      </w:r>
      <w:proofErr w:type="spellEnd"/>
      <w:r>
        <w:t xml:space="preserve"> </w:t>
      </w:r>
      <w:proofErr w:type="spellStart"/>
      <w:r>
        <w:t>preguntarán</w:t>
      </w:r>
      <w:proofErr w:type="spellEnd"/>
      <w:r>
        <w:t xml:space="preserve">, </w:t>
      </w:r>
      <w:proofErr w:type="spellStart"/>
      <w:r>
        <w:t>impotentes</w:t>
      </w:r>
      <w:proofErr w:type="spellEnd"/>
      <w:r>
        <w:t xml:space="preserve"> para </w:t>
      </w:r>
      <w:proofErr w:type="spellStart"/>
      <w:r>
        <w:t>seguir</w:t>
      </w:r>
      <w:proofErr w:type="spellEnd"/>
      <w:r>
        <w:t xml:space="preserve"> </w:t>
      </w:r>
      <w:proofErr w:type="spellStart"/>
      <w:r>
        <w:t>adelante</w:t>
      </w:r>
      <w:proofErr w:type="spellEnd"/>
      <w:r>
        <w:t xml:space="preserve">: </w:t>
      </w:r>
      <w:proofErr w:type="spellStart"/>
      <w:r>
        <w:t>Señor</w:t>
      </w:r>
      <w:proofErr w:type="spellEnd"/>
      <w:r>
        <w:t xml:space="preserve"> ¿En </w:t>
      </w:r>
      <w:proofErr w:type="spellStart"/>
      <w:r>
        <w:t>dónde</w:t>
      </w:r>
      <w:proofErr w:type="spellEnd"/>
      <w:r>
        <w:t xml:space="preserve"> </w:t>
      </w:r>
      <w:proofErr w:type="spellStart"/>
      <w:r>
        <w:t>estás</w:t>
      </w:r>
      <w:proofErr w:type="spellEnd"/>
      <w:r>
        <w:t xml:space="preserve">? Y del interior del </w:t>
      </w:r>
      <w:proofErr w:type="spellStart"/>
      <w:r>
        <w:t>templo</w:t>
      </w:r>
      <w:proofErr w:type="spellEnd"/>
      <w:r>
        <w:t xml:space="preserve">, </w:t>
      </w:r>
      <w:proofErr w:type="spellStart"/>
      <w:r>
        <w:t>surgirá</w:t>
      </w:r>
      <w:proofErr w:type="spellEnd"/>
      <w:r>
        <w:t xml:space="preserve"> la dulce </w:t>
      </w:r>
      <w:proofErr w:type="spellStart"/>
      <w:r>
        <w:t>voz</w:t>
      </w:r>
      <w:proofErr w:type="spellEnd"/>
      <w:r>
        <w:t xml:space="preserve"> del Maestro </w:t>
      </w:r>
      <w:proofErr w:type="spellStart"/>
      <w:r>
        <w:t>diciéndoles</w:t>
      </w:r>
      <w:proofErr w:type="spellEnd"/>
      <w:r>
        <w:t>: “</w:t>
      </w:r>
      <w:proofErr w:type="spellStart"/>
      <w:r>
        <w:t>Aquí</w:t>
      </w:r>
      <w:proofErr w:type="spellEnd"/>
      <w:r>
        <w:t xml:space="preserve"> </w:t>
      </w:r>
      <w:proofErr w:type="spellStart"/>
      <w:r>
        <w:t>estoy</w:t>
      </w:r>
      <w:proofErr w:type="spellEnd"/>
      <w:r>
        <w:t xml:space="preserve">, </w:t>
      </w:r>
      <w:proofErr w:type="spellStart"/>
      <w:r>
        <w:t>donde</w:t>
      </w:r>
      <w:proofErr w:type="spellEnd"/>
      <w:r>
        <w:t xml:space="preserve"> </w:t>
      </w:r>
      <w:proofErr w:type="spellStart"/>
      <w:r>
        <w:t>siempre</w:t>
      </w:r>
      <w:proofErr w:type="spellEnd"/>
      <w:r>
        <w:t xml:space="preserve"> he </w:t>
      </w:r>
      <w:proofErr w:type="spellStart"/>
      <w:r>
        <w:t>habitado</w:t>
      </w:r>
      <w:proofErr w:type="spellEnd"/>
      <w:r>
        <w:t xml:space="preserve">: </w:t>
      </w:r>
      <w:proofErr w:type="spellStart"/>
      <w:r>
        <w:t>en</w:t>
      </w:r>
      <w:proofErr w:type="spellEnd"/>
      <w:r>
        <w:t xml:space="preserve"> </w:t>
      </w:r>
      <w:proofErr w:type="spellStart"/>
      <w:r>
        <w:t>vuestra</w:t>
      </w:r>
      <w:proofErr w:type="spellEnd"/>
      <w:r>
        <w:t xml:space="preserve"> </w:t>
      </w:r>
      <w:proofErr w:type="spellStart"/>
      <w:r>
        <w:t>conciencia</w:t>
      </w:r>
      <w:proofErr w:type="spellEnd"/>
      <w:r>
        <w:t xml:space="preserve">”.  </w:t>
      </w:r>
    </w:p>
    <w:p w14:paraId="67A2B248" w14:textId="77777777" w:rsidR="00F50769" w:rsidRDefault="00F50769" w:rsidP="00F50769">
      <w:r>
        <w:t xml:space="preserve">51. Para </w:t>
      </w:r>
      <w:proofErr w:type="spellStart"/>
      <w:r>
        <w:t>ayudaros</w:t>
      </w:r>
      <w:proofErr w:type="spellEnd"/>
      <w:r>
        <w:t xml:space="preserve"> </w:t>
      </w:r>
      <w:proofErr w:type="spellStart"/>
      <w:r>
        <w:t>en</w:t>
      </w:r>
      <w:proofErr w:type="spellEnd"/>
      <w:r>
        <w:t xml:space="preserve"> </w:t>
      </w:r>
      <w:proofErr w:type="spellStart"/>
      <w:r>
        <w:t>vuestra</w:t>
      </w:r>
      <w:proofErr w:type="spellEnd"/>
      <w:r>
        <w:t xml:space="preserve"> </w:t>
      </w:r>
      <w:proofErr w:type="spellStart"/>
      <w:r>
        <w:t>evolución</w:t>
      </w:r>
      <w:proofErr w:type="spellEnd"/>
      <w:r>
        <w:t xml:space="preserve">, mi luz es </w:t>
      </w:r>
      <w:proofErr w:type="spellStart"/>
      <w:r>
        <w:t>en</w:t>
      </w:r>
      <w:proofErr w:type="spellEnd"/>
      <w:r>
        <w:t xml:space="preserve"> </w:t>
      </w:r>
      <w:proofErr w:type="spellStart"/>
      <w:r>
        <w:t>vuestro</w:t>
      </w:r>
      <w:proofErr w:type="spellEnd"/>
      <w:r>
        <w:t xml:space="preserve"> </w:t>
      </w:r>
      <w:proofErr w:type="spellStart"/>
      <w:r>
        <w:t>sendero</w:t>
      </w:r>
      <w:proofErr w:type="spellEnd"/>
      <w:r>
        <w:t xml:space="preserve">, </w:t>
      </w:r>
      <w:proofErr w:type="spellStart"/>
      <w:r>
        <w:t>por</w:t>
      </w:r>
      <w:proofErr w:type="spellEnd"/>
      <w:r>
        <w:t xml:space="preserve"> </w:t>
      </w:r>
      <w:proofErr w:type="spellStart"/>
      <w:r>
        <w:t>ello</w:t>
      </w:r>
      <w:proofErr w:type="spellEnd"/>
      <w:r>
        <w:t xml:space="preserve"> no </w:t>
      </w:r>
      <w:proofErr w:type="spellStart"/>
      <w:r>
        <w:t>temáis</w:t>
      </w:r>
      <w:proofErr w:type="spellEnd"/>
      <w:r>
        <w:t xml:space="preserve"> </w:t>
      </w:r>
      <w:proofErr w:type="spellStart"/>
      <w:r>
        <w:t>perderos</w:t>
      </w:r>
      <w:proofErr w:type="spellEnd"/>
      <w:r>
        <w:t xml:space="preserve">. </w:t>
      </w:r>
      <w:proofErr w:type="spellStart"/>
      <w:r>
        <w:t>Revestíos</w:t>
      </w:r>
      <w:proofErr w:type="spellEnd"/>
      <w:r>
        <w:t xml:space="preserve"> de </w:t>
      </w:r>
      <w:proofErr w:type="spellStart"/>
      <w:r>
        <w:t>obediencia</w:t>
      </w:r>
      <w:proofErr w:type="spellEnd"/>
      <w:r>
        <w:t xml:space="preserve"> y </w:t>
      </w:r>
      <w:proofErr w:type="spellStart"/>
      <w:r>
        <w:t>haced</w:t>
      </w:r>
      <w:proofErr w:type="spellEnd"/>
      <w:r>
        <w:t xml:space="preserve"> mi </w:t>
      </w:r>
      <w:proofErr w:type="spellStart"/>
      <w:r>
        <w:t>voluntad</w:t>
      </w:r>
      <w:proofErr w:type="spellEnd"/>
      <w:r>
        <w:t xml:space="preserve">, </w:t>
      </w:r>
      <w:proofErr w:type="spellStart"/>
      <w:r>
        <w:t>así</w:t>
      </w:r>
      <w:proofErr w:type="spellEnd"/>
      <w:r>
        <w:t xml:space="preserve"> </w:t>
      </w:r>
      <w:proofErr w:type="spellStart"/>
      <w:r>
        <w:t>podréis</w:t>
      </w:r>
      <w:proofErr w:type="spellEnd"/>
      <w:r>
        <w:t xml:space="preserve"> </w:t>
      </w:r>
      <w:proofErr w:type="spellStart"/>
      <w:r>
        <w:t>realizar</w:t>
      </w:r>
      <w:proofErr w:type="spellEnd"/>
      <w:r>
        <w:t xml:space="preserve"> </w:t>
      </w:r>
      <w:proofErr w:type="spellStart"/>
      <w:r>
        <w:t>grandes</w:t>
      </w:r>
      <w:proofErr w:type="spellEnd"/>
      <w:r>
        <w:t xml:space="preserve"> </w:t>
      </w:r>
      <w:proofErr w:type="spellStart"/>
      <w:r>
        <w:t>obras</w:t>
      </w:r>
      <w:proofErr w:type="spellEnd"/>
      <w:r>
        <w:t xml:space="preserve">, </w:t>
      </w:r>
      <w:proofErr w:type="spellStart"/>
      <w:r>
        <w:t>como</w:t>
      </w:r>
      <w:proofErr w:type="spellEnd"/>
      <w:r>
        <w:t xml:space="preserve"> </w:t>
      </w:r>
      <w:proofErr w:type="spellStart"/>
      <w:r>
        <w:t>corresponde</w:t>
      </w:r>
      <w:proofErr w:type="spellEnd"/>
      <w:r>
        <w:t xml:space="preserve"> a </w:t>
      </w:r>
      <w:proofErr w:type="spellStart"/>
      <w:r>
        <w:t>todo</w:t>
      </w:r>
      <w:proofErr w:type="spellEnd"/>
      <w:r>
        <w:t xml:space="preserve"> </w:t>
      </w:r>
      <w:proofErr w:type="spellStart"/>
      <w:r>
        <w:t>discípulo</w:t>
      </w:r>
      <w:proofErr w:type="spellEnd"/>
      <w:r>
        <w:t xml:space="preserve"> </w:t>
      </w:r>
      <w:proofErr w:type="spellStart"/>
      <w:r>
        <w:t>mío</w:t>
      </w:r>
      <w:proofErr w:type="spellEnd"/>
      <w:r>
        <w:t xml:space="preserve">. </w:t>
      </w:r>
    </w:p>
    <w:p w14:paraId="679E62E6" w14:textId="77777777" w:rsidR="00F50769" w:rsidRDefault="00F50769" w:rsidP="00F50769">
      <w:r>
        <w:t xml:space="preserve">52. El </w:t>
      </w:r>
      <w:proofErr w:type="spellStart"/>
      <w:r>
        <w:t>que</w:t>
      </w:r>
      <w:proofErr w:type="spellEnd"/>
      <w:r>
        <w:t xml:space="preserve"> </w:t>
      </w:r>
      <w:proofErr w:type="spellStart"/>
      <w:r>
        <w:t>vive</w:t>
      </w:r>
      <w:proofErr w:type="spellEnd"/>
      <w:r>
        <w:t xml:space="preserve"> </w:t>
      </w:r>
      <w:proofErr w:type="spellStart"/>
      <w:r>
        <w:t>dentro</w:t>
      </w:r>
      <w:proofErr w:type="spellEnd"/>
      <w:r>
        <w:t xml:space="preserve"> de la </w:t>
      </w:r>
      <w:proofErr w:type="spellStart"/>
      <w:r>
        <w:t>obediencia</w:t>
      </w:r>
      <w:proofErr w:type="spellEnd"/>
      <w:r>
        <w:t xml:space="preserve">, nada </w:t>
      </w:r>
      <w:proofErr w:type="spellStart"/>
      <w:r>
        <w:t>tiene</w:t>
      </w:r>
      <w:proofErr w:type="spellEnd"/>
      <w:r>
        <w:t xml:space="preserve"> </w:t>
      </w:r>
      <w:proofErr w:type="spellStart"/>
      <w:r>
        <w:t>que</w:t>
      </w:r>
      <w:proofErr w:type="spellEnd"/>
      <w:r>
        <w:t xml:space="preserve"> </w:t>
      </w:r>
      <w:proofErr w:type="spellStart"/>
      <w:r>
        <w:t>pedir</w:t>
      </w:r>
      <w:proofErr w:type="spellEnd"/>
      <w:r>
        <w:t xml:space="preserve"> a </w:t>
      </w:r>
      <w:proofErr w:type="spellStart"/>
      <w:r>
        <w:t>su</w:t>
      </w:r>
      <w:proofErr w:type="spellEnd"/>
      <w:r>
        <w:t xml:space="preserve"> </w:t>
      </w:r>
      <w:proofErr w:type="spellStart"/>
      <w:r>
        <w:t>Señor</w:t>
      </w:r>
      <w:proofErr w:type="spellEnd"/>
      <w:r>
        <w:t xml:space="preserve">, </w:t>
      </w:r>
      <w:proofErr w:type="spellStart"/>
      <w:r>
        <w:t>porque</w:t>
      </w:r>
      <w:proofErr w:type="spellEnd"/>
      <w:r>
        <w:t xml:space="preserve"> </w:t>
      </w:r>
      <w:proofErr w:type="spellStart"/>
      <w:r>
        <w:t>comprende</w:t>
      </w:r>
      <w:proofErr w:type="spellEnd"/>
      <w:r>
        <w:t xml:space="preserve"> </w:t>
      </w:r>
      <w:proofErr w:type="spellStart"/>
      <w:r>
        <w:t>que</w:t>
      </w:r>
      <w:proofErr w:type="spellEnd"/>
      <w:r>
        <w:t xml:space="preserve"> nada </w:t>
      </w:r>
      <w:proofErr w:type="spellStart"/>
      <w:r>
        <w:t>puede</w:t>
      </w:r>
      <w:proofErr w:type="spellEnd"/>
      <w:r>
        <w:t xml:space="preserve"> </w:t>
      </w:r>
      <w:proofErr w:type="spellStart"/>
      <w:r>
        <w:t>faltarle</w:t>
      </w:r>
      <w:proofErr w:type="spellEnd"/>
      <w:r>
        <w:t xml:space="preserve">; </w:t>
      </w:r>
      <w:proofErr w:type="spellStart"/>
      <w:r>
        <w:t>en</w:t>
      </w:r>
      <w:proofErr w:type="spellEnd"/>
      <w:r>
        <w:t xml:space="preserve"> </w:t>
      </w:r>
      <w:proofErr w:type="spellStart"/>
      <w:r>
        <w:t>cambio</w:t>
      </w:r>
      <w:proofErr w:type="spellEnd"/>
      <w:r>
        <w:t xml:space="preserve">, </w:t>
      </w:r>
      <w:proofErr w:type="spellStart"/>
      <w:r>
        <w:t>el</w:t>
      </w:r>
      <w:proofErr w:type="spellEnd"/>
      <w:r>
        <w:t xml:space="preserve"> </w:t>
      </w:r>
      <w:proofErr w:type="spellStart"/>
      <w:r>
        <w:t>que</w:t>
      </w:r>
      <w:proofErr w:type="spellEnd"/>
      <w:r>
        <w:t xml:space="preserve"> </w:t>
      </w:r>
      <w:proofErr w:type="spellStart"/>
      <w:r>
        <w:t>camina</w:t>
      </w:r>
      <w:proofErr w:type="spellEnd"/>
      <w:r>
        <w:t xml:space="preserve"> al </w:t>
      </w:r>
      <w:proofErr w:type="spellStart"/>
      <w:r>
        <w:t>margen</w:t>
      </w:r>
      <w:proofErr w:type="spellEnd"/>
      <w:r>
        <w:t xml:space="preserve"> de la </w:t>
      </w:r>
      <w:proofErr w:type="spellStart"/>
      <w:r>
        <w:t>virtud</w:t>
      </w:r>
      <w:proofErr w:type="spellEnd"/>
      <w:r>
        <w:t xml:space="preserve">, </w:t>
      </w:r>
      <w:proofErr w:type="spellStart"/>
      <w:r>
        <w:t>llegado</w:t>
      </w:r>
      <w:proofErr w:type="spellEnd"/>
      <w:r>
        <w:t xml:space="preserve"> </w:t>
      </w:r>
      <w:proofErr w:type="spellStart"/>
      <w:r>
        <w:t>el</w:t>
      </w:r>
      <w:proofErr w:type="spellEnd"/>
      <w:r>
        <w:t xml:space="preserve"> </w:t>
      </w:r>
      <w:proofErr w:type="spellStart"/>
      <w:r>
        <w:t>momento</w:t>
      </w:r>
      <w:proofErr w:type="spellEnd"/>
      <w:r>
        <w:t xml:space="preserve"> </w:t>
      </w:r>
      <w:proofErr w:type="spellStart"/>
      <w:r>
        <w:t>tiene</w:t>
      </w:r>
      <w:proofErr w:type="spellEnd"/>
      <w:r>
        <w:t xml:space="preserve"> </w:t>
      </w:r>
      <w:proofErr w:type="spellStart"/>
      <w:r>
        <w:t>que</w:t>
      </w:r>
      <w:proofErr w:type="spellEnd"/>
      <w:r>
        <w:t xml:space="preserve"> </w:t>
      </w:r>
      <w:proofErr w:type="spellStart"/>
      <w:r>
        <w:t>pedir</w:t>
      </w:r>
      <w:proofErr w:type="spellEnd"/>
      <w:r>
        <w:t xml:space="preserve">, </w:t>
      </w:r>
      <w:proofErr w:type="spellStart"/>
      <w:r>
        <w:t>porque</w:t>
      </w:r>
      <w:proofErr w:type="spellEnd"/>
      <w:r>
        <w:t xml:space="preserve"> </w:t>
      </w:r>
      <w:proofErr w:type="spellStart"/>
      <w:r>
        <w:t>siente</w:t>
      </w:r>
      <w:proofErr w:type="spellEnd"/>
      <w:r>
        <w:t xml:space="preserve"> </w:t>
      </w:r>
      <w:proofErr w:type="spellStart"/>
      <w:r>
        <w:t>que</w:t>
      </w:r>
      <w:proofErr w:type="spellEnd"/>
      <w:r>
        <w:t xml:space="preserve"> la </w:t>
      </w:r>
      <w:proofErr w:type="spellStart"/>
      <w:r>
        <w:t>paz</w:t>
      </w:r>
      <w:proofErr w:type="spellEnd"/>
      <w:r>
        <w:t xml:space="preserve"> le </w:t>
      </w:r>
      <w:proofErr w:type="spellStart"/>
      <w:r>
        <w:t>abandona</w:t>
      </w:r>
      <w:proofErr w:type="spellEnd"/>
      <w:r>
        <w:t xml:space="preserve"> y </w:t>
      </w:r>
      <w:proofErr w:type="spellStart"/>
      <w:r>
        <w:t>que</w:t>
      </w:r>
      <w:proofErr w:type="spellEnd"/>
      <w:r>
        <w:t xml:space="preserve"> la </w:t>
      </w:r>
      <w:proofErr w:type="spellStart"/>
      <w:r>
        <w:t>fuerza</w:t>
      </w:r>
      <w:proofErr w:type="spellEnd"/>
      <w:r>
        <w:t xml:space="preserve"> le </w:t>
      </w:r>
      <w:proofErr w:type="spellStart"/>
      <w:r>
        <w:t>falta</w:t>
      </w:r>
      <w:proofErr w:type="spellEnd"/>
      <w:r>
        <w:t xml:space="preserve">. </w:t>
      </w:r>
      <w:proofErr w:type="spellStart"/>
      <w:r>
        <w:t>Entonces</w:t>
      </w:r>
      <w:proofErr w:type="spellEnd"/>
      <w:r>
        <w:t xml:space="preserve"> se da </w:t>
      </w:r>
      <w:proofErr w:type="spellStart"/>
      <w:r>
        <w:t>cuenta</w:t>
      </w:r>
      <w:proofErr w:type="spellEnd"/>
      <w:r>
        <w:t xml:space="preserve"> de </w:t>
      </w:r>
      <w:proofErr w:type="spellStart"/>
      <w:r>
        <w:t>que</w:t>
      </w:r>
      <w:proofErr w:type="spellEnd"/>
      <w:r>
        <w:t xml:space="preserve"> </w:t>
      </w:r>
      <w:proofErr w:type="spellStart"/>
      <w:r>
        <w:t>los</w:t>
      </w:r>
      <w:proofErr w:type="spellEnd"/>
      <w:r>
        <w:t xml:space="preserve"> </w:t>
      </w:r>
      <w:proofErr w:type="spellStart"/>
      <w:r>
        <w:t>bienes</w:t>
      </w:r>
      <w:proofErr w:type="spellEnd"/>
      <w:r>
        <w:t xml:space="preserve"> del </w:t>
      </w:r>
      <w:proofErr w:type="spellStart"/>
      <w:r>
        <w:t>espíritu</w:t>
      </w:r>
      <w:proofErr w:type="spellEnd"/>
      <w:r>
        <w:t xml:space="preserve"> no se </w:t>
      </w:r>
      <w:proofErr w:type="spellStart"/>
      <w:r>
        <w:t>consiguen</w:t>
      </w:r>
      <w:proofErr w:type="spellEnd"/>
      <w:r>
        <w:t xml:space="preserve"> tan </w:t>
      </w:r>
      <w:proofErr w:type="spellStart"/>
      <w:r>
        <w:t>fácilmente</w:t>
      </w:r>
      <w:proofErr w:type="spellEnd"/>
      <w:r>
        <w:t xml:space="preserve"> </w:t>
      </w:r>
      <w:proofErr w:type="spellStart"/>
      <w:r>
        <w:t>como</w:t>
      </w:r>
      <w:proofErr w:type="spellEnd"/>
      <w:r>
        <w:t xml:space="preserve"> las </w:t>
      </w:r>
      <w:proofErr w:type="spellStart"/>
      <w:r>
        <w:t>satisfacciones</w:t>
      </w:r>
      <w:proofErr w:type="spellEnd"/>
      <w:r>
        <w:t xml:space="preserve"> del </w:t>
      </w:r>
      <w:proofErr w:type="spellStart"/>
      <w:r>
        <w:t>mundo</w:t>
      </w:r>
      <w:proofErr w:type="spellEnd"/>
      <w:r>
        <w:t xml:space="preserve">. </w:t>
      </w:r>
    </w:p>
    <w:p w14:paraId="4244FD3A" w14:textId="77777777" w:rsidR="00F50769" w:rsidRDefault="00F50769" w:rsidP="00F50769">
      <w:r>
        <w:t xml:space="preserve">53. Hay </w:t>
      </w:r>
      <w:proofErr w:type="spellStart"/>
      <w:r>
        <w:t>en</w:t>
      </w:r>
      <w:proofErr w:type="spellEnd"/>
      <w:r>
        <w:t xml:space="preserve"> mi Reino </w:t>
      </w:r>
      <w:proofErr w:type="spellStart"/>
      <w:r>
        <w:t>una</w:t>
      </w:r>
      <w:proofErr w:type="spellEnd"/>
      <w:r>
        <w:t xml:space="preserve"> </w:t>
      </w:r>
      <w:proofErr w:type="spellStart"/>
      <w:r>
        <w:t>puerta</w:t>
      </w:r>
      <w:proofErr w:type="spellEnd"/>
      <w:r>
        <w:t xml:space="preserve"> </w:t>
      </w:r>
      <w:proofErr w:type="spellStart"/>
      <w:r>
        <w:t>eternamente</w:t>
      </w:r>
      <w:proofErr w:type="spellEnd"/>
      <w:r>
        <w:t xml:space="preserve"> </w:t>
      </w:r>
      <w:proofErr w:type="spellStart"/>
      <w:r>
        <w:t>abierta</w:t>
      </w:r>
      <w:proofErr w:type="spellEnd"/>
      <w:r>
        <w:t xml:space="preserve"> y </w:t>
      </w:r>
      <w:proofErr w:type="spellStart"/>
      <w:r>
        <w:t>una</w:t>
      </w:r>
      <w:proofErr w:type="spellEnd"/>
      <w:r>
        <w:t xml:space="preserve"> mesa </w:t>
      </w:r>
      <w:proofErr w:type="spellStart"/>
      <w:r>
        <w:t>siempre</w:t>
      </w:r>
      <w:proofErr w:type="spellEnd"/>
      <w:r>
        <w:t xml:space="preserve"> </w:t>
      </w:r>
      <w:proofErr w:type="spellStart"/>
      <w:r>
        <w:t>preparada</w:t>
      </w:r>
      <w:proofErr w:type="spellEnd"/>
      <w:r>
        <w:t xml:space="preserve"> </w:t>
      </w:r>
      <w:proofErr w:type="spellStart"/>
      <w:r>
        <w:t>esperando</w:t>
      </w:r>
      <w:proofErr w:type="spellEnd"/>
      <w:r>
        <w:t xml:space="preserve"> la </w:t>
      </w:r>
      <w:proofErr w:type="spellStart"/>
      <w:r>
        <w:t>llegada</w:t>
      </w:r>
      <w:proofErr w:type="spellEnd"/>
      <w:r>
        <w:t xml:space="preserve"> del </w:t>
      </w:r>
      <w:proofErr w:type="spellStart"/>
      <w:r>
        <w:t>peregrino</w:t>
      </w:r>
      <w:proofErr w:type="spellEnd"/>
      <w:r>
        <w:t xml:space="preserve"> </w:t>
      </w:r>
      <w:proofErr w:type="spellStart"/>
      <w:r>
        <w:t>cansado</w:t>
      </w:r>
      <w:proofErr w:type="spellEnd"/>
      <w:r>
        <w:t xml:space="preserve">. </w:t>
      </w:r>
      <w:proofErr w:type="spellStart"/>
      <w:r>
        <w:t>Cuánto</w:t>
      </w:r>
      <w:proofErr w:type="spellEnd"/>
      <w:r>
        <w:t xml:space="preserve"> he </w:t>
      </w:r>
      <w:proofErr w:type="spellStart"/>
      <w:r>
        <w:t>esperado</w:t>
      </w:r>
      <w:proofErr w:type="spellEnd"/>
      <w:r>
        <w:t xml:space="preserve"> </w:t>
      </w:r>
      <w:proofErr w:type="spellStart"/>
      <w:r>
        <w:t>que</w:t>
      </w:r>
      <w:proofErr w:type="spellEnd"/>
      <w:r>
        <w:t xml:space="preserve"> </w:t>
      </w:r>
      <w:proofErr w:type="spellStart"/>
      <w:r>
        <w:t>los</w:t>
      </w:r>
      <w:proofErr w:type="spellEnd"/>
      <w:r>
        <w:t xml:space="preserve"> hombres </w:t>
      </w:r>
      <w:proofErr w:type="spellStart"/>
      <w:r>
        <w:t>viniesen</w:t>
      </w:r>
      <w:proofErr w:type="spellEnd"/>
      <w:r>
        <w:t xml:space="preserve"> a </w:t>
      </w:r>
      <w:proofErr w:type="spellStart"/>
      <w:r>
        <w:t>buscar</w:t>
      </w:r>
      <w:proofErr w:type="spellEnd"/>
      <w:r>
        <w:t xml:space="preserve"> </w:t>
      </w:r>
      <w:proofErr w:type="spellStart"/>
      <w:r>
        <w:t>esos</w:t>
      </w:r>
      <w:proofErr w:type="spellEnd"/>
      <w:r>
        <w:t xml:space="preserve"> </w:t>
      </w:r>
      <w:proofErr w:type="spellStart"/>
      <w:r>
        <w:t>manjares</w:t>
      </w:r>
      <w:proofErr w:type="spellEnd"/>
      <w:r>
        <w:t xml:space="preserve"> </w:t>
      </w:r>
      <w:proofErr w:type="spellStart"/>
      <w:r>
        <w:t>espirituales</w:t>
      </w:r>
      <w:proofErr w:type="spellEnd"/>
      <w:r>
        <w:t xml:space="preserve"> </w:t>
      </w:r>
      <w:proofErr w:type="spellStart"/>
      <w:r>
        <w:t>en</w:t>
      </w:r>
      <w:proofErr w:type="spellEnd"/>
      <w:r>
        <w:t xml:space="preserve"> medio de la </w:t>
      </w:r>
      <w:proofErr w:type="spellStart"/>
      <w:r>
        <w:t>paz</w:t>
      </w:r>
      <w:proofErr w:type="spellEnd"/>
      <w:r>
        <w:t xml:space="preserve">; </w:t>
      </w:r>
      <w:proofErr w:type="spellStart"/>
      <w:r>
        <w:t>más</w:t>
      </w:r>
      <w:proofErr w:type="spellEnd"/>
      <w:r>
        <w:t xml:space="preserve"> </w:t>
      </w:r>
      <w:proofErr w:type="spellStart"/>
      <w:r>
        <w:t>cuando</w:t>
      </w:r>
      <w:proofErr w:type="spellEnd"/>
      <w:r>
        <w:t xml:space="preserve"> </w:t>
      </w:r>
      <w:proofErr w:type="spellStart"/>
      <w:r>
        <w:t>ellos</w:t>
      </w:r>
      <w:proofErr w:type="spellEnd"/>
      <w:r>
        <w:t xml:space="preserve"> </w:t>
      </w:r>
      <w:proofErr w:type="spellStart"/>
      <w:r>
        <w:t>vengan</w:t>
      </w:r>
      <w:proofErr w:type="spellEnd"/>
      <w:r>
        <w:t xml:space="preserve"> a </w:t>
      </w:r>
      <w:proofErr w:type="spellStart"/>
      <w:r>
        <w:t>buscarlos</w:t>
      </w:r>
      <w:proofErr w:type="spellEnd"/>
      <w:r>
        <w:t xml:space="preserve"> </w:t>
      </w:r>
      <w:proofErr w:type="spellStart"/>
      <w:r>
        <w:t>será</w:t>
      </w:r>
      <w:proofErr w:type="spellEnd"/>
      <w:r>
        <w:t xml:space="preserve"> </w:t>
      </w:r>
      <w:proofErr w:type="spellStart"/>
      <w:r>
        <w:t>en</w:t>
      </w:r>
      <w:proofErr w:type="spellEnd"/>
      <w:r>
        <w:t xml:space="preserve"> medio del dolor, sin embargo, la mesa </w:t>
      </w:r>
      <w:proofErr w:type="spellStart"/>
      <w:r>
        <w:t>estará</w:t>
      </w:r>
      <w:proofErr w:type="spellEnd"/>
      <w:r>
        <w:t xml:space="preserve"> </w:t>
      </w:r>
      <w:proofErr w:type="spellStart"/>
      <w:r>
        <w:t>siempre</w:t>
      </w:r>
      <w:proofErr w:type="spellEnd"/>
      <w:r>
        <w:t xml:space="preserve"> </w:t>
      </w:r>
      <w:proofErr w:type="spellStart"/>
      <w:r>
        <w:t>en</w:t>
      </w:r>
      <w:proofErr w:type="spellEnd"/>
      <w:r>
        <w:t xml:space="preserve"> </w:t>
      </w:r>
      <w:proofErr w:type="spellStart"/>
      <w:r>
        <w:t>su</w:t>
      </w:r>
      <w:proofErr w:type="spellEnd"/>
      <w:r>
        <w:t xml:space="preserve"> sitio y no se </w:t>
      </w:r>
      <w:proofErr w:type="spellStart"/>
      <w:r>
        <w:t>ocultará</w:t>
      </w:r>
      <w:proofErr w:type="spellEnd"/>
      <w:r>
        <w:t xml:space="preserve"> </w:t>
      </w:r>
      <w:proofErr w:type="spellStart"/>
      <w:r>
        <w:t>el</w:t>
      </w:r>
      <w:proofErr w:type="spellEnd"/>
      <w:r>
        <w:t xml:space="preserve"> pan a </w:t>
      </w:r>
      <w:proofErr w:type="spellStart"/>
      <w:r>
        <w:t>nadie</w:t>
      </w:r>
      <w:proofErr w:type="spellEnd"/>
      <w:r>
        <w:t xml:space="preserve">.  </w:t>
      </w:r>
    </w:p>
    <w:p w14:paraId="6BB37495" w14:textId="77777777" w:rsidR="00F50769" w:rsidRDefault="00F50769" w:rsidP="00F50769">
      <w:r>
        <w:t xml:space="preserve">54. Mi misericordia </w:t>
      </w:r>
      <w:proofErr w:type="spellStart"/>
      <w:r>
        <w:t>está</w:t>
      </w:r>
      <w:proofErr w:type="spellEnd"/>
      <w:r>
        <w:t xml:space="preserve"> </w:t>
      </w:r>
      <w:proofErr w:type="spellStart"/>
      <w:r>
        <w:t>esperando</w:t>
      </w:r>
      <w:proofErr w:type="spellEnd"/>
      <w:r>
        <w:t xml:space="preserve"> </w:t>
      </w:r>
      <w:proofErr w:type="spellStart"/>
      <w:r>
        <w:t>el</w:t>
      </w:r>
      <w:proofErr w:type="spellEnd"/>
      <w:r>
        <w:t xml:space="preserve"> </w:t>
      </w:r>
      <w:proofErr w:type="spellStart"/>
      <w:r>
        <w:t>arrepentimiento</w:t>
      </w:r>
      <w:proofErr w:type="spellEnd"/>
      <w:r>
        <w:t xml:space="preserve"> y la </w:t>
      </w:r>
      <w:proofErr w:type="spellStart"/>
      <w:r>
        <w:t>regeneración</w:t>
      </w:r>
      <w:proofErr w:type="spellEnd"/>
      <w:r>
        <w:t xml:space="preserve"> de la </w:t>
      </w:r>
      <w:proofErr w:type="spellStart"/>
      <w:r>
        <w:t>humanidad</w:t>
      </w:r>
      <w:proofErr w:type="spellEnd"/>
      <w:r>
        <w:t xml:space="preserve">, para </w:t>
      </w:r>
      <w:proofErr w:type="spellStart"/>
      <w:r>
        <w:t>desbordarse</w:t>
      </w:r>
      <w:proofErr w:type="spellEnd"/>
      <w:r>
        <w:t xml:space="preserve"> </w:t>
      </w:r>
      <w:proofErr w:type="spellStart"/>
      <w:r>
        <w:t>sobre</w:t>
      </w:r>
      <w:proofErr w:type="spellEnd"/>
      <w:r>
        <w:t xml:space="preserve"> </w:t>
      </w:r>
      <w:proofErr w:type="spellStart"/>
      <w:r>
        <w:t>los</w:t>
      </w:r>
      <w:proofErr w:type="spellEnd"/>
      <w:r>
        <w:t xml:space="preserve"> </w:t>
      </w:r>
      <w:proofErr w:type="spellStart"/>
      <w:r>
        <w:t>que</w:t>
      </w:r>
      <w:proofErr w:type="spellEnd"/>
      <w:r>
        <w:t xml:space="preserve"> un día se </w:t>
      </w:r>
      <w:proofErr w:type="spellStart"/>
      <w:r>
        <w:t>mancharon</w:t>
      </w:r>
      <w:proofErr w:type="spellEnd"/>
      <w:r>
        <w:t xml:space="preserve"> con </w:t>
      </w:r>
      <w:proofErr w:type="spellStart"/>
      <w:r>
        <w:t>el</w:t>
      </w:r>
      <w:proofErr w:type="spellEnd"/>
      <w:r>
        <w:t xml:space="preserve"> </w:t>
      </w:r>
      <w:proofErr w:type="spellStart"/>
      <w:r>
        <w:t>cieno</w:t>
      </w:r>
      <w:proofErr w:type="spellEnd"/>
      <w:r>
        <w:t xml:space="preserve"> del </w:t>
      </w:r>
      <w:proofErr w:type="spellStart"/>
      <w:r>
        <w:t>pecado</w:t>
      </w:r>
      <w:proofErr w:type="spellEnd"/>
      <w:r>
        <w:t xml:space="preserve">, mas luego </w:t>
      </w:r>
      <w:proofErr w:type="spellStart"/>
      <w:r>
        <w:t>supieron</w:t>
      </w:r>
      <w:proofErr w:type="spellEnd"/>
      <w:r>
        <w:t xml:space="preserve"> </w:t>
      </w:r>
      <w:proofErr w:type="spellStart"/>
      <w:r>
        <w:t>purificarse</w:t>
      </w:r>
      <w:proofErr w:type="spellEnd"/>
      <w:r>
        <w:t xml:space="preserve"> </w:t>
      </w:r>
      <w:proofErr w:type="spellStart"/>
      <w:r>
        <w:t>en</w:t>
      </w:r>
      <w:proofErr w:type="spellEnd"/>
      <w:r>
        <w:t xml:space="preserve"> </w:t>
      </w:r>
      <w:proofErr w:type="spellStart"/>
      <w:r>
        <w:t>el</w:t>
      </w:r>
      <w:proofErr w:type="spellEnd"/>
      <w:r>
        <w:t xml:space="preserve"> amor a </w:t>
      </w:r>
      <w:proofErr w:type="spellStart"/>
      <w:r>
        <w:t>su</w:t>
      </w:r>
      <w:proofErr w:type="spellEnd"/>
      <w:r>
        <w:t xml:space="preserve"> </w:t>
      </w:r>
      <w:proofErr w:type="spellStart"/>
      <w:r>
        <w:t>Señor</w:t>
      </w:r>
      <w:proofErr w:type="spellEnd"/>
      <w:r>
        <w:t xml:space="preserve">. Ese es </w:t>
      </w:r>
      <w:proofErr w:type="spellStart"/>
      <w:r>
        <w:t>el</w:t>
      </w:r>
      <w:proofErr w:type="spellEnd"/>
      <w:r>
        <w:t xml:space="preserve"> </w:t>
      </w:r>
      <w:proofErr w:type="spellStart"/>
      <w:r>
        <w:t>banquete</w:t>
      </w:r>
      <w:proofErr w:type="spellEnd"/>
      <w:r>
        <w:t xml:space="preserve"> al </w:t>
      </w:r>
      <w:proofErr w:type="spellStart"/>
      <w:r>
        <w:t>cual</w:t>
      </w:r>
      <w:proofErr w:type="spellEnd"/>
      <w:r>
        <w:t xml:space="preserve"> </w:t>
      </w:r>
      <w:proofErr w:type="spellStart"/>
      <w:r>
        <w:t>estáis</w:t>
      </w:r>
      <w:proofErr w:type="spellEnd"/>
      <w:r>
        <w:t xml:space="preserve"> </w:t>
      </w:r>
      <w:proofErr w:type="spellStart"/>
      <w:r>
        <w:t>invitados</w:t>
      </w:r>
      <w:proofErr w:type="spellEnd"/>
      <w:r>
        <w:t xml:space="preserve"> </w:t>
      </w:r>
      <w:proofErr w:type="spellStart"/>
      <w:r>
        <w:t>todos</w:t>
      </w:r>
      <w:proofErr w:type="spellEnd"/>
      <w:r>
        <w:t xml:space="preserve"> y </w:t>
      </w:r>
      <w:proofErr w:type="spellStart"/>
      <w:r>
        <w:t>en</w:t>
      </w:r>
      <w:proofErr w:type="spellEnd"/>
      <w:r>
        <w:t xml:space="preserve"> </w:t>
      </w:r>
      <w:proofErr w:type="spellStart"/>
      <w:r>
        <w:t>el</w:t>
      </w:r>
      <w:proofErr w:type="spellEnd"/>
      <w:r>
        <w:t xml:space="preserve"> </w:t>
      </w:r>
      <w:proofErr w:type="spellStart"/>
      <w:r>
        <w:t>que</w:t>
      </w:r>
      <w:proofErr w:type="spellEnd"/>
      <w:r>
        <w:t xml:space="preserve"> </w:t>
      </w:r>
      <w:proofErr w:type="spellStart"/>
      <w:r>
        <w:t>vuestro</w:t>
      </w:r>
      <w:proofErr w:type="spellEnd"/>
      <w:r>
        <w:t xml:space="preserve"> Padre </w:t>
      </w:r>
      <w:proofErr w:type="spellStart"/>
      <w:r>
        <w:t>repartirá</w:t>
      </w:r>
      <w:proofErr w:type="spellEnd"/>
      <w:r>
        <w:t xml:space="preserve"> </w:t>
      </w:r>
      <w:proofErr w:type="spellStart"/>
      <w:r>
        <w:t>el</w:t>
      </w:r>
      <w:proofErr w:type="spellEnd"/>
      <w:r>
        <w:t xml:space="preserve"> pan y </w:t>
      </w:r>
      <w:proofErr w:type="spellStart"/>
      <w:r>
        <w:t>ofrecerá</w:t>
      </w:r>
      <w:proofErr w:type="spellEnd"/>
      <w:r>
        <w:t xml:space="preserve"> </w:t>
      </w:r>
      <w:proofErr w:type="spellStart"/>
      <w:r>
        <w:t>el</w:t>
      </w:r>
      <w:proofErr w:type="spellEnd"/>
      <w:r>
        <w:t xml:space="preserve"> vino de la </w:t>
      </w:r>
      <w:proofErr w:type="spellStart"/>
      <w:r>
        <w:t>vida</w:t>
      </w:r>
      <w:proofErr w:type="spellEnd"/>
      <w:r>
        <w:t xml:space="preserve"> a sus </w:t>
      </w:r>
      <w:proofErr w:type="spellStart"/>
      <w:r>
        <w:t>hijos</w:t>
      </w:r>
      <w:proofErr w:type="spellEnd"/>
      <w:r>
        <w:t xml:space="preserve"> </w:t>
      </w:r>
      <w:proofErr w:type="spellStart"/>
      <w:r>
        <w:t>muy</w:t>
      </w:r>
      <w:proofErr w:type="spellEnd"/>
      <w:r>
        <w:t xml:space="preserve"> </w:t>
      </w:r>
      <w:proofErr w:type="spellStart"/>
      <w:r>
        <w:t>amados</w:t>
      </w:r>
      <w:proofErr w:type="spellEnd"/>
      <w:r>
        <w:t xml:space="preserve">. </w:t>
      </w:r>
    </w:p>
    <w:p w14:paraId="5E8C6227" w14:textId="77777777" w:rsidR="00F50769" w:rsidRDefault="00F50769" w:rsidP="00F50769">
      <w:r>
        <w:t xml:space="preserve">55. </w:t>
      </w:r>
      <w:proofErr w:type="spellStart"/>
      <w:r>
        <w:t>Os</w:t>
      </w:r>
      <w:proofErr w:type="spellEnd"/>
      <w:r>
        <w:t xml:space="preserve"> di mi </w:t>
      </w:r>
      <w:proofErr w:type="spellStart"/>
      <w:r>
        <w:t>voz</w:t>
      </w:r>
      <w:proofErr w:type="spellEnd"/>
      <w:r>
        <w:t xml:space="preserve"> de </w:t>
      </w:r>
      <w:proofErr w:type="spellStart"/>
      <w:r>
        <w:t>alerta</w:t>
      </w:r>
      <w:proofErr w:type="spellEnd"/>
      <w:r>
        <w:t xml:space="preserve">, </w:t>
      </w:r>
      <w:proofErr w:type="spellStart"/>
      <w:r>
        <w:t>desde</w:t>
      </w:r>
      <w:proofErr w:type="spellEnd"/>
      <w:r>
        <w:t xml:space="preserve"> </w:t>
      </w:r>
      <w:proofErr w:type="spellStart"/>
      <w:r>
        <w:t>aquel</w:t>
      </w:r>
      <w:proofErr w:type="spellEnd"/>
      <w:r>
        <w:t xml:space="preserve"> </w:t>
      </w:r>
      <w:proofErr w:type="spellStart"/>
      <w:r>
        <w:t>tiempo</w:t>
      </w:r>
      <w:proofErr w:type="spellEnd"/>
      <w:r>
        <w:t xml:space="preserve"> </w:t>
      </w:r>
      <w:proofErr w:type="spellStart"/>
      <w:r>
        <w:t>en</w:t>
      </w:r>
      <w:proofErr w:type="spellEnd"/>
      <w:r>
        <w:t xml:space="preserve"> </w:t>
      </w:r>
      <w:proofErr w:type="spellStart"/>
      <w:r>
        <w:t>que</w:t>
      </w:r>
      <w:proofErr w:type="spellEnd"/>
      <w:r>
        <w:t xml:space="preserve"> </w:t>
      </w:r>
      <w:proofErr w:type="spellStart"/>
      <w:r>
        <w:t>descendí</w:t>
      </w:r>
      <w:proofErr w:type="spellEnd"/>
      <w:r>
        <w:t xml:space="preserve"> a la Tierra a </w:t>
      </w:r>
      <w:proofErr w:type="spellStart"/>
      <w:r>
        <w:t>conversar</w:t>
      </w:r>
      <w:proofErr w:type="spellEnd"/>
      <w:r>
        <w:t xml:space="preserve"> con </w:t>
      </w:r>
      <w:proofErr w:type="spellStart"/>
      <w:r>
        <w:t>los</w:t>
      </w:r>
      <w:proofErr w:type="spellEnd"/>
      <w:r>
        <w:t xml:space="preserve"> hombres; </w:t>
      </w:r>
      <w:proofErr w:type="spellStart"/>
      <w:r>
        <w:t>quise</w:t>
      </w:r>
      <w:proofErr w:type="spellEnd"/>
      <w:r>
        <w:t xml:space="preserve"> </w:t>
      </w:r>
      <w:proofErr w:type="spellStart"/>
      <w:r>
        <w:t>que</w:t>
      </w:r>
      <w:proofErr w:type="spellEnd"/>
      <w:r>
        <w:t xml:space="preserve"> la </w:t>
      </w:r>
      <w:proofErr w:type="spellStart"/>
      <w:r>
        <w:t>humanidad</w:t>
      </w:r>
      <w:proofErr w:type="spellEnd"/>
      <w:r>
        <w:t xml:space="preserve"> </w:t>
      </w:r>
      <w:proofErr w:type="spellStart"/>
      <w:r>
        <w:t>velara</w:t>
      </w:r>
      <w:proofErr w:type="spellEnd"/>
      <w:r>
        <w:t xml:space="preserve"> y </w:t>
      </w:r>
      <w:proofErr w:type="spellStart"/>
      <w:r>
        <w:t>orara</w:t>
      </w:r>
      <w:proofErr w:type="spellEnd"/>
      <w:r>
        <w:t xml:space="preserve"> para </w:t>
      </w:r>
      <w:proofErr w:type="spellStart"/>
      <w:r>
        <w:t>que</w:t>
      </w:r>
      <w:proofErr w:type="spellEnd"/>
      <w:r>
        <w:t xml:space="preserve"> las </w:t>
      </w:r>
      <w:proofErr w:type="spellStart"/>
      <w:r>
        <w:t>tinieblas</w:t>
      </w:r>
      <w:proofErr w:type="spellEnd"/>
      <w:r>
        <w:t xml:space="preserve"> </w:t>
      </w:r>
      <w:proofErr w:type="gramStart"/>
      <w:r>
        <w:t>no</w:t>
      </w:r>
      <w:proofErr w:type="gramEnd"/>
      <w:r>
        <w:t xml:space="preserve"> le </w:t>
      </w:r>
      <w:proofErr w:type="spellStart"/>
      <w:r>
        <w:t>sorprendieran</w:t>
      </w:r>
      <w:proofErr w:type="spellEnd"/>
      <w:r>
        <w:t xml:space="preserve">, </w:t>
      </w:r>
      <w:proofErr w:type="spellStart"/>
      <w:r>
        <w:t>pero</w:t>
      </w:r>
      <w:proofErr w:type="spellEnd"/>
      <w:r>
        <w:t xml:space="preserve"> </w:t>
      </w:r>
      <w:proofErr w:type="spellStart"/>
      <w:r>
        <w:t>los</w:t>
      </w:r>
      <w:proofErr w:type="spellEnd"/>
      <w:r>
        <w:t xml:space="preserve"> </w:t>
      </w:r>
      <w:proofErr w:type="spellStart"/>
      <w:r>
        <w:t>grandes</w:t>
      </w:r>
      <w:proofErr w:type="spellEnd"/>
      <w:r>
        <w:t xml:space="preserve"> pueblos de la Tierra no </w:t>
      </w:r>
      <w:proofErr w:type="spellStart"/>
      <w:r>
        <w:t>velaron</w:t>
      </w:r>
      <w:proofErr w:type="spellEnd"/>
      <w:r>
        <w:t xml:space="preserve"> y la </w:t>
      </w:r>
      <w:proofErr w:type="spellStart"/>
      <w:r>
        <w:t>guerra</w:t>
      </w:r>
      <w:proofErr w:type="spellEnd"/>
      <w:r>
        <w:t xml:space="preserve"> </w:t>
      </w:r>
      <w:proofErr w:type="spellStart"/>
      <w:r>
        <w:t>pasó</w:t>
      </w:r>
      <w:proofErr w:type="spellEnd"/>
      <w:r>
        <w:t xml:space="preserve"> </w:t>
      </w:r>
      <w:proofErr w:type="spellStart"/>
      <w:r>
        <w:t>sobre</w:t>
      </w:r>
      <w:proofErr w:type="spellEnd"/>
      <w:r>
        <w:t xml:space="preserve"> </w:t>
      </w:r>
      <w:proofErr w:type="spellStart"/>
      <w:r>
        <w:t>ellos</w:t>
      </w:r>
      <w:proofErr w:type="spellEnd"/>
      <w:r>
        <w:t xml:space="preserve"> </w:t>
      </w:r>
      <w:proofErr w:type="spellStart"/>
      <w:r>
        <w:t>castigando</w:t>
      </w:r>
      <w:proofErr w:type="spellEnd"/>
      <w:r>
        <w:t xml:space="preserve"> </w:t>
      </w:r>
      <w:proofErr w:type="spellStart"/>
      <w:r>
        <w:t>su</w:t>
      </w:r>
      <w:proofErr w:type="spellEnd"/>
      <w:r>
        <w:t xml:space="preserve"> </w:t>
      </w:r>
      <w:proofErr w:type="spellStart"/>
      <w:r>
        <w:t>orgullo</w:t>
      </w:r>
      <w:proofErr w:type="spellEnd"/>
      <w:r>
        <w:t xml:space="preserve"> y </w:t>
      </w:r>
      <w:proofErr w:type="spellStart"/>
      <w:r>
        <w:t>su</w:t>
      </w:r>
      <w:proofErr w:type="spellEnd"/>
      <w:r>
        <w:t xml:space="preserve"> </w:t>
      </w:r>
      <w:proofErr w:type="spellStart"/>
      <w:r>
        <w:t>falta</w:t>
      </w:r>
      <w:proofErr w:type="spellEnd"/>
      <w:r>
        <w:t xml:space="preserve"> de </w:t>
      </w:r>
      <w:proofErr w:type="spellStart"/>
      <w:r>
        <w:t>caridad</w:t>
      </w:r>
      <w:proofErr w:type="spellEnd"/>
      <w:r>
        <w:t xml:space="preserve"> de </w:t>
      </w:r>
      <w:proofErr w:type="spellStart"/>
      <w:r>
        <w:t>los</w:t>
      </w:r>
      <w:proofErr w:type="spellEnd"/>
      <w:r>
        <w:t xml:space="preserve"> </w:t>
      </w:r>
      <w:proofErr w:type="spellStart"/>
      <w:r>
        <w:t>unos</w:t>
      </w:r>
      <w:proofErr w:type="spellEnd"/>
      <w:r>
        <w:t xml:space="preserve"> a </w:t>
      </w:r>
      <w:proofErr w:type="spellStart"/>
      <w:r>
        <w:t>los</w:t>
      </w:r>
      <w:proofErr w:type="spellEnd"/>
      <w:r>
        <w:t xml:space="preserve"> </w:t>
      </w:r>
      <w:proofErr w:type="spellStart"/>
      <w:r>
        <w:t>otros</w:t>
      </w:r>
      <w:proofErr w:type="spellEnd"/>
      <w:r>
        <w:t xml:space="preserve">. Ved a las </w:t>
      </w:r>
      <w:proofErr w:type="spellStart"/>
      <w:r>
        <w:t>antiguas</w:t>
      </w:r>
      <w:proofErr w:type="spellEnd"/>
      <w:r>
        <w:t xml:space="preserve"> </w:t>
      </w:r>
      <w:proofErr w:type="spellStart"/>
      <w:r>
        <w:t>naciones</w:t>
      </w:r>
      <w:proofErr w:type="spellEnd"/>
      <w:r>
        <w:t xml:space="preserve"> </w:t>
      </w:r>
      <w:proofErr w:type="spellStart"/>
      <w:r>
        <w:t>doblegadas</w:t>
      </w:r>
      <w:proofErr w:type="spellEnd"/>
      <w:r>
        <w:t xml:space="preserve"> bajo </w:t>
      </w:r>
      <w:proofErr w:type="spellStart"/>
      <w:r>
        <w:t>el</w:t>
      </w:r>
      <w:proofErr w:type="spellEnd"/>
      <w:r>
        <w:t xml:space="preserve"> peso de sus </w:t>
      </w:r>
      <w:proofErr w:type="spellStart"/>
      <w:r>
        <w:t>desastres</w:t>
      </w:r>
      <w:proofErr w:type="spellEnd"/>
      <w:r>
        <w:t xml:space="preserve"> </w:t>
      </w:r>
      <w:proofErr w:type="spellStart"/>
      <w:r>
        <w:t>Cuánto</w:t>
      </w:r>
      <w:proofErr w:type="spellEnd"/>
      <w:r>
        <w:t xml:space="preserve"> </w:t>
      </w:r>
      <w:proofErr w:type="spellStart"/>
      <w:r>
        <w:t>han</w:t>
      </w:r>
      <w:proofErr w:type="spellEnd"/>
      <w:r>
        <w:t xml:space="preserve"> </w:t>
      </w:r>
      <w:proofErr w:type="spellStart"/>
      <w:r>
        <w:t>sufrido</w:t>
      </w:r>
      <w:proofErr w:type="spellEnd"/>
      <w:r>
        <w:t xml:space="preserve"> </w:t>
      </w:r>
      <w:proofErr w:type="spellStart"/>
      <w:r>
        <w:t>en</w:t>
      </w:r>
      <w:proofErr w:type="spellEnd"/>
      <w:r>
        <w:t xml:space="preserve"> </w:t>
      </w:r>
      <w:proofErr w:type="spellStart"/>
      <w:r>
        <w:t>su</w:t>
      </w:r>
      <w:proofErr w:type="spellEnd"/>
      <w:r>
        <w:t xml:space="preserve"> </w:t>
      </w:r>
      <w:proofErr w:type="spellStart"/>
      <w:r>
        <w:t>altivez</w:t>
      </w:r>
      <w:proofErr w:type="spellEnd"/>
      <w:r>
        <w:t xml:space="preserve">. </w:t>
      </w:r>
      <w:proofErr w:type="spellStart"/>
      <w:r>
        <w:t>Ahora</w:t>
      </w:r>
      <w:proofErr w:type="spellEnd"/>
      <w:r>
        <w:t xml:space="preserve"> </w:t>
      </w:r>
      <w:proofErr w:type="spellStart"/>
      <w:r>
        <w:t>han</w:t>
      </w:r>
      <w:proofErr w:type="spellEnd"/>
      <w:r>
        <w:t xml:space="preserve"> </w:t>
      </w:r>
      <w:proofErr w:type="spellStart"/>
      <w:r>
        <w:t>surgido</w:t>
      </w:r>
      <w:proofErr w:type="spellEnd"/>
      <w:r>
        <w:t xml:space="preserve"> </w:t>
      </w:r>
      <w:proofErr w:type="spellStart"/>
      <w:r>
        <w:t>nuevas</w:t>
      </w:r>
      <w:proofErr w:type="spellEnd"/>
      <w:r>
        <w:t xml:space="preserve"> </w:t>
      </w:r>
      <w:proofErr w:type="spellStart"/>
      <w:r>
        <w:t>naciones</w:t>
      </w:r>
      <w:proofErr w:type="spellEnd"/>
      <w:r>
        <w:t xml:space="preserve">, </w:t>
      </w:r>
      <w:proofErr w:type="spellStart"/>
      <w:r>
        <w:t>cegadas</w:t>
      </w:r>
      <w:proofErr w:type="spellEnd"/>
      <w:r>
        <w:t xml:space="preserve"> también </w:t>
      </w:r>
      <w:proofErr w:type="spellStart"/>
      <w:r>
        <w:t>por</w:t>
      </w:r>
      <w:proofErr w:type="spellEnd"/>
      <w:r>
        <w:t xml:space="preserve"> las </w:t>
      </w:r>
      <w:proofErr w:type="spellStart"/>
      <w:r>
        <w:t>ambiciones</w:t>
      </w:r>
      <w:proofErr w:type="spellEnd"/>
      <w:r>
        <w:t xml:space="preserve"> de </w:t>
      </w:r>
      <w:proofErr w:type="spellStart"/>
      <w:r>
        <w:t>poder</w:t>
      </w:r>
      <w:proofErr w:type="spellEnd"/>
      <w:r>
        <w:t xml:space="preserve"> y de </w:t>
      </w:r>
      <w:proofErr w:type="spellStart"/>
      <w:r>
        <w:t>riquezas</w:t>
      </w:r>
      <w:proofErr w:type="spellEnd"/>
      <w:r>
        <w:t xml:space="preserve"> sin </w:t>
      </w:r>
      <w:proofErr w:type="spellStart"/>
      <w:r>
        <w:t>que</w:t>
      </w:r>
      <w:proofErr w:type="spellEnd"/>
      <w:r>
        <w:t xml:space="preserve"> </w:t>
      </w:r>
      <w:proofErr w:type="spellStart"/>
      <w:r>
        <w:t>ellas</w:t>
      </w:r>
      <w:proofErr w:type="spellEnd"/>
      <w:r>
        <w:t xml:space="preserve"> se </w:t>
      </w:r>
      <w:proofErr w:type="spellStart"/>
      <w:r>
        <w:t>hubiesen</w:t>
      </w:r>
      <w:proofErr w:type="spellEnd"/>
      <w:r>
        <w:t xml:space="preserve"> </w:t>
      </w:r>
      <w:proofErr w:type="spellStart"/>
      <w:r>
        <w:t>detenido</w:t>
      </w:r>
      <w:proofErr w:type="spellEnd"/>
      <w:r>
        <w:t xml:space="preserve"> para </w:t>
      </w:r>
      <w:proofErr w:type="spellStart"/>
      <w:r>
        <w:t>tomar</w:t>
      </w:r>
      <w:proofErr w:type="spellEnd"/>
      <w:r>
        <w:t xml:space="preserve"> </w:t>
      </w:r>
      <w:proofErr w:type="spellStart"/>
      <w:r>
        <w:lastRenderedPageBreak/>
        <w:t>experiencia</w:t>
      </w:r>
      <w:proofErr w:type="spellEnd"/>
      <w:r>
        <w:t xml:space="preserve"> </w:t>
      </w:r>
      <w:proofErr w:type="spellStart"/>
      <w:r>
        <w:t>en</w:t>
      </w:r>
      <w:proofErr w:type="spellEnd"/>
      <w:r>
        <w:t xml:space="preserve"> </w:t>
      </w:r>
      <w:proofErr w:type="spellStart"/>
      <w:r>
        <w:t>los</w:t>
      </w:r>
      <w:proofErr w:type="spellEnd"/>
      <w:r>
        <w:t xml:space="preserve"> </w:t>
      </w:r>
      <w:proofErr w:type="spellStart"/>
      <w:r>
        <w:t>primeros</w:t>
      </w:r>
      <w:proofErr w:type="spellEnd"/>
      <w:r>
        <w:t xml:space="preserve">, </w:t>
      </w:r>
      <w:proofErr w:type="spellStart"/>
      <w:r>
        <w:t>ni</w:t>
      </w:r>
      <w:proofErr w:type="spellEnd"/>
      <w:r>
        <w:t xml:space="preserve"> </w:t>
      </w:r>
      <w:proofErr w:type="spellStart"/>
      <w:r>
        <w:t>escuchar</w:t>
      </w:r>
      <w:proofErr w:type="spellEnd"/>
      <w:r>
        <w:t xml:space="preserve"> la </w:t>
      </w:r>
      <w:proofErr w:type="spellStart"/>
      <w:r>
        <w:t>voz</w:t>
      </w:r>
      <w:proofErr w:type="spellEnd"/>
      <w:r>
        <w:t xml:space="preserve"> de la </w:t>
      </w:r>
      <w:proofErr w:type="spellStart"/>
      <w:r>
        <w:t>razón</w:t>
      </w:r>
      <w:proofErr w:type="spellEnd"/>
      <w:r>
        <w:t xml:space="preserve"> o la </w:t>
      </w:r>
      <w:proofErr w:type="spellStart"/>
      <w:r>
        <w:t>conciencia</w:t>
      </w:r>
      <w:proofErr w:type="spellEnd"/>
      <w:r>
        <w:t xml:space="preserve">; </w:t>
      </w:r>
      <w:proofErr w:type="spellStart"/>
      <w:r>
        <w:t>ellas</w:t>
      </w:r>
      <w:proofErr w:type="spellEnd"/>
      <w:r>
        <w:t xml:space="preserve">, </w:t>
      </w:r>
      <w:proofErr w:type="spellStart"/>
      <w:r>
        <w:t>cegadas</w:t>
      </w:r>
      <w:proofErr w:type="spellEnd"/>
      <w:r>
        <w:t xml:space="preserve"> </w:t>
      </w:r>
      <w:proofErr w:type="spellStart"/>
      <w:r>
        <w:t>por</w:t>
      </w:r>
      <w:proofErr w:type="spellEnd"/>
      <w:r>
        <w:t xml:space="preserve"> la </w:t>
      </w:r>
      <w:proofErr w:type="spellStart"/>
      <w:r>
        <w:t>confianza</w:t>
      </w:r>
      <w:proofErr w:type="spellEnd"/>
      <w:r>
        <w:t xml:space="preserve"> </w:t>
      </w:r>
      <w:proofErr w:type="spellStart"/>
      <w:r>
        <w:t>que</w:t>
      </w:r>
      <w:proofErr w:type="spellEnd"/>
      <w:r>
        <w:t xml:space="preserve"> </w:t>
      </w:r>
      <w:proofErr w:type="spellStart"/>
      <w:r>
        <w:t>tienen</w:t>
      </w:r>
      <w:proofErr w:type="spellEnd"/>
      <w:r>
        <w:t xml:space="preserve"> </w:t>
      </w:r>
      <w:proofErr w:type="spellStart"/>
      <w:r>
        <w:t>en</w:t>
      </w:r>
      <w:proofErr w:type="spellEnd"/>
      <w:r>
        <w:t xml:space="preserve"> </w:t>
      </w:r>
      <w:proofErr w:type="spellStart"/>
      <w:r>
        <w:t>su</w:t>
      </w:r>
      <w:proofErr w:type="spellEnd"/>
      <w:r>
        <w:t xml:space="preserve"> </w:t>
      </w:r>
      <w:proofErr w:type="spellStart"/>
      <w:r>
        <w:t>fuerza</w:t>
      </w:r>
      <w:proofErr w:type="spellEnd"/>
      <w:r>
        <w:t xml:space="preserve">, se </w:t>
      </w:r>
      <w:proofErr w:type="spellStart"/>
      <w:r>
        <w:t>han</w:t>
      </w:r>
      <w:proofErr w:type="spellEnd"/>
      <w:r>
        <w:t xml:space="preserve"> </w:t>
      </w:r>
      <w:proofErr w:type="spellStart"/>
      <w:r>
        <w:t>llegado</w:t>
      </w:r>
      <w:proofErr w:type="spellEnd"/>
      <w:r>
        <w:t xml:space="preserve"> a </w:t>
      </w:r>
      <w:proofErr w:type="spellStart"/>
      <w:r>
        <w:t>creer</w:t>
      </w:r>
      <w:proofErr w:type="spellEnd"/>
      <w:r>
        <w:t xml:space="preserve"> </w:t>
      </w:r>
      <w:proofErr w:type="spellStart"/>
      <w:r>
        <w:t>omnipotentes</w:t>
      </w:r>
      <w:proofErr w:type="spellEnd"/>
      <w:r>
        <w:t xml:space="preserve"> y </w:t>
      </w:r>
      <w:proofErr w:type="spellStart"/>
      <w:r>
        <w:t>por</w:t>
      </w:r>
      <w:proofErr w:type="spellEnd"/>
      <w:r>
        <w:t xml:space="preserve"> </w:t>
      </w:r>
      <w:proofErr w:type="spellStart"/>
      <w:r>
        <w:t>ello</w:t>
      </w:r>
      <w:proofErr w:type="spellEnd"/>
      <w:r>
        <w:t xml:space="preserve"> se </w:t>
      </w:r>
      <w:proofErr w:type="spellStart"/>
      <w:r>
        <w:t>lanzan</w:t>
      </w:r>
      <w:proofErr w:type="spellEnd"/>
      <w:r>
        <w:t xml:space="preserve"> </w:t>
      </w:r>
      <w:proofErr w:type="spellStart"/>
      <w:r>
        <w:t>en</w:t>
      </w:r>
      <w:proofErr w:type="spellEnd"/>
      <w:r>
        <w:t xml:space="preserve"> pos de </w:t>
      </w:r>
      <w:proofErr w:type="gramStart"/>
      <w:r>
        <w:t>un ideal</w:t>
      </w:r>
      <w:proofErr w:type="gramEnd"/>
      <w:r>
        <w:t xml:space="preserve"> </w:t>
      </w:r>
      <w:proofErr w:type="spellStart"/>
      <w:r>
        <w:t>que</w:t>
      </w:r>
      <w:proofErr w:type="spellEnd"/>
      <w:r>
        <w:t xml:space="preserve"> </w:t>
      </w:r>
      <w:proofErr w:type="spellStart"/>
      <w:r>
        <w:t>creen</w:t>
      </w:r>
      <w:proofErr w:type="spellEnd"/>
      <w:r>
        <w:t xml:space="preserve"> </w:t>
      </w:r>
      <w:proofErr w:type="spellStart"/>
      <w:r>
        <w:t>justo</w:t>
      </w:r>
      <w:proofErr w:type="spellEnd"/>
      <w:r>
        <w:t xml:space="preserve">, sin saber </w:t>
      </w:r>
      <w:proofErr w:type="spellStart"/>
      <w:r>
        <w:t>que</w:t>
      </w:r>
      <w:proofErr w:type="spellEnd"/>
      <w:r>
        <w:t xml:space="preserve"> van </w:t>
      </w:r>
      <w:proofErr w:type="spellStart"/>
      <w:r>
        <w:t>corriendo</w:t>
      </w:r>
      <w:proofErr w:type="spellEnd"/>
      <w:r>
        <w:t xml:space="preserve"> </w:t>
      </w:r>
      <w:proofErr w:type="spellStart"/>
      <w:r>
        <w:t>vertiginosamente</w:t>
      </w:r>
      <w:proofErr w:type="spellEnd"/>
      <w:r>
        <w:t xml:space="preserve"> </w:t>
      </w:r>
      <w:proofErr w:type="spellStart"/>
      <w:r>
        <w:t>hacia</w:t>
      </w:r>
      <w:proofErr w:type="spellEnd"/>
      <w:r>
        <w:t xml:space="preserve"> </w:t>
      </w:r>
      <w:proofErr w:type="spellStart"/>
      <w:r>
        <w:t>el</w:t>
      </w:r>
      <w:proofErr w:type="spellEnd"/>
      <w:r>
        <w:t xml:space="preserve"> </w:t>
      </w:r>
      <w:proofErr w:type="spellStart"/>
      <w:r>
        <w:t>abismo</w:t>
      </w:r>
      <w:proofErr w:type="spellEnd"/>
      <w:r>
        <w:t xml:space="preserve">. </w:t>
      </w:r>
    </w:p>
    <w:p w14:paraId="4A9E4CE8" w14:textId="77777777" w:rsidR="00F50769" w:rsidRDefault="00F50769" w:rsidP="00F50769">
      <w:r>
        <w:t>56. ¿</w:t>
      </w:r>
      <w:proofErr w:type="spellStart"/>
      <w:r>
        <w:t>Quiénes</w:t>
      </w:r>
      <w:proofErr w:type="spellEnd"/>
      <w:r>
        <w:t xml:space="preserve"> </w:t>
      </w:r>
      <w:proofErr w:type="spellStart"/>
      <w:r>
        <w:t>serán</w:t>
      </w:r>
      <w:proofErr w:type="spellEnd"/>
      <w:r>
        <w:t xml:space="preserve"> </w:t>
      </w:r>
      <w:proofErr w:type="spellStart"/>
      <w:r>
        <w:t>los</w:t>
      </w:r>
      <w:proofErr w:type="spellEnd"/>
      <w:r>
        <w:t xml:space="preserve"> </w:t>
      </w:r>
      <w:proofErr w:type="spellStart"/>
      <w:r>
        <w:t>que</w:t>
      </w:r>
      <w:proofErr w:type="spellEnd"/>
      <w:r>
        <w:t xml:space="preserve"> </w:t>
      </w:r>
      <w:proofErr w:type="spellStart"/>
      <w:r>
        <w:t>en</w:t>
      </w:r>
      <w:proofErr w:type="spellEnd"/>
      <w:r>
        <w:t xml:space="preserve"> medio del </w:t>
      </w:r>
      <w:proofErr w:type="spellStart"/>
      <w:r>
        <w:t>caos</w:t>
      </w:r>
      <w:proofErr w:type="spellEnd"/>
      <w:r>
        <w:t xml:space="preserve"> eleven </w:t>
      </w:r>
      <w:proofErr w:type="spellStart"/>
      <w:r>
        <w:t>su</w:t>
      </w:r>
      <w:proofErr w:type="spellEnd"/>
      <w:r>
        <w:t xml:space="preserve"> </w:t>
      </w:r>
      <w:proofErr w:type="spellStart"/>
      <w:r>
        <w:t>mirada</w:t>
      </w:r>
      <w:proofErr w:type="spellEnd"/>
      <w:r>
        <w:t xml:space="preserve"> al </w:t>
      </w:r>
      <w:proofErr w:type="spellStart"/>
      <w:r>
        <w:t>firmamento</w:t>
      </w:r>
      <w:proofErr w:type="spellEnd"/>
      <w:r>
        <w:t xml:space="preserve"> </w:t>
      </w:r>
      <w:proofErr w:type="spellStart"/>
      <w:r>
        <w:t>en</w:t>
      </w:r>
      <w:proofErr w:type="spellEnd"/>
      <w:r>
        <w:t xml:space="preserve"> </w:t>
      </w:r>
      <w:proofErr w:type="spellStart"/>
      <w:r>
        <w:t>una</w:t>
      </w:r>
      <w:proofErr w:type="spellEnd"/>
      <w:r>
        <w:t xml:space="preserve"> </w:t>
      </w:r>
      <w:proofErr w:type="spellStart"/>
      <w:r>
        <w:t>imploración</w:t>
      </w:r>
      <w:proofErr w:type="spellEnd"/>
      <w:r>
        <w:t xml:space="preserve"> de </w:t>
      </w:r>
      <w:proofErr w:type="spellStart"/>
      <w:r>
        <w:t>paz</w:t>
      </w:r>
      <w:proofErr w:type="spellEnd"/>
      <w:r>
        <w:t xml:space="preserve"> y de </w:t>
      </w:r>
      <w:proofErr w:type="spellStart"/>
      <w:r>
        <w:t>perdón</w:t>
      </w:r>
      <w:proofErr w:type="spellEnd"/>
      <w:r>
        <w:t xml:space="preserve"> </w:t>
      </w:r>
      <w:proofErr w:type="spellStart"/>
      <w:r>
        <w:t>por</w:t>
      </w:r>
      <w:proofErr w:type="spellEnd"/>
      <w:r>
        <w:t xml:space="preserve"> </w:t>
      </w:r>
      <w:proofErr w:type="spellStart"/>
      <w:r>
        <w:t>los</w:t>
      </w:r>
      <w:proofErr w:type="spellEnd"/>
      <w:r>
        <w:t xml:space="preserve"> </w:t>
      </w:r>
      <w:proofErr w:type="spellStart"/>
      <w:r>
        <w:t>que</w:t>
      </w:r>
      <w:proofErr w:type="spellEnd"/>
      <w:r>
        <w:t xml:space="preserve"> </w:t>
      </w:r>
      <w:proofErr w:type="spellStart"/>
      <w:r>
        <w:t>en</w:t>
      </w:r>
      <w:proofErr w:type="spellEnd"/>
      <w:r>
        <w:t xml:space="preserve"> </w:t>
      </w:r>
      <w:proofErr w:type="spellStart"/>
      <w:r>
        <w:t>su</w:t>
      </w:r>
      <w:proofErr w:type="spellEnd"/>
      <w:r>
        <w:t xml:space="preserve"> </w:t>
      </w:r>
      <w:proofErr w:type="spellStart"/>
      <w:r>
        <w:t>ofuscación</w:t>
      </w:r>
      <w:proofErr w:type="spellEnd"/>
      <w:r>
        <w:t xml:space="preserve"> no </w:t>
      </w:r>
      <w:proofErr w:type="spellStart"/>
      <w:r>
        <w:t>puedan</w:t>
      </w:r>
      <w:proofErr w:type="spellEnd"/>
      <w:r>
        <w:t xml:space="preserve"> </w:t>
      </w:r>
      <w:proofErr w:type="spellStart"/>
      <w:r>
        <w:t>ya</w:t>
      </w:r>
      <w:proofErr w:type="spellEnd"/>
      <w:r>
        <w:t xml:space="preserve"> </w:t>
      </w:r>
      <w:proofErr w:type="spellStart"/>
      <w:r>
        <w:t>discernir</w:t>
      </w:r>
      <w:proofErr w:type="spellEnd"/>
      <w:r>
        <w:t xml:space="preserve"> </w:t>
      </w:r>
      <w:proofErr w:type="spellStart"/>
      <w:r>
        <w:t>ni</w:t>
      </w:r>
      <w:proofErr w:type="spellEnd"/>
      <w:r>
        <w:t xml:space="preserve"> </w:t>
      </w:r>
      <w:proofErr w:type="spellStart"/>
      <w:r>
        <w:t>escuchar</w:t>
      </w:r>
      <w:proofErr w:type="spellEnd"/>
      <w:r>
        <w:t xml:space="preserve"> la </w:t>
      </w:r>
      <w:proofErr w:type="spellStart"/>
      <w:r>
        <w:t>voz</w:t>
      </w:r>
      <w:proofErr w:type="spellEnd"/>
      <w:r>
        <w:t xml:space="preserve"> de </w:t>
      </w:r>
      <w:proofErr w:type="spellStart"/>
      <w:r>
        <w:t>justicia</w:t>
      </w:r>
      <w:proofErr w:type="spellEnd"/>
      <w:r>
        <w:t xml:space="preserve"> de </w:t>
      </w:r>
      <w:proofErr w:type="spellStart"/>
      <w:r>
        <w:t>su</w:t>
      </w:r>
      <w:proofErr w:type="spellEnd"/>
      <w:r>
        <w:t xml:space="preserve"> </w:t>
      </w:r>
      <w:proofErr w:type="spellStart"/>
      <w:r>
        <w:t>conciencia</w:t>
      </w:r>
      <w:proofErr w:type="spellEnd"/>
      <w:r>
        <w:t>? ¿</w:t>
      </w:r>
      <w:proofErr w:type="spellStart"/>
      <w:r>
        <w:t>Quiénes</w:t>
      </w:r>
      <w:proofErr w:type="spellEnd"/>
      <w:r>
        <w:t xml:space="preserve"> </w:t>
      </w:r>
      <w:proofErr w:type="spellStart"/>
      <w:r>
        <w:t>si</w:t>
      </w:r>
      <w:proofErr w:type="spellEnd"/>
      <w:r>
        <w:t xml:space="preserve"> no </w:t>
      </w:r>
      <w:proofErr w:type="spellStart"/>
      <w:r>
        <w:t>los</w:t>
      </w:r>
      <w:proofErr w:type="spellEnd"/>
      <w:r>
        <w:t xml:space="preserve"> </w:t>
      </w:r>
      <w:proofErr w:type="spellStart"/>
      <w:r>
        <w:t>que</w:t>
      </w:r>
      <w:proofErr w:type="spellEnd"/>
      <w:r>
        <w:t xml:space="preserve"> </w:t>
      </w:r>
      <w:proofErr w:type="spellStart"/>
      <w:r>
        <w:t>aman</w:t>
      </w:r>
      <w:proofErr w:type="spellEnd"/>
      <w:r>
        <w:t xml:space="preserve"> la </w:t>
      </w:r>
      <w:proofErr w:type="spellStart"/>
      <w:r>
        <w:t>paz</w:t>
      </w:r>
      <w:proofErr w:type="spellEnd"/>
      <w:r>
        <w:t xml:space="preserve">? </w:t>
      </w:r>
      <w:proofErr w:type="spellStart"/>
      <w:r>
        <w:t>Ellos</w:t>
      </w:r>
      <w:proofErr w:type="spellEnd"/>
      <w:r>
        <w:t xml:space="preserve"> </w:t>
      </w:r>
      <w:proofErr w:type="spellStart"/>
      <w:r>
        <w:t>serán</w:t>
      </w:r>
      <w:proofErr w:type="spellEnd"/>
      <w:r>
        <w:t xml:space="preserve"> </w:t>
      </w:r>
      <w:proofErr w:type="spellStart"/>
      <w:r>
        <w:t>los</w:t>
      </w:r>
      <w:proofErr w:type="spellEnd"/>
      <w:r>
        <w:t xml:space="preserve"> </w:t>
      </w:r>
      <w:proofErr w:type="spellStart"/>
      <w:r>
        <w:t>guardianes</w:t>
      </w:r>
      <w:proofErr w:type="spellEnd"/>
      <w:r>
        <w:t xml:space="preserve"> </w:t>
      </w:r>
      <w:proofErr w:type="spellStart"/>
      <w:r>
        <w:t>que</w:t>
      </w:r>
      <w:proofErr w:type="spellEnd"/>
      <w:r>
        <w:t xml:space="preserve"> </w:t>
      </w:r>
      <w:proofErr w:type="spellStart"/>
      <w:r>
        <w:t>velen</w:t>
      </w:r>
      <w:proofErr w:type="spellEnd"/>
      <w:r>
        <w:t xml:space="preserve"> </w:t>
      </w:r>
      <w:proofErr w:type="spellStart"/>
      <w:r>
        <w:t>por</w:t>
      </w:r>
      <w:proofErr w:type="spellEnd"/>
      <w:r>
        <w:t xml:space="preserve"> </w:t>
      </w:r>
      <w:proofErr w:type="spellStart"/>
      <w:r>
        <w:t>toda</w:t>
      </w:r>
      <w:proofErr w:type="spellEnd"/>
      <w:r>
        <w:t xml:space="preserve"> la </w:t>
      </w:r>
      <w:proofErr w:type="spellStart"/>
      <w:r>
        <w:t>humanidad</w:t>
      </w:r>
      <w:proofErr w:type="spellEnd"/>
      <w:r>
        <w:t xml:space="preserve"> </w:t>
      </w:r>
      <w:proofErr w:type="spellStart"/>
      <w:r>
        <w:t>en</w:t>
      </w:r>
      <w:proofErr w:type="spellEnd"/>
      <w:r>
        <w:t xml:space="preserve"> </w:t>
      </w:r>
      <w:proofErr w:type="spellStart"/>
      <w:r>
        <w:t>los</w:t>
      </w:r>
      <w:proofErr w:type="spellEnd"/>
      <w:r>
        <w:t xml:space="preserve"> días de </w:t>
      </w:r>
      <w:proofErr w:type="spellStart"/>
      <w:r>
        <w:t>prueba</w:t>
      </w:r>
      <w:proofErr w:type="spellEnd"/>
      <w:r>
        <w:t xml:space="preserve"> </w:t>
      </w:r>
      <w:proofErr w:type="spellStart"/>
      <w:r>
        <w:t>que</w:t>
      </w:r>
      <w:proofErr w:type="spellEnd"/>
      <w:r>
        <w:t xml:space="preserve"> se </w:t>
      </w:r>
      <w:proofErr w:type="spellStart"/>
      <w:r>
        <w:t>avecinan</w:t>
      </w:r>
      <w:proofErr w:type="spellEnd"/>
      <w:r>
        <w:t xml:space="preserve">. </w:t>
      </w:r>
    </w:p>
    <w:p w14:paraId="35F938D9" w14:textId="77777777" w:rsidR="00F50769" w:rsidRDefault="00F50769" w:rsidP="00F50769">
      <w:r>
        <w:t xml:space="preserve">57. Sus </w:t>
      </w:r>
      <w:proofErr w:type="spellStart"/>
      <w:r>
        <w:t>oraciones</w:t>
      </w:r>
      <w:proofErr w:type="spellEnd"/>
      <w:r>
        <w:t xml:space="preserve"> </w:t>
      </w:r>
      <w:proofErr w:type="spellStart"/>
      <w:r>
        <w:t>harán</w:t>
      </w:r>
      <w:proofErr w:type="spellEnd"/>
      <w:r>
        <w:t xml:space="preserve"> </w:t>
      </w:r>
      <w:proofErr w:type="spellStart"/>
      <w:r>
        <w:t>que</w:t>
      </w:r>
      <w:proofErr w:type="spellEnd"/>
      <w:r>
        <w:t xml:space="preserve"> </w:t>
      </w:r>
      <w:proofErr w:type="spellStart"/>
      <w:r>
        <w:t>alcancen</w:t>
      </w:r>
      <w:proofErr w:type="spellEnd"/>
      <w:r>
        <w:t xml:space="preserve"> la </w:t>
      </w:r>
      <w:proofErr w:type="spellStart"/>
      <w:r>
        <w:t>paz</w:t>
      </w:r>
      <w:proofErr w:type="spellEnd"/>
      <w:r>
        <w:t xml:space="preserve"> </w:t>
      </w:r>
      <w:proofErr w:type="spellStart"/>
      <w:r>
        <w:t>los</w:t>
      </w:r>
      <w:proofErr w:type="spellEnd"/>
      <w:r>
        <w:t xml:space="preserve"> </w:t>
      </w:r>
      <w:proofErr w:type="spellStart"/>
      <w:r>
        <w:t>que</w:t>
      </w:r>
      <w:proofErr w:type="spellEnd"/>
      <w:r>
        <w:t xml:space="preserve"> </w:t>
      </w:r>
      <w:proofErr w:type="spellStart"/>
      <w:r>
        <w:t>necesitan</w:t>
      </w:r>
      <w:proofErr w:type="spellEnd"/>
      <w:r>
        <w:t xml:space="preserve"> luz </w:t>
      </w:r>
      <w:proofErr w:type="spellStart"/>
      <w:r>
        <w:t>en</w:t>
      </w:r>
      <w:proofErr w:type="spellEnd"/>
      <w:r>
        <w:t xml:space="preserve"> </w:t>
      </w:r>
      <w:proofErr w:type="spellStart"/>
      <w:r>
        <w:t>su</w:t>
      </w:r>
      <w:proofErr w:type="spellEnd"/>
      <w:r>
        <w:t xml:space="preserve"> </w:t>
      </w:r>
      <w:proofErr w:type="spellStart"/>
      <w:r>
        <w:t>espíritu</w:t>
      </w:r>
      <w:proofErr w:type="spellEnd"/>
      <w:r>
        <w:t xml:space="preserve">. La </w:t>
      </w:r>
      <w:proofErr w:type="spellStart"/>
      <w:r>
        <w:t>oración</w:t>
      </w:r>
      <w:proofErr w:type="spellEnd"/>
      <w:r>
        <w:t xml:space="preserve"> </w:t>
      </w:r>
      <w:proofErr w:type="spellStart"/>
      <w:r>
        <w:t>espiritual</w:t>
      </w:r>
      <w:proofErr w:type="spellEnd"/>
      <w:r>
        <w:t xml:space="preserve"> es </w:t>
      </w:r>
      <w:proofErr w:type="spellStart"/>
      <w:r>
        <w:t>una</w:t>
      </w:r>
      <w:proofErr w:type="spellEnd"/>
      <w:r>
        <w:t xml:space="preserve"> </w:t>
      </w:r>
      <w:proofErr w:type="spellStart"/>
      <w:r>
        <w:t>misiva</w:t>
      </w:r>
      <w:proofErr w:type="spellEnd"/>
      <w:r>
        <w:t xml:space="preserve"> </w:t>
      </w:r>
      <w:proofErr w:type="spellStart"/>
      <w:r>
        <w:t>que</w:t>
      </w:r>
      <w:proofErr w:type="spellEnd"/>
      <w:r>
        <w:t xml:space="preserve"> </w:t>
      </w:r>
      <w:proofErr w:type="spellStart"/>
      <w:r>
        <w:t>llega</w:t>
      </w:r>
      <w:proofErr w:type="spellEnd"/>
      <w:r>
        <w:t xml:space="preserve"> al </w:t>
      </w:r>
      <w:proofErr w:type="spellStart"/>
      <w:r>
        <w:t>corazón</w:t>
      </w:r>
      <w:proofErr w:type="spellEnd"/>
      <w:r>
        <w:t xml:space="preserve"> de </w:t>
      </w:r>
    </w:p>
    <w:p w14:paraId="3506AB22" w14:textId="77777777" w:rsidR="00F50769" w:rsidRDefault="00F50769" w:rsidP="00F50769">
      <w:proofErr w:type="spellStart"/>
      <w:r>
        <w:t>aquellos</w:t>
      </w:r>
      <w:proofErr w:type="spellEnd"/>
      <w:r>
        <w:t xml:space="preserve"> </w:t>
      </w:r>
      <w:proofErr w:type="spellStart"/>
      <w:r>
        <w:t>por</w:t>
      </w:r>
      <w:proofErr w:type="spellEnd"/>
      <w:r>
        <w:t xml:space="preserve"> </w:t>
      </w:r>
      <w:proofErr w:type="spellStart"/>
      <w:r>
        <w:t>quienes</w:t>
      </w:r>
      <w:proofErr w:type="spellEnd"/>
      <w:r>
        <w:t xml:space="preserve"> se </w:t>
      </w:r>
      <w:proofErr w:type="spellStart"/>
      <w:r>
        <w:t>pide</w:t>
      </w:r>
      <w:proofErr w:type="spellEnd"/>
      <w:r>
        <w:t xml:space="preserve"> y es </w:t>
      </w:r>
      <w:proofErr w:type="spellStart"/>
      <w:r>
        <w:t>como</w:t>
      </w:r>
      <w:proofErr w:type="spellEnd"/>
      <w:r>
        <w:t xml:space="preserve"> un </w:t>
      </w:r>
      <w:proofErr w:type="spellStart"/>
      <w:r>
        <w:t>manto</w:t>
      </w:r>
      <w:proofErr w:type="spellEnd"/>
      <w:r>
        <w:t xml:space="preserve"> de </w:t>
      </w:r>
      <w:proofErr w:type="spellStart"/>
      <w:r>
        <w:t>paz</w:t>
      </w:r>
      <w:proofErr w:type="spellEnd"/>
      <w:r>
        <w:t xml:space="preserve"> </w:t>
      </w:r>
      <w:proofErr w:type="spellStart"/>
      <w:r>
        <w:t>sobre</w:t>
      </w:r>
      <w:proofErr w:type="spellEnd"/>
      <w:r>
        <w:t xml:space="preserve"> </w:t>
      </w:r>
      <w:proofErr w:type="spellStart"/>
      <w:r>
        <w:t>los</w:t>
      </w:r>
      <w:proofErr w:type="spellEnd"/>
      <w:r>
        <w:t xml:space="preserve"> </w:t>
      </w:r>
      <w:proofErr w:type="spellStart"/>
      <w:r>
        <w:t>necesitados</w:t>
      </w:r>
      <w:proofErr w:type="spellEnd"/>
      <w:r>
        <w:t xml:space="preserve">, </w:t>
      </w:r>
      <w:proofErr w:type="spellStart"/>
      <w:r>
        <w:t>cuando</w:t>
      </w:r>
      <w:proofErr w:type="spellEnd"/>
      <w:r>
        <w:t xml:space="preserve"> </w:t>
      </w:r>
      <w:proofErr w:type="spellStart"/>
      <w:r>
        <w:t>varios</w:t>
      </w:r>
      <w:proofErr w:type="spellEnd"/>
      <w:r>
        <w:t xml:space="preserve"> </w:t>
      </w:r>
      <w:proofErr w:type="spellStart"/>
      <w:r>
        <w:t>corazones</w:t>
      </w:r>
      <w:proofErr w:type="spellEnd"/>
      <w:r>
        <w:t xml:space="preserve"> se </w:t>
      </w:r>
      <w:proofErr w:type="spellStart"/>
      <w:r>
        <w:t>han</w:t>
      </w:r>
      <w:proofErr w:type="spellEnd"/>
      <w:r>
        <w:t xml:space="preserve"> </w:t>
      </w:r>
      <w:proofErr w:type="spellStart"/>
      <w:r>
        <w:t>unido</w:t>
      </w:r>
      <w:proofErr w:type="spellEnd"/>
      <w:r>
        <w:t xml:space="preserve"> para </w:t>
      </w:r>
      <w:proofErr w:type="spellStart"/>
      <w:r>
        <w:t>pedir</w:t>
      </w:r>
      <w:proofErr w:type="spellEnd"/>
      <w:r>
        <w:t xml:space="preserve"> </w:t>
      </w:r>
      <w:proofErr w:type="spellStart"/>
      <w:r>
        <w:t>por</w:t>
      </w:r>
      <w:proofErr w:type="spellEnd"/>
      <w:r>
        <w:t xml:space="preserve"> </w:t>
      </w:r>
      <w:proofErr w:type="spellStart"/>
      <w:r>
        <w:t>ellos</w:t>
      </w:r>
      <w:proofErr w:type="spellEnd"/>
      <w:r>
        <w:t xml:space="preserve">. </w:t>
      </w:r>
      <w:proofErr w:type="spellStart"/>
      <w:r>
        <w:t>Yo</w:t>
      </w:r>
      <w:proofErr w:type="spellEnd"/>
      <w:r>
        <w:t xml:space="preserve"> </w:t>
      </w:r>
      <w:proofErr w:type="spellStart"/>
      <w:r>
        <w:t>estoy</w:t>
      </w:r>
      <w:proofErr w:type="spellEnd"/>
      <w:r>
        <w:t xml:space="preserve"> recibiendo de </w:t>
      </w:r>
      <w:proofErr w:type="spellStart"/>
      <w:r>
        <w:t>muchos</w:t>
      </w:r>
      <w:proofErr w:type="spellEnd"/>
      <w:r>
        <w:t xml:space="preserve"> puntos de la Tierra </w:t>
      </w:r>
      <w:proofErr w:type="spellStart"/>
      <w:r>
        <w:t>esa</w:t>
      </w:r>
      <w:proofErr w:type="spellEnd"/>
      <w:r>
        <w:t xml:space="preserve"> </w:t>
      </w:r>
      <w:proofErr w:type="spellStart"/>
      <w:r>
        <w:t>oración</w:t>
      </w:r>
      <w:proofErr w:type="spellEnd"/>
      <w:r>
        <w:t xml:space="preserve"> </w:t>
      </w:r>
      <w:proofErr w:type="spellStart"/>
      <w:r>
        <w:t>que</w:t>
      </w:r>
      <w:proofErr w:type="spellEnd"/>
      <w:r>
        <w:t xml:space="preserve"> </w:t>
      </w:r>
      <w:proofErr w:type="spellStart"/>
      <w:r>
        <w:t>elevan</w:t>
      </w:r>
      <w:proofErr w:type="spellEnd"/>
      <w:r>
        <w:t xml:space="preserve"> </w:t>
      </w:r>
      <w:proofErr w:type="spellStart"/>
      <w:r>
        <w:t>los</w:t>
      </w:r>
      <w:proofErr w:type="spellEnd"/>
      <w:r>
        <w:t xml:space="preserve"> </w:t>
      </w:r>
      <w:proofErr w:type="spellStart"/>
      <w:r>
        <w:t>que</w:t>
      </w:r>
      <w:proofErr w:type="spellEnd"/>
      <w:r>
        <w:t xml:space="preserve"> </w:t>
      </w:r>
      <w:proofErr w:type="spellStart"/>
      <w:r>
        <w:t>están</w:t>
      </w:r>
      <w:proofErr w:type="spellEnd"/>
      <w:r>
        <w:t xml:space="preserve"> </w:t>
      </w:r>
      <w:proofErr w:type="spellStart"/>
      <w:r>
        <w:t>velando</w:t>
      </w:r>
      <w:proofErr w:type="spellEnd"/>
      <w:r>
        <w:t xml:space="preserve"> </w:t>
      </w:r>
      <w:proofErr w:type="spellStart"/>
      <w:r>
        <w:t>por</w:t>
      </w:r>
      <w:proofErr w:type="spellEnd"/>
      <w:r>
        <w:t xml:space="preserve"> la </w:t>
      </w:r>
      <w:proofErr w:type="spellStart"/>
      <w:r>
        <w:t>paz</w:t>
      </w:r>
      <w:proofErr w:type="spellEnd"/>
      <w:r>
        <w:t xml:space="preserve"> del </w:t>
      </w:r>
      <w:proofErr w:type="spellStart"/>
      <w:r>
        <w:t>mundo</w:t>
      </w:r>
      <w:proofErr w:type="spellEnd"/>
      <w:r>
        <w:t xml:space="preserve">. </w:t>
      </w:r>
    </w:p>
    <w:p w14:paraId="5BE00A12" w14:textId="77777777" w:rsidR="00F50769" w:rsidRDefault="00F50769" w:rsidP="00F50769">
      <w:r>
        <w:t xml:space="preserve">58. Sed </w:t>
      </w:r>
      <w:proofErr w:type="spellStart"/>
      <w:r>
        <w:t>constantes</w:t>
      </w:r>
      <w:proofErr w:type="spellEnd"/>
      <w:r>
        <w:t xml:space="preserve"> </w:t>
      </w:r>
      <w:proofErr w:type="spellStart"/>
      <w:r>
        <w:t>en</w:t>
      </w:r>
      <w:proofErr w:type="spellEnd"/>
      <w:r>
        <w:t xml:space="preserve"> </w:t>
      </w:r>
      <w:proofErr w:type="spellStart"/>
      <w:r>
        <w:t>vuestra</w:t>
      </w:r>
      <w:proofErr w:type="spellEnd"/>
      <w:r>
        <w:t xml:space="preserve"> </w:t>
      </w:r>
      <w:proofErr w:type="spellStart"/>
      <w:r>
        <w:t>oración</w:t>
      </w:r>
      <w:proofErr w:type="spellEnd"/>
      <w:r>
        <w:t xml:space="preserve"> </w:t>
      </w:r>
      <w:proofErr w:type="spellStart"/>
      <w:r>
        <w:t>por</w:t>
      </w:r>
      <w:proofErr w:type="spellEnd"/>
      <w:r>
        <w:t xml:space="preserve"> la </w:t>
      </w:r>
      <w:proofErr w:type="spellStart"/>
      <w:r>
        <w:t>paz</w:t>
      </w:r>
      <w:proofErr w:type="spellEnd"/>
      <w:r>
        <w:t xml:space="preserve">, </w:t>
      </w:r>
      <w:proofErr w:type="spellStart"/>
      <w:r>
        <w:t>porque</w:t>
      </w:r>
      <w:proofErr w:type="spellEnd"/>
      <w:r>
        <w:t xml:space="preserve"> </w:t>
      </w:r>
      <w:proofErr w:type="spellStart"/>
      <w:r>
        <w:t>ésa</w:t>
      </w:r>
      <w:proofErr w:type="spellEnd"/>
      <w:r>
        <w:t xml:space="preserve"> </w:t>
      </w:r>
      <w:proofErr w:type="spellStart"/>
      <w:r>
        <w:t>será</w:t>
      </w:r>
      <w:proofErr w:type="spellEnd"/>
      <w:r>
        <w:t xml:space="preserve"> la forma de </w:t>
      </w:r>
      <w:proofErr w:type="spellStart"/>
      <w:r>
        <w:t>que</w:t>
      </w:r>
      <w:proofErr w:type="spellEnd"/>
      <w:r>
        <w:t xml:space="preserve"> </w:t>
      </w:r>
      <w:proofErr w:type="spellStart"/>
      <w:r>
        <w:t>os</w:t>
      </w:r>
      <w:proofErr w:type="spellEnd"/>
      <w:r>
        <w:t xml:space="preserve"> </w:t>
      </w:r>
      <w:proofErr w:type="spellStart"/>
      <w:r>
        <w:t>unáis</w:t>
      </w:r>
      <w:proofErr w:type="spellEnd"/>
      <w:r>
        <w:t xml:space="preserve"> a </w:t>
      </w:r>
      <w:proofErr w:type="spellStart"/>
      <w:r>
        <w:t>todos</w:t>
      </w:r>
      <w:proofErr w:type="spellEnd"/>
      <w:r>
        <w:t xml:space="preserve"> </w:t>
      </w:r>
      <w:proofErr w:type="spellStart"/>
      <w:r>
        <w:t>aquellos</w:t>
      </w:r>
      <w:proofErr w:type="spellEnd"/>
      <w:r>
        <w:t xml:space="preserve"> </w:t>
      </w:r>
      <w:proofErr w:type="spellStart"/>
      <w:r>
        <w:t>que</w:t>
      </w:r>
      <w:proofErr w:type="spellEnd"/>
      <w:r>
        <w:t xml:space="preserve"> de la </w:t>
      </w:r>
      <w:proofErr w:type="spellStart"/>
      <w:r>
        <w:t>misma</w:t>
      </w:r>
      <w:proofErr w:type="spellEnd"/>
      <w:r>
        <w:t xml:space="preserve"> </w:t>
      </w:r>
      <w:proofErr w:type="spellStart"/>
      <w:r>
        <w:t>manera</w:t>
      </w:r>
      <w:proofErr w:type="spellEnd"/>
      <w:r>
        <w:t xml:space="preserve"> </w:t>
      </w:r>
      <w:proofErr w:type="spellStart"/>
      <w:r>
        <w:t>estén</w:t>
      </w:r>
      <w:proofErr w:type="spellEnd"/>
      <w:r>
        <w:t xml:space="preserve"> </w:t>
      </w:r>
      <w:proofErr w:type="spellStart"/>
      <w:r>
        <w:t>orando</w:t>
      </w:r>
      <w:proofErr w:type="spellEnd"/>
      <w:r>
        <w:t xml:space="preserve">. </w:t>
      </w:r>
      <w:proofErr w:type="spellStart"/>
      <w:r>
        <w:t>Sostened</w:t>
      </w:r>
      <w:proofErr w:type="spellEnd"/>
      <w:r>
        <w:t xml:space="preserve"> </w:t>
      </w:r>
      <w:proofErr w:type="spellStart"/>
      <w:r>
        <w:t>el</w:t>
      </w:r>
      <w:proofErr w:type="spellEnd"/>
      <w:r>
        <w:t xml:space="preserve"> </w:t>
      </w:r>
      <w:proofErr w:type="spellStart"/>
      <w:r>
        <w:t>manto</w:t>
      </w:r>
      <w:proofErr w:type="spellEnd"/>
      <w:r>
        <w:t xml:space="preserve"> de </w:t>
      </w:r>
      <w:proofErr w:type="spellStart"/>
      <w:r>
        <w:t>paz</w:t>
      </w:r>
      <w:proofErr w:type="spellEnd"/>
      <w:r>
        <w:t xml:space="preserve"> </w:t>
      </w:r>
      <w:proofErr w:type="spellStart"/>
      <w:r>
        <w:t>sobre</w:t>
      </w:r>
      <w:proofErr w:type="spellEnd"/>
      <w:r>
        <w:t xml:space="preserve"> </w:t>
      </w:r>
      <w:proofErr w:type="spellStart"/>
      <w:r>
        <w:t>el</w:t>
      </w:r>
      <w:proofErr w:type="spellEnd"/>
      <w:r>
        <w:t xml:space="preserve"> </w:t>
      </w:r>
      <w:proofErr w:type="spellStart"/>
      <w:r>
        <w:t>ambiente</w:t>
      </w:r>
      <w:proofErr w:type="spellEnd"/>
      <w:r>
        <w:t xml:space="preserve"> de </w:t>
      </w:r>
      <w:proofErr w:type="spellStart"/>
      <w:r>
        <w:t>guerra</w:t>
      </w:r>
      <w:proofErr w:type="spellEnd"/>
      <w:r>
        <w:t xml:space="preserve"> </w:t>
      </w:r>
      <w:proofErr w:type="spellStart"/>
      <w:r>
        <w:t>que</w:t>
      </w:r>
      <w:proofErr w:type="spellEnd"/>
      <w:r>
        <w:t xml:space="preserve"> </w:t>
      </w:r>
      <w:proofErr w:type="spellStart"/>
      <w:r>
        <w:t>envuelve</w:t>
      </w:r>
      <w:proofErr w:type="spellEnd"/>
      <w:r>
        <w:t xml:space="preserve"> a la </w:t>
      </w:r>
      <w:proofErr w:type="spellStart"/>
      <w:r>
        <w:t>humanidad</w:t>
      </w:r>
      <w:proofErr w:type="spellEnd"/>
      <w:r>
        <w:t xml:space="preserve">, y </w:t>
      </w:r>
      <w:proofErr w:type="spellStart"/>
      <w:r>
        <w:t>en</w:t>
      </w:r>
      <w:proofErr w:type="spellEnd"/>
      <w:r>
        <w:t xml:space="preserve"> las horas de la lucha, </w:t>
      </w:r>
      <w:proofErr w:type="spellStart"/>
      <w:r>
        <w:t>extendedlo</w:t>
      </w:r>
      <w:proofErr w:type="spellEnd"/>
      <w:r>
        <w:t xml:space="preserve"> </w:t>
      </w:r>
      <w:proofErr w:type="spellStart"/>
      <w:r>
        <w:t>sobre</w:t>
      </w:r>
      <w:proofErr w:type="spellEnd"/>
      <w:r>
        <w:t xml:space="preserve"> de </w:t>
      </w:r>
      <w:proofErr w:type="spellStart"/>
      <w:r>
        <w:t>vuestros</w:t>
      </w:r>
      <w:proofErr w:type="spellEnd"/>
      <w:r>
        <w:t xml:space="preserve"> </w:t>
      </w:r>
      <w:proofErr w:type="spellStart"/>
      <w:r>
        <w:t>hermanos</w:t>
      </w:r>
      <w:proofErr w:type="spellEnd"/>
      <w:r>
        <w:t>. ¿</w:t>
      </w:r>
      <w:proofErr w:type="spellStart"/>
      <w:r>
        <w:t>Recordáis</w:t>
      </w:r>
      <w:proofErr w:type="spellEnd"/>
      <w:r>
        <w:t xml:space="preserve"> </w:t>
      </w:r>
      <w:proofErr w:type="spellStart"/>
      <w:r>
        <w:t>que</w:t>
      </w:r>
      <w:proofErr w:type="spellEnd"/>
      <w:r>
        <w:t xml:space="preserve"> </w:t>
      </w:r>
      <w:proofErr w:type="spellStart"/>
      <w:r>
        <w:t>os</w:t>
      </w:r>
      <w:proofErr w:type="spellEnd"/>
      <w:r>
        <w:t xml:space="preserve"> he dado </w:t>
      </w:r>
      <w:proofErr w:type="spellStart"/>
      <w:r>
        <w:t>el</w:t>
      </w:r>
      <w:proofErr w:type="spellEnd"/>
      <w:r>
        <w:t xml:space="preserve"> don de la </w:t>
      </w:r>
      <w:proofErr w:type="spellStart"/>
      <w:r>
        <w:t>paz</w:t>
      </w:r>
      <w:proofErr w:type="spellEnd"/>
      <w:r>
        <w:t xml:space="preserve"> </w:t>
      </w:r>
      <w:proofErr w:type="spellStart"/>
      <w:r>
        <w:t>perpetua</w:t>
      </w:r>
      <w:proofErr w:type="spellEnd"/>
      <w:r>
        <w:t xml:space="preserve"> y de </w:t>
      </w:r>
      <w:proofErr w:type="spellStart"/>
      <w:r>
        <w:t>que</w:t>
      </w:r>
      <w:proofErr w:type="spellEnd"/>
      <w:r>
        <w:t xml:space="preserve"> </w:t>
      </w:r>
      <w:proofErr w:type="spellStart"/>
      <w:r>
        <w:t>os</w:t>
      </w:r>
      <w:proofErr w:type="spellEnd"/>
      <w:r>
        <w:t xml:space="preserve"> he </w:t>
      </w:r>
      <w:proofErr w:type="spellStart"/>
      <w:r>
        <w:t>llamado</w:t>
      </w:r>
      <w:proofErr w:type="spellEnd"/>
      <w:r>
        <w:t xml:space="preserve"> “Israel”, </w:t>
      </w:r>
      <w:proofErr w:type="spellStart"/>
      <w:r>
        <w:t>que</w:t>
      </w:r>
      <w:proofErr w:type="spellEnd"/>
      <w:r>
        <w:t xml:space="preserve"> </w:t>
      </w:r>
      <w:proofErr w:type="spellStart"/>
      <w:r>
        <w:t>quiere</w:t>
      </w:r>
      <w:proofErr w:type="spellEnd"/>
      <w:r>
        <w:t xml:space="preserve"> </w:t>
      </w:r>
      <w:proofErr w:type="spellStart"/>
      <w:r>
        <w:t>decir</w:t>
      </w:r>
      <w:proofErr w:type="spellEnd"/>
      <w:r>
        <w:t xml:space="preserve"> “</w:t>
      </w:r>
      <w:proofErr w:type="spellStart"/>
      <w:r>
        <w:t>fuerte</w:t>
      </w:r>
      <w:proofErr w:type="spellEnd"/>
      <w:r>
        <w:t xml:space="preserve">”? Pueblo, no </w:t>
      </w:r>
      <w:proofErr w:type="spellStart"/>
      <w:r>
        <w:t>apartéis</w:t>
      </w:r>
      <w:proofErr w:type="spellEnd"/>
      <w:r>
        <w:t xml:space="preserve"> de </w:t>
      </w:r>
      <w:proofErr w:type="spellStart"/>
      <w:r>
        <w:t>vuestro</w:t>
      </w:r>
      <w:proofErr w:type="spellEnd"/>
      <w:r>
        <w:t xml:space="preserve"> </w:t>
      </w:r>
      <w:proofErr w:type="spellStart"/>
      <w:r>
        <w:t>corazón</w:t>
      </w:r>
      <w:proofErr w:type="spellEnd"/>
      <w:r>
        <w:t xml:space="preserve"> </w:t>
      </w:r>
      <w:proofErr w:type="spellStart"/>
      <w:r>
        <w:t>el</w:t>
      </w:r>
      <w:proofErr w:type="spellEnd"/>
      <w:r>
        <w:t xml:space="preserve"> </w:t>
      </w:r>
      <w:proofErr w:type="spellStart"/>
      <w:r>
        <w:t>recuerdo</w:t>
      </w:r>
      <w:proofErr w:type="spellEnd"/>
      <w:r>
        <w:t xml:space="preserve"> de lo </w:t>
      </w:r>
      <w:proofErr w:type="spellStart"/>
      <w:r>
        <w:t>que</w:t>
      </w:r>
      <w:proofErr w:type="spellEnd"/>
      <w:r>
        <w:t xml:space="preserve"> </w:t>
      </w:r>
      <w:proofErr w:type="spellStart"/>
      <w:r>
        <w:t>os</w:t>
      </w:r>
      <w:proofErr w:type="spellEnd"/>
      <w:r>
        <w:t xml:space="preserve"> he </w:t>
      </w:r>
      <w:proofErr w:type="spellStart"/>
      <w:r>
        <w:t>revelado</w:t>
      </w:r>
      <w:proofErr w:type="spellEnd"/>
      <w:r>
        <w:t xml:space="preserve"> </w:t>
      </w:r>
      <w:proofErr w:type="spellStart"/>
      <w:r>
        <w:t>ni</w:t>
      </w:r>
      <w:proofErr w:type="spellEnd"/>
      <w:r>
        <w:t xml:space="preserve"> de lo </w:t>
      </w:r>
      <w:proofErr w:type="spellStart"/>
      <w:r>
        <w:t>que</w:t>
      </w:r>
      <w:proofErr w:type="spellEnd"/>
      <w:r>
        <w:t xml:space="preserve"> </w:t>
      </w:r>
      <w:proofErr w:type="spellStart"/>
      <w:r>
        <w:t>sabéis</w:t>
      </w:r>
      <w:proofErr w:type="spellEnd"/>
      <w:r>
        <w:t xml:space="preserve"> </w:t>
      </w:r>
      <w:proofErr w:type="spellStart"/>
      <w:r>
        <w:t>que</w:t>
      </w:r>
      <w:proofErr w:type="spellEnd"/>
      <w:r>
        <w:t xml:space="preserve"> </w:t>
      </w:r>
      <w:proofErr w:type="spellStart"/>
      <w:r>
        <w:t>atesora</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Yo</w:t>
      </w:r>
      <w:proofErr w:type="spellEnd"/>
      <w:r>
        <w:t xml:space="preserve"> </w:t>
      </w:r>
      <w:proofErr w:type="spellStart"/>
      <w:r>
        <w:t>profeticé</w:t>
      </w:r>
      <w:proofErr w:type="spellEnd"/>
      <w:r>
        <w:t xml:space="preserve"> a Jacob </w:t>
      </w:r>
      <w:proofErr w:type="spellStart"/>
      <w:r>
        <w:t>que</w:t>
      </w:r>
      <w:proofErr w:type="spellEnd"/>
      <w:r>
        <w:t xml:space="preserve"> </w:t>
      </w:r>
      <w:proofErr w:type="spellStart"/>
      <w:r>
        <w:t>su</w:t>
      </w:r>
      <w:proofErr w:type="spellEnd"/>
      <w:r>
        <w:t xml:space="preserve"> pueblo se </w:t>
      </w:r>
      <w:proofErr w:type="spellStart"/>
      <w:r>
        <w:t>multiplicaría</w:t>
      </w:r>
      <w:proofErr w:type="spellEnd"/>
      <w:r>
        <w:t xml:space="preserve"> </w:t>
      </w:r>
      <w:proofErr w:type="spellStart"/>
      <w:r>
        <w:t>como</w:t>
      </w:r>
      <w:proofErr w:type="spellEnd"/>
      <w:r>
        <w:t xml:space="preserve"> las arenas del mar y </w:t>
      </w:r>
      <w:proofErr w:type="spellStart"/>
      <w:r>
        <w:t>que</w:t>
      </w:r>
      <w:proofErr w:type="spellEnd"/>
      <w:r>
        <w:t xml:space="preserve"> </w:t>
      </w:r>
      <w:proofErr w:type="spellStart"/>
      <w:r>
        <w:t>llevaría</w:t>
      </w:r>
      <w:proofErr w:type="spellEnd"/>
      <w:r>
        <w:t xml:space="preserve"> la </w:t>
      </w:r>
      <w:proofErr w:type="spellStart"/>
      <w:r>
        <w:t>paz</w:t>
      </w:r>
      <w:proofErr w:type="spellEnd"/>
      <w:r>
        <w:t xml:space="preserve"> a las </w:t>
      </w:r>
      <w:proofErr w:type="spellStart"/>
      <w:r>
        <w:t>naciones</w:t>
      </w:r>
      <w:proofErr w:type="spellEnd"/>
      <w:r>
        <w:t xml:space="preserve">. </w:t>
      </w:r>
      <w:proofErr w:type="spellStart"/>
      <w:r>
        <w:t>Orad</w:t>
      </w:r>
      <w:proofErr w:type="spellEnd"/>
      <w:r>
        <w:t xml:space="preserve">, </w:t>
      </w:r>
      <w:proofErr w:type="spellStart"/>
      <w:r>
        <w:t>discípulos</w:t>
      </w:r>
      <w:proofErr w:type="spellEnd"/>
      <w:r>
        <w:t xml:space="preserve"> </w:t>
      </w:r>
      <w:proofErr w:type="spellStart"/>
      <w:r>
        <w:t>amados</w:t>
      </w:r>
      <w:proofErr w:type="spellEnd"/>
      <w:r>
        <w:t xml:space="preserve">, y mi palabra se </w:t>
      </w:r>
      <w:proofErr w:type="spellStart"/>
      <w:r>
        <w:t>cumplirá</w:t>
      </w:r>
      <w:proofErr w:type="spellEnd"/>
      <w:r>
        <w:t xml:space="preserve"> </w:t>
      </w:r>
      <w:proofErr w:type="spellStart"/>
      <w:r>
        <w:t>en</w:t>
      </w:r>
      <w:proofErr w:type="spellEnd"/>
      <w:r>
        <w:t xml:space="preserve"> </w:t>
      </w:r>
      <w:proofErr w:type="spellStart"/>
      <w:r>
        <w:t>vosotros</w:t>
      </w:r>
      <w:proofErr w:type="spellEnd"/>
      <w:r>
        <w:t xml:space="preserve">, </w:t>
      </w:r>
      <w:proofErr w:type="spellStart"/>
      <w:r>
        <w:t>porque</w:t>
      </w:r>
      <w:proofErr w:type="spellEnd"/>
      <w:r>
        <w:t xml:space="preserve"> </w:t>
      </w:r>
      <w:proofErr w:type="spellStart"/>
      <w:r>
        <w:t>formáis</w:t>
      </w:r>
      <w:proofErr w:type="spellEnd"/>
      <w:r>
        <w:t xml:space="preserve"> </w:t>
      </w:r>
      <w:proofErr w:type="spellStart"/>
      <w:r>
        <w:t>parte</w:t>
      </w:r>
      <w:proofErr w:type="spellEnd"/>
      <w:r>
        <w:t xml:space="preserve"> de mi Pueblo </w:t>
      </w:r>
      <w:proofErr w:type="spellStart"/>
      <w:r>
        <w:t>cuyo</w:t>
      </w:r>
      <w:proofErr w:type="spellEnd"/>
      <w:r>
        <w:t xml:space="preserve"> </w:t>
      </w:r>
      <w:proofErr w:type="spellStart"/>
      <w:r>
        <w:t>destino</w:t>
      </w:r>
      <w:proofErr w:type="spellEnd"/>
      <w:r>
        <w:t xml:space="preserve"> es ser la </w:t>
      </w:r>
      <w:proofErr w:type="spellStart"/>
      <w:r>
        <w:t>bendición</w:t>
      </w:r>
      <w:proofErr w:type="spellEnd"/>
      <w:r>
        <w:t xml:space="preserve"> entre </w:t>
      </w:r>
      <w:proofErr w:type="spellStart"/>
      <w:r>
        <w:t>todos</w:t>
      </w:r>
      <w:proofErr w:type="spellEnd"/>
      <w:r>
        <w:t xml:space="preserve"> </w:t>
      </w:r>
      <w:proofErr w:type="spellStart"/>
      <w:r>
        <w:t>los</w:t>
      </w:r>
      <w:proofErr w:type="spellEnd"/>
      <w:r>
        <w:t xml:space="preserve"> pueblos de la Tierra. </w:t>
      </w:r>
    </w:p>
    <w:p w14:paraId="3CEF42C2" w14:textId="77777777" w:rsidR="00F50769" w:rsidRDefault="00F50769" w:rsidP="00F50769">
      <w:r>
        <w:t xml:space="preserve"> </w:t>
      </w:r>
    </w:p>
    <w:p w14:paraId="41E0EDBC" w14:textId="77777777" w:rsidR="00F50769" w:rsidRDefault="00F50769" w:rsidP="00F50769">
      <w:r>
        <w:t xml:space="preserve">¡MI PAZ SEA CON VOSOTROS! </w:t>
      </w:r>
    </w:p>
    <w:p w14:paraId="6D0D164B" w14:textId="77777777" w:rsidR="00F50769" w:rsidRDefault="00F50769" w:rsidP="00F50769">
      <w:r>
        <w:t xml:space="preserve"> </w:t>
      </w:r>
    </w:p>
    <w:p w14:paraId="2A1D22A6" w14:textId="77777777" w:rsidR="00F50769" w:rsidRDefault="00F50769" w:rsidP="00F50769">
      <w:r>
        <w:t xml:space="preserve"> </w:t>
      </w:r>
    </w:p>
    <w:p w14:paraId="3AC70742" w14:textId="77777777" w:rsidR="00F50769" w:rsidRDefault="00F50769" w:rsidP="00F50769">
      <w:r>
        <w:t xml:space="preserve">ENSEÑANZA N° 105 </w:t>
      </w:r>
    </w:p>
    <w:p w14:paraId="006E375D" w14:textId="77777777" w:rsidR="00F50769" w:rsidRDefault="00F50769" w:rsidP="00F50769">
      <w:r>
        <w:t xml:space="preserve"> </w:t>
      </w:r>
    </w:p>
    <w:p w14:paraId="1F4E89BC" w14:textId="77777777" w:rsidR="00F50769" w:rsidRDefault="00F50769" w:rsidP="00F50769">
      <w:r>
        <w:lastRenderedPageBreak/>
        <w:t xml:space="preserve">1. Con </w:t>
      </w:r>
      <w:proofErr w:type="spellStart"/>
      <w:r>
        <w:t>esta</w:t>
      </w:r>
      <w:proofErr w:type="spellEnd"/>
      <w:r>
        <w:t xml:space="preserve"> palabra </w:t>
      </w:r>
      <w:proofErr w:type="spellStart"/>
      <w:r>
        <w:t>haréis</w:t>
      </w:r>
      <w:proofErr w:type="spellEnd"/>
      <w:r>
        <w:t xml:space="preserve"> un </w:t>
      </w:r>
      <w:proofErr w:type="spellStart"/>
      <w:r>
        <w:t>libro</w:t>
      </w:r>
      <w:proofErr w:type="spellEnd"/>
      <w:r>
        <w:t xml:space="preserve"> </w:t>
      </w:r>
      <w:proofErr w:type="spellStart"/>
      <w:r>
        <w:t>que</w:t>
      </w:r>
      <w:proofErr w:type="spellEnd"/>
      <w:r>
        <w:t xml:space="preserve"> </w:t>
      </w:r>
      <w:proofErr w:type="spellStart"/>
      <w:r>
        <w:t>quedará</w:t>
      </w:r>
      <w:proofErr w:type="spellEnd"/>
      <w:r>
        <w:t xml:space="preserve"> </w:t>
      </w:r>
      <w:proofErr w:type="spellStart"/>
      <w:r>
        <w:t>en</w:t>
      </w:r>
      <w:proofErr w:type="spellEnd"/>
      <w:r>
        <w:t xml:space="preserve"> la Tierra, para </w:t>
      </w:r>
      <w:proofErr w:type="spellStart"/>
      <w:r>
        <w:t>que</w:t>
      </w:r>
      <w:proofErr w:type="spellEnd"/>
      <w:r>
        <w:t xml:space="preserve"> </w:t>
      </w:r>
      <w:proofErr w:type="spellStart"/>
      <w:r>
        <w:t>los</w:t>
      </w:r>
      <w:proofErr w:type="spellEnd"/>
      <w:r>
        <w:t xml:space="preserve"> hombres </w:t>
      </w:r>
      <w:proofErr w:type="spellStart"/>
      <w:r>
        <w:t>encuentren</w:t>
      </w:r>
      <w:proofErr w:type="spellEnd"/>
      <w:r>
        <w:t xml:space="preserve"> </w:t>
      </w:r>
      <w:proofErr w:type="spellStart"/>
      <w:r>
        <w:t>el</w:t>
      </w:r>
      <w:proofErr w:type="spellEnd"/>
      <w:r>
        <w:t xml:space="preserve"> </w:t>
      </w:r>
      <w:proofErr w:type="spellStart"/>
      <w:r>
        <w:t>sendero</w:t>
      </w:r>
      <w:proofErr w:type="spellEnd"/>
      <w:r>
        <w:t xml:space="preserve"> de la </w:t>
      </w:r>
      <w:proofErr w:type="spellStart"/>
      <w:r>
        <w:t>espiritualidad</w:t>
      </w:r>
      <w:proofErr w:type="spellEnd"/>
      <w:r>
        <w:t xml:space="preserve">. Muchos de </w:t>
      </w:r>
      <w:proofErr w:type="spellStart"/>
      <w:r>
        <w:t>ellos</w:t>
      </w:r>
      <w:proofErr w:type="spellEnd"/>
      <w:r>
        <w:t xml:space="preserve"> </w:t>
      </w:r>
      <w:proofErr w:type="spellStart"/>
      <w:r>
        <w:t>negarán</w:t>
      </w:r>
      <w:proofErr w:type="spellEnd"/>
      <w:r>
        <w:t xml:space="preserve"> </w:t>
      </w:r>
      <w:proofErr w:type="spellStart"/>
      <w:r>
        <w:t>su</w:t>
      </w:r>
      <w:proofErr w:type="spellEnd"/>
      <w:r>
        <w:t xml:space="preserve"> </w:t>
      </w:r>
      <w:proofErr w:type="spellStart"/>
      <w:r>
        <w:t>verdad</w:t>
      </w:r>
      <w:proofErr w:type="spellEnd"/>
      <w:r>
        <w:t xml:space="preserve">; </w:t>
      </w:r>
      <w:proofErr w:type="spellStart"/>
      <w:r>
        <w:t>pero</w:t>
      </w:r>
      <w:proofErr w:type="spellEnd"/>
      <w:r>
        <w:t xml:space="preserve"> </w:t>
      </w:r>
      <w:proofErr w:type="spellStart"/>
      <w:r>
        <w:t>muchos</w:t>
      </w:r>
      <w:proofErr w:type="spellEnd"/>
      <w:r>
        <w:t xml:space="preserve"> también </w:t>
      </w:r>
      <w:proofErr w:type="spellStart"/>
      <w:r>
        <w:t>afirmarán</w:t>
      </w:r>
      <w:proofErr w:type="spellEnd"/>
      <w:r>
        <w:t xml:space="preserve"> </w:t>
      </w:r>
      <w:proofErr w:type="spellStart"/>
      <w:r>
        <w:t>que</w:t>
      </w:r>
      <w:proofErr w:type="spellEnd"/>
      <w:r>
        <w:t xml:space="preserve"> es </w:t>
      </w:r>
      <w:proofErr w:type="spellStart"/>
      <w:r>
        <w:t>cierto</w:t>
      </w:r>
      <w:proofErr w:type="spellEnd"/>
      <w:r>
        <w:t xml:space="preserve"> </w:t>
      </w:r>
      <w:proofErr w:type="spellStart"/>
      <w:r>
        <w:t>cuanto</w:t>
      </w:r>
      <w:proofErr w:type="spellEnd"/>
      <w:r>
        <w:t xml:space="preserve"> </w:t>
      </w:r>
      <w:proofErr w:type="spellStart"/>
      <w:r>
        <w:t>él</w:t>
      </w:r>
      <w:proofErr w:type="spellEnd"/>
      <w:r>
        <w:t xml:space="preserve"> dice. </w:t>
      </w:r>
    </w:p>
    <w:p w14:paraId="2306A573" w14:textId="77777777" w:rsidR="00F50769" w:rsidRDefault="00F50769" w:rsidP="00F50769">
      <w:r>
        <w:t xml:space="preserve">2. De </w:t>
      </w:r>
      <w:proofErr w:type="spellStart"/>
      <w:r>
        <w:t>generación</w:t>
      </w:r>
      <w:proofErr w:type="spellEnd"/>
      <w:r>
        <w:t xml:space="preserve"> </w:t>
      </w:r>
      <w:proofErr w:type="spellStart"/>
      <w:r>
        <w:t>en</w:t>
      </w:r>
      <w:proofErr w:type="spellEnd"/>
      <w:r>
        <w:t xml:space="preserve"> </w:t>
      </w:r>
      <w:proofErr w:type="spellStart"/>
      <w:r>
        <w:t>generación</w:t>
      </w:r>
      <w:proofErr w:type="spellEnd"/>
      <w:r>
        <w:t xml:space="preserve"> se </w:t>
      </w:r>
      <w:proofErr w:type="spellStart"/>
      <w:r>
        <w:t>irán</w:t>
      </w:r>
      <w:proofErr w:type="spellEnd"/>
      <w:r>
        <w:t xml:space="preserve"> </w:t>
      </w:r>
      <w:proofErr w:type="spellStart"/>
      <w:r>
        <w:t>manifestando</w:t>
      </w:r>
      <w:proofErr w:type="spellEnd"/>
      <w:r>
        <w:t xml:space="preserve"> </w:t>
      </w:r>
      <w:proofErr w:type="spellStart"/>
      <w:r>
        <w:t>más</w:t>
      </w:r>
      <w:proofErr w:type="spellEnd"/>
      <w:r>
        <w:t xml:space="preserve"> </w:t>
      </w:r>
      <w:proofErr w:type="spellStart"/>
      <w:r>
        <w:t>grandes</w:t>
      </w:r>
      <w:proofErr w:type="spellEnd"/>
      <w:r>
        <w:t xml:space="preserve"> y claros </w:t>
      </w:r>
      <w:proofErr w:type="spellStart"/>
      <w:r>
        <w:t>los</w:t>
      </w:r>
      <w:proofErr w:type="spellEnd"/>
      <w:r>
        <w:t xml:space="preserve"> </w:t>
      </w:r>
      <w:proofErr w:type="spellStart"/>
      <w:r>
        <w:t>dones</w:t>
      </w:r>
      <w:proofErr w:type="spellEnd"/>
      <w:r>
        <w:t xml:space="preserve"> del </w:t>
      </w:r>
      <w:proofErr w:type="spellStart"/>
      <w:r>
        <w:t>espíritu</w:t>
      </w:r>
      <w:proofErr w:type="spellEnd"/>
      <w:r>
        <w:t xml:space="preserve">, y </w:t>
      </w:r>
      <w:proofErr w:type="spellStart"/>
      <w:r>
        <w:t>esos</w:t>
      </w:r>
      <w:proofErr w:type="spellEnd"/>
      <w:r>
        <w:t xml:space="preserve"> </w:t>
      </w:r>
      <w:proofErr w:type="spellStart"/>
      <w:r>
        <w:t>hechos</w:t>
      </w:r>
      <w:proofErr w:type="spellEnd"/>
      <w:r>
        <w:t xml:space="preserve">, </w:t>
      </w:r>
      <w:proofErr w:type="spellStart"/>
      <w:r>
        <w:t>surgiendo</w:t>
      </w:r>
      <w:proofErr w:type="spellEnd"/>
      <w:r>
        <w:t xml:space="preserve"> hasta </w:t>
      </w:r>
      <w:proofErr w:type="spellStart"/>
      <w:r>
        <w:t>en</w:t>
      </w:r>
      <w:proofErr w:type="spellEnd"/>
      <w:r>
        <w:t xml:space="preserve"> </w:t>
      </w:r>
      <w:proofErr w:type="spellStart"/>
      <w:r>
        <w:t>los</w:t>
      </w:r>
      <w:proofErr w:type="spellEnd"/>
      <w:r>
        <w:t xml:space="preserve"> </w:t>
      </w:r>
      <w:proofErr w:type="spellStart"/>
      <w:r>
        <w:t>más</w:t>
      </w:r>
      <w:proofErr w:type="spellEnd"/>
      <w:r>
        <w:t xml:space="preserve"> </w:t>
      </w:r>
      <w:proofErr w:type="spellStart"/>
      <w:r>
        <w:t>escépticos</w:t>
      </w:r>
      <w:proofErr w:type="spellEnd"/>
      <w:r>
        <w:t xml:space="preserve"> e </w:t>
      </w:r>
      <w:proofErr w:type="spellStart"/>
      <w:r>
        <w:t>incrédulos</w:t>
      </w:r>
      <w:proofErr w:type="spellEnd"/>
      <w:r>
        <w:t xml:space="preserve">, </w:t>
      </w:r>
      <w:proofErr w:type="spellStart"/>
      <w:r>
        <w:t>serán</w:t>
      </w:r>
      <w:proofErr w:type="spellEnd"/>
      <w:r>
        <w:t xml:space="preserve"> </w:t>
      </w:r>
      <w:proofErr w:type="spellStart"/>
      <w:r>
        <w:t>el</w:t>
      </w:r>
      <w:proofErr w:type="spellEnd"/>
      <w:r>
        <w:t xml:space="preserve"> testimonio de la </w:t>
      </w:r>
      <w:proofErr w:type="spellStart"/>
      <w:r>
        <w:t>verdad</w:t>
      </w:r>
      <w:proofErr w:type="spellEnd"/>
      <w:r>
        <w:t xml:space="preserve"> de </w:t>
      </w:r>
      <w:proofErr w:type="spellStart"/>
      <w:r>
        <w:t>cuanto</w:t>
      </w:r>
      <w:proofErr w:type="spellEnd"/>
      <w:r>
        <w:t xml:space="preserve"> </w:t>
      </w:r>
      <w:proofErr w:type="spellStart"/>
      <w:r>
        <w:t>os</w:t>
      </w:r>
      <w:proofErr w:type="spellEnd"/>
      <w:r>
        <w:t xml:space="preserve"> </w:t>
      </w:r>
      <w:proofErr w:type="spellStart"/>
      <w:r>
        <w:t>anuncié</w:t>
      </w:r>
      <w:proofErr w:type="spellEnd"/>
      <w:r>
        <w:t xml:space="preserve"> </w:t>
      </w:r>
      <w:proofErr w:type="spellStart"/>
      <w:r>
        <w:t>en</w:t>
      </w:r>
      <w:proofErr w:type="spellEnd"/>
      <w:r>
        <w:t xml:space="preserve"> </w:t>
      </w:r>
      <w:proofErr w:type="spellStart"/>
      <w:r>
        <w:t>los</w:t>
      </w:r>
      <w:proofErr w:type="spellEnd"/>
      <w:r>
        <w:t xml:space="preserve"> </w:t>
      </w:r>
      <w:proofErr w:type="spellStart"/>
      <w:r>
        <w:t>tiempos</w:t>
      </w:r>
      <w:proofErr w:type="spellEnd"/>
      <w:r>
        <w:t xml:space="preserve"> </w:t>
      </w:r>
      <w:proofErr w:type="spellStart"/>
      <w:r>
        <w:t>pasados</w:t>
      </w:r>
      <w:proofErr w:type="spellEnd"/>
      <w:r>
        <w:t xml:space="preserve"> y </w:t>
      </w:r>
      <w:proofErr w:type="spellStart"/>
      <w:r>
        <w:t>os</w:t>
      </w:r>
      <w:proofErr w:type="spellEnd"/>
      <w:r>
        <w:t xml:space="preserve"> vine a </w:t>
      </w:r>
      <w:proofErr w:type="spellStart"/>
      <w:r>
        <w:t>confirmar</w:t>
      </w:r>
      <w:proofErr w:type="spellEnd"/>
      <w:r>
        <w:t xml:space="preserve"> </w:t>
      </w:r>
      <w:proofErr w:type="spellStart"/>
      <w:r>
        <w:t>en</w:t>
      </w:r>
      <w:proofErr w:type="spellEnd"/>
      <w:r>
        <w:t xml:space="preserve"> </w:t>
      </w:r>
      <w:proofErr w:type="spellStart"/>
      <w:r>
        <w:t>éste</w:t>
      </w:r>
      <w:proofErr w:type="spellEnd"/>
      <w:r>
        <w:t xml:space="preserve">. </w:t>
      </w:r>
    </w:p>
    <w:p w14:paraId="5105FBF0" w14:textId="77777777" w:rsidR="00F50769" w:rsidRDefault="00F50769" w:rsidP="00F50769">
      <w:r>
        <w:t xml:space="preserve">3. ¿Veis con </w:t>
      </w:r>
      <w:proofErr w:type="spellStart"/>
      <w:r>
        <w:t>cuánta</w:t>
      </w:r>
      <w:proofErr w:type="spellEnd"/>
      <w:r>
        <w:t xml:space="preserve"> </w:t>
      </w:r>
      <w:proofErr w:type="spellStart"/>
      <w:r>
        <w:t>intensidad</w:t>
      </w:r>
      <w:proofErr w:type="spellEnd"/>
      <w:r>
        <w:t xml:space="preserve"> ha </w:t>
      </w:r>
      <w:proofErr w:type="spellStart"/>
      <w:r>
        <w:t>vibrado</w:t>
      </w:r>
      <w:proofErr w:type="spellEnd"/>
      <w:r>
        <w:t xml:space="preserve"> mi palabra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al </w:t>
      </w:r>
      <w:proofErr w:type="spellStart"/>
      <w:r>
        <w:t>comunicarse</w:t>
      </w:r>
      <w:proofErr w:type="spellEnd"/>
      <w:r>
        <w:t xml:space="preserve"> </w:t>
      </w:r>
      <w:proofErr w:type="spellStart"/>
      <w:r>
        <w:t>por</w:t>
      </w:r>
      <w:proofErr w:type="spellEnd"/>
      <w:r>
        <w:t xml:space="preserve"> </w:t>
      </w:r>
      <w:proofErr w:type="spellStart"/>
      <w:r>
        <w:t>el</w:t>
      </w:r>
      <w:proofErr w:type="spellEnd"/>
      <w:r>
        <w:t xml:space="preserve"> </w:t>
      </w:r>
      <w:proofErr w:type="spellStart"/>
      <w:r>
        <w:t>cerebro</w:t>
      </w:r>
      <w:proofErr w:type="spellEnd"/>
      <w:r>
        <w:t xml:space="preserve"> del </w:t>
      </w:r>
      <w:proofErr w:type="spellStart"/>
      <w:r>
        <w:t>portavoz</w:t>
      </w:r>
      <w:proofErr w:type="spellEnd"/>
      <w:r>
        <w:t xml:space="preserve">? Pues no </w:t>
      </w:r>
      <w:proofErr w:type="spellStart"/>
      <w:r>
        <w:t>os</w:t>
      </w:r>
      <w:proofErr w:type="spellEnd"/>
      <w:r>
        <w:t xml:space="preserve"> </w:t>
      </w:r>
      <w:proofErr w:type="spellStart"/>
      <w:r>
        <w:t>imagináis</w:t>
      </w:r>
      <w:proofErr w:type="spellEnd"/>
      <w:r>
        <w:t xml:space="preserve"> </w:t>
      </w:r>
      <w:proofErr w:type="spellStart"/>
      <w:r>
        <w:t>el</w:t>
      </w:r>
      <w:proofErr w:type="spellEnd"/>
      <w:r>
        <w:t xml:space="preserve"> </w:t>
      </w:r>
      <w:proofErr w:type="spellStart"/>
      <w:r>
        <w:t>prodigio</w:t>
      </w:r>
      <w:proofErr w:type="spellEnd"/>
      <w:r>
        <w:t xml:space="preserve"> de la </w:t>
      </w:r>
      <w:proofErr w:type="spellStart"/>
      <w:r>
        <w:t>comunicación</w:t>
      </w:r>
      <w:proofErr w:type="spellEnd"/>
      <w:r>
        <w:t xml:space="preserve"> de </w:t>
      </w:r>
      <w:proofErr w:type="spellStart"/>
      <w:r>
        <w:t>espíritu</w:t>
      </w:r>
      <w:proofErr w:type="spellEnd"/>
      <w:r>
        <w:t xml:space="preserve"> a Espíritu </w:t>
      </w:r>
      <w:proofErr w:type="spellStart"/>
      <w:r>
        <w:t>cuando</w:t>
      </w:r>
      <w:proofErr w:type="spellEnd"/>
      <w:r>
        <w:t xml:space="preserve"> </w:t>
      </w:r>
      <w:proofErr w:type="spellStart"/>
      <w:r>
        <w:t>ésta</w:t>
      </w:r>
      <w:proofErr w:type="spellEnd"/>
      <w:r>
        <w:t xml:space="preserve"> </w:t>
      </w:r>
      <w:proofErr w:type="spellStart"/>
      <w:r>
        <w:t>alcance</w:t>
      </w:r>
      <w:proofErr w:type="spellEnd"/>
      <w:r>
        <w:t xml:space="preserve"> </w:t>
      </w:r>
      <w:proofErr w:type="spellStart"/>
      <w:r>
        <w:t>su</w:t>
      </w:r>
      <w:proofErr w:type="spellEnd"/>
      <w:r>
        <w:t xml:space="preserve"> </w:t>
      </w:r>
      <w:proofErr w:type="spellStart"/>
      <w:r>
        <w:t>plenitud</w:t>
      </w:r>
      <w:proofErr w:type="spellEnd"/>
      <w:r>
        <w:t xml:space="preserve">. </w:t>
      </w:r>
    </w:p>
    <w:p w14:paraId="6D9F0F7F" w14:textId="77777777" w:rsidR="00F50769" w:rsidRDefault="00F50769" w:rsidP="00F50769">
      <w:r>
        <w:t>4. ¿</w:t>
      </w:r>
      <w:proofErr w:type="spellStart"/>
      <w:r>
        <w:t>Os</w:t>
      </w:r>
      <w:proofErr w:type="spellEnd"/>
      <w:r>
        <w:t xml:space="preserve"> </w:t>
      </w:r>
      <w:proofErr w:type="spellStart"/>
      <w:r>
        <w:t>maravilláis</w:t>
      </w:r>
      <w:proofErr w:type="spellEnd"/>
      <w:r>
        <w:t xml:space="preserve"> al </w:t>
      </w:r>
      <w:proofErr w:type="spellStart"/>
      <w:r>
        <w:t>escuchar</w:t>
      </w:r>
      <w:proofErr w:type="spellEnd"/>
      <w:r>
        <w:t xml:space="preserve"> la </w:t>
      </w:r>
      <w:proofErr w:type="spellStart"/>
      <w:r>
        <w:t>descripción</w:t>
      </w:r>
      <w:proofErr w:type="spellEnd"/>
      <w:r>
        <w:t xml:space="preserve"> de un </w:t>
      </w:r>
      <w:proofErr w:type="spellStart"/>
      <w:r>
        <w:t>miraje</w:t>
      </w:r>
      <w:proofErr w:type="spellEnd"/>
      <w:r>
        <w:t xml:space="preserve"> </w:t>
      </w:r>
      <w:proofErr w:type="spellStart"/>
      <w:r>
        <w:t>por</w:t>
      </w:r>
      <w:proofErr w:type="spellEnd"/>
      <w:r>
        <w:t xml:space="preserve"> medio de la </w:t>
      </w:r>
      <w:proofErr w:type="spellStart"/>
      <w:r>
        <w:t>videncia</w:t>
      </w:r>
      <w:proofErr w:type="spellEnd"/>
      <w:r>
        <w:t xml:space="preserve"> o de la </w:t>
      </w:r>
      <w:proofErr w:type="spellStart"/>
      <w:r>
        <w:t>fuerza</w:t>
      </w:r>
      <w:proofErr w:type="spellEnd"/>
      <w:r>
        <w:t xml:space="preserve"> </w:t>
      </w:r>
      <w:proofErr w:type="spellStart"/>
      <w:r>
        <w:t>profética</w:t>
      </w:r>
      <w:proofErr w:type="spellEnd"/>
      <w:r>
        <w:t xml:space="preserve"> de un </w:t>
      </w:r>
      <w:proofErr w:type="spellStart"/>
      <w:r>
        <w:t>sueño</w:t>
      </w:r>
      <w:proofErr w:type="spellEnd"/>
      <w:r>
        <w:t xml:space="preserve">? De </w:t>
      </w:r>
      <w:proofErr w:type="spellStart"/>
      <w:r>
        <w:t>cierto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apenas</w:t>
      </w:r>
      <w:proofErr w:type="spellEnd"/>
      <w:r>
        <w:t xml:space="preserve"> </w:t>
      </w:r>
      <w:proofErr w:type="spellStart"/>
      <w:r>
        <w:t>habéis</w:t>
      </w:r>
      <w:proofErr w:type="spellEnd"/>
      <w:r>
        <w:t xml:space="preserve"> </w:t>
      </w:r>
      <w:proofErr w:type="spellStart"/>
      <w:r>
        <w:t>empezado</w:t>
      </w:r>
      <w:proofErr w:type="spellEnd"/>
      <w:r>
        <w:t xml:space="preserve"> a </w:t>
      </w:r>
      <w:proofErr w:type="spellStart"/>
      <w:r>
        <w:t>vislumbrar</w:t>
      </w:r>
      <w:proofErr w:type="spellEnd"/>
      <w:r>
        <w:t xml:space="preserve"> lo </w:t>
      </w:r>
      <w:proofErr w:type="spellStart"/>
      <w:r>
        <w:t>que</w:t>
      </w:r>
      <w:proofErr w:type="spellEnd"/>
      <w:r>
        <w:t xml:space="preserve"> </w:t>
      </w:r>
      <w:proofErr w:type="spellStart"/>
      <w:r>
        <w:t>otros</w:t>
      </w:r>
      <w:proofErr w:type="spellEnd"/>
      <w:r>
        <w:t xml:space="preserve"> </w:t>
      </w:r>
      <w:proofErr w:type="spellStart"/>
      <w:r>
        <w:t>verán</w:t>
      </w:r>
      <w:proofErr w:type="spellEnd"/>
      <w:r>
        <w:t xml:space="preserve"> </w:t>
      </w:r>
      <w:proofErr w:type="spellStart"/>
      <w:r>
        <w:t>en</w:t>
      </w:r>
      <w:proofErr w:type="spellEnd"/>
      <w:r>
        <w:t xml:space="preserve"> </w:t>
      </w:r>
      <w:proofErr w:type="spellStart"/>
      <w:r>
        <w:t>el</w:t>
      </w:r>
      <w:proofErr w:type="spellEnd"/>
      <w:r>
        <w:t xml:space="preserve"> </w:t>
      </w:r>
      <w:proofErr w:type="spellStart"/>
      <w:r>
        <w:t>futuro</w:t>
      </w:r>
      <w:proofErr w:type="spellEnd"/>
      <w:r>
        <w:t xml:space="preserve">. </w:t>
      </w:r>
    </w:p>
    <w:p w14:paraId="0A22738D" w14:textId="77777777" w:rsidR="00F50769" w:rsidRDefault="00F50769" w:rsidP="00F50769">
      <w:r>
        <w:t xml:space="preserve">5. </w:t>
      </w:r>
      <w:proofErr w:type="spellStart"/>
      <w:r>
        <w:t>Os</w:t>
      </w:r>
      <w:proofErr w:type="spellEnd"/>
      <w:r>
        <w:t xml:space="preserve"> </w:t>
      </w:r>
      <w:proofErr w:type="spellStart"/>
      <w:r>
        <w:t>habéis</w:t>
      </w:r>
      <w:proofErr w:type="spellEnd"/>
      <w:r>
        <w:t xml:space="preserve"> </w:t>
      </w:r>
      <w:proofErr w:type="spellStart"/>
      <w:r>
        <w:t>maravillado</w:t>
      </w:r>
      <w:proofErr w:type="spellEnd"/>
      <w:r>
        <w:t xml:space="preserve"> del don de la </w:t>
      </w:r>
      <w:proofErr w:type="spellStart"/>
      <w:r>
        <w:t>intuición</w:t>
      </w:r>
      <w:proofErr w:type="spellEnd"/>
      <w:r>
        <w:t xml:space="preserve"> y </w:t>
      </w:r>
      <w:proofErr w:type="spellStart"/>
      <w:r>
        <w:t>os</w:t>
      </w:r>
      <w:proofErr w:type="spellEnd"/>
      <w:r>
        <w:t xml:space="preserve"> ha </w:t>
      </w:r>
      <w:proofErr w:type="spellStart"/>
      <w:r>
        <w:t>asombrado</w:t>
      </w:r>
      <w:proofErr w:type="spellEnd"/>
      <w:r>
        <w:t xml:space="preserve"> </w:t>
      </w:r>
      <w:proofErr w:type="spellStart"/>
      <w:r>
        <w:t>el</w:t>
      </w:r>
      <w:proofErr w:type="spellEnd"/>
      <w:r>
        <w:t xml:space="preserve"> don de </w:t>
      </w:r>
      <w:proofErr w:type="spellStart"/>
      <w:r>
        <w:t>curación</w:t>
      </w:r>
      <w:proofErr w:type="spellEnd"/>
      <w:r>
        <w:t xml:space="preserve">, mas es </w:t>
      </w:r>
      <w:proofErr w:type="spellStart"/>
      <w:r>
        <w:t>necesario</w:t>
      </w:r>
      <w:proofErr w:type="spellEnd"/>
      <w:r>
        <w:t xml:space="preserve"> </w:t>
      </w:r>
      <w:proofErr w:type="spellStart"/>
      <w:r>
        <w:t>que</w:t>
      </w:r>
      <w:proofErr w:type="spellEnd"/>
      <w:r>
        <w:t xml:space="preserve"> </w:t>
      </w:r>
      <w:proofErr w:type="spellStart"/>
      <w:r>
        <w:t>dejéis</w:t>
      </w:r>
      <w:proofErr w:type="spellEnd"/>
      <w:r>
        <w:t xml:space="preserve"> un </w:t>
      </w:r>
      <w:proofErr w:type="spellStart"/>
      <w:r>
        <w:t>buen</w:t>
      </w:r>
      <w:proofErr w:type="spellEnd"/>
      <w:r>
        <w:t xml:space="preserve"> </w:t>
      </w:r>
      <w:proofErr w:type="spellStart"/>
      <w:r>
        <w:t>ejemplo</w:t>
      </w:r>
      <w:proofErr w:type="spellEnd"/>
      <w:r>
        <w:t xml:space="preserve"> a </w:t>
      </w:r>
      <w:proofErr w:type="spellStart"/>
      <w:r>
        <w:t>los</w:t>
      </w:r>
      <w:proofErr w:type="spellEnd"/>
      <w:r>
        <w:t xml:space="preserve"> </w:t>
      </w:r>
      <w:proofErr w:type="spellStart"/>
      <w:r>
        <w:t>espiritualistas</w:t>
      </w:r>
      <w:proofErr w:type="spellEnd"/>
      <w:r>
        <w:t xml:space="preserve"> del </w:t>
      </w:r>
      <w:proofErr w:type="spellStart"/>
      <w:r>
        <w:t>mañana</w:t>
      </w:r>
      <w:proofErr w:type="spellEnd"/>
      <w:r>
        <w:t xml:space="preserve">. </w:t>
      </w:r>
    </w:p>
    <w:p w14:paraId="66B797CD" w14:textId="77777777" w:rsidR="00F50769" w:rsidRDefault="00F50769" w:rsidP="00F50769">
      <w:r>
        <w:t xml:space="preserve">6. El </w:t>
      </w:r>
      <w:proofErr w:type="spellStart"/>
      <w:r>
        <w:t>tiempo</w:t>
      </w:r>
      <w:proofErr w:type="spellEnd"/>
      <w:r>
        <w:t xml:space="preserve"> </w:t>
      </w:r>
      <w:proofErr w:type="spellStart"/>
      <w:r>
        <w:t>que</w:t>
      </w:r>
      <w:proofErr w:type="spellEnd"/>
      <w:r>
        <w:t xml:space="preserve"> </w:t>
      </w:r>
      <w:proofErr w:type="spellStart"/>
      <w:r>
        <w:t>predijo</w:t>
      </w:r>
      <w:proofErr w:type="spellEnd"/>
      <w:r>
        <w:t xml:space="preserve"> Joel, </w:t>
      </w:r>
      <w:proofErr w:type="spellStart"/>
      <w:r>
        <w:t>aquel</w:t>
      </w:r>
      <w:proofErr w:type="spellEnd"/>
      <w:r>
        <w:t xml:space="preserve"> </w:t>
      </w:r>
      <w:proofErr w:type="spellStart"/>
      <w:r>
        <w:t>en</w:t>
      </w:r>
      <w:proofErr w:type="spellEnd"/>
      <w:r>
        <w:t xml:space="preserve"> </w:t>
      </w:r>
      <w:proofErr w:type="spellStart"/>
      <w:r>
        <w:t>que</w:t>
      </w:r>
      <w:proofErr w:type="spellEnd"/>
      <w:r>
        <w:t xml:space="preserve"> </w:t>
      </w:r>
      <w:proofErr w:type="spellStart"/>
      <w:r>
        <w:t>los</w:t>
      </w:r>
      <w:proofErr w:type="spellEnd"/>
      <w:r>
        <w:t xml:space="preserve"> hombres </w:t>
      </w:r>
      <w:proofErr w:type="spellStart"/>
      <w:r>
        <w:t>recibirían</w:t>
      </w:r>
      <w:proofErr w:type="spellEnd"/>
      <w:r>
        <w:t xml:space="preserve"> </w:t>
      </w:r>
      <w:proofErr w:type="spellStart"/>
      <w:r>
        <w:t>sobre</w:t>
      </w:r>
      <w:proofErr w:type="spellEnd"/>
      <w:r>
        <w:t xml:space="preserve"> </w:t>
      </w:r>
      <w:proofErr w:type="spellStart"/>
      <w:r>
        <w:t>el</w:t>
      </w:r>
      <w:proofErr w:type="spellEnd"/>
      <w:r>
        <w:t xml:space="preserve"> </w:t>
      </w:r>
      <w:proofErr w:type="spellStart"/>
      <w:r>
        <w:t>espíritu</w:t>
      </w:r>
      <w:proofErr w:type="spellEnd"/>
      <w:r>
        <w:t xml:space="preserve"> y la carne </w:t>
      </w:r>
      <w:proofErr w:type="spellStart"/>
      <w:r>
        <w:t>el</w:t>
      </w:r>
      <w:proofErr w:type="spellEnd"/>
      <w:r>
        <w:t xml:space="preserve"> Espíritu de Dios, es </w:t>
      </w:r>
      <w:proofErr w:type="spellStart"/>
      <w:r>
        <w:t>éste</w:t>
      </w:r>
      <w:proofErr w:type="spellEnd"/>
      <w:r>
        <w:t xml:space="preserve">; mas </w:t>
      </w:r>
      <w:proofErr w:type="spellStart"/>
      <w:r>
        <w:t>está</w:t>
      </w:r>
      <w:proofErr w:type="spellEnd"/>
      <w:r>
        <w:t xml:space="preserve"> </w:t>
      </w:r>
      <w:proofErr w:type="spellStart"/>
      <w:r>
        <w:t>apenas</w:t>
      </w:r>
      <w:proofErr w:type="spellEnd"/>
      <w:r>
        <w:t xml:space="preserve"> </w:t>
      </w:r>
      <w:proofErr w:type="spellStart"/>
      <w:r>
        <w:t>en</w:t>
      </w:r>
      <w:proofErr w:type="spellEnd"/>
      <w:r>
        <w:t xml:space="preserve"> sus </w:t>
      </w:r>
      <w:proofErr w:type="spellStart"/>
      <w:r>
        <w:t>albores</w:t>
      </w:r>
      <w:proofErr w:type="spellEnd"/>
      <w:r>
        <w:t xml:space="preserve">, y es </w:t>
      </w:r>
      <w:proofErr w:type="spellStart"/>
      <w:r>
        <w:t>menester</w:t>
      </w:r>
      <w:proofErr w:type="spellEnd"/>
      <w:r>
        <w:t xml:space="preserve"> </w:t>
      </w:r>
      <w:proofErr w:type="spellStart"/>
      <w:r>
        <w:t>que</w:t>
      </w:r>
      <w:proofErr w:type="spellEnd"/>
      <w:r>
        <w:t xml:space="preserve"> </w:t>
      </w:r>
      <w:proofErr w:type="spellStart"/>
      <w:r>
        <w:t>vosotros</w:t>
      </w:r>
      <w:proofErr w:type="spellEnd"/>
      <w:r>
        <w:t xml:space="preserve">, </w:t>
      </w:r>
      <w:proofErr w:type="spellStart"/>
      <w:r>
        <w:t>los</w:t>
      </w:r>
      <w:proofErr w:type="spellEnd"/>
      <w:r>
        <w:t xml:space="preserve"> </w:t>
      </w:r>
      <w:proofErr w:type="spellStart"/>
      <w:r>
        <w:t>primeros</w:t>
      </w:r>
      <w:proofErr w:type="spellEnd"/>
      <w:r>
        <w:t xml:space="preserve"> </w:t>
      </w:r>
      <w:proofErr w:type="spellStart"/>
      <w:r>
        <w:t>discípulos</w:t>
      </w:r>
      <w:proofErr w:type="spellEnd"/>
      <w:r>
        <w:t xml:space="preserve">, </w:t>
      </w:r>
      <w:proofErr w:type="spellStart"/>
      <w:r>
        <w:t>dejéis</w:t>
      </w:r>
      <w:proofErr w:type="spellEnd"/>
      <w:r>
        <w:t xml:space="preserve"> </w:t>
      </w:r>
    </w:p>
    <w:p w14:paraId="2C477A6D" w14:textId="77777777" w:rsidR="00F50769" w:rsidRDefault="00F50769" w:rsidP="00F50769">
      <w:proofErr w:type="spellStart"/>
      <w:r>
        <w:t>buena</w:t>
      </w:r>
      <w:proofErr w:type="spellEnd"/>
      <w:r>
        <w:t xml:space="preserve"> </w:t>
      </w:r>
      <w:proofErr w:type="spellStart"/>
      <w:r>
        <w:t>simiente</w:t>
      </w:r>
      <w:proofErr w:type="spellEnd"/>
      <w:r>
        <w:t xml:space="preserve">, para </w:t>
      </w:r>
      <w:proofErr w:type="spellStart"/>
      <w:r>
        <w:t>que</w:t>
      </w:r>
      <w:proofErr w:type="spellEnd"/>
      <w:r>
        <w:t xml:space="preserve"> </w:t>
      </w:r>
      <w:proofErr w:type="spellStart"/>
      <w:r>
        <w:t>vuestras</w:t>
      </w:r>
      <w:proofErr w:type="spellEnd"/>
      <w:r>
        <w:t xml:space="preserve"> </w:t>
      </w:r>
      <w:proofErr w:type="spellStart"/>
      <w:r>
        <w:t>obras</w:t>
      </w:r>
      <w:proofErr w:type="spellEnd"/>
      <w:r>
        <w:t xml:space="preserve"> </w:t>
      </w:r>
      <w:proofErr w:type="spellStart"/>
      <w:r>
        <w:t>sean</w:t>
      </w:r>
      <w:proofErr w:type="spellEnd"/>
      <w:r>
        <w:t xml:space="preserve"> buenos </w:t>
      </w:r>
      <w:proofErr w:type="spellStart"/>
      <w:r>
        <w:t>frutos</w:t>
      </w:r>
      <w:proofErr w:type="spellEnd"/>
      <w:r>
        <w:t xml:space="preserve"> </w:t>
      </w:r>
      <w:proofErr w:type="spellStart"/>
      <w:r>
        <w:t>que</w:t>
      </w:r>
      <w:proofErr w:type="spellEnd"/>
      <w:r>
        <w:t xml:space="preserve"> </w:t>
      </w:r>
      <w:proofErr w:type="spellStart"/>
      <w:r>
        <w:t>alienten</w:t>
      </w:r>
      <w:proofErr w:type="spellEnd"/>
      <w:r>
        <w:t xml:space="preserve"> </w:t>
      </w:r>
      <w:proofErr w:type="spellStart"/>
      <w:r>
        <w:t>en</w:t>
      </w:r>
      <w:proofErr w:type="spellEnd"/>
      <w:r>
        <w:t xml:space="preserve"> </w:t>
      </w:r>
      <w:proofErr w:type="spellStart"/>
      <w:r>
        <w:t>su</w:t>
      </w:r>
      <w:proofErr w:type="spellEnd"/>
      <w:r>
        <w:t xml:space="preserve"> jornada a </w:t>
      </w:r>
      <w:proofErr w:type="spellStart"/>
      <w:r>
        <w:t>los</w:t>
      </w:r>
      <w:proofErr w:type="spellEnd"/>
      <w:r>
        <w:t xml:space="preserve"> </w:t>
      </w:r>
      <w:proofErr w:type="spellStart"/>
      <w:r>
        <w:t>caminantes</w:t>
      </w:r>
      <w:proofErr w:type="spellEnd"/>
      <w:r>
        <w:t xml:space="preserve"> del </w:t>
      </w:r>
      <w:proofErr w:type="spellStart"/>
      <w:r>
        <w:t>mañana</w:t>
      </w:r>
      <w:proofErr w:type="spellEnd"/>
      <w:r>
        <w:t xml:space="preserve"> y no </w:t>
      </w:r>
      <w:proofErr w:type="spellStart"/>
      <w:r>
        <w:t>vayan</w:t>
      </w:r>
      <w:proofErr w:type="spellEnd"/>
      <w:r>
        <w:t xml:space="preserve"> a ser </w:t>
      </w:r>
      <w:proofErr w:type="spellStart"/>
      <w:r>
        <w:t>guijarros</w:t>
      </w:r>
      <w:proofErr w:type="spellEnd"/>
      <w:r>
        <w:t xml:space="preserve"> con </w:t>
      </w:r>
      <w:proofErr w:type="spellStart"/>
      <w:r>
        <w:t>los</w:t>
      </w:r>
      <w:proofErr w:type="spellEnd"/>
      <w:r>
        <w:t xml:space="preserve"> </w:t>
      </w:r>
      <w:proofErr w:type="spellStart"/>
      <w:r>
        <w:t>que</w:t>
      </w:r>
      <w:proofErr w:type="spellEnd"/>
      <w:r>
        <w:t xml:space="preserve"> se </w:t>
      </w:r>
      <w:proofErr w:type="spellStart"/>
      <w:r>
        <w:t>tropiecen</w:t>
      </w:r>
      <w:proofErr w:type="spellEnd"/>
      <w:r>
        <w:t xml:space="preserve">. </w:t>
      </w:r>
    </w:p>
    <w:p w14:paraId="4D30711A" w14:textId="77777777" w:rsidR="00F50769" w:rsidRDefault="00F50769" w:rsidP="00F50769">
      <w:r>
        <w:t xml:space="preserve">7. Por la luz </w:t>
      </w:r>
      <w:proofErr w:type="spellStart"/>
      <w:r>
        <w:t>que</w:t>
      </w:r>
      <w:proofErr w:type="spellEnd"/>
      <w:r>
        <w:t xml:space="preserve"> </w:t>
      </w:r>
      <w:proofErr w:type="spellStart"/>
      <w:r>
        <w:t>habéis</w:t>
      </w:r>
      <w:proofErr w:type="spellEnd"/>
      <w:r>
        <w:t xml:space="preserve"> </w:t>
      </w:r>
      <w:proofErr w:type="spellStart"/>
      <w:r>
        <w:t>recibido</w:t>
      </w:r>
      <w:proofErr w:type="spellEnd"/>
      <w:r>
        <w:t xml:space="preserve">, </w:t>
      </w:r>
      <w:proofErr w:type="spellStart"/>
      <w:r>
        <w:t>sois</w:t>
      </w:r>
      <w:proofErr w:type="spellEnd"/>
      <w:r>
        <w:t xml:space="preserve"> de </w:t>
      </w:r>
      <w:proofErr w:type="spellStart"/>
      <w:r>
        <w:t>los</w:t>
      </w:r>
      <w:proofErr w:type="spellEnd"/>
      <w:r>
        <w:t xml:space="preserve"> </w:t>
      </w:r>
      <w:proofErr w:type="spellStart"/>
      <w:r>
        <w:t>que</w:t>
      </w:r>
      <w:proofErr w:type="spellEnd"/>
      <w:r>
        <w:t xml:space="preserve"> </w:t>
      </w:r>
      <w:proofErr w:type="spellStart"/>
      <w:r>
        <w:t>llegarán</w:t>
      </w:r>
      <w:proofErr w:type="spellEnd"/>
      <w:r>
        <w:t xml:space="preserve"> </w:t>
      </w:r>
      <w:proofErr w:type="gramStart"/>
      <w:r>
        <w:t>a</w:t>
      </w:r>
      <w:proofErr w:type="gramEnd"/>
      <w:r>
        <w:t xml:space="preserve"> </w:t>
      </w:r>
      <w:proofErr w:type="spellStart"/>
      <w:r>
        <w:t>interpretar</w:t>
      </w:r>
      <w:proofErr w:type="spellEnd"/>
      <w:r>
        <w:t xml:space="preserve"> con </w:t>
      </w:r>
      <w:proofErr w:type="spellStart"/>
      <w:r>
        <w:t>justicia</w:t>
      </w:r>
      <w:proofErr w:type="spellEnd"/>
      <w:r>
        <w:t xml:space="preserve"> la </w:t>
      </w:r>
      <w:proofErr w:type="spellStart"/>
      <w:r>
        <w:t>enseñanza</w:t>
      </w:r>
      <w:proofErr w:type="spellEnd"/>
      <w:r>
        <w:t xml:space="preserve"> </w:t>
      </w:r>
      <w:proofErr w:type="spellStart"/>
      <w:r>
        <w:t>que</w:t>
      </w:r>
      <w:proofErr w:type="spellEnd"/>
      <w:r>
        <w:t xml:space="preserve"> </w:t>
      </w:r>
      <w:proofErr w:type="spellStart"/>
      <w:r>
        <w:t>desde</w:t>
      </w:r>
      <w:proofErr w:type="spellEnd"/>
      <w:r>
        <w:t xml:space="preserve"> </w:t>
      </w:r>
      <w:proofErr w:type="spellStart"/>
      <w:r>
        <w:t>los</w:t>
      </w:r>
      <w:proofErr w:type="spellEnd"/>
      <w:r>
        <w:t xml:space="preserve"> </w:t>
      </w:r>
      <w:proofErr w:type="spellStart"/>
      <w:r>
        <w:t>tiempos</w:t>
      </w:r>
      <w:proofErr w:type="spellEnd"/>
      <w:r>
        <w:t xml:space="preserve"> </w:t>
      </w:r>
      <w:proofErr w:type="spellStart"/>
      <w:r>
        <w:t>pasados</w:t>
      </w:r>
      <w:proofErr w:type="spellEnd"/>
      <w:r>
        <w:t xml:space="preserve"> </w:t>
      </w:r>
      <w:proofErr w:type="spellStart"/>
      <w:r>
        <w:t>os</w:t>
      </w:r>
      <w:proofErr w:type="spellEnd"/>
      <w:r>
        <w:t xml:space="preserve"> he, </w:t>
      </w:r>
      <w:proofErr w:type="spellStart"/>
      <w:r>
        <w:t>revelado</w:t>
      </w:r>
      <w:proofErr w:type="spellEnd"/>
      <w:r>
        <w:t xml:space="preserve">. </w:t>
      </w:r>
    </w:p>
    <w:p w14:paraId="566FD38D" w14:textId="77777777" w:rsidR="00F50769" w:rsidRDefault="00F50769" w:rsidP="00F50769">
      <w:r>
        <w:t xml:space="preserve">8. El </w:t>
      </w:r>
      <w:proofErr w:type="spellStart"/>
      <w:r>
        <w:t>análisis</w:t>
      </w:r>
      <w:proofErr w:type="spellEnd"/>
      <w:r>
        <w:t xml:space="preserve"> </w:t>
      </w:r>
      <w:proofErr w:type="spellStart"/>
      <w:r>
        <w:t>que</w:t>
      </w:r>
      <w:proofErr w:type="spellEnd"/>
      <w:r>
        <w:t xml:space="preserve"> </w:t>
      </w:r>
      <w:proofErr w:type="spellStart"/>
      <w:r>
        <w:t>hagáis</w:t>
      </w:r>
      <w:proofErr w:type="spellEnd"/>
      <w:r>
        <w:t xml:space="preserve"> de mi palabra y </w:t>
      </w:r>
      <w:proofErr w:type="spellStart"/>
      <w:r>
        <w:t>el</w:t>
      </w:r>
      <w:proofErr w:type="spellEnd"/>
      <w:r>
        <w:t xml:space="preserve"> </w:t>
      </w:r>
      <w:proofErr w:type="spellStart"/>
      <w:r>
        <w:t>cumplimiento</w:t>
      </w:r>
      <w:proofErr w:type="spellEnd"/>
      <w:r>
        <w:t xml:space="preserve"> </w:t>
      </w:r>
      <w:proofErr w:type="spellStart"/>
      <w:r>
        <w:t>que</w:t>
      </w:r>
      <w:proofErr w:type="spellEnd"/>
      <w:r>
        <w:t xml:space="preserve"> le </w:t>
      </w:r>
      <w:proofErr w:type="spellStart"/>
      <w:r>
        <w:t>deis</w:t>
      </w:r>
      <w:proofErr w:type="spellEnd"/>
      <w:r>
        <w:t xml:space="preserve">, </w:t>
      </w:r>
      <w:proofErr w:type="spellStart"/>
      <w:r>
        <w:t>será</w:t>
      </w:r>
      <w:proofErr w:type="spellEnd"/>
      <w:r>
        <w:t xml:space="preserve"> la </w:t>
      </w:r>
      <w:proofErr w:type="spellStart"/>
      <w:r>
        <w:t>mejor</w:t>
      </w:r>
      <w:proofErr w:type="spellEnd"/>
      <w:r>
        <w:t xml:space="preserve"> </w:t>
      </w:r>
      <w:proofErr w:type="spellStart"/>
      <w:r>
        <w:t>obra</w:t>
      </w:r>
      <w:proofErr w:type="spellEnd"/>
      <w:r>
        <w:t xml:space="preserve"> </w:t>
      </w:r>
      <w:proofErr w:type="spellStart"/>
      <w:r>
        <w:t>espiritual</w:t>
      </w:r>
      <w:proofErr w:type="spellEnd"/>
      <w:r>
        <w:t xml:space="preserve"> </w:t>
      </w:r>
      <w:proofErr w:type="spellStart"/>
      <w:r>
        <w:t>que</w:t>
      </w:r>
      <w:proofErr w:type="spellEnd"/>
      <w:r>
        <w:t xml:space="preserve"> </w:t>
      </w:r>
      <w:proofErr w:type="spellStart"/>
      <w:r>
        <w:t>dejéis</w:t>
      </w:r>
      <w:proofErr w:type="spellEnd"/>
      <w:r>
        <w:t xml:space="preserve"> a las </w:t>
      </w:r>
      <w:proofErr w:type="spellStart"/>
      <w:r>
        <w:t>generaciones</w:t>
      </w:r>
      <w:proofErr w:type="spellEnd"/>
      <w:r>
        <w:t xml:space="preserve"> </w:t>
      </w:r>
      <w:proofErr w:type="spellStart"/>
      <w:r>
        <w:t>venideras</w:t>
      </w:r>
      <w:proofErr w:type="spellEnd"/>
      <w:r>
        <w:t xml:space="preserve">; </w:t>
      </w:r>
      <w:proofErr w:type="spellStart"/>
      <w:r>
        <w:t>ellas</w:t>
      </w:r>
      <w:proofErr w:type="spellEnd"/>
      <w:r>
        <w:t xml:space="preserve"> </w:t>
      </w:r>
      <w:proofErr w:type="spellStart"/>
      <w:r>
        <w:t>os</w:t>
      </w:r>
      <w:proofErr w:type="spellEnd"/>
      <w:r>
        <w:t xml:space="preserve"> lo </w:t>
      </w:r>
      <w:proofErr w:type="spellStart"/>
      <w:r>
        <w:t>agradecerán</w:t>
      </w:r>
      <w:proofErr w:type="spellEnd"/>
      <w:r>
        <w:t xml:space="preserve"> y </w:t>
      </w:r>
      <w:proofErr w:type="spellStart"/>
      <w:r>
        <w:t>Yo</w:t>
      </w:r>
      <w:proofErr w:type="spellEnd"/>
      <w:r>
        <w:t xml:space="preserve"> </w:t>
      </w:r>
      <w:proofErr w:type="spellStart"/>
      <w:r>
        <w:t>os</w:t>
      </w:r>
      <w:proofErr w:type="spellEnd"/>
      <w:r>
        <w:t xml:space="preserve"> </w:t>
      </w:r>
      <w:proofErr w:type="spellStart"/>
      <w:r>
        <w:t>bendeciré</w:t>
      </w:r>
      <w:proofErr w:type="spellEnd"/>
      <w:r>
        <w:t xml:space="preserve">. </w:t>
      </w:r>
    </w:p>
    <w:p w14:paraId="1B13B1A6" w14:textId="77777777" w:rsidR="00F50769" w:rsidRDefault="00F50769" w:rsidP="00F50769">
      <w:r>
        <w:t xml:space="preserve">9. </w:t>
      </w:r>
      <w:proofErr w:type="spellStart"/>
      <w:r>
        <w:t>Vosotros</w:t>
      </w:r>
      <w:proofErr w:type="spellEnd"/>
      <w:r>
        <w:t xml:space="preserve">, </w:t>
      </w:r>
      <w:proofErr w:type="spellStart"/>
      <w:r>
        <w:t>primeros</w:t>
      </w:r>
      <w:proofErr w:type="spellEnd"/>
      <w:r>
        <w:t xml:space="preserve"> </w:t>
      </w:r>
      <w:proofErr w:type="spellStart"/>
      <w:r>
        <w:t>en</w:t>
      </w:r>
      <w:proofErr w:type="spellEnd"/>
      <w:r>
        <w:t xml:space="preserve"> </w:t>
      </w:r>
      <w:proofErr w:type="spellStart"/>
      <w:r>
        <w:t>esta</w:t>
      </w:r>
      <w:proofErr w:type="spellEnd"/>
      <w:r>
        <w:t xml:space="preserve"> era, </w:t>
      </w:r>
      <w:proofErr w:type="spellStart"/>
      <w:r>
        <w:t>seréis</w:t>
      </w:r>
      <w:proofErr w:type="spellEnd"/>
      <w:r>
        <w:t xml:space="preserve"> </w:t>
      </w:r>
      <w:proofErr w:type="spellStart"/>
      <w:r>
        <w:t>báculos</w:t>
      </w:r>
      <w:proofErr w:type="spellEnd"/>
      <w:r>
        <w:t xml:space="preserve">, </w:t>
      </w:r>
      <w:proofErr w:type="spellStart"/>
      <w:r>
        <w:t>guías</w:t>
      </w:r>
      <w:proofErr w:type="spellEnd"/>
      <w:r>
        <w:t xml:space="preserve"> y </w:t>
      </w:r>
      <w:proofErr w:type="spellStart"/>
      <w:r>
        <w:t>guardianes</w:t>
      </w:r>
      <w:proofErr w:type="spellEnd"/>
      <w:r>
        <w:t xml:space="preserve"> de </w:t>
      </w:r>
      <w:proofErr w:type="spellStart"/>
      <w:r>
        <w:t>los</w:t>
      </w:r>
      <w:proofErr w:type="spellEnd"/>
      <w:r>
        <w:t xml:space="preserve"> </w:t>
      </w:r>
      <w:proofErr w:type="spellStart"/>
      <w:r>
        <w:t>postreros</w:t>
      </w:r>
      <w:proofErr w:type="spellEnd"/>
      <w:r>
        <w:t xml:space="preserve"> y </w:t>
      </w:r>
      <w:proofErr w:type="spellStart"/>
      <w:r>
        <w:t>gozaréis</w:t>
      </w:r>
      <w:proofErr w:type="spellEnd"/>
      <w:r>
        <w:t xml:space="preserve"> </w:t>
      </w:r>
      <w:proofErr w:type="spellStart"/>
      <w:r>
        <w:t>en</w:t>
      </w:r>
      <w:proofErr w:type="spellEnd"/>
      <w:r>
        <w:t xml:space="preserve"> </w:t>
      </w:r>
      <w:proofErr w:type="spellStart"/>
      <w:r>
        <w:t>el</w:t>
      </w:r>
      <w:proofErr w:type="spellEnd"/>
      <w:r>
        <w:t xml:space="preserve"> </w:t>
      </w:r>
      <w:proofErr w:type="spellStart"/>
      <w:r>
        <w:t>desempeño</w:t>
      </w:r>
      <w:proofErr w:type="spellEnd"/>
      <w:r>
        <w:t xml:space="preserve"> de </w:t>
      </w:r>
      <w:proofErr w:type="spellStart"/>
      <w:r>
        <w:t>vuestra</w:t>
      </w:r>
      <w:proofErr w:type="spellEnd"/>
      <w:r>
        <w:t xml:space="preserve"> </w:t>
      </w:r>
      <w:proofErr w:type="spellStart"/>
      <w:r>
        <w:t>misión</w:t>
      </w:r>
      <w:proofErr w:type="spellEnd"/>
      <w:r>
        <w:t xml:space="preserve">. </w:t>
      </w:r>
    </w:p>
    <w:p w14:paraId="5D92F695" w14:textId="77777777" w:rsidR="00F50769" w:rsidRDefault="00F50769" w:rsidP="00F50769">
      <w:r>
        <w:t xml:space="preserve">10. Vivid para </w:t>
      </w:r>
      <w:proofErr w:type="spellStart"/>
      <w:r>
        <w:t>salvar</w:t>
      </w:r>
      <w:proofErr w:type="spellEnd"/>
      <w:r>
        <w:t xml:space="preserve"> a </w:t>
      </w:r>
      <w:proofErr w:type="spellStart"/>
      <w:r>
        <w:t>vuestros</w:t>
      </w:r>
      <w:proofErr w:type="spellEnd"/>
      <w:r>
        <w:t xml:space="preserve"> </w:t>
      </w:r>
      <w:proofErr w:type="spellStart"/>
      <w:r>
        <w:t>hermanos</w:t>
      </w:r>
      <w:proofErr w:type="spellEnd"/>
      <w:r>
        <w:t xml:space="preserve">, y </w:t>
      </w:r>
      <w:proofErr w:type="spellStart"/>
      <w:r>
        <w:t>Yo</w:t>
      </w:r>
      <w:proofErr w:type="spellEnd"/>
      <w:r>
        <w:t xml:space="preserve"> </w:t>
      </w:r>
      <w:proofErr w:type="spellStart"/>
      <w:r>
        <w:t>os</w:t>
      </w:r>
      <w:proofErr w:type="spellEnd"/>
      <w:r>
        <w:t xml:space="preserve"> </w:t>
      </w:r>
      <w:proofErr w:type="spellStart"/>
      <w:r>
        <w:t>salvaré</w:t>
      </w:r>
      <w:proofErr w:type="spellEnd"/>
      <w:r>
        <w:t xml:space="preserve"> a </w:t>
      </w:r>
      <w:proofErr w:type="spellStart"/>
      <w:r>
        <w:t>vosotros</w:t>
      </w:r>
      <w:proofErr w:type="spellEnd"/>
      <w:r>
        <w:t xml:space="preserve">. Echad </w:t>
      </w:r>
      <w:proofErr w:type="spellStart"/>
      <w:r>
        <w:t>vuestras</w:t>
      </w:r>
      <w:proofErr w:type="spellEnd"/>
      <w:r>
        <w:t xml:space="preserve"> </w:t>
      </w:r>
      <w:proofErr w:type="spellStart"/>
      <w:r>
        <w:t>barcas</w:t>
      </w:r>
      <w:proofErr w:type="spellEnd"/>
      <w:r>
        <w:t xml:space="preserve"> al mar e id </w:t>
      </w:r>
      <w:proofErr w:type="spellStart"/>
      <w:r>
        <w:t>en</w:t>
      </w:r>
      <w:proofErr w:type="spellEnd"/>
      <w:r>
        <w:t xml:space="preserve"> </w:t>
      </w:r>
      <w:proofErr w:type="spellStart"/>
      <w:r>
        <w:t>busca</w:t>
      </w:r>
      <w:proofErr w:type="spellEnd"/>
      <w:r>
        <w:t xml:space="preserve"> de </w:t>
      </w:r>
      <w:proofErr w:type="spellStart"/>
      <w:r>
        <w:t>los</w:t>
      </w:r>
      <w:proofErr w:type="spellEnd"/>
      <w:r>
        <w:t xml:space="preserve"> </w:t>
      </w:r>
      <w:proofErr w:type="spellStart"/>
      <w:r>
        <w:t>náufragos</w:t>
      </w:r>
      <w:proofErr w:type="spellEnd"/>
      <w:r>
        <w:t xml:space="preserve">, y </w:t>
      </w:r>
      <w:proofErr w:type="spellStart"/>
      <w:r>
        <w:t>si</w:t>
      </w:r>
      <w:proofErr w:type="spellEnd"/>
      <w:r>
        <w:t xml:space="preserve"> </w:t>
      </w:r>
      <w:proofErr w:type="spellStart"/>
      <w:r>
        <w:t>veis</w:t>
      </w:r>
      <w:proofErr w:type="spellEnd"/>
      <w:r>
        <w:t xml:space="preserve"> </w:t>
      </w:r>
      <w:proofErr w:type="spellStart"/>
      <w:r>
        <w:t>que</w:t>
      </w:r>
      <w:proofErr w:type="spellEnd"/>
      <w:r>
        <w:t xml:space="preserve"> las </w:t>
      </w:r>
      <w:proofErr w:type="spellStart"/>
      <w:r>
        <w:t>ondas</w:t>
      </w:r>
      <w:proofErr w:type="spellEnd"/>
      <w:r>
        <w:t xml:space="preserve"> se </w:t>
      </w:r>
      <w:proofErr w:type="spellStart"/>
      <w:r>
        <w:t>encrespan</w:t>
      </w:r>
      <w:proofErr w:type="spellEnd"/>
      <w:r>
        <w:t xml:space="preserve"> y </w:t>
      </w:r>
      <w:proofErr w:type="spellStart"/>
      <w:r>
        <w:t>amenazan</w:t>
      </w:r>
      <w:proofErr w:type="spellEnd"/>
      <w:r>
        <w:t xml:space="preserve">, </w:t>
      </w:r>
      <w:proofErr w:type="spellStart"/>
      <w:r>
        <w:t>orad</w:t>
      </w:r>
      <w:proofErr w:type="spellEnd"/>
      <w:r>
        <w:t xml:space="preserve">, y al </w:t>
      </w:r>
      <w:proofErr w:type="spellStart"/>
      <w:r>
        <w:t>instante</w:t>
      </w:r>
      <w:proofErr w:type="spellEnd"/>
      <w:r>
        <w:t xml:space="preserve"> </w:t>
      </w:r>
      <w:proofErr w:type="spellStart"/>
      <w:r>
        <w:t>sentiréis</w:t>
      </w:r>
      <w:proofErr w:type="spellEnd"/>
      <w:r>
        <w:t xml:space="preserve"> </w:t>
      </w:r>
      <w:proofErr w:type="spellStart"/>
      <w:r>
        <w:t>el</w:t>
      </w:r>
      <w:proofErr w:type="spellEnd"/>
      <w:r>
        <w:t xml:space="preserve"> </w:t>
      </w:r>
      <w:proofErr w:type="spellStart"/>
      <w:r>
        <w:t>manto</w:t>
      </w:r>
      <w:proofErr w:type="spellEnd"/>
      <w:r>
        <w:t xml:space="preserve"> de mi </w:t>
      </w:r>
      <w:proofErr w:type="spellStart"/>
      <w:r>
        <w:t>paz</w:t>
      </w:r>
      <w:proofErr w:type="spellEnd"/>
      <w:r>
        <w:t xml:space="preserve"> </w:t>
      </w:r>
      <w:proofErr w:type="spellStart"/>
      <w:r>
        <w:t>sobre</w:t>
      </w:r>
      <w:proofErr w:type="spellEnd"/>
      <w:r>
        <w:t xml:space="preserve"> </w:t>
      </w:r>
      <w:proofErr w:type="spellStart"/>
      <w:r>
        <w:t>vuestro</w:t>
      </w:r>
      <w:proofErr w:type="spellEnd"/>
      <w:r>
        <w:t xml:space="preserve"> </w:t>
      </w:r>
      <w:proofErr w:type="spellStart"/>
      <w:r>
        <w:t>espíritu</w:t>
      </w:r>
      <w:proofErr w:type="spellEnd"/>
      <w:r>
        <w:t xml:space="preserve">. </w:t>
      </w:r>
    </w:p>
    <w:p w14:paraId="6A0AA4B1" w14:textId="77777777" w:rsidR="00F50769" w:rsidRDefault="00F50769" w:rsidP="00F50769">
      <w:r>
        <w:lastRenderedPageBreak/>
        <w:t xml:space="preserve">11. </w:t>
      </w:r>
      <w:proofErr w:type="spellStart"/>
      <w:r>
        <w:t>Discípulos</w:t>
      </w:r>
      <w:proofErr w:type="spellEnd"/>
      <w:r>
        <w:t xml:space="preserve">: no </w:t>
      </w:r>
      <w:proofErr w:type="spellStart"/>
      <w:r>
        <w:t>penséis</w:t>
      </w:r>
      <w:proofErr w:type="spellEnd"/>
      <w:r>
        <w:t xml:space="preserve"> </w:t>
      </w:r>
      <w:proofErr w:type="spellStart"/>
      <w:r>
        <w:t>que</w:t>
      </w:r>
      <w:proofErr w:type="spellEnd"/>
      <w:r>
        <w:t xml:space="preserve"> </w:t>
      </w:r>
      <w:proofErr w:type="spellStart"/>
      <w:r>
        <w:t>sólo</w:t>
      </w:r>
      <w:proofErr w:type="spellEnd"/>
      <w:r>
        <w:t xml:space="preserve"> </w:t>
      </w:r>
      <w:proofErr w:type="spellStart"/>
      <w:r>
        <w:t>en</w:t>
      </w:r>
      <w:proofErr w:type="spellEnd"/>
      <w:r>
        <w:t xml:space="preserve"> </w:t>
      </w:r>
      <w:proofErr w:type="spellStart"/>
      <w:r>
        <w:t>el</w:t>
      </w:r>
      <w:proofErr w:type="spellEnd"/>
      <w:r>
        <w:t xml:space="preserve"> </w:t>
      </w:r>
      <w:proofErr w:type="spellStart"/>
      <w:r>
        <w:t>seno</w:t>
      </w:r>
      <w:proofErr w:type="spellEnd"/>
      <w:r>
        <w:t xml:space="preserve"> del pueblo de Israel </w:t>
      </w:r>
      <w:proofErr w:type="spellStart"/>
      <w:r>
        <w:t>surgieron</w:t>
      </w:r>
      <w:proofErr w:type="spellEnd"/>
      <w:r>
        <w:t xml:space="preserve"> mis </w:t>
      </w:r>
      <w:proofErr w:type="spellStart"/>
      <w:r>
        <w:t>enviados</w:t>
      </w:r>
      <w:proofErr w:type="spellEnd"/>
      <w:r>
        <w:t xml:space="preserve">, mis </w:t>
      </w:r>
      <w:proofErr w:type="spellStart"/>
      <w:r>
        <w:t>profetas</w:t>
      </w:r>
      <w:proofErr w:type="spellEnd"/>
      <w:r>
        <w:t xml:space="preserve">, </w:t>
      </w:r>
      <w:proofErr w:type="spellStart"/>
      <w:r>
        <w:t>precursores</w:t>
      </w:r>
      <w:proofErr w:type="spellEnd"/>
      <w:r>
        <w:t xml:space="preserve"> e </w:t>
      </w:r>
      <w:proofErr w:type="spellStart"/>
      <w:r>
        <w:t>iluminados</w:t>
      </w:r>
      <w:proofErr w:type="spellEnd"/>
      <w:r>
        <w:t xml:space="preserve">, </w:t>
      </w:r>
      <w:proofErr w:type="spellStart"/>
      <w:r>
        <w:t>porque</w:t>
      </w:r>
      <w:proofErr w:type="spellEnd"/>
      <w:r>
        <w:t xml:space="preserve"> </w:t>
      </w:r>
      <w:proofErr w:type="spellStart"/>
      <w:r>
        <w:t>estaríais</w:t>
      </w:r>
      <w:proofErr w:type="spellEnd"/>
      <w:r>
        <w:t xml:space="preserve"> </w:t>
      </w:r>
      <w:proofErr w:type="spellStart"/>
      <w:r>
        <w:t>negando</w:t>
      </w:r>
      <w:proofErr w:type="spellEnd"/>
      <w:r>
        <w:t xml:space="preserve"> a </w:t>
      </w:r>
      <w:proofErr w:type="spellStart"/>
      <w:r>
        <w:t>muchos</w:t>
      </w:r>
      <w:proofErr w:type="spellEnd"/>
      <w:r>
        <w:t xml:space="preserve"> </w:t>
      </w:r>
      <w:proofErr w:type="spellStart"/>
      <w:r>
        <w:t>emisarios</w:t>
      </w:r>
      <w:proofErr w:type="spellEnd"/>
      <w:r>
        <w:t xml:space="preserve"> </w:t>
      </w:r>
      <w:proofErr w:type="spellStart"/>
      <w:r>
        <w:t>míos</w:t>
      </w:r>
      <w:proofErr w:type="spellEnd"/>
      <w:r>
        <w:t xml:space="preserve"> a </w:t>
      </w:r>
      <w:proofErr w:type="spellStart"/>
      <w:r>
        <w:t>quienes</w:t>
      </w:r>
      <w:proofErr w:type="spellEnd"/>
      <w:r>
        <w:t xml:space="preserve"> he </w:t>
      </w:r>
      <w:proofErr w:type="spellStart"/>
      <w:r>
        <w:t>enviado</w:t>
      </w:r>
      <w:proofErr w:type="spellEnd"/>
      <w:r>
        <w:t xml:space="preserve"> con </w:t>
      </w:r>
      <w:proofErr w:type="spellStart"/>
      <w:r>
        <w:t>mensajes</w:t>
      </w:r>
      <w:proofErr w:type="spellEnd"/>
      <w:r>
        <w:t xml:space="preserve"> de luz, de </w:t>
      </w:r>
      <w:proofErr w:type="spellStart"/>
      <w:r>
        <w:t>paz</w:t>
      </w:r>
      <w:proofErr w:type="spellEnd"/>
      <w:r>
        <w:t xml:space="preserve"> y de amor a </w:t>
      </w:r>
      <w:proofErr w:type="spellStart"/>
      <w:r>
        <w:t>diferentes</w:t>
      </w:r>
      <w:proofErr w:type="spellEnd"/>
      <w:r>
        <w:t xml:space="preserve"> </w:t>
      </w:r>
      <w:proofErr w:type="spellStart"/>
      <w:r>
        <w:t>lugares</w:t>
      </w:r>
      <w:proofErr w:type="spellEnd"/>
      <w:r>
        <w:t xml:space="preserve"> de la Tierra. </w:t>
      </w:r>
    </w:p>
    <w:p w14:paraId="355D1017" w14:textId="77777777" w:rsidR="00F50769" w:rsidRDefault="00F50769" w:rsidP="00F50769">
      <w:r>
        <w:t xml:space="preserve">12. La </w:t>
      </w:r>
      <w:proofErr w:type="spellStart"/>
      <w:r>
        <w:t>humanidad</w:t>
      </w:r>
      <w:proofErr w:type="spellEnd"/>
      <w:r>
        <w:t xml:space="preserve"> es la tierra </w:t>
      </w:r>
      <w:proofErr w:type="spellStart"/>
      <w:r>
        <w:t>donde</w:t>
      </w:r>
      <w:proofErr w:type="spellEnd"/>
      <w:r>
        <w:t xml:space="preserve"> </w:t>
      </w:r>
      <w:proofErr w:type="spellStart"/>
      <w:r>
        <w:t>siembro</w:t>
      </w:r>
      <w:proofErr w:type="spellEnd"/>
      <w:r>
        <w:t xml:space="preserve"> la </w:t>
      </w:r>
      <w:proofErr w:type="spellStart"/>
      <w:r>
        <w:t>semilla</w:t>
      </w:r>
      <w:proofErr w:type="spellEnd"/>
      <w:r>
        <w:t xml:space="preserve"> de amor; la </w:t>
      </w:r>
      <w:proofErr w:type="spellStart"/>
      <w:r>
        <w:t>cual</w:t>
      </w:r>
      <w:proofErr w:type="spellEnd"/>
      <w:r>
        <w:t xml:space="preserve"> </w:t>
      </w:r>
      <w:proofErr w:type="spellStart"/>
      <w:r>
        <w:t>fue</w:t>
      </w:r>
      <w:proofErr w:type="spellEnd"/>
      <w:r>
        <w:t xml:space="preserve"> </w:t>
      </w:r>
      <w:proofErr w:type="spellStart"/>
      <w:r>
        <w:t>regada</w:t>
      </w:r>
      <w:proofErr w:type="spellEnd"/>
      <w:r>
        <w:t xml:space="preserve"> con </w:t>
      </w:r>
      <w:proofErr w:type="spellStart"/>
      <w:r>
        <w:t>el</w:t>
      </w:r>
      <w:proofErr w:type="spellEnd"/>
      <w:r>
        <w:t xml:space="preserve"> </w:t>
      </w:r>
      <w:proofErr w:type="spellStart"/>
      <w:r>
        <w:t>rocío</w:t>
      </w:r>
      <w:proofErr w:type="spellEnd"/>
      <w:r>
        <w:t xml:space="preserve"> </w:t>
      </w:r>
      <w:proofErr w:type="spellStart"/>
      <w:r>
        <w:t>divino</w:t>
      </w:r>
      <w:proofErr w:type="spellEnd"/>
      <w:r>
        <w:t xml:space="preserve">, para </w:t>
      </w:r>
      <w:proofErr w:type="spellStart"/>
      <w:r>
        <w:t>que</w:t>
      </w:r>
      <w:proofErr w:type="spellEnd"/>
      <w:r>
        <w:t xml:space="preserve"> </w:t>
      </w:r>
      <w:proofErr w:type="spellStart"/>
      <w:r>
        <w:t>cuando</w:t>
      </w:r>
      <w:proofErr w:type="spellEnd"/>
      <w:r>
        <w:t xml:space="preserve"> </w:t>
      </w:r>
      <w:proofErr w:type="spellStart"/>
      <w:r>
        <w:t>llegase</w:t>
      </w:r>
      <w:proofErr w:type="spellEnd"/>
      <w:r>
        <w:t xml:space="preserve"> la </w:t>
      </w:r>
      <w:proofErr w:type="spellStart"/>
      <w:r>
        <w:t>simiente</w:t>
      </w:r>
      <w:proofErr w:type="spellEnd"/>
      <w:r>
        <w:t xml:space="preserve"> de mi palabra </w:t>
      </w:r>
      <w:proofErr w:type="spellStart"/>
      <w:r>
        <w:t>encontrase</w:t>
      </w:r>
      <w:proofErr w:type="spellEnd"/>
      <w:r>
        <w:t xml:space="preserve"> campo </w:t>
      </w:r>
      <w:proofErr w:type="spellStart"/>
      <w:r>
        <w:t>propicio</w:t>
      </w:r>
      <w:proofErr w:type="spellEnd"/>
      <w:r>
        <w:t xml:space="preserve"> para </w:t>
      </w:r>
      <w:proofErr w:type="spellStart"/>
      <w:r>
        <w:t>fructificar</w:t>
      </w:r>
      <w:proofErr w:type="spellEnd"/>
      <w:r>
        <w:t xml:space="preserve">. </w:t>
      </w:r>
    </w:p>
    <w:p w14:paraId="4E3F0A83" w14:textId="77777777" w:rsidR="00F50769" w:rsidRDefault="00F50769" w:rsidP="00F50769">
      <w:r>
        <w:t xml:space="preserve">13. </w:t>
      </w:r>
      <w:proofErr w:type="spellStart"/>
      <w:r>
        <w:t>Siempre</w:t>
      </w:r>
      <w:proofErr w:type="spellEnd"/>
      <w:r>
        <w:t xml:space="preserve"> </w:t>
      </w:r>
      <w:proofErr w:type="spellStart"/>
      <w:r>
        <w:t>que</w:t>
      </w:r>
      <w:proofErr w:type="spellEnd"/>
      <w:r>
        <w:t xml:space="preserve"> </w:t>
      </w:r>
      <w:proofErr w:type="spellStart"/>
      <w:r>
        <w:t>alguna</w:t>
      </w:r>
      <w:proofErr w:type="spellEnd"/>
      <w:r>
        <w:t xml:space="preserve"> </w:t>
      </w:r>
      <w:proofErr w:type="spellStart"/>
      <w:r>
        <w:t>revelación</w:t>
      </w:r>
      <w:proofErr w:type="spellEnd"/>
      <w:r>
        <w:t xml:space="preserve"> </w:t>
      </w:r>
      <w:proofErr w:type="spellStart"/>
      <w:r>
        <w:t>está</w:t>
      </w:r>
      <w:proofErr w:type="spellEnd"/>
      <w:r>
        <w:t xml:space="preserve"> </w:t>
      </w:r>
      <w:proofErr w:type="spellStart"/>
      <w:r>
        <w:t>por</w:t>
      </w:r>
      <w:proofErr w:type="spellEnd"/>
      <w:r>
        <w:t xml:space="preserve"> </w:t>
      </w:r>
      <w:proofErr w:type="spellStart"/>
      <w:r>
        <w:t>llegar</w:t>
      </w:r>
      <w:proofErr w:type="spellEnd"/>
      <w:r>
        <w:t xml:space="preserve"> </w:t>
      </w:r>
      <w:proofErr w:type="gramStart"/>
      <w:r>
        <w:t>a</w:t>
      </w:r>
      <w:proofErr w:type="gramEnd"/>
      <w:r>
        <w:t xml:space="preserve"> </w:t>
      </w:r>
      <w:proofErr w:type="spellStart"/>
      <w:r>
        <w:t>iluminar</w:t>
      </w:r>
      <w:proofErr w:type="spellEnd"/>
      <w:r>
        <w:t xml:space="preserve"> a </w:t>
      </w:r>
      <w:proofErr w:type="spellStart"/>
      <w:r>
        <w:t>los</w:t>
      </w:r>
      <w:proofErr w:type="spellEnd"/>
      <w:r>
        <w:t xml:space="preserve"> hombres, les he </w:t>
      </w:r>
      <w:proofErr w:type="spellStart"/>
      <w:r>
        <w:t>enviado</w:t>
      </w:r>
      <w:proofErr w:type="spellEnd"/>
      <w:r>
        <w:t xml:space="preserve"> </w:t>
      </w:r>
      <w:proofErr w:type="spellStart"/>
      <w:r>
        <w:t>precursores</w:t>
      </w:r>
      <w:proofErr w:type="spellEnd"/>
      <w:r>
        <w:t xml:space="preserve"> o </w:t>
      </w:r>
      <w:proofErr w:type="spellStart"/>
      <w:r>
        <w:t>profetas</w:t>
      </w:r>
      <w:proofErr w:type="spellEnd"/>
      <w:r>
        <w:t xml:space="preserve"> a </w:t>
      </w:r>
      <w:proofErr w:type="spellStart"/>
      <w:r>
        <w:t>prepararles</w:t>
      </w:r>
      <w:proofErr w:type="spellEnd"/>
      <w:r>
        <w:t xml:space="preserve"> con </w:t>
      </w:r>
      <w:proofErr w:type="spellStart"/>
      <w:r>
        <w:t>el</w:t>
      </w:r>
      <w:proofErr w:type="spellEnd"/>
      <w:r>
        <w:t xml:space="preserve"> fin de </w:t>
      </w:r>
      <w:proofErr w:type="spellStart"/>
      <w:r>
        <w:t>que</w:t>
      </w:r>
      <w:proofErr w:type="spellEnd"/>
      <w:r>
        <w:t xml:space="preserve"> </w:t>
      </w:r>
      <w:proofErr w:type="spellStart"/>
      <w:r>
        <w:t>aquella</w:t>
      </w:r>
      <w:proofErr w:type="spellEnd"/>
      <w:r>
        <w:t xml:space="preserve"> luz </w:t>
      </w:r>
      <w:proofErr w:type="spellStart"/>
      <w:r>
        <w:t>pueda</w:t>
      </w:r>
      <w:proofErr w:type="spellEnd"/>
      <w:r>
        <w:t xml:space="preserve"> ser </w:t>
      </w:r>
      <w:proofErr w:type="spellStart"/>
      <w:r>
        <w:t>contemplada</w:t>
      </w:r>
      <w:proofErr w:type="spellEnd"/>
      <w:r>
        <w:t xml:space="preserve"> </w:t>
      </w:r>
      <w:proofErr w:type="spellStart"/>
      <w:r>
        <w:t>por</w:t>
      </w:r>
      <w:proofErr w:type="spellEnd"/>
      <w:r>
        <w:t xml:space="preserve"> </w:t>
      </w:r>
      <w:proofErr w:type="spellStart"/>
      <w:r>
        <w:t>ellos</w:t>
      </w:r>
      <w:proofErr w:type="spellEnd"/>
      <w:r>
        <w:t xml:space="preserve">; mas no </w:t>
      </w:r>
      <w:proofErr w:type="spellStart"/>
      <w:r>
        <w:t>creáis</w:t>
      </w:r>
      <w:proofErr w:type="spellEnd"/>
      <w:r>
        <w:t xml:space="preserve"> </w:t>
      </w:r>
      <w:proofErr w:type="spellStart"/>
      <w:r>
        <w:t>que</w:t>
      </w:r>
      <w:proofErr w:type="spellEnd"/>
      <w:r>
        <w:t xml:space="preserve"> </w:t>
      </w:r>
      <w:proofErr w:type="spellStart"/>
      <w:r>
        <w:t>sólo</w:t>
      </w:r>
      <w:proofErr w:type="spellEnd"/>
      <w:r>
        <w:t xml:space="preserve"> son </w:t>
      </w:r>
      <w:proofErr w:type="spellStart"/>
      <w:r>
        <w:t>enviados</w:t>
      </w:r>
      <w:proofErr w:type="spellEnd"/>
      <w:r>
        <w:t xml:space="preserve"> </w:t>
      </w:r>
      <w:proofErr w:type="spellStart"/>
      <w:r>
        <w:t>míos</w:t>
      </w:r>
      <w:proofErr w:type="spellEnd"/>
      <w:r>
        <w:t xml:space="preserve"> </w:t>
      </w:r>
      <w:proofErr w:type="spellStart"/>
      <w:r>
        <w:t>aquellos</w:t>
      </w:r>
      <w:proofErr w:type="spellEnd"/>
      <w:r>
        <w:t xml:space="preserve"> </w:t>
      </w:r>
      <w:proofErr w:type="spellStart"/>
      <w:r>
        <w:t>que</w:t>
      </w:r>
      <w:proofErr w:type="spellEnd"/>
      <w:r>
        <w:t xml:space="preserve"> </w:t>
      </w:r>
      <w:proofErr w:type="spellStart"/>
      <w:r>
        <w:t>traen</w:t>
      </w:r>
      <w:proofErr w:type="spellEnd"/>
      <w:r>
        <w:t xml:space="preserve"> </w:t>
      </w:r>
      <w:proofErr w:type="spellStart"/>
      <w:r>
        <w:t>mensajes</w:t>
      </w:r>
      <w:proofErr w:type="spellEnd"/>
      <w:r>
        <w:t xml:space="preserve"> para </w:t>
      </w:r>
      <w:proofErr w:type="spellStart"/>
      <w:r>
        <w:t>el</w:t>
      </w:r>
      <w:proofErr w:type="spellEnd"/>
      <w:r>
        <w:t xml:space="preserve"> </w:t>
      </w:r>
      <w:proofErr w:type="spellStart"/>
      <w:r>
        <w:t>espíritu</w:t>
      </w:r>
      <w:proofErr w:type="spellEnd"/>
      <w:r>
        <w:t xml:space="preserve">, no, </w:t>
      </w:r>
      <w:proofErr w:type="spellStart"/>
      <w:r>
        <w:t>discípulos</w:t>
      </w:r>
      <w:proofErr w:type="spellEnd"/>
      <w:r>
        <w:t xml:space="preserve">, </w:t>
      </w:r>
      <w:proofErr w:type="spellStart"/>
      <w:r>
        <w:t>todo</w:t>
      </w:r>
      <w:proofErr w:type="spellEnd"/>
      <w:r>
        <w:t xml:space="preserve"> </w:t>
      </w:r>
      <w:proofErr w:type="spellStart"/>
      <w:r>
        <w:t>aquel</w:t>
      </w:r>
      <w:proofErr w:type="spellEnd"/>
      <w:r>
        <w:t xml:space="preserve"> </w:t>
      </w:r>
      <w:proofErr w:type="spellStart"/>
      <w:r>
        <w:t>que</w:t>
      </w:r>
      <w:proofErr w:type="spellEnd"/>
      <w:r>
        <w:t xml:space="preserve"> entre la </w:t>
      </w:r>
      <w:proofErr w:type="spellStart"/>
      <w:r>
        <w:t>humanidad</w:t>
      </w:r>
      <w:proofErr w:type="spellEnd"/>
      <w:r>
        <w:t xml:space="preserve"> </w:t>
      </w:r>
      <w:proofErr w:type="spellStart"/>
      <w:r>
        <w:t>siembra</w:t>
      </w:r>
      <w:proofErr w:type="spellEnd"/>
      <w:r>
        <w:t xml:space="preserve"> </w:t>
      </w:r>
      <w:proofErr w:type="spellStart"/>
      <w:r>
        <w:t>el</w:t>
      </w:r>
      <w:proofErr w:type="spellEnd"/>
      <w:r>
        <w:t xml:space="preserve"> bien </w:t>
      </w:r>
      <w:proofErr w:type="spellStart"/>
      <w:r>
        <w:t>en</w:t>
      </w:r>
      <w:proofErr w:type="spellEnd"/>
      <w:r>
        <w:t xml:space="preserve"> </w:t>
      </w:r>
      <w:proofErr w:type="spellStart"/>
      <w:r>
        <w:t>cualquiera</w:t>
      </w:r>
      <w:proofErr w:type="spellEnd"/>
      <w:r>
        <w:t xml:space="preserve"> de sus formas, es </w:t>
      </w:r>
      <w:proofErr w:type="spellStart"/>
      <w:r>
        <w:t>enviado</w:t>
      </w:r>
      <w:proofErr w:type="spellEnd"/>
      <w:r>
        <w:t xml:space="preserve"> </w:t>
      </w:r>
      <w:proofErr w:type="spellStart"/>
      <w:r>
        <w:t>mío</w:t>
      </w:r>
      <w:proofErr w:type="spellEnd"/>
      <w:r>
        <w:t xml:space="preserve">. </w:t>
      </w:r>
    </w:p>
    <w:p w14:paraId="63831A5B" w14:textId="77777777" w:rsidR="00F50769" w:rsidRDefault="00F50769" w:rsidP="00F50769">
      <w:r>
        <w:t xml:space="preserve">14. A </w:t>
      </w:r>
      <w:proofErr w:type="spellStart"/>
      <w:r>
        <w:t>esos</w:t>
      </w:r>
      <w:proofErr w:type="spellEnd"/>
      <w:r>
        <w:t xml:space="preserve"> </w:t>
      </w:r>
      <w:proofErr w:type="spellStart"/>
      <w:r>
        <w:t>emisarios</w:t>
      </w:r>
      <w:proofErr w:type="spellEnd"/>
      <w:r>
        <w:t xml:space="preserve"> </w:t>
      </w:r>
      <w:proofErr w:type="spellStart"/>
      <w:r>
        <w:t>podéis</w:t>
      </w:r>
      <w:proofErr w:type="spellEnd"/>
      <w:r>
        <w:t xml:space="preserve"> </w:t>
      </w:r>
      <w:proofErr w:type="spellStart"/>
      <w:r>
        <w:t>encontrarlos</w:t>
      </w:r>
      <w:proofErr w:type="spellEnd"/>
      <w:r>
        <w:t xml:space="preserve"> </w:t>
      </w:r>
      <w:proofErr w:type="spellStart"/>
      <w:r>
        <w:t>en</w:t>
      </w:r>
      <w:proofErr w:type="spellEnd"/>
      <w:r>
        <w:t xml:space="preserve"> </w:t>
      </w:r>
      <w:proofErr w:type="spellStart"/>
      <w:r>
        <w:t>todos</w:t>
      </w:r>
      <w:proofErr w:type="spellEnd"/>
      <w:r>
        <w:t xml:space="preserve"> </w:t>
      </w:r>
      <w:proofErr w:type="spellStart"/>
      <w:r>
        <w:t>los</w:t>
      </w:r>
      <w:proofErr w:type="spellEnd"/>
      <w:r>
        <w:t xml:space="preserve"> caminos de </w:t>
      </w:r>
      <w:proofErr w:type="spellStart"/>
      <w:r>
        <w:t>vuestra</w:t>
      </w:r>
      <w:proofErr w:type="spellEnd"/>
      <w:r>
        <w:t xml:space="preserve"> </w:t>
      </w:r>
      <w:proofErr w:type="spellStart"/>
      <w:r>
        <w:t>vida</w:t>
      </w:r>
      <w:proofErr w:type="spellEnd"/>
      <w:r>
        <w:t xml:space="preserve">, lo </w:t>
      </w:r>
      <w:proofErr w:type="spellStart"/>
      <w:r>
        <w:t>mismo</w:t>
      </w:r>
      <w:proofErr w:type="spellEnd"/>
      <w:r>
        <w:t xml:space="preserve"> </w:t>
      </w:r>
      <w:proofErr w:type="spellStart"/>
      <w:r>
        <w:t>en</w:t>
      </w:r>
      <w:proofErr w:type="spellEnd"/>
      <w:r>
        <w:t xml:space="preserve"> las </w:t>
      </w:r>
      <w:proofErr w:type="spellStart"/>
      <w:r>
        <w:t>religiones</w:t>
      </w:r>
      <w:proofErr w:type="spellEnd"/>
      <w:r>
        <w:t xml:space="preserve">, </w:t>
      </w:r>
      <w:proofErr w:type="spellStart"/>
      <w:r>
        <w:t>que</w:t>
      </w:r>
      <w:proofErr w:type="spellEnd"/>
      <w:r>
        <w:t xml:space="preserve"> </w:t>
      </w:r>
      <w:proofErr w:type="spellStart"/>
      <w:r>
        <w:t>en</w:t>
      </w:r>
      <w:proofErr w:type="spellEnd"/>
      <w:r>
        <w:t xml:space="preserve"> las </w:t>
      </w:r>
      <w:proofErr w:type="spellStart"/>
      <w:r>
        <w:t>ciencias</w:t>
      </w:r>
      <w:proofErr w:type="spellEnd"/>
      <w:r>
        <w:t xml:space="preserve">, entre </w:t>
      </w:r>
      <w:proofErr w:type="spellStart"/>
      <w:r>
        <w:t>los</w:t>
      </w:r>
      <w:proofErr w:type="spellEnd"/>
      <w:r>
        <w:t xml:space="preserve"> hombres </w:t>
      </w:r>
      <w:proofErr w:type="spellStart"/>
      <w:r>
        <w:t>que</w:t>
      </w:r>
      <w:proofErr w:type="spellEnd"/>
      <w:r>
        <w:t xml:space="preserve"> </w:t>
      </w:r>
      <w:proofErr w:type="spellStart"/>
      <w:r>
        <w:t>gobiernan</w:t>
      </w:r>
      <w:proofErr w:type="spellEnd"/>
      <w:r>
        <w:t xml:space="preserve"> o </w:t>
      </w:r>
      <w:proofErr w:type="spellStart"/>
      <w:r>
        <w:t>en</w:t>
      </w:r>
      <w:proofErr w:type="spellEnd"/>
      <w:r>
        <w:t xml:space="preserve"> </w:t>
      </w:r>
      <w:proofErr w:type="spellStart"/>
      <w:r>
        <w:t>aquellos</w:t>
      </w:r>
      <w:proofErr w:type="spellEnd"/>
      <w:r>
        <w:t xml:space="preserve"> </w:t>
      </w:r>
      <w:proofErr w:type="spellStart"/>
      <w:r>
        <w:t>que</w:t>
      </w:r>
      <w:proofErr w:type="spellEnd"/>
      <w:r>
        <w:t xml:space="preserve"> </w:t>
      </w:r>
      <w:proofErr w:type="spellStart"/>
      <w:r>
        <w:t>imparten</w:t>
      </w:r>
      <w:proofErr w:type="spellEnd"/>
      <w:r>
        <w:t xml:space="preserve"> </w:t>
      </w:r>
      <w:proofErr w:type="spellStart"/>
      <w:r>
        <w:t>buenas</w:t>
      </w:r>
      <w:proofErr w:type="spellEnd"/>
      <w:r>
        <w:t xml:space="preserve"> </w:t>
      </w:r>
      <w:proofErr w:type="spellStart"/>
      <w:r>
        <w:t>enseñanzas</w:t>
      </w:r>
      <w:proofErr w:type="spellEnd"/>
      <w:r>
        <w:t xml:space="preserve">. </w:t>
      </w:r>
    </w:p>
    <w:p w14:paraId="3796FBF0" w14:textId="77777777" w:rsidR="00F50769" w:rsidRDefault="00F50769" w:rsidP="00F50769">
      <w:r>
        <w:t xml:space="preserve">15. El </w:t>
      </w:r>
      <w:proofErr w:type="spellStart"/>
      <w:r>
        <w:t>verdadero</w:t>
      </w:r>
      <w:proofErr w:type="spellEnd"/>
      <w:r>
        <w:t xml:space="preserve"> </w:t>
      </w:r>
      <w:proofErr w:type="spellStart"/>
      <w:r>
        <w:t>siervo</w:t>
      </w:r>
      <w:proofErr w:type="spellEnd"/>
      <w:r>
        <w:t xml:space="preserve"> </w:t>
      </w:r>
      <w:proofErr w:type="spellStart"/>
      <w:r>
        <w:t>mío</w:t>
      </w:r>
      <w:proofErr w:type="spellEnd"/>
      <w:r>
        <w:t xml:space="preserve">, </w:t>
      </w:r>
      <w:proofErr w:type="spellStart"/>
      <w:r>
        <w:t>nunca</w:t>
      </w:r>
      <w:proofErr w:type="spellEnd"/>
      <w:r>
        <w:t xml:space="preserve"> se </w:t>
      </w:r>
      <w:proofErr w:type="spellStart"/>
      <w:r>
        <w:t>aparta</w:t>
      </w:r>
      <w:proofErr w:type="spellEnd"/>
      <w:r>
        <w:t xml:space="preserve"> del </w:t>
      </w:r>
      <w:proofErr w:type="spellStart"/>
      <w:r>
        <w:t>sendero</w:t>
      </w:r>
      <w:proofErr w:type="spellEnd"/>
      <w:r>
        <w:t xml:space="preserve"> </w:t>
      </w:r>
      <w:proofErr w:type="spellStart"/>
      <w:r>
        <w:t>que</w:t>
      </w:r>
      <w:proofErr w:type="spellEnd"/>
      <w:r>
        <w:t xml:space="preserve"> </w:t>
      </w:r>
      <w:proofErr w:type="spellStart"/>
      <w:r>
        <w:t>debe</w:t>
      </w:r>
      <w:proofErr w:type="spellEnd"/>
      <w:r>
        <w:t xml:space="preserve"> </w:t>
      </w:r>
      <w:proofErr w:type="spellStart"/>
      <w:r>
        <w:t>recorrer</w:t>
      </w:r>
      <w:proofErr w:type="spellEnd"/>
      <w:r>
        <w:t xml:space="preserve">, </w:t>
      </w:r>
      <w:proofErr w:type="spellStart"/>
      <w:r>
        <w:t>prefiere</w:t>
      </w:r>
      <w:proofErr w:type="spellEnd"/>
      <w:r>
        <w:t xml:space="preserve"> </w:t>
      </w:r>
      <w:proofErr w:type="spellStart"/>
      <w:r>
        <w:t>morir</w:t>
      </w:r>
      <w:proofErr w:type="spellEnd"/>
      <w:r>
        <w:t xml:space="preserve"> </w:t>
      </w:r>
      <w:proofErr w:type="spellStart"/>
      <w:r>
        <w:t>en</w:t>
      </w:r>
      <w:proofErr w:type="spellEnd"/>
      <w:r>
        <w:t xml:space="preserve"> </w:t>
      </w:r>
      <w:proofErr w:type="spellStart"/>
      <w:r>
        <w:t>el</w:t>
      </w:r>
      <w:proofErr w:type="spellEnd"/>
      <w:r>
        <w:t xml:space="preserve"> camino </w:t>
      </w:r>
      <w:proofErr w:type="spellStart"/>
      <w:r>
        <w:t>que</w:t>
      </w:r>
      <w:proofErr w:type="spellEnd"/>
      <w:r>
        <w:t xml:space="preserve"> </w:t>
      </w:r>
      <w:proofErr w:type="spellStart"/>
      <w:r>
        <w:t>retroceder</w:t>
      </w:r>
      <w:proofErr w:type="spellEnd"/>
      <w:r>
        <w:t xml:space="preserve">. Su </w:t>
      </w:r>
      <w:proofErr w:type="spellStart"/>
      <w:r>
        <w:t>ejemplo</w:t>
      </w:r>
      <w:proofErr w:type="spellEnd"/>
      <w:r>
        <w:t xml:space="preserve"> es </w:t>
      </w:r>
      <w:proofErr w:type="spellStart"/>
      <w:r>
        <w:t>semilla</w:t>
      </w:r>
      <w:proofErr w:type="spellEnd"/>
      <w:r>
        <w:t xml:space="preserve"> de luz </w:t>
      </w:r>
      <w:proofErr w:type="spellStart"/>
      <w:r>
        <w:t>en</w:t>
      </w:r>
      <w:proofErr w:type="spellEnd"/>
      <w:r>
        <w:t xml:space="preserve"> la </w:t>
      </w:r>
      <w:proofErr w:type="spellStart"/>
      <w:r>
        <w:t>vida</w:t>
      </w:r>
      <w:proofErr w:type="spellEnd"/>
      <w:r>
        <w:t xml:space="preserve"> de sus </w:t>
      </w:r>
      <w:proofErr w:type="spellStart"/>
      <w:r>
        <w:t>semejantes</w:t>
      </w:r>
      <w:proofErr w:type="spellEnd"/>
      <w:r>
        <w:t xml:space="preserve"> y sus </w:t>
      </w:r>
      <w:proofErr w:type="spellStart"/>
      <w:r>
        <w:t>obras</w:t>
      </w:r>
      <w:proofErr w:type="spellEnd"/>
      <w:r>
        <w:t xml:space="preserve"> son </w:t>
      </w:r>
      <w:proofErr w:type="spellStart"/>
      <w:r>
        <w:t>ejemplos</w:t>
      </w:r>
      <w:proofErr w:type="spellEnd"/>
      <w:r>
        <w:t xml:space="preserve"> para </w:t>
      </w:r>
      <w:proofErr w:type="spellStart"/>
      <w:r>
        <w:t>los</w:t>
      </w:r>
      <w:proofErr w:type="spellEnd"/>
      <w:r>
        <w:t xml:space="preserve"> </w:t>
      </w:r>
      <w:proofErr w:type="spellStart"/>
      <w:r>
        <w:t>demás</w:t>
      </w:r>
      <w:proofErr w:type="spellEnd"/>
      <w:r>
        <w:t xml:space="preserve">. ¡Ah, </w:t>
      </w:r>
      <w:proofErr w:type="spellStart"/>
      <w:r>
        <w:t>si</w:t>
      </w:r>
      <w:proofErr w:type="spellEnd"/>
      <w:r>
        <w:t xml:space="preserve"> la </w:t>
      </w:r>
      <w:proofErr w:type="spellStart"/>
      <w:r>
        <w:t>humanidad</w:t>
      </w:r>
      <w:proofErr w:type="spellEnd"/>
      <w:r>
        <w:t xml:space="preserve"> </w:t>
      </w:r>
      <w:proofErr w:type="spellStart"/>
      <w:r>
        <w:t>supiese</w:t>
      </w:r>
      <w:proofErr w:type="spellEnd"/>
      <w:r>
        <w:t xml:space="preserve"> </w:t>
      </w:r>
      <w:proofErr w:type="spellStart"/>
      <w:r>
        <w:t>comprender</w:t>
      </w:r>
      <w:proofErr w:type="spellEnd"/>
      <w:r>
        <w:t xml:space="preserve"> </w:t>
      </w:r>
      <w:proofErr w:type="spellStart"/>
      <w:r>
        <w:t>los</w:t>
      </w:r>
      <w:proofErr w:type="spellEnd"/>
      <w:r>
        <w:t xml:space="preserve"> </w:t>
      </w:r>
      <w:proofErr w:type="spellStart"/>
      <w:r>
        <w:t>mensajes</w:t>
      </w:r>
      <w:proofErr w:type="spellEnd"/>
      <w:r>
        <w:t xml:space="preserve"> </w:t>
      </w:r>
      <w:proofErr w:type="spellStart"/>
      <w:r>
        <w:t>que</w:t>
      </w:r>
      <w:proofErr w:type="spellEnd"/>
      <w:r>
        <w:t xml:space="preserve"> a </w:t>
      </w:r>
      <w:proofErr w:type="spellStart"/>
      <w:r>
        <w:t>través</w:t>
      </w:r>
      <w:proofErr w:type="spellEnd"/>
      <w:r>
        <w:t xml:space="preserve"> de </w:t>
      </w:r>
      <w:proofErr w:type="spellStart"/>
      <w:r>
        <w:t>ellos</w:t>
      </w:r>
      <w:proofErr w:type="spellEnd"/>
      <w:r>
        <w:t xml:space="preserve"> le </w:t>
      </w:r>
      <w:proofErr w:type="spellStart"/>
      <w:r>
        <w:t>envío</w:t>
      </w:r>
      <w:proofErr w:type="spellEnd"/>
      <w:r>
        <w:t xml:space="preserve">! Mas no es </w:t>
      </w:r>
      <w:proofErr w:type="spellStart"/>
      <w:r>
        <w:t>así</w:t>
      </w:r>
      <w:proofErr w:type="spellEnd"/>
      <w:r>
        <w:t xml:space="preserve">, </w:t>
      </w:r>
      <w:proofErr w:type="spellStart"/>
      <w:r>
        <w:t>porque</w:t>
      </w:r>
      <w:proofErr w:type="spellEnd"/>
      <w:r>
        <w:t xml:space="preserve"> </w:t>
      </w:r>
      <w:proofErr w:type="spellStart"/>
      <w:r>
        <w:t>existen</w:t>
      </w:r>
      <w:proofErr w:type="spellEnd"/>
      <w:r>
        <w:t xml:space="preserve"> </w:t>
      </w:r>
      <w:proofErr w:type="spellStart"/>
      <w:r>
        <w:t>muchos</w:t>
      </w:r>
      <w:proofErr w:type="spellEnd"/>
      <w:r>
        <w:t xml:space="preserve"> hombres </w:t>
      </w:r>
      <w:proofErr w:type="spellStart"/>
      <w:r>
        <w:t>que</w:t>
      </w:r>
      <w:proofErr w:type="spellEnd"/>
      <w:r>
        <w:t xml:space="preserve"> </w:t>
      </w:r>
      <w:proofErr w:type="spellStart"/>
      <w:r>
        <w:t>teniendo</w:t>
      </w:r>
      <w:proofErr w:type="spellEnd"/>
      <w:r>
        <w:t xml:space="preserve"> </w:t>
      </w:r>
      <w:proofErr w:type="spellStart"/>
      <w:r>
        <w:t>delicadas</w:t>
      </w:r>
      <w:proofErr w:type="spellEnd"/>
      <w:r>
        <w:t xml:space="preserve"> </w:t>
      </w:r>
      <w:proofErr w:type="spellStart"/>
      <w:r>
        <w:t>misiones</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w:t>
      </w:r>
      <w:proofErr w:type="spellStart"/>
      <w:r>
        <w:t>desvían</w:t>
      </w:r>
      <w:proofErr w:type="spellEnd"/>
      <w:r>
        <w:t xml:space="preserve"> sus </w:t>
      </w:r>
      <w:proofErr w:type="spellStart"/>
      <w:r>
        <w:t>miradas</w:t>
      </w:r>
      <w:proofErr w:type="spellEnd"/>
      <w:r>
        <w:t xml:space="preserve"> de </w:t>
      </w:r>
      <w:proofErr w:type="spellStart"/>
      <w:r>
        <w:t>aquellos</w:t>
      </w:r>
      <w:proofErr w:type="spellEnd"/>
      <w:r>
        <w:t xml:space="preserve"> </w:t>
      </w:r>
      <w:proofErr w:type="spellStart"/>
      <w:r>
        <w:t>grandes</w:t>
      </w:r>
      <w:proofErr w:type="spellEnd"/>
      <w:r>
        <w:t xml:space="preserve"> </w:t>
      </w:r>
      <w:proofErr w:type="spellStart"/>
      <w:r>
        <w:t>ejemplos</w:t>
      </w:r>
      <w:proofErr w:type="spellEnd"/>
      <w:r>
        <w:t xml:space="preserve">, para </w:t>
      </w:r>
      <w:proofErr w:type="spellStart"/>
      <w:r>
        <w:t>tomar</w:t>
      </w:r>
      <w:proofErr w:type="spellEnd"/>
      <w:r>
        <w:t xml:space="preserve"> </w:t>
      </w:r>
      <w:proofErr w:type="spellStart"/>
      <w:r>
        <w:t>el</w:t>
      </w:r>
      <w:proofErr w:type="spellEnd"/>
      <w:r>
        <w:t xml:space="preserve"> camino </w:t>
      </w:r>
      <w:proofErr w:type="spellStart"/>
      <w:r>
        <w:t>que</w:t>
      </w:r>
      <w:proofErr w:type="spellEnd"/>
      <w:r>
        <w:t xml:space="preserve"> </w:t>
      </w:r>
      <w:proofErr w:type="spellStart"/>
      <w:r>
        <w:t>mejor</w:t>
      </w:r>
      <w:proofErr w:type="spellEnd"/>
      <w:r>
        <w:t xml:space="preserve"> les place. </w:t>
      </w:r>
    </w:p>
    <w:p w14:paraId="364BE8BA" w14:textId="77777777" w:rsidR="00F50769" w:rsidRDefault="00F50769" w:rsidP="00F50769">
      <w:r>
        <w:t xml:space="preserve">16. </w:t>
      </w:r>
      <w:proofErr w:type="spellStart"/>
      <w:r>
        <w:t>Tenéis</w:t>
      </w:r>
      <w:proofErr w:type="spellEnd"/>
      <w:r>
        <w:t xml:space="preserve"> </w:t>
      </w:r>
      <w:proofErr w:type="spellStart"/>
      <w:r>
        <w:t>gobernantes</w:t>
      </w:r>
      <w:proofErr w:type="spellEnd"/>
      <w:r>
        <w:t xml:space="preserve"> </w:t>
      </w:r>
      <w:proofErr w:type="spellStart"/>
      <w:r>
        <w:t>en</w:t>
      </w:r>
      <w:proofErr w:type="spellEnd"/>
      <w:r>
        <w:t xml:space="preserve"> </w:t>
      </w:r>
      <w:proofErr w:type="spellStart"/>
      <w:r>
        <w:t>cuyo</w:t>
      </w:r>
      <w:proofErr w:type="spellEnd"/>
      <w:r>
        <w:t xml:space="preserve"> </w:t>
      </w:r>
      <w:proofErr w:type="spellStart"/>
      <w:r>
        <w:t>corazón</w:t>
      </w:r>
      <w:proofErr w:type="spellEnd"/>
      <w:r>
        <w:t xml:space="preserve"> no se </w:t>
      </w:r>
      <w:proofErr w:type="spellStart"/>
      <w:r>
        <w:t>alberga</w:t>
      </w:r>
      <w:proofErr w:type="spellEnd"/>
      <w:r>
        <w:t xml:space="preserve"> la </w:t>
      </w:r>
      <w:proofErr w:type="spellStart"/>
      <w:r>
        <w:t>justicia</w:t>
      </w:r>
      <w:proofErr w:type="spellEnd"/>
      <w:r>
        <w:t xml:space="preserve"> </w:t>
      </w:r>
      <w:proofErr w:type="spellStart"/>
      <w:r>
        <w:t>ni</w:t>
      </w:r>
      <w:proofErr w:type="spellEnd"/>
      <w:r>
        <w:t xml:space="preserve"> la </w:t>
      </w:r>
      <w:proofErr w:type="spellStart"/>
      <w:r>
        <w:t>magnanimidad</w:t>
      </w:r>
      <w:proofErr w:type="spellEnd"/>
      <w:r>
        <w:t xml:space="preserve"> para </w:t>
      </w:r>
      <w:proofErr w:type="spellStart"/>
      <w:r>
        <w:t>gobernar</w:t>
      </w:r>
      <w:proofErr w:type="spellEnd"/>
      <w:r>
        <w:t xml:space="preserve"> a </w:t>
      </w:r>
      <w:proofErr w:type="spellStart"/>
      <w:r>
        <w:t>su</w:t>
      </w:r>
      <w:proofErr w:type="spellEnd"/>
      <w:r>
        <w:t xml:space="preserve"> pueblo, </w:t>
      </w:r>
      <w:proofErr w:type="spellStart"/>
      <w:r>
        <w:t>porque</w:t>
      </w:r>
      <w:proofErr w:type="spellEnd"/>
      <w:r>
        <w:t xml:space="preserve"> van </w:t>
      </w:r>
      <w:proofErr w:type="spellStart"/>
      <w:r>
        <w:t>tras</w:t>
      </w:r>
      <w:proofErr w:type="spellEnd"/>
      <w:r>
        <w:t xml:space="preserve"> </w:t>
      </w:r>
      <w:proofErr w:type="spellStart"/>
      <w:r>
        <w:t>el</w:t>
      </w:r>
      <w:proofErr w:type="spellEnd"/>
      <w:r>
        <w:t xml:space="preserve"> ideal </w:t>
      </w:r>
      <w:proofErr w:type="spellStart"/>
      <w:r>
        <w:t>mezquino</w:t>
      </w:r>
      <w:proofErr w:type="spellEnd"/>
      <w:r>
        <w:t xml:space="preserve"> del </w:t>
      </w:r>
      <w:proofErr w:type="spellStart"/>
      <w:r>
        <w:t>poder</w:t>
      </w:r>
      <w:proofErr w:type="spellEnd"/>
      <w:r>
        <w:t xml:space="preserve"> y la </w:t>
      </w:r>
      <w:proofErr w:type="spellStart"/>
      <w:r>
        <w:t>riqueza</w:t>
      </w:r>
      <w:proofErr w:type="spellEnd"/>
      <w:r>
        <w:t xml:space="preserve">. Hombres </w:t>
      </w:r>
      <w:proofErr w:type="spellStart"/>
      <w:r>
        <w:t>que</w:t>
      </w:r>
      <w:proofErr w:type="spellEnd"/>
      <w:r>
        <w:t xml:space="preserve"> se </w:t>
      </w:r>
      <w:proofErr w:type="spellStart"/>
      <w:r>
        <w:t>dicen</w:t>
      </w:r>
      <w:proofErr w:type="spellEnd"/>
      <w:r>
        <w:t xml:space="preserve"> </w:t>
      </w:r>
      <w:proofErr w:type="spellStart"/>
      <w:r>
        <w:t>representantes</w:t>
      </w:r>
      <w:proofErr w:type="spellEnd"/>
      <w:r>
        <w:t xml:space="preserve"> </w:t>
      </w:r>
      <w:proofErr w:type="spellStart"/>
      <w:r>
        <w:t>míos</w:t>
      </w:r>
      <w:proofErr w:type="spellEnd"/>
      <w:r>
        <w:t xml:space="preserve"> y </w:t>
      </w:r>
      <w:proofErr w:type="spellStart"/>
      <w:r>
        <w:t>que</w:t>
      </w:r>
      <w:proofErr w:type="spellEnd"/>
      <w:r>
        <w:t xml:space="preserve"> </w:t>
      </w:r>
      <w:proofErr w:type="spellStart"/>
      <w:r>
        <w:t>ni</w:t>
      </w:r>
      <w:proofErr w:type="spellEnd"/>
      <w:r>
        <w:t xml:space="preserve"> </w:t>
      </w:r>
      <w:proofErr w:type="spellStart"/>
      <w:r>
        <w:t>siquiera</w:t>
      </w:r>
      <w:proofErr w:type="spellEnd"/>
      <w:r>
        <w:t xml:space="preserve"> </w:t>
      </w:r>
      <w:proofErr w:type="spellStart"/>
      <w:r>
        <w:t>conocen</w:t>
      </w:r>
      <w:proofErr w:type="spellEnd"/>
      <w:r>
        <w:t xml:space="preserve"> </w:t>
      </w:r>
      <w:proofErr w:type="spellStart"/>
      <w:r>
        <w:t>el</w:t>
      </w:r>
      <w:proofErr w:type="spellEnd"/>
      <w:r>
        <w:t xml:space="preserve"> amor </w:t>
      </w:r>
      <w:proofErr w:type="spellStart"/>
      <w:r>
        <w:t>hacia</w:t>
      </w:r>
      <w:proofErr w:type="spellEnd"/>
      <w:r>
        <w:t xml:space="preserve"> sus </w:t>
      </w:r>
      <w:proofErr w:type="spellStart"/>
      <w:r>
        <w:t>semejantes</w:t>
      </w:r>
      <w:proofErr w:type="spellEnd"/>
      <w:r>
        <w:t xml:space="preserve">. </w:t>
      </w:r>
      <w:proofErr w:type="spellStart"/>
      <w:r>
        <w:t>Médicos</w:t>
      </w:r>
      <w:proofErr w:type="spellEnd"/>
      <w:r>
        <w:t xml:space="preserve"> </w:t>
      </w:r>
    </w:p>
    <w:p w14:paraId="192BE670" w14:textId="77777777" w:rsidR="00F50769" w:rsidRDefault="00F50769" w:rsidP="00F50769">
      <w:proofErr w:type="spellStart"/>
      <w:r>
        <w:t>que</w:t>
      </w:r>
      <w:proofErr w:type="spellEnd"/>
      <w:r>
        <w:t xml:space="preserve"> no </w:t>
      </w:r>
      <w:proofErr w:type="spellStart"/>
      <w:r>
        <w:t>conocen</w:t>
      </w:r>
      <w:proofErr w:type="spellEnd"/>
      <w:r>
        <w:t xml:space="preserve"> la </w:t>
      </w:r>
      <w:proofErr w:type="spellStart"/>
      <w:r>
        <w:t>esencia</w:t>
      </w:r>
      <w:proofErr w:type="spellEnd"/>
      <w:r>
        <w:t xml:space="preserve"> de </w:t>
      </w:r>
      <w:proofErr w:type="spellStart"/>
      <w:r>
        <w:t>su</w:t>
      </w:r>
      <w:proofErr w:type="spellEnd"/>
      <w:r>
        <w:t xml:space="preserve"> </w:t>
      </w:r>
      <w:proofErr w:type="spellStart"/>
      <w:r>
        <w:t>misión</w:t>
      </w:r>
      <w:proofErr w:type="spellEnd"/>
      <w:r>
        <w:t xml:space="preserve">, </w:t>
      </w:r>
      <w:proofErr w:type="spellStart"/>
      <w:r>
        <w:t>que</w:t>
      </w:r>
      <w:proofErr w:type="spellEnd"/>
      <w:r>
        <w:t xml:space="preserve"> es la </w:t>
      </w:r>
      <w:proofErr w:type="spellStart"/>
      <w:r>
        <w:t>caridad</w:t>
      </w:r>
      <w:proofErr w:type="spellEnd"/>
      <w:r>
        <w:t xml:space="preserve">, y </w:t>
      </w:r>
      <w:proofErr w:type="spellStart"/>
      <w:r>
        <w:t>jueces</w:t>
      </w:r>
      <w:proofErr w:type="spellEnd"/>
      <w:r>
        <w:t xml:space="preserve"> </w:t>
      </w:r>
      <w:proofErr w:type="spellStart"/>
      <w:r>
        <w:t>que</w:t>
      </w:r>
      <w:proofErr w:type="spellEnd"/>
      <w:r>
        <w:t xml:space="preserve"> </w:t>
      </w:r>
      <w:proofErr w:type="spellStart"/>
      <w:r>
        <w:t>confunden</w:t>
      </w:r>
      <w:proofErr w:type="spellEnd"/>
      <w:r>
        <w:t xml:space="preserve"> la </w:t>
      </w:r>
      <w:proofErr w:type="spellStart"/>
      <w:r>
        <w:t>justicia</w:t>
      </w:r>
      <w:proofErr w:type="spellEnd"/>
      <w:r>
        <w:t xml:space="preserve"> con la </w:t>
      </w:r>
      <w:proofErr w:type="spellStart"/>
      <w:r>
        <w:t>venganza</w:t>
      </w:r>
      <w:proofErr w:type="spellEnd"/>
      <w:r>
        <w:t xml:space="preserve"> y </w:t>
      </w:r>
      <w:proofErr w:type="spellStart"/>
      <w:r>
        <w:t>utilizan</w:t>
      </w:r>
      <w:proofErr w:type="spellEnd"/>
      <w:r>
        <w:t xml:space="preserve"> la ley con fines </w:t>
      </w:r>
      <w:proofErr w:type="spellStart"/>
      <w:r>
        <w:t>perversos</w:t>
      </w:r>
      <w:proofErr w:type="spellEnd"/>
      <w:r>
        <w:t xml:space="preserve">. </w:t>
      </w:r>
    </w:p>
    <w:p w14:paraId="44341960" w14:textId="77777777" w:rsidR="00F50769" w:rsidRDefault="00F50769" w:rsidP="00F50769">
      <w:r>
        <w:t xml:space="preserve">17. Todo </w:t>
      </w:r>
      <w:proofErr w:type="spellStart"/>
      <w:r>
        <w:t>el</w:t>
      </w:r>
      <w:proofErr w:type="spellEnd"/>
      <w:r>
        <w:t xml:space="preserve"> </w:t>
      </w:r>
      <w:proofErr w:type="spellStart"/>
      <w:r>
        <w:t>que</w:t>
      </w:r>
      <w:proofErr w:type="spellEnd"/>
      <w:r>
        <w:t xml:space="preserve"> </w:t>
      </w:r>
      <w:proofErr w:type="spellStart"/>
      <w:r>
        <w:t>tuerce</w:t>
      </w:r>
      <w:proofErr w:type="spellEnd"/>
      <w:r>
        <w:t xml:space="preserve"> </w:t>
      </w:r>
      <w:proofErr w:type="spellStart"/>
      <w:r>
        <w:t>su</w:t>
      </w:r>
      <w:proofErr w:type="spellEnd"/>
      <w:r>
        <w:t xml:space="preserve"> </w:t>
      </w:r>
      <w:proofErr w:type="spellStart"/>
      <w:r>
        <w:t>senda</w:t>
      </w:r>
      <w:proofErr w:type="spellEnd"/>
      <w:r>
        <w:t xml:space="preserve">, </w:t>
      </w:r>
      <w:proofErr w:type="spellStart"/>
      <w:r>
        <w:t>desviando</w:t>
      </w:r>
      <w:proofErr w:type="spellEnd"/>
      <w:r>
        <w:t xml:space="preserve"> </w:t>
      </w:r>
      <w:proofErr w:type="spellStart"/>
      <w:r>
        <w:t>su</w:t>
      </w:r>
      <w:proofErr w:type="spellEnd"/>
      <w:r>
        <w:t xml:space="preserve"> </w:t>
      </w:r>
      <w:proofErr w:type="spellStart"/>
      <w:r>
        <w:t>mirada</w:t>
      </w:r>
      <w:proofErr w:type="spellEnd"/>
      <w:r>
        <w:t xml:space="preserve"> de </w:t>
      </w:r>
      <w:proofErr w:type="spellStart"/>
      <w:r>
        <w:t>aquella</w:t>
      </w:r>
      <w:proofErr w:type="spellEnd"/>
      <w:r>
        <w:t xml:space="preserve"> luz </w:t>
      </w:r>
      <w:proofErr w:type="spellStart"/>
      <w:r>
        <w:t>que</w:t>
      </w:r>
      <w:proofErr w:type="spellEnd"/>
      <w:r>
        <w:t xml:space="preserve"> </w:t>
      </w:r>
      <w:proofErr w:type="spellStart"/>
      <w:r>
        <w:t>lleva</w:t>
      </w:r>
      <w:proofErr w:type="spellEnd"/>
      <w:r>
        <w:t xml:space="preserve"> </w:t>
      </w:r>
      <w:proofErr w:type="spellStart"/>
      <w:r>
        <w:t>en</w:t>
      </w:r>
      <w:proofErr w:type="spellEnd"/>
      <w:r>
        <w:t xml:space="preserve"> </w:t>
      </w:r>
      <w:proofErr w:type="spellStart"/>
      <w:r>
        <w:t>el</w:t>
      </w:r>
      <w:proofErr w:type="spellEnd"/>
      <w:r>
        <w:t xml:space="preserve"> faro de </w:t>
      </w:r>
      <w:proofErr w:type="spellStart"/>
      <w:r>
        <w:t>su</w:t>
      </w:r>
      <w:proofErr w:type="spellEnd"/>
      <w:r>
        <w:t xml:space="preserve"> </w:t>
      </w:r>
      <w:proofErr w:type="spellStart"/>
      <w:r>
        <w:t>conciencia</w:t>
      </w:r>
      <w:proofErr w:type="spellEnd"/>
      <w:r>
        <w:t xml:space="preserve">, no </w:t>
      </w:r>
      <w:proofErr w:type="spellStart"/>
      <w:r>
        <w:t>imagina</w:t>
      </w:r>
      <w:proofErr w:type="spellEnd"/>
      <w:r>
        <w:t xml:space="preserve"> </w:t>
      </w:r>
      <w:proofErr w:type="spellStart"/>
      <w:r>
        <w:t>el</w:t>
      </w:r>
      <w:proofErr w:type="spellEnd"/>
      <w:r>
        <w:t xml:space="preserve"> </w:t>
      </w:r>
      <w:proofErr w:type="spellStart"/>
      <w:r>
        <w:t>juicio</w:t>
      </w:r>
      <w:proofErr w:type="spellEnd"/>
      <w:r>
        <w:t xml:space="preserve"> </w:t>
      </w:r>
      <w:proofErr w:type="spellStart"/>
      <w:r>
        <w:t>que</w:t>
      </w:r>
      <w:proofErr w:type="spellEnd"/>
      <w:r>
        <w:t xml:space="preserve"> a </w:t>
      </w:r>
      <w:proofErr w:type="spellStart"/>
      <w:r>
        <w:t>si</w:t>
      </w:r>
      <w:proofErr w:type="spellEnd"/>
      <w:r>
        <w:t xml:space="preserve"> </w:t>
      </w:r>
      <w:proofErr w:type="spellStart"/>
      <w:r>
        <w:t>mismo</w:t>
      </w:r>
      <w:proofErr w:type="spellEnd"/>
      <w:r>
        <w:t xml:space="preserve"> se </w:t>
      </w:r>
      <w:proofErr w:type="spellStart"/>
      <w:r>
        <w:t>va</w:t>
      </w:r>
      <w:proofErr w:type="spellEnd"/>
      <w:r>
        <w:t xml:space="preserve"> </w:t>
      </w:r>
      <w:proofErr w:type="spellStart"/>
      <w:r>
        <w:t>preparando</w:t>
      </w:r>
      <w:proofErr w:type="spellEnd"/>
      <w:r>
        <w:t xml:space="preserve">. </w:t>
      </w:r>
    </w:p>
    <w:p w14:paraId="1DBE44AE" w14:textId="77777777" w:rsidR="00F50769" w:rsidRDefault="00F50769" w:rsidP="00F50769">
      <w:r>
        <w:lastRenderedPageBreak/>
        <w:t xml:space="preserve">18. También hay </w:t>
      </w:r>
      <w:proofErr w:type="spellStart"/>
      <w:r>
        <w:t>quienes</w:t>
      </w:r>
      <w:proofErr w:type="spellEnd"/>
      <w:r>
        <w:t xml:space="preserve"> </w:t>
      </w:r>
      <w:proofErr w:type="spellStart"/>
      <w:r>
        <w:t>han</w:t>
      </w:r>
      <w:proofErr w:type="spellEnd"/>
      <w:r>
        <w:t xml:space="preserve"> </w:t>
      </w:r>
      <w:proofErr w:type="spellStart"/>
      <w:r>
        <w:t>tomado</w:t>
      </w:r>
      <w:proofErr w:type="spellEnd"/>
      <w:r>
        <w:t xml:space="preserve"> </w:t>
      </w:r>
      <w:proofErr w:type="spellStart"/>
      <w:r>
        <w:t>misiones</w:t>
      </w:r>
      <w:proofErr w:type="spellEnd"/>
      <w:r>
        <w:t xml:space="preserve"> </w:t>
      </w:r>
      <w:proofErr w:type="spellStart"/>
      <w:r>
        <w:t>que</w:t>
      </w:r>
      <w:proofErr w:type="spellEnd"/>
      <w:r>
        <w:t xml:space="preserve"> </w:t>
      </w:r>
      <w:proofErr w:type="gramStart"/>
      <w:r>
        <w:t>no</w:t>
      </w:r>
      <w:proofErr w:type="gramEnd"/>
      <w:r>
        <w:t xml:space="preserve"> les </w:t>
      </w:r>
      <w:proofErr w:type="spellStart"/>
      <w:r>
        <w:t>corresponden</w:t>
      </w:r>
      <w:proofErr w:type="spellEnd"/>
      <w:r>
        <w:t xml:space="preserve"> y </w:t>
      </w:r>
      <w:proofErr w:type="spellStart"/>
      <w:r>
        <w:t>que</w:t>
      </w:r>
      <w:proofErr w:type="spellEnd"/>
      <w:r>
        <w:t xml:space="preserve"> con sus </w:t>
      </w:r>
      <w:proofErr w:type="spellStart"/>
      <w:r>
        <w:t>errores</w:t>
      </w:r>
      <w:proofErr w:type="spellEnd"/>
      <w:r>
        <w:t xml:space="preserve"> van </w:t>
      </w:r>
      <w:proofErr w:type="spellStart"/>
      <w:r>
        <w:t>dando</w:t>
      </w:r>
      <w:proofErr w:type="spellEnd"/>
      <w:r>
        <w:t xml:space="preserve"> </w:t>
      </w:r>
      <w:proofErr w:type="spellStart"/>
      <w:r>
        <w:t>pruebas</w:t>
      </w:r>
      <w:proofErr w:type="spellEnd"/>
      <w:r>
        <w:t xml:space="preserve"> de </w:t>
      </w:r>
      <w:proofErr w:type="spellStart"/>
      <w:r>
        <w:t>carecer</w:t>
      </w:r>
      <w:proofErr w:type="spellEnd"/>
      <w:r>
        <w:t xml:space="preserve"> </w:t>
      </w:r>
      <w:proofErr w:type="spellStart"/>
      <w:r>
        <w:t>en</w:t>
      </w:r>
      <w:proofErr w:type="spellEnd"/>
      <w:r>
        <w:t xml:space="preserve"> lo </w:t>
      </w:r>
      <w:proofErr w:type="spellStart"/>
      <w:r>
        <w:t>absoluto</w:t>
      </w:r>
      <w:proofErr w:type="spellEnd"/>
      <w:r>
        <w:t xml:space="preserve"> de </w:t>
      </w:r>
      <w:proofErr w:type="spellStart"/>
      <w:r>
        <w:t>los</w:t>
      </w:r>
      <w:proofErr w:type="spellEnd"/>
      <w:r>
        <w:t xml:space="preserve"> </w:t>
      </w:r>
      <w:proofErr w:type="spellStart"/>
      <w:r>
        <w:t>dones</w:t>
      </w:r>
      <w:proofErr w:type="spellEnd"/>
      <w:r>
        <w:t xml:space="preserve"> </w:t>
      </w:r>
      <w:proofErr w:type="spellStart"/>
      <w:r>
        <w:t>necesarios</w:t>
      </w:r>
      <w:proofErr w:type="spellEnd"/>
      <w:r>
        <w:t xml:space="preserve"> para </w:t>
      </w:r>
      <w:proofErr w:type="spellStart"/>
      <w:r>
        <w:t>desempeñar</w:t>
      </w:r>
      <w:proofErr w:type="spellEnd"/>
      <w:r>
        <w:t xml:space="preserve"> </w:t>
      </w:r>
      <w:proofErr w:type="spellStart"/>
      <w:r>
        <w:t>el</w:t>
      </w:r>
      <w:proofErr w:type="spellEnd"/>
      <w:r>
        <w:t xml:space="preserve"> cargo </w:t>
      </w:r>
      <w:proofErr w:type="spellStart"/>
      <w:r>
        <w:t>que</w:t>
      </w:r>
      <w:proofErr w:type="spellEnd"/>
      <w:r>
        <w:t xml:space="preserve"> </w:t>
      </w:r>
      <w:proofErr w:type="spellStart"/>
      <w:r>
        <w:t>por</w:t>
      </w:r>
      <w:proofErr w:type="spellEnd"/>
      <w:r>
        <w:t xml:space="preserve"> </w:t>
      </w:r>
      <w:proofErr w:type="spellStart"/>
      <w:r>
        <w:t>sí</w:t>
      </w:r>
      <w:proofErr w:type="spellEnd"/>
      <w:r>
        <w:t xml:space="preserve"> </w:t>
      </w:r>
      <w:proofErr w:type="spellStart"/>
      <w:r>
        <w:t>mismos</w:t>
      </w:r>
      <w:proofErr w:type="spellEnd"/>
      <w:r>
        <w:t xml:space="preserve"> </w:t>
      </w:r>
      <w:proofErr w:type="spellStart"/>
      <w:r>
        <w:t>han</w:t>
      </w:r>
      <w:proofErr w:type="spellEnd"/>
      <w:r>
        <w:t xml:space="preserve"> </w:t>
      </w:r>
      <w:proofErr w:type="spellStart"/>
      <w:r>
        <w:t>asumido</w:t>
      </w:r>
      <w:proofErr w:type="spellEnd"/>
      <w:r>
        <w:t xml:space="preserve">. </w:t>
      </w:r>
    </w:p>
    <w:p w14:paraId="275D81A8" w14:textId="77777777" w:rsidR="00F50769" w:rsidRDefault="00F50769" w:rsidP="00F50769">
      <w:r>
        <w:t xml:space="preserve">19. </w:t>
      </w:r>
      <w:proofErr w:type="spellStart"/>
      <w:r>
        <w:t>Así</w:t>
      </w:r>
      <w:proofErr w:type="spellEnd"/>
      <w:r>
        <w:t xml:space="preserve"> </w:t>
      </w:r>
      <w:proofErr w:type="spellStart"/>
      <w:r>
        <w:t>podéis</w:t>
      </w:r>
      <w:proofErr w:type="spellEnd"/>
      <w:r>
        <w:t xml:space="preserve"> </w:t>
      </w:r>
      <w:proofErr w:type="spellStart"/>
      <w:r>
        <w:t>encontrar</w:t>
      </w:r>
      <w:proofErr w:type="spellEnd"/>
      <w:r>
        <w:t xml:space="preserve"> </w:t>
      </w:r>
      <w:proofErr w:type="spellStart"/>
      <w:r>
        <w:t>ministros</w:t>
      </w:r>
      <w:proofErr w:type="spellEnd"/>
      <w:r>
        <w:t xml:space="preserve"> de Dios </w:t>
      </w:r>
      <w:proofErr w:type="spellStart"/>
      <w:r>
        <w:t>que</w:t>
      </w:r>
      <w:proofErr w:type="spellEnd"/>
      <w:r>
        <w:t xml:space="preserve"> no lo son, </w:t>
      </w:r>
      <w:proofErr w:type="spellStart"/>
      <w:r>
        <w:t>porque</w:t>
      </w:r>
      <w:proofErr w:type="spellEnd"/>
      <w:r>
        <w:t xml:space="preserve"> no </w:t>
      </w:r>
      <w:proofErr w:type="spellStart"/>
      <w:r>
        <w:t>fueron</w:t>
      </w:r>
      <w:proofErr w:type="spellEnd"/>
      <w:r>
        <w:t xml:space="preserve"> </w:t>
      </w:r>
      <w:proofErr w:type="spellStart"/>
      <w:r>
        <w:t>enviados</w:t>
      </w:r>
      <w:proofErr w:type="spellEnd"/>
      <w:r>
        <w:t xml:space="preserve"> para </w:t>
      </w:r>
      <w:proofErr w:type="spellStart"/>
      <w:r>
        <w:t>ello</w:t>
      </w:r>
      <w:proofErr w:type="spellEnd"/>
      <w:r>
        <w:t xml:space="preserve">; hombres </w:t>
      </w:r>
      <w:proofErr w:type="spellStart"/>
      <w:r>
        <w:t>que</w:t>
      </w:r>
      <w:proofErr w:type="spellEnd"/>
      <w:r>
        <w:t xml:space="preserve"> </w:t>
      </w:r>
      <w:proofErr w:type="spellStart"/>
      <w:r>
        <w:t>conducen</w:t>
      </w:r>
      <w:proofErr w:type="spellEnd"/>
      <w:r>
        <w:t xml:space="preserve"> pueblos y </w:t>
      </w:r>
      <w:proofErr w:type="spellStart"/>
      <w:r>
        <w:t>que</w:t>
      </w:r>
      <w:proofErr w:type="spellEnd"/>
      <w:r>
        <w:t xml:space="preserve"> no son </w:t>
      </w:r>
      <w:proofErr w:type="spellStart"/>
      <w:r>
        <w:t>capaces</w:t>
      </w:r>
      <w:proofErr w:type="spellEnd"/>
      <w:r>
        <w:t xml:space="preserve"> de </w:t>
      </w:r>
      <w:proofErr w:type="spellStart"/>
      <w:r>
        <w:t>conducir</w:t>
      </w:r>
      <w:proofErr w:type="spellEnd"/>
      <w:r>
        <w:t xml:space="preserve"> sus </w:t>
      </w:r>
      <w:proofErr w:type="spellStart"/>
      <w:r>
        <w:t>propios</w:t>
      </w:r>
      <w:proofErr w:type="spellEnd"/>
      <w:r>
        <w:t xml:space="preserve"> pasos; </w:t>
      </w:r>
      <w:proofErr w:type="gramStart"/>
      <w:r>
        <w:t>maestros</w:t>
      </w:r>
      <w:proofErr w:type="gramEnd"/>
      <w:r>
        <w:t xml:space="preserve"> </w:t>
      </w:r>
      <w:proofErr w:type="spellStart"/>
      <w:r>
        <w:t>que</w:t>
      </w:r>
      <w:proofErr w:type="spellEnd"/>
      <w:r>
        <w:t xml:space="preserve"> </w:t>
      </w:r>
      <w:proofErr w:type="spellStart"/>
      <w:r>
        <w:t>carecen</w:t>
      </w:r>
      <w:proofErr w:type="spellEnd"/>
      <w:r>
        <w:t xml:space="preserve"> del don de </w:t>
      </w:r>
      <w:proofErr w:type="spellStart"/>
      <w:r>
        <w:t>enseñar</w:t>
      </w:r>
      <w:proofErr w:type="spellEnd"/>
      <w:r>
        <w:t xml:space="preserve">, y </w:t>
      </w:r>
      <w:proofErr w:type="spellStart"/>
      <w:r>
        <w:t>que</w:t>
      </w:r>
      <w:proofErr w:type="spellEnd"/>
      <w:r>
        <w:t xml:space="preserve"> </w:t>
      </w:r>
      <w:proofErr w:type="spellStart"/>
      <w:r>
        <w:t>en</w:t>
      </w:r>
      <w:proofErr w:type="spellEnd"/>
      <w:r>
        <w:t xml:space="preserve"> </w:t>
      </w:r>
      <w:proofErr w:type="spellStart"/>
      <w:r>
        <w:t>vez</w:t>
      </w:r>
      <w:proofErr w:type="spellEnd"/>
      <w:r>
        <w:t xml:space="preserve"> de </w:t>
      </w:r>
      <w:proofErr w:type="spellStart"/>
      <w:r>
        <w:t>hacer</w:t>
      </w:r>
      <w:proofErr w:type="spellEnd"/>
      <w:r>
        <w:t xml:space="preserve"> luz turban las </w:t>
      </w:r>
      <w:proofErr w:type="spellStart"/>
      <w:r>
        <w:t>mentes</w:t>
      </w:r>
      <w:proofErr w:type="spellEnd"/>
      <w:r>
        <w:t xml:space="preserve">. </w:t>
      </w:r>
      <w:proofErr w:type="spellStart"/>
      <w:r>
        <w:t>Doctores</w:t>
      </w:r>
      <w:proofErr w:type="spellEnd"/>
      <w:r>
        <w:t xml:space="preserve"> </w:t>
      </w:r>
      <w:proofErr w:type="spellStart"/>
      <w:r>
        <w:t>en</w:t>
      </w:r>
      <w:proofErr w:type="spellEnd"/>
      <w:r>
        <w:t xml:space="preserve"> </w:t>
      </w:r>
      <w:proofErr w:type="spellStart"/>
      <w:r>
        <w:t>cuyo</w:t>
      </w:r>
      <w:proofErr w:type="spellEnd"/>
      <w:r>
        <w:t xml:space="preserve"> </w:t>
      </w:r>
      <w:proofErr w:type="spellStart"/>
      <w:r>
        <w:t>corazón</w:t>
      </w:r>
      <w:proofErr w:type="spellEnd"/>
      <w:r>
        <w:t xml:space="preserve"> no ha </w:t>
      </w:r>
      <w:proofErr w:type="spellStart"/>
      <w:r>
        <w:t>latido</w:t>
      </w:r>
      <w:proofErr w:type="spellEnd"/>
      <w:r>
        <w:t xml:space="preserve"> </w:t>
      </w:r>
      <w:proofErr w:type="spellStart"/>
      <w:r>
        <w:t>el</w:t>
      </w:r>
      <w:proofErr w:type="spellEnd"/>
      <w:r>
        <w:t xml:space="preserve"> </w:t>
      </w:r>
      <w:proofErr w:type="spellStart"/>
      <w:r>
        <w:t>sentimiento</w:t>
      </w:r>
      <w:proofErr w:type="spellEnd"/>
      <w:r>
        <w:t xml:space="preserve"> de la </w:t>
      </w:r>
      <w:proofErr w:type="spellStart"/>
      <w:r>
        <w:t>piedad</w:t>
      </w:r>
      <w:proofErr w:type="spellEnd"/>
      <w:r>
        <w:t xml:space="preserve"> ante </w:t>
      </w:r>
      <w:proofErr w:type="spellStart"/>
      <w:r>
        <w:t>el</w:t>
      </w:r>
      <w:proofErr w:type="spellEnd"/>
      <w:r>
        <w:t xml:space="preserve"> dolor </w:t>
      </w:r>
      <w:proofErr w:type="spellStart"/>
      <w:r>
        <w:t>ajeno</w:t>
      </w:r>
      <w:proofErr w:type="spellEnd"/>
      <w:r>
        <w:t xml:space="preserve">, </w:t>
      </w:r>
      <w:proofErr w:type="spellStart"/>
      <w:r>
        <w:t>ignorando</w:t>
      </w:r>
      <w:proofErr w:type="spellEnd"/>
      <w:r>
        <w:t xml:space="preserve"> </w:t>
      </w:r>
      <w:proofErr w:type="spellStart"/>
      <w:r>
        <w:t>que</w:t>
      </w:r>
      <w:proofErr w:type="spellEnd"/>
      <w:r>
        <w:t xml:space="preserve"> </w:t>
      </w:r>
      <w:proofErr w:type="spellStart"/>
      <w:r>
        <w:t>el</w:t>
      </w:r>
      <w:proofErr w:type="spellEnd"/>
      <w:r>
        <w:t xml:space="preserve"> </w:t>
      </w:r>
      <w:proofErr w:type="spellStart"/>
      <w:r>
        <w:t>que</w:t>
      </w:r>
      <w:proofErr w:type="spellEnd"/>
      <w:r>
        <w:t xml:space="preserve"> </w:t>
      </w:r>
      <w:proofErr w:type="spellStart"/>
      <w:r>
        <w:t>verdaderamente</w:t>
      </w:r>
      <w:proofErr w:type="spellEnd"/>
      <w:r>
        <w:t xml:space="preserve"> </w:t>
      </w:r>
      <w:proofErr w:type="spellStart"/>
      <w:r>
        <w:t>posee</w:t>
      </w:r>
      <w:proofErr w:type="spellEnd"/>
      <w:r>
        <w:t xml:space="preserve"> </w:t>
      </w:r>
      <w:proofErr w:type="spellStart"/>
      <w:r>
        <w:t>este</w:t>
      </w:r>
      <w:proofErr w:type="spellEnd"/>
      <w:r>
        <w:t xml:space="preserve"> don, es un </w:t>
      </w:r>
      <w:proofErr w:type="spellStart"/>
      <w:r>
        <w:t>apóstol</w:t>
      </w:r>
      <w:proofErr w:type="spellEnd"/>
      <w:r>
        <w:t xml:space="preserve"> de Cristo. </w:t>
      </w:r>
      <w:proofErr w:type="spellStart"/>
      <w:r>
        <w:t>Todas</w:t>
      </w:r>
      <w:proofErr w:type="spellEnd"/>
      <w:r>
        <w:t xml:space="preserve"> mis </w:t>
      </w:r>
      <w:proofErr w:type="spellStart"/>
      <w:r>
        <w:t>instituciones</w:t>
      </w:r>
      <w:proofErr w:type="spellEnd"/>
      <w:r>
        <w:t xml:space="preserve"> </w:t>
      </w:r>
      <w:proofErr w:type="spellStart"/>
      <w:r>
        <w:t>han</w:t>
      </w:r>
      <w:proofErr w:type="spellEnd"/>
      <w:r>
        <w:t xml:space="preserve"> </w:t>
      </w:r>
      <w:proofErr w:type="spellStart"/>
      <w:r>
        <w:t>sido</w:t>
      </w:r>
      <w:proofErr w:type="spellEnd"/>
      <w:r>
        <w:t xml:space="preserve"> </w:t>
      </w:r>
      <w:proofErr w:type="spellStart"/>
      <w:r>
        <w:t>profanadas</w:t>
      </w:r>
      <w:proofErr w:type="spellEnd"/>
      <w:r>
        <w:t xml:space="preserve"> </w:t>
      </w:r>
      <w:proofErr w:type="spellStart"/>
      <w:r>
        <w:t>por</w:t>
      </w:r>
      <w:proofErr w:type="spellEnd"/>
      <w:r>
        <w:t xml:space="preserve"> </w:t>
      </w:r>
      <w:proofErr w:type="spellStart"/>
      <w:r>
        <w:t>los</w:t>
      </w:r>
      <w:proofErr w:type="spellEnd"/>
      <w:r>
        <w:t xml:space="preserve"> hombres, mas </w:t>
      </w:r>
      <w:proofErr w:type="spellStart"/>
      <w:r>
        <w:t>ya</w:t>
      </w:r>
      <w:proofErr w:type="spellEnd"/>
      <w:r>
        <w:t xml:space="preserve"> es </w:t>
      </w:r>
      <w:proofErr w:type="spellStart"/>
      <w:r>
        <w:t>llegada</w:t>
      </w:r>
      <w:proofErr w:type="spellEnd"/>
      <w:r>
        <w:t xml:space="preserve"> la hora de </w:t>
      </w:r>
      <w:proofErr w:type="spellStart"/>
      <w:r>
        <w:t>que</w:t>
      </w:r>
      <w:proofErr w:type="spellEnd"/>
      <w:r>
        <w:t xml:space="preserve"> </w:t>
      </w:r>
      <w:proofErr w:type="spellStart"/>
      <w:r>
        <w:t>todas</w:t>
      </w:r>
      <w:proofErr w:type="spellEnd"/>
      <w:r>
        <w:t xml:space="preserve"> sus </w:t>
      </w:r>
      <w:proofErr w:type="spellStart"/>
      <w:r>
        <w:t>obras</w:t>
      </w:r>
      <w:proofErr w:type="spellEnd"/>
      <w:r>
        <w:t xml:space="preserve"> </w:t>
      </w:r>
      <w:proofErr w:type="spellStart"/>
      <w:r>
        <w:t>sean</w:t>
      </w:r>
      <w:proofErr w:type="spellEnd"/>
      <w:r>
        <w:t xml:space="preserve"> </w:t>
      </w:r>
      <w:proofErr w:type="spellStart"/>
      <w:r>
        <w:t>juzgadas</w:t>
      </w:r>
      <w:proofErr w:type="spellEnd"/>
      <w:r>
        <w:t xml:space="preserve">. Ese </w:t>
      </w:r>
      <w:proofErr w:type="spellStart"/>
      <w:r>
        <w:t>juicio</w:t>
      </w:r>
      <w:proofErr w:type="spellEnd"/>
      <w:r>
        <w:t xml:space="preserve"> es a </w:t>
      </w:r>
      <w:proofErr w:type="spellStart"/>
      <w:r>
        <w:t>Mí</w:t>
      </w:r>
      <w:proofErr w:type="spellEnd"/>
      <w:r>
        <w:t xml:space="preserve"> a </w:t>
      </w:r>
      <w:proofErr w:type="spellStart"/>
      <w:r>
        <w:t>quien</w:t>
      </w:r>
      <w:proofErr w:type="spellEnd"/>
      <w:r>
        <w:t xml:space="preserve"> </w:t>
      </w:r>
      <w:proofErr w:type="spellStart"/>
      <w:r>
        <w:t>corresponde</w:t>
      </w:r>
      <w:proofErr w:type="spellEnd"/>
      <w:r>
        <w:t xml:space="preserve"> </w:t>
      </w:r>
      <w:proofErr w:type="spellStart"/>
      <w:r>
        <w:t>hacerlo</w:t>
      </w:r>
      <w:proofErr w:type="spellEnd"/>
      <w:r>
        <w:t xml:space="preserve">; </w:t>
      </w:r>
      <w:proofErr w:type="spellStart"/>
      <w:r>
        <w:t>por</w:t>
      </w:r>
      <w:proofErr w:type="spellEnd"/>
      <w:r>
        <w:t xml:space="preserve"> lo </w:t>
      </w:r>
      <w:proofErr w:type="spellStart"/>
      <w:r>
        <w:t>que</w:t>
      </w:r>
      <w:proofErr w:type="spellEnd"/>
      <w:r>
        <w:t xml:space="preserve"> </w:t>
      </w:r>
      <w:proofErr w:type="spellStart"/>
      <w:r>
        <w:t>os</w:t>
      </w:r>
      <w:proofErr w:type="spellEnd"/>
      <w:r>
        <w:t xml:space="preserve"> </w:t>
      </w:r>
      <w:proofErr w:type="spellStart"/>
      <w:r>
        <w:t>digo</w:t>
      </w:r>
      <w:proofErr w:type="spellEnd"/>
      <w:r>
        <w:t xml:space="preserve">: </w:t>
      </w:r>
      <w:proofErr w:type="spellStart"/>
      <w:r>
        <w:t>velad</w:t>
      </w:r>
      <w:proofErr w:type="spellEnd"/>
      <w:r>
        <w:t xml:space="preserve"> y </w:t>
      </w:r>
      <w:proofErr w:type="spellStart"/>
      <w:r>
        <w:t>cumplid</w:t>
      </w:r>
      <w:proofErr w:type="spellEnd"/>
      <w:r>
        <w:t xml:space="preserve"> con mis </w:t>
      </w:r>
      <w:proofErr w:type="spellStart"/>
      <w:r>
        <w:t>preceptos</w:t>
      </w:r>
      <w:proofErr w:type="spellEnd"/>
      <w:r>
        <w:t xml:space="preserve"> de amor y de </w:t>
      </w:r>
      <w:proofErr w:type="spellStart"/>
      <w:r>
        <w:t>perdón</w:t>
      </w:r>
      <w:proofErr w:type="spellEnd"/>
      <w:r>
        <w:t xml:space="preserve">. </w:t>
      </w:r>
    </w:p>
    <w:p w14:paraId="4943D795" w14:textId="77777777" w:rsidR="00F50769" w:rsidRDefault="00F50769" w:rsidP="00F50769">
      <w:r>
        <w:t>20. ¿</w:t>
      </w:r>
      <w:proofErr w:type="spellStart"/>
      <w:r>
        <w:t>Os</w:t>
      </w:r>
      <w:proofErr w:type="spellEnd"/>
      <w:r>
        <w:t xml:space="preserve"> he </w:t>
      </w:r>
      <w:proofErr w:type="spellStart"/>
      <w:r>
        <w:t>dicho</w:t>
      </w:r>
      <w:proofErr w:type="spellEnd"/>
      <w:r>
        <w:t xml:space="preserve"> </w:t>
      </w:r>
      <w:proofErr w:type="spellStart"/>
      <w:r>
        <w:t>que</w:t>
      </w:r>
      <w:proofErr w:type="spellEnd"/>
      <w:r>
        <w:t xml:space="preserve"> </w:t>
      </w:r>
      <w:proofErr w:type="spellStart"/>
      <w:r>
        <w:t>formáis</w:t>
      </w:r>
      <w:proofErr w:type="spellEnd"/>
      <w:r>
        <w:t xml:space="preserve"> </w:t>
      </w:r>
      <w:proofErr w:type="spellStart"/>
      <w:r>
        <w:t>parte</w:t>
      </w:r>
      <w:proofErr w:type="spellEnd"/>
      <w:r>
        <w:t xml:space="preserve"> del pueblo de Israel, </w:t>
      </w:r>
      <w:proofErr w:type="spellStart"/>
      <w:r>
        <w:t>el</w:t>
      </w:r>
      <w:proofErr w:type="spellEnd"/>
      <w:r>
        <w:t xml:space="preserve"> </w:t>
      </w:r>
      <w:proofErr w:type="spellStart"/>
      <w:r>
        <w:t>poseedor</w:t>
      </w:r>
      <w:proofErr w:type="spellEnd"/>
      <w:r>
        <w:t xml:space="preserve"> de la </w:t>
      </w:r>
      <w:proofErr w:type="spellStart"/>
      <w:r>
        <w:t>simiente</w:t>
      </w:r>
      <w:proofErr w:type="spellEnd"/>
      <w:r>
        <w:t xml:space="preserve"> </w:t>
      </w:r>
      <w:proofErr w:type="spellStart"/>
      <w:r>
        <w:t>divina</w:t>
      </w:r>
      <w:proofErr w:type="spellEnd"/>
      <w:r>
        <w:t xml:space="preserve">? Pues </w:t>
      </w:r>
      <w:proofErr w:type="spellStart"/>
      <w:r>
        <w:t>preparaos</w:t>
      </w:r>
      <w:proofErr w:type="spellEnd"/>
      <w:r>
        <w:t xml:space="preserve"> para </w:t>
      </w:r>
      <w:proofErr w:type="spellStart"/>
      <w:r>
        <w:t>que</w:t>
      </w:r>
      <w:proofErr w:type="spellEnd"/>
      <w:r>
        <w:t xml:space="preserve"> </w:t>
      </w:r>
      <w:proofErr w:type="spellStart"/>
      <w:r>
        <w:t>seáis</w:t>
      </w:r>
      <w:proofErr w:type="spellEnd"/>
      <w:r>
        <w:t xml:space="preserve"> </w:t>
      </w:r>
      <w:proofErr w:type="spellStart"/>
      <w:r>
        <w:t>dignos</w:t>
      </w:r>
      <w:proofErr w:type="spellEnd"/>
      <w:r>
        <w:t xml:space="preserve"> de </w:t>
      </w:r>
      <w:proofErr w:type="spellStart"/>
      <w:r>
        <w:t>llevar</w:t>
      </w:r>
      <w:proofErr w:type="spellEnd"/>
      <w:r>
        <w:t xml:space="preserve"> </w:t>
      </w:r>
      <w:proofErr w:type="spellStart"/>
      <w:r>
        <w:t>en</w:t>
      </w:r>
      <w:proofErr w:type="spellEnd"/>
      <w:r>
        <w:t xml:space="preserve"> </w:t>
      </w:r>
      <w:proofErr w:type="spellStart"/>
      <w:r>
        <w:t>vuestro</w:t>
      </w:r>
      <w:proofErr w:type="spellEnd"/>
      <w:r>
        <w:t xml:space="preserve"> </w:t>
      </w:r>
      <w:proofErr w:type="spellStart"/>
      <w:r>
        <w:t>alfolí</w:t>
      </w:r>
      <w:proofErr w:type="spellEnd"/>
      <w:r>
        <w:t xml:space="preserve"> la </w:t>
      </w:r>
      <w:proofErr w:type="spellStart"/>
      <w:r>
        <w:t>semilla</w:t>
      </w:r>
      <w:proofErr w:type="spellEnd"/>
      <w:r>
        <w:t xml:space="preserve"> del amor, de la </w:t>
      </w:r>
      <w:proofErr w:type="spellStart"/>
      <w:r>
        <w:t>paz</w:t>
      </w:r>
      <w:proofErr w:type="spellEnd"/>
      <w:r>
        <w:t xml:space="preserve"> y de la luz. </w:t>
      </w:r>
    </w:p>
    <w:p w14:paraId="4AB248E5" w14:textId="77777777" w:rsidR="00F50769" w:rsidRDefault="00F50769" w:rsidP="00F50769">
      <w:r>
        <w:t xml:space="preserve">21. </w:t>
      </w:r>
      <w:proofErr w:type="spellStart"/>
      <w:r>
        <w:t>Meditad</w:t>
      </w:r>
      <w:proofErr w:type="spellEnd"/>
      <w:r>
        <w:t xml:space="preserve"> </w:t>
      </w:r>
      <w:proofErr w:type="spellStart"/>
      <w:r>
        <w:t>sobre</w:t>
      </w:r>
      <w:proofErr w:type="spellEnd"/>
      <w:r>
        <w:t xml:space="preserve"> las </w:t>
      </w:r>
      <w:proofErr w:type="spellStart"/>
      <w:r>
        <w:t>lecciones</w:t>
      </w:r>
      <w:proofErr w:type="spellEnd"/>
      <w:r>
        <w:t xml:space="preserve"> </w:t>
      </w:r>
      <w:proofErr w:type="spellStart"/>
      <w:r>
        <w:t>que</w:t>
      </w:r>
      <w:proofErr w:type="spellEnd"/>
      <w:r>
        <w:t xml:space="preserve"> </w:t>
      </w:r>
      <w:proofErr w:type="spellStart"/>
      <w:r>
        <w:t>en</w:t>
      </w:r>
      <w:proofErr w:type="spellEnd"/>
      <w:r>
        <w:t xml:space="preserve"> </w:t>
      </w:r>
      <w:proofErr w:type="spellStart"/>
      <w:r>
        <w:t>este</w:t>
      </w:r>
      <w:proofErr w:type="spellEnd"/>
      <w:r>
        <w:t xml:space="preserve"> día </w:t>
      </w:r>
      <w:proofErr w:type="spellStart"/>
      <w:r>
        <w:t>os</w:t>
      </w:r>
      <w:proofErr w:type="spellEnd"/>
      <w:r>
        <w:t xml:space="preserve"> he </w:t>
      </w:r>
      <w:proofErr w:type="spellStart"/>
      <w:r>
        <w:t>enseñado</w:t>
      </w:r>
      <w:proofErr w:type="spellEnd"/>
      <w:r>
        <w:t xml:space="preserve">, para </w:t>
      </w:r>
      <w:proofErr w:type="spellStart"/>
      <w:r>
        <w:t>que</w:t>
      </w:r>
      <w:proofErr w:type="spellEnd"/>
      <w:r>
        <w:t xml:space="preserve"> no </w:t>
      </w:r>
      <w:proofErr w:type="spellStart"/>
      <w:r>
        <w:t>os</w:t>
      </w:r>
      <w:proofErr w:type="spellEnd"/>
      <w:r>
        <w:t xml:space="preserve"> </w:t>
      </w:r>
      <w:proofErr w:type="spellStart"/>
      <w:r>
        <w:t>desviéis</w:t>
      </w:r>
      <w:proofErr w:type="spellEnd"/>
      <w:r>
        <w:t xml:space="preserve"> del </w:t>
      </w:r>
      <w:proofErr w:type="spellStart"/>
      <w:r>
        <w:t>sendero</w:t>
      </w:r>
      <w:proofErr w:type="spellEnd"/>
      <w:r>
        <w:t xml:space="preserve"> </w:t>
      </w:r>
      <w:proofErr w:type="spellStart"/>
      <w:r>
        <w:t>que</w:t>
      </w:r>
      <w:proofErr w:type="spellEnd"/>
      <w:r>
        <w:t xml:space="preserve"> </w:t>
      </w:r>
      <w:proofErr w:type="spellStart"/>
      <w:r>
        <w:t>os</w:t>
      </w:r>
      <w:proofErr w:type="spellEnd"/>
      <w:r>
        <w:t xml:space="preserve"> he </w:t>
      </w:r>
      <w:proofErr w:type="spellStart"/>
      <w:r>
        <w:t>trazado</w:t>
      </w:r>
      <w:proofErr w:type="spellEnd"/>
      <w:r>
        <w:t xml:space="preserve">, </w:t>
      </w:r>
      <w:proofErr w:type="spellStart"/>
      <w:r>
        <w:t>usurpando</w:t>
      </w:r>
      <w:proofErr w:type="spellEnd"/>
      <w:r>
        <w:t xml:space="preserve"> cargos </w:t>
      </w:r>
      <w:proofErr w:type="spellStart"/>
      <w:r>
        <w:t>que</w:t>
      </w:r>
      <w:proofErr w:type="spellEnd"/>
      <w:r>
        <w:t xml:space="preserve"> no </w:t>
      </w:r>
      <w:proofErr w:type="spellStart"/>
      <w:r>
        <w:t>os</w:t>
      </w:r>
      <w:proofErr w:type="spellEnd"/>
      <w:r>
        <w:t xml:space="preserve"> </w:t>
      </w:r>
      <w:proofErr w:type="spellStart"/>
      <w:r>
        <w:t>corresponden</w:t>
      </w:r>
      <w:proofErr w:type="spellEnd"/>
      <w:r>
        <w:t xml:space="preserve"> y para </w:t>
      </w:r>
      <w:proofErr w:type="spellStart"/>
      <w:r>
        <w:t>que</w:t>
      </w:r>
      <w:proofErr w:type="spellEnd"/>
      <w:r>
        <w:t xml:space="preserve"> no </w:t>
      </w:r>
      <w:proofErr w:type="spellStart"/>
      <w:r>
        <w:t>hagáis</w:t>
      </w:r>
      <w:proofErr w:type="spellEnd"/>
      <w:r>
        <w:t xml:space="preserve"> mal </w:t>
      </w:r>
      <w:proofErr w:type="spellStart"/>
      <w:r>
        <w:t>uso</w:t>
      </w:r>
      <w:proofErr w:type="spellEnd"/>
      <w:r>
        <w:t xml:space="preserve"> de </w:t>
      </w:r>
      <w:proofErr w:type="spellStart"/>
      <w:r>
        <w:t>vuestros</w:t>
      </w:r>
      <w:proofErr w:type="spellEnd"/>
      <w:r>
        <w:t xml:space="preserve"> </w:t>
      </w:r>
      <w:proofErr w:type="spellStart"/>
      <w:r>
        <w:t>dones</w:t>
      </w:r>
      <w:proofErr w:type="spellEnd"/>
      <w:r>
        <w:t xml:space="preserve">; </w:t>
      </w:r>
      <w:proofErr w:type="spellStart"/>
      <w:r>
        <w:t>porque</w:t>
      </w:r>
      <w:proofErr w:type="spellEnd"/>
      <w:r>
        <w:t xml:space="preserve"> </w:t>
      </w:r>
      <w:proofErr w:type="spellStart"/>
      <w:r>
        <w:t>si</w:t>
      </w:r>
      <w:proofErr w:type="spellEnd"/>
      <w:r>
        <w:t xml:space="preserve"> </w:t>
      </w:r>
      <w:proofErr w:type="spellStart"/>
      <w:r>
        <w:t>después</w:t>
      </w:r>
      <w:proofErr w:type="spellEnd"/>
      <w:r>
        <w:t xml:space="preserve"> de </w:t>
      </w:r>
      <w:proofErr w:type="spellStart"/>
      <w:r>
        <w:t>cuanto</w:t>
      </w:r>
      <w:proofErr w:type="spellEnd"/>
      <w:r>
        <w:t xml:space="preserve"> </w:t>
      </w:r>
      <w:proofErr w:type="spellStart"/>
      <w:r>
        <w:t>habéis</w:t>
      </w:r>
      <w:proofErr w:type="spellEnd"/>
      <w:r>
        <w:t xml:space="preserve"> </w:t>
      </w:r>
      <w:proofErr w:type="spellStart"/>
      <w:r>
        <w:t>escuchado</w:t>
      </w:r>
      <w:proofErr w:type="spellEnd"/>
      <w:r>
        <w:t xml:space="preserve"> </w:t>
      </w:r>
      <w:proofErr w:type="spellStart"/>
      <w:r>
        <w:t>en</w:t>
      </w:r>
      <w:proofErr w:type="spellEnd"/>
      <w:r>
        <w:t xml:space="preserve"> mis </w:t>
      </w:r>
      <w:proofErr w:type="spellStart"/>
      <w:r>
        <w:t>lecciones</w:t>
      </w:r>
      <w:proofErr w:type="spellEnd"/>
      <w:r>
        <w:t xml:space="preserve"> </w:t>
      </w:r>
      <w:proofErr w:type="spellStart"/>
      <w:r>
        <w:t>cayeseis</w:t>
      </w:r>
      <w:proofErr w:type="spellEnd"/>
      <w:r>
        <w:t xml:space="preserve"> </w:t>
      </w:r>
      <w:proofErr w:type="spellStart"/>
      <w:r>
        <w:t>en</w:t>
      </w:r>
      <w:proofErr w:type="spellEnd"/>
      <w:r>
        <w:t xml:space="preserve"> </w:t>
      </w:r>
      <w:proofErr w:type="spellStart"/>
      <w:r>
        <w:t>los</w:t>
      </w:r>
      <w:proofErr w:type="spellEnd"/>
      <w:r>
        <w:t xml:space="preserve"> </w:t>
      </w:r>
      <w:proofErr w:type="spellStart"/>
      <w:r>
        <w:t>errores</w:t>
      </w:r>
      <w:proofErr w:type="spellEnd"/>
      <w:r>
        <w:t xml:space="preserve"> </w:t>
      </w:r>
      <w:proofErr w:type="spellStart"/>
      <w:r>
        <w:t>que</w:t>
      </w:r>
      <w:proofErr w:type="spellEnd"/>
      <w:r>
        <w:t xml:space="preserve"> </w:t>
      </w:r>
      <w:proofErr w:type="spellStart"/>
      <w:r>
        <w:t>os</w:t>
      </w:r>
      <w:proofErr w:type="spellEnd"/>
      <w:r>
        <w:t xml:space="preserve"> he </w:t>
      </w:r>
      <w:proofErr w:type="spellStart"/>
      <w:r>
        <w:t>señalado</w:t>
      </w:r>
      <w:proofErr w:type="spellEnd"/>
      <w:r>
        <w:t xml:space="preserve">, </w:t>
      </w:r>
      <w:proofErr w:type="spellStart"/>
      <w:r>
        <w:t>vuestro</w:t>
      </w:r>
      <w:proofErr w:type="spellEnd"/>
      <w:r>
        <w:t xml:space="preserve"> </w:t>
      </w:r>
      <w:proofErr w:type="spellStart"/>
      <w:r>
        <w:t>juicio</w:t>
      </w:r>
      <w:proofErr w:type="spellEnd"/>
      <w:r>
        <w:t xml:space="preserve"> </w:t>
      </w:r>
      <w:proofErr w:type="spellStart"/>
      <w:r>
        <w:t>tendrá</w:t>
      </w:r>
      <w:proofErr w:type="spellEnd"/>
      <w:r>
        <w:t xml:space="preserve"> </w:t>
      </w:r>
      <w:proofErr w:type="spellStart"/>
      <w:r>
        <w:t>que</w:t>
      </w:r>
      <w:proofErr w:type="spellEnd"/>
      <w:r>
        <w:t xml:space="preserve"> ser </w:t>
      </w:r>
      <w:proofErr w:type="spellStart"/>
      <w:r>
        <w:t>más</w:t>
      </w:r>
      <w:proofErr w:type="spellEnd"/>
      <w:r>
        <w:t xml:space="preserve"> </w:t>
      </w:r>
      <w:proofErr w:type="spellStart"/>
      <w:r>
        <w:t>severo</w:t>
      </w:r>
      <w:proofErr w:type="spellEnd"/>
      <w:r>
        <w:t xml:space="preserve"> </w:t>
      </w:r>
      <w:proofErr w:type="spellStart"/>
      <w:r>
        <w:t>que</w:t>
      </w:r>
      <w:proofErr w:type="spellEnd"/>
      <w:r>
        <w:t xml:space="preserve"> </w:t>
      </w:r>
      <w:proofErr w:type="spellStart"/>
      <w:r>
        <w:t>el</w:t>
      </w:r>
      <w:proofErr w:type="spellEnd"/>
      <w:r>
        <w:t xml:space="preserve"> de </w:t>
      </w:r>
      <w:proofErr w:type="spellStart"/>
      <w:r>
        <w:t>aquel</w:t>
      </w:r>
      <w:proofErr w:type="spellEnd"/>
      <w:r>
        <w:t xml:space="preserve"> </w:t>
      </w:r>
      <w:proofErr w:type="spellStart"/>
      <w:r>
        <w:t>que</w:t>
      </w:r>
      <w:proofErr w:type="spellEnd"/>
      <w:r>
        <w:t xml:space="preserve">, </w:t>
      </w:r>
      <w:proofErr w:type="spellStart"/>
      <w:r>
        <w:t>durante</w:t>
      </w:r>
      <w:proofErr w:type="spellEnd"/>
      <w:r>
        <w:t xml:space="preserve"> </w:t>
      </w:r>
      <w:proofErr w:type="spellStart"/>
      <w:r>
        <w:t>su</w:t>
      </w:r>
      <w:proofErr w:type="spellEnd"/>
      <w:r>
        <w:t xml:space="preserve"> </w:t>
      </w:r>
      <w:proofErr w:type="spellStart"/>
      <w:r>
        <w:t>vida</w:t>
      </w:r>
      <w:proofErr w:type="spellEnd"/>
      <w:r>
        <w:t xml:space="preserve"> no </w:t>
      </w:r>
      <w:proofErr w:type="spellStart"/>
      <w:r>
        <w:t>conoció</w:t>
      </w:r>
      <w:proofErr w:type="spellEnd"/>
      <w:r>
        <w:t xml:space="preserve"> </w:t>
      </w:r>
      <w:proofErr w:type="spellStart"/>
      <w:r>
        <w:t>una</w:t>
      </w:r>
      <w:proofErr w:type="spellEnd"/>
      <w:r>
        <w:t xml:space="preserve"> </w:t>
      </w:r>
      <w:proofErr w:type="spellStart"/>
      <w:r>
        <w:t>enseñanza</w:t>
      </w:r>
      <w:proofErr w:type="spellEnd"/>
      <w:r>
        <w:t xml:space="preserve"> con la luz </w:t>
      </w:r>
      <w:proofErr w:type="spellStart"/>
      <w:r>
        <w:t>que</w:t>
      </w:r>
      <w:proofErr w:type="spellEnd"/>
      <w:r>
        <w:t xml:space="preserve"> </w:t>
      </w:r>
      <w:proofErr w:type="spellStart"/>
      <w:r>
        <w:t>contiene</w:t>
      </w:r>
      <w:proofErr w:type="spellEnd"/>
      <w:r>
        <w:t xml:space="preserve"> </w:t>
      </w:r>
      <w:proofErr w:type="spellStart"/>
      <w:r>
        <w:t>ésta</w:t>
      </w:r>
      <w:proofErr w:type="spellEnd"/>
      <w:r>
        <w:t xml:space="preserve"> </w:t>
      </w:r>
      <w:proofErr w:type="spellStart"/>
      <w:r>
        <w:t>que</w:t>
      </w:r>
      <w:proofErr w:type="spellEnd"/>
      <w:r>
        <w:t xml:space="preserve"> </w:t>
      </w:r>
      <w:proofErr w:type="spellStart"/>
      <w:r>
        <w:t>habéis</w:t>
      </w:r>
      <w:proofErr w:type="spellEnd"/>
      <w:r>
        <w:t xml:space="preserve"> </w:t>
      </w:r>
      <w:proofErr w:type="spellStart"/>
      <w:r>
        <w:t>recibido</w:t>
      </w:r>
      <w:proofErr w:type="spellEnd"/>
      <w:r>
        <w:t xml:space="preserve">. </w:t>
      </w:r>
    </w:p>
    <w:p w14:paraId="34A343E5" w14:textId="77777777" w:rsidR="00F50769" w:rsidRDefault="00F50769" w:rsidP="00F50769">
      <w:r>
        <w:t xml:space="preserve">22. Pueblo </w:t>
      </w:r>
      <w:proofErr w:type="spellStart"/>
      <w:r>
        <w:t>amado</w:t>
      </w:r>
      <w:proofErr w:type="spellEnd"/>
      <w:r>
        <w:t xml:space="preserve">: </w:t>
      </w:r>
      <w:proofErr w:type="spellStart"/>
      <w:r>
        <w:t>multiplicaos</w:t>
      </w:r>
      <w:proofErr w:type="spellEnd"/>
      <w:r>
        <w:t xml:space="preserve">, </w:t>
      </w:r>
      <w:proofErr w:type="spellStart"/>
      <w:r>
        <w:t>perseverad</w:t>
      </w:r>
      <w:proofErr w:type="spellEnd"/>
      <w:r>
        <w:t xml:space="preserve"> y </w:t>
      </w:r>
      <w:proofErr w:type="spellStart"/>
      <w:r>
        <w:t>cumplid</w:t>
      </w:r>
      <w:proofErr w:type="spellEnd"/>
      <w:r>
        <w:t xml:space="preserve"> con </w:t>
      </w:r>
      <w:proofErr w:type="spellStart"/>
      <w:r>
        <w:t>vuestra</w:t>
      </w:r>
      <w:proofErr w:type="spellEnd"/>
      <w:r>
        <w:t xml:space="preserve"> </w:t>
      </w:r>
      <w:proofErr w:type="spellStart"/>
      <w:r>
        <w:t>misión</w:t>
      </w:r>
      <w:proofErr w:type="spellEnd"/>
      <w:r>
        <w:t xml:space="preserve">.  </w:t>
      </w:r>
    </w:p>
    <w:p w14:paraId="767085B3" w14:textId="77777777" w:rsidR="00F50769" w:rsidRDefault="00F50769" w:rsidP="00F50769">
      <w:r>
        <w:t xml:space="preserve">23. </w:t>
      </w:r>
      <w:proofErr w:type="spellStart"/>
      <w:r>
        <w:t>Yo</w:t>
      </w:r>
      <w:proofErr w:type="spellEnd"/>
      <w:r>
        <w:t xml:space="preserve"> he </w:t>
      </w:r>
      <w:proofErr w:type="spellStart"/>
      <w:r>
        <w:t>encendido</w:t>
      </w:r>
      <w:proofErr w:type="spellEnd"/>
      <w:r>
        <w:t xml:space="preserve"> </w:t>
      </w:r>
      <w:proofErr w:type="spellStart"/>
      <w:r>
        <w:t>una</w:t>
      </w:r>
      <w:proofErr w:type="spellEnd"/>
      <w:r>
        <w:t xml:space="preserve"> luz </w:t>
      </w:r>
      <w:proofErr w:type="spellStart"/>
      <w:r>
        <w:t>en</w:t>
      </w:r>
      <w:proofErr w:type="spellEnd"/>
      <w:r>
        <w:t xml:space="preserve"> </w:t>
      </w:r>
      <w:proofErr w:type="spellStart"/>
      <w:r>
        <w:t>el</w:t>
      </w:r>
      <w:proofErr w:type="spellEnd"/>
      <w:r>
        <w:t xml:space="preserve"> camino del </w:t>
      </w:r>
      <w:proofErr w:type="spellStart"/>
      <w:r>
        <w:t>espíritu</w:t>
      </w:r>
      <w:proofErr w:type="spellEnd"/>
      <w:r>
        <w:t xml:space="preserve">, para </w:t>
      </w:r>
      <w:proofErr w:type="spellStart"/>
      <w:r>
        <w:t>que</w:t>
      </w:r>
      <w:proofErr w:type="spellEnd"/>
      <w:r>
        <w:t xml:space="preserve"> </w:t>
      </w:r>
      <w:proofErr w:type="spellStart"/>
      <w:r>
        <w:t>éste</w:t>
      </w:r>
      <w:proofErr w:type="spellEnd"/>
      <w:r>
        <w:t xml:space="preserve"> no se </w:t>
      </w:r>
      <w:proofErr w:type="spellStart"/>
      <w:r>
        <w:t>pierda</w:t>
      </w:r>
      <w:proofErr w:type="spellEnd"/>
      <w:r>
        <w:t xml:space="preserve"> y </w:t>
      </w:r>
      <w:proofErr w:type="spellStart"/>
      <w:r>
        <w:t>venga</w:t>
      </w:r>
      <w:proofErr w:type="spellEnd"/>
      <w:r>
        <w:t xml:space="preserve"> con </w:t>
      </w:r>
      <w:proofErr w:type="spellStart"/>
      <w:r>
        <w:t>firmeza</w:t>
      </w:r>
      <w:proofErr w:type="spellEnd"/>
      <w:r>
        <w:t xml:space="preserve"> </w:t>
      </w:r>
      <w:proofErr w:type="spellStart"/>
      <w:r>
        <w:t>por</w:t>
      </w:r>
      <w:proofErr w:type="spellEnd"/>
      <w:r>
        <w:t xml:space="preserve"> </w:t>
      </w:r>
      <w:proofErr w:type="spellStart"/>
      <w:r>
        <w:t>el</w:t>
      </w:r>
      <w:proofErr w:type="spellEnd"/>
      <w:r>
        <w:t xml:space="preserve"> </w:t>
      </w:r>
      <w:proofErr w:type="spellStart"/>
      <w:r>
        <w:t>sendero</w:t>
      </w:r>
      <w:proofErr w:type="spellEnd"/>
      <w:r>
        <w:t xml:space="preserve">, </w:t>
      </w:r>
      <w:proofErr w:type="spellStart"/>
      <w:r>
        <w:t>como</w:t>
      </w:r>
      <w:proofErr w:type="spellEnd"/>
      <w:r>
        <w:t xml:space="preserve"> </w:t>
      </w:r>
      <w:proofErr w:type="spellStart"/>
      <w:r>
        <w:t>oveja</w:t>
      </w:r>
      <w:proofErr w:type="spellEnd"/>
      <w:r>
        <w:t xml:space="preserve"> </w:t>
      </w:r>
      <w:proofErr w:type="spellStart"/>
      <w:r>
        <w:t>que</w:t>
      </w:r>
      <w:proofErr w:type="spellEnd"/>
      <w:r>
        <w:t xml:space="preserve"> sabe </w:t>
      </w:r>
      <w:proofErr w:type="spellStart"/>
      <w:r>
        <w:t>en</w:t>
      </w:r>
      <w:proofErr w:type="spellEnd"/>
      <w:r>
        <w:t xml:space="preserve"> </w:t>
      </w:r>
      <w:proofErr w:type="spellStart"/>
      <w:r>
        <w:t>dónde</w:t>
      </w:r>
      <w:proofErr w:type="spellEnd"/>
      <w:r>
        <w:t xml:space="preserve"> </w:t>
      </w:r>
      <w:proofErr w:type="spellStart"/>
      <w:r>
        <w:t>está</w:t>
      </w:r>
      <w:proofErr w:type="spellEnd"/>
      <w:r>
        <w:t xml:space="preserve"> </w:t>
      </w:r>
      <w:proofErr w:type="spellStart"/>
      <w:r>
        <w:t>el</w:t>
      </w:r>
      <w:proofErr w:type="spellEnd"/>
      <w:r>
        <w:t xml:space="preserve"> </w:t>
      </w:r>
      <w:proofErr w:type="spellStart"/>
      <w:r>
        <w:t>aprisco</w:t>
      </w:r>
      <w:proofErr w:type="spellEnd"/>
      <w:r>
        <w:t xml:space="preserve">. </w:t>
      </w:r>
    </w:p>
    <w:p w14:paraId="55C6183D" w14:textId="77777777" w:rsidR="00F50769" w:rsidRDefault="00F50769" w:rsidP="00F50769">
      <w:r>
        <w:t xml:space="preserve">24. Esa luz </w:t>
      </w:r>
      <w:proofErr w:type="spellStart"/>
      <w:r>
        <w:t>que</w:t>
      </w:r>
      <w:proofErr w:type="spellEnd"/>
      <w:r>
        <w:t xml:space="preserve"> es la del </w:t>
      </w:r>
      <w:proofErr w:type="spellStart"/>
      <w:r>
        <w:t>conocimiento</w:t>
      </w:r>
      <w:proofErr w:type="spellEnd"/>
      <w:r>
        <w:t xml:space="preserve"> </w:t>
      </w:r>
      <w:proofErr w:type="spellStart"/>
      <w:r>
        <w:t>espiritual</w:t>
      </w:r>
      <w:proofErr w:type="spellEnd"/>
      <w:r>
        <w:t xml:space="preserve">, </w:t>
      </w:r>
      <w:proofErr w:type="spellStart"/>
      <w:r>
        <w:t>ilumina</w:t>
      </w:r>
      <w:proofErr w:type="spellEnd"/>
      <w:r>
        <w:t xml:space="preserve"> la </w:t>
      </w:r>
      <w:proofErr w:type="spellStart"/>
      <w:r>
        <w:t>brecha</w:t>
      </w:r>
      <w:proofErr w:type="spellEnd"/>
      <w:r>
        <w:t xml:space="preserve"> y </w:t>
      </w:r>
      <w:proofErr w:type="spellStart"/>
      <w:r>
        <w:t>descubre</w:t>
      </w:r>
      <w:proofErr w:type="spellEnd"/>
      <w:r>
        <w:t xml:space="preserve"> al lobo </w:t>
      </w:r>
      <w:proofErr w:type="spellStart"/>
      <w:r>
        <w:t>cuando</w:t>
      </w:r>
      <w:proofErr w:type="spellEnd"/>
      <w:r>
        <w:t xml:space="preserve"> </w:t>
      </w:r>
      <w:proofErr w:type="spellStart"/>
      <w:r>
        <w:t>este</w:t>
      </w:r>
      <w:proofErr w:type="spellEnd"/>
      <w:r>
        <w:t xml:space="preserve"> </w:t>
      </w:r>
      <w:proofErr w:type="spellStart"/>
      <w:r>
        <w:t>acecha</w:t>
      </w:r>
      <w:proofErr w:type="spellEnd"/>
      <w:r>
        <w:t xml:space="preserve"> entre la </w:t>
      </w:r>
      <w:proofErr w:type="spellStart"/>
      <w:r>
        <w:t>maleza</w:t>
      </w:r>
      <w:proofErr w:type="spellEnd"/>
      <w:r>
        <w:t xml:space="preserve">. </w:t>
      </w:r>
    </w:p>
    <w:p w14:paraId="2B9CD1E0" w14:textId="77777777" w:rsidR="00F50769" w:rsidRDefault="00F50769" w:rsidP="00F50769">
      <w:r>
        <w:t xml:space="preserve">25. No </w:t>
      </w:r>
      <w:proofErr w:type="spellStart"/>
      <w:r>
        <w:t>todos</w:t>
      </w:r>
      <w:proofErr w:type="spellEnd"/>
      <w:r>
        <w:t xml:space="preserve"> </w:t>
      </w:r>
      <w:proofErr w:type="spellStart"/>
      <w:r>
        <w:t>los</w:t>
      </w:r>
      <w:proofErr w:type="spellEnd"/>
      <w:r>
        <w:t xml:space="preserve"> hombres </w:t>
      </w:r>
      <w:proofErr w:type="spellStart"/>
      <w:r>
        <w:t>vienen</w:t>
      </w:r>
      <w:proofErr w:type="spellEnd"/>
      <w:r>
        <w:t xml:space="preserve"> </w:t>
      </w:r>
      <w:proofErr w:type="spellStart"/>
      <w:r>
        <w:t>por</w:t>
      </w:r>
      <w:proofErr w:type="spellEnd"/>
      <w:r>
        <w:t xml:space="preserve"> la </w:t>
      </w:r>
      <w:proofErr w:type="spellStart"/>
      <w:r>
        <w:t>senda</w:t>
      </w:r>
      <w:proofErr w:type="spellEnd"/>
      <w:r>
        <w:t xml:space="preserve"> </w:t>
      </w:r>
      <w:proofErr w:type="spellStart"/>
      <w:r>
        <w:t>segura</w:t>
      </w:r>
      <w:proofErr w:type="spellEnd"/>
      <w:r>
        <w:t xml:space="preserve">; hay </w:t>
      </w:r>
      <w:proofErr w:type="spellStart"/>
      <w:r>
        <w:t>muchos</w:t>
      </w:r>
      <w:proofErr w:type="spellEnd"/>
      <w:r>
        <w:t xml:space="preserve"> </w:t>
      </w:r>
      <w:proofErr w:type="spellStart"/>
      <w:r>
        <w:t>perdidos</w:t>
      </w:r>
      <w:proofErr w:type="spellEnd"/>
      <w:r>
        <w:t xml:space="preserve"> </w:t>
      </w:r>
      <w:proofErr w:type="spellStart"/>
      <w:r>
        <w:t>en</w:t>
      </w:r>
      <w:proofErr w:type="spellEnd"/>
      <w:r>
        <w:t xml:space="preserve"> </w:t>
      </w:r>
      <w:proofErr w:type="spellStart"/>
      <w:r>
        <w:t>el</w:t>
      </w:r>
      <w:proofErr w:type="spellEnd"/>
      <w:r>
        <w:t xml:space="preserve"> camino, </w:t>
      </w:r>
      <w:proofErr w:type="spellStart"/>
      <w:r>
        <w:t>viajeros</w:t>
      </w:r>
      <w:proofErr w:type="spellEnd"/>
      <w:r>
        <w:t xml:space="preserve"> </w:t>
      </w:r>
      <w:proofErr w:type="spellStart"/>
      <w:r>
        <w:t>errantes</w:t>
      </w:r>
      <w:proofErr w:type="spellEnd"/>
      <w:r>
        <w:t xml:space="preserve">, </w:t>
      </w:r>
      <w:proofErr w:type="spellStart"/>
      <w:r>
        <w:t>seres</w:t>
      </w:r>
      <w:proofErr w:type="spellEnd"/>
      <w:r>
        <w:t xml:space="preserve"> sin rumbo </w:t>
      </w:r>
      <w:proofErr w:type="spellStart"/>
      <w:r>
        <w:t>fijo</w:t>
      </w:r>
      <w:proofErr w:type="spellEnd"/>
      <w:r>
        <w:t xml:space="preserve">. Cuando </w:t>
      </w:r>
      <w:proofErr w:type="spellStart"/>
      <w:r>
        <w:t>cruzó</w:t>
      </w:r>
      <w:proofErr w:type="spellEnd"/>
      <w:r>
        <w:t xml:space="preserve"> </w:t>
      </w:r>
      <w:proofErr w:type="spellStart"/>
      <w:r>
        <w:t>en</w:t>
      </w:r>
      <w:proofErr w:type="spellEnd"/>
      <w:r>
        <w:t xml:space="preserve"> </w:t>
      </w:r>
      <w:proofErr w:type="spellStart"/>
      <w:r>
        <w:t>su</w:t>
      </w:r>
      <w:proofErr w:type="spellEnd"/>
      <w:r>
        <w:t xml:space="preserve"> camino y les </w:t>
      </w:r>
      <w:proofErr w:type="spellStart"/>
      <w:r>
        <w:t>pregunto</w:t>
      </w:r>
      <w:proofErr w:type="spellEnd"/>
      <w:r>
        <w:t xml:space="preserve">: ¿A </w:t>
      </w:r>
      <w:proofErr w:type="spellStart"/>
      <w:r>
        <w:t>dónde</w:t>
      </w:r>
      <w:proofErr w:type="spellEnd"/>
      <w:r>
        <w:t xml:space="preserve"> </w:t>
      </w:r>
      <w:proofErr w:type="spellStart"/>
      <w:r>
        <w:t>vais</w:t>
      </w:r>
      <w:proofErr w:type="spellEnd"/>
      <w:r>
        <w:t>? ¿</w:t>
      </w:r>
      <w:proofErr w:type="spellStart"/>
      <w:r>
        <w:t>Qué</w:t>
      </w:r>
      <w:proofErr w:type="spellEnd"/>
      <w:r>
        <w:t xml:space="preserve"> o a </w:t>
      </w:r>
      <w:proofErr w:type="spellStart"/>
      <w:r>
        <w:t>quién</w:t>
      </w:r>
      <w:proofErr w:type="spellEnd"/>
      <w:r>
        <w:t xml:space="preserve"> </w:t>
      </w:r>
      <w:proofErr w:type="spellStart"/>
      <w:r>
        <w:t>buscáis</w:t>
      </w:r>
      <w:proofErr w:type="spellEnd"/>
      <w:r>
        <w:t xml:space="preserve">? Ellos, </w:t>
      </w:r>
      <w:proofErr w:type="spellStart"/>
      <w:r>
        <w:t>inclinando</w:t>
      </w:r>
      <w:proofErr w:type="spellEnd"/>
      <w:r>
        <w:t xml:space="preserve"> </w:t>
      </w:r>
      <w:proofErr w:type="spellStart"/>
      <w:r>
        <w:t>su</w:t>
      </w:r>
      <w:proofErr w:type="spellEnd"/>
      <w:r>
        <w:t xml:space="preserve"> cabeza me </w:t>
      </w:r>
      <w:proofErr w:type="spellStart"/>
      <w:r>
        <w:t>dicen</w:t>
      </w:r>
      <w:proofErr w:type="spellEnd"/>
      <w:r>
        <w:t xml:space="preserve">: “Maestro, no </w:t>
      </w:r>
      <w:proofErr w:type="spellStart"/>
      <w:r>
        <w:t>sé</w:t>
      </w:r>
      <w:proofErr w:type="spellEnd"/>
      <w:r>
        <w:t xml:space="preserve"> a </w:t>
      </w:r>
      <w:proofErr w:type="spellStart"/>
      <w:r>
        <w:t>dónde</w:t>
      </w:r>
      <w:proofErr w:type="spellEnd"/>
      <w:r>
        <w:t xml:space="preserve"> </w:t>
      </w:r>
      <w:proofErr w:type="spellStart"/>
      <w:r>
        <w:t>voy</w:t>
      </w:r>
      <w:proofErr w:type="spellEnd"/>
      <w:r>
        <w:t xml:space="preserve">, a </w:t>
      </w:r>
      <w:proofErr w:type="spellStart"/>
      <w:r>
        <w:t>dónde</w:t>
      </w:r>
      <w:proofErr w:type="spellEnd"/>
      <w:r>
        <w:t xml:space="preserve"> me </w:t>
      </w:r>
      <w:proofErr w:type="spellStart"/>
      <w:r>
        <w:t>conducen</w:t>
      </w:r>
      <w:proofErr w:type="spellEnd"/>
      <w:r>
        <w:t xml:space="preserve"> mis pasos, </w:t>
      </w:r>
      <w:proofErr w:type="spellStart"/>
      <w:r>
        <w:t>ni</w:t>
      </w:r>
      <w:proofErr w:type="spellEnd"/>
      <w:r>
        <w:t xml:space="preserve"> </w:t>
      </w:r>
      <w:proofErr w:type="spellStart"/>
      <w:r>
        <w:t>qué</w:t>
      </w:r>
      <w:proofErr w:type="spellEnd"/>
      <w:r>
        <w:t xml:space="preserve"> es lo </w:t>
      </w:r>
      <w:proofErr w:type="spellStart"/>
      <w:r>
        <w:t>que</w:t>
      </w:r>
      <w:proofErr w:type="spellEnd"/>
      <w:r>
        <w:t xml:space="preserve"> </w:t>
      </w:r>
      <w:proofErr w:type="spellStart"/>
      <w:r>
        <w:t>busco</w:t>
      </w:r>
      <w:proofErr w:type="spellEnd"/>
      <w:r>
        <w:t xml:space="preserve">”, </w:t>
      </w:r>
      <w:proofErr w:type="spellStart"/>
      <w:r>
        <w:t>Entonces</w:t>
      </w:r>
      <w:proofErr w:type="spellEnd"/>
      <w:r>
        <w:t xml:space="preserve"> les he </w:t>
      </w:r>
      <w:proofErr w:type="spellStart"/>
      <w:r>
        <w:t>dicho</w:t>
      </w:r>
      <w:proofErr w:type="spellEnd"/>
      <w:r>
        <w:t>: “</w:t>
      </w:r>
      <w:proofErr w:type="spellStart"/>
      <w:r>
        <w:t>Seguidme</w:t>
      </w:r>
      <w:proofErr w:type="spellEnd"/>
      <w:r>
        <w:t xml:space="preserve">” y </w:t>
      </w:r>
      <w:proofErr w:type="spellStart"/>
      <w:r>
        <w:t>esa</w:t>
      </w:r>
      <w:proofErr w:type="spellEnd"/>
      <w:r>
        <w:t xml:space="preserve"> sola palabra, </w:t>
      </w:r>
      <w:proofErr w:type="spellStart"/>
      <w:r>
        <w:t>penetrando</w:t>
      </w:r>
      <w:proofErr w:type="spellEnd"/>
      <w:r>
        <w:t xml:space="preserve"> </w:t>
      </w:r>
      <w:proofErr w:type="spellStart"/>
      <w:r>
        <w:t>en</w:t>
      </w:r>
      <w:proofErr w:type="spellEnd"/>
      <w:r>
        <w:t xml:space="preserve"> </w:t>
      </w:r>
      <w:proofErr w:type="spellStart"/>
      <w:r>
        <w:t>su</w:t>
      </w:r>
      <w:proofErr w:type="spellEnd"/>
      <w:r>
        <w:t xml:space="preserve"> </w:t>
      </w:r>
    </w:p>
    <w:p w14:paraId="3A2C3F90" w14:textId="77777777" w:rsidR="00F50769" w:rsidRDefault="00F50769" w:rsidP="00F50769">
      <w:proofErr w:type="spellStart"/>
      <w:r>
        <w:lastRenderedPageBreak/>
        <w:t>corazón</w:t>
      </w:r>
      <w:proofErr w:type="spellEnd"/>
      <w:r>
        <w:t xml:space="preserve">, ha </w:t>
      </w:r>
      <w:proofErr w:type="spellStart"/>
      <w:r>
        <w:t>bastado</w:t>
      </w:r>
      <w:proofErr w:type="spellEnd"/>
      <w:r>
        <w:t xml:space="preserve"> para </w:t>
      </w:r>
      <w:proofErr w:type="spellStart"/>
      <w:r>
        <w:t>encender</w:t>
      </w:r>
      <w:proofErr w:type="spellEnd"/>
      <w:r>
        <w:t xml:space="preserve"> </w:t>
      </w:r>
      <w:proofErr w:type="spellStart"/>
      <w:r>
        <w:t>una</w:t>
      </w:r>
      <w:proofErr w:type="spellEnd"/>
      <w:r>
        <w:t xml:space="preserve"> luz de </w:t>
      </w:r>
      <w:proofErr w:type="spellStart"/>
      <w:r>
        <w:t>esperanza</w:t>
      </w:r>
      <w:proofErr w:type="spellEnd"/>
      <w:r>
        <w:t xml:space="preserve">, </w:t>
      </w:r>
      <w:proofErr w:type="spellStart"/>
      <w:r>
        <w:t>una</w:t>
      </w:r>
      <w:proofErr w:type="spellEnd"/>
      <w:r>
        <w:t xml:space="preserve"> </w:t>
      </w:r>
      <w:proofErr w:type="spellStart"/>
      <w:r>
        <w:t>flama</w:t>
      </w:r>
      <w:proofErr w:type="spellEnd"/>
      <w:r>
        <w:t xml:space="preserve"> de </w:t>
      </w:r>
      <w:proofErr w:type="spellStart"/>
      <w:r>
        <w:t>fe</w:t>
      </w:r>
      <w:proofErr w:type="spellEnd"/>
      <w:r>
        <w:t xml:space="preserve"> </w:t>
      </w:r>
      <w:proofErr w:type="spellStart"/>
      <w:r>
        <w:t>que</w:t>
      </w:r>
      <w:proofErr w:type="spellEnd"/>
      <w:r>
        <w:t xml:space="preserve"> les ha </w:t>
      </w:r>
      <w:proofErr w:type="spellStart"/>
      <w:r>
        <w:t>reanimado</w:t>
      </w:r>
      <w:proofErr w:type="spellEnd"/>
      <w:r>
        <w:t xml:space="preserve"> para </w:t>
      </w:r>
      <w:proofErr w:type="spellStart"/>
      <w:r>
        <w:t>venir</w:t>
      </w:r>
      <w:proofErr w:type="spellEnd"/>
      <w:r>
        <w:t xml:space="preserve"> </w:t>
      </w:r>
      <w:proofErr w:type="spellStart"/>
      <w:r>
        <w:t>en</w:t>
      </w:r>
      <w:proofErr w:type="spellEnd"/>
      <w:r>
        <w:t xml:space="preserve"> pos de mi </w:t>
      </w:r>
      <w:proofErr w:type="spellStart"/>
      <w:r>
        <w:t>huella</w:t>
      </w:r>
      <w:proofErr w:type="spellEnd"/>
      <w:r>
        <w:t xml:space="preserve">, </w:t>
      </w:r>
      <w:proofErr w:type="spellStart"/>
      <w:r>
        <w:t>porque</w:t>
      </w:r>
      <w:proofErr w:type="spellEnd"/>
      <w:r>
        <w:t xml:space="preserve"> </w:t>
      </w:r>
      <w:proofErr w:type="spellStart"/>
      <w:r>
        <w:t>desde</w:t>
      </w:r>
      <w:proofErr w:type="spellEnd"/>
      <w:r>
        <w:t xml:space="preserve"> </w:t>
      </w:r>
      <w:proofErr w:type="spellStart"/>
      <w:r>
        <w:t>el</w:t>
      </w:r>
      <w:proofErr w:type="spellEnd"/>
      <w:r>
        <w:t xml:space="preserve"> </w:t>
      </w:r>
      <w:proofErr w:type="spellStart"/>
      <w:r>
        <w:t>instante</w:t>
      </w:r>
      <w:proofErr w:type="spellEnd"/>
      <w:r>
        <w:t xml:space="preserve"> </w:t>
      </w:r>
      <w:proofErr w:type="spellStart"/>
      <w:r>
        <w:t>en</w:t>
      </w:r>
      <w:proofErr w:type="spellEnd"/>
      <w:r>
        <w:t xml:space="preserve"> </w:t>
      </w:r>
      <w:proofErr w:type="spellStart"/>
      <w:r>
        <w:t>que</w:t>
      </w:r>
      <w:proofErr w:type="spellEnd"/>
      <w:r>
        <w:t xml:space="preserve"> se </w:t>
      </w:r>
      <w:proofErr w:type="spellStart"/>
      <w:r>
        <w:t>levantaron</w:t>
      </w:r>
      <w:proofErr w:type="spellEnd"/>
      <w:r>
        <w:t xml:space="preserve"> a </w:t>
      </w:r>
      <w:proofErr w:type="spellStart"/>
      <w:r>
        <w:t>seguirme</w:t>
      </w:r>
      <w:proofErr w:type="spellEnd"/>
      <w:r>
        <w:t xml:space="preserve"> </w:t>
      </w:r>
      <w:proofErr w:type="spellStart"/>
      <w:r>
        <w:t>sintieron</w:t>
      </w:r>
      <w:proofErr w:type="spellEnd"/>
      <w:r>
        <w:t xml:space="preserve"> </w:t>
      </w:r>
      <w:proofErr w:type="spellStart"/>
      <w:r>
        <w:t>una</w:t>
      </w:r>
      <w:proofErr w:type="spellEnd"/>
      <w:r>
        <w:t xml:space="preserve"> </w:t>
      </w:r>
      <w:proofErr w:type="spellStart"/>
      <w:r>
        <w:t>fuerza</w:t>
      </w:r>
      <w:proofErr w:type="spellEnd"/>
      <w:r>
        <w:t xml:space="preserve"> </w:t>
      </w:r>
      <w:proofErr w:type="spellStart"/>
      <w:r>
        <w:t>desconocida</w:t>
      </w:r>
      <w:proofErr w:type="spellEnd"/>
      <w:r>
        <w:t xml:space="preserve"> </w:t>
      </w:r>
      <w:proofErr w:type="spellStart"/>
      <w:r>
        <w:t>que</w:t>
      </w:r>
      <w:proofErr w:type="spellEnd"/>
      <w:r>
        <w:t xml:space="preserve"> </w:t>
      </w:r>
      <w:proofErr w:type="gramStart"/>
      <w:r>
        <w:t>no</w:t>
      </w:r>
      <w:proofErr w:type="gramEnd"/>
      <w:r>
        <w:t xml:space="preserve"> </w:t>
      </w:r>
      <w:proofErr w:type="spellStart"/>
      <w:r>
        <w:t>les</w:t>
      </w:r>
      <w:proofErr w:type="spellEnd"/>
      <w:r>
        <w:t xml:space="preserve"> ha </w:t>
      </w:r>
      <w:proofErr w:type="spellStart"/>
      <w:r>
        <w:t>abandonado</w:t>
      </w:r>
      <w:proofErr w:type="spellEnd"/>
      <w:r>
        <w:t xml:space="preserve"> un </w:t>
      </w:r>
      <w:proofErr w:type="spellStart"/>
      <w:r>
        <w:t>momento</w:t>
      </w:r>
      <w:proofErr w:type="spellEnd"/>
      <w:r>
        <w:t xml:space="preserve">, </w:t>
      </w:r>
      <w:proofErr w:type="spellStart"/>
      <w:r>
        <w:t>haciéndoles</w:t>
      </w:r>
      <w:proofErr w:type="spellEnd"/>
      <w:r>
        <w:t xml:space="preserve"> </w:t>
      </w:r>
      <w:proofErr w:type="spellStart"/>
      <w:r>
        <w:t>sentir</w:t>
      </w:r>
      <w:proofErr w:type="spellEnd"/>
      <w:r>
        <w:t xml:space="preserve"> </w:t>
      </w:r>
      <w:proofErr w:type="spellStart"/>
      <w:r>
        <w:t>una</w:t>
      </w:r>
      <w:proofErr w:type="spellEnd"/>
      <w:r>
        <w:t xml:space="preserve"> </w:t>
      </w:r>
      <w:proofErr w:type="spellStart"/>
      <w:r>
        <w:t>confianza</w:t>
      </w:r>
      <w:proofErr w:type="spellEnd"/>
      <w:r>
        <w:t xml:space="preserve"> </w:t>
      </w:r>
      <w:proofErr w:type="spellStart"/>
      <w:r>
        <w:t>absoluta</w:t>
      </w:r>
      <w:proofErr w:type="spellEnd"/>
      <w:r>
        <w:t xml:space="preserve"> </w:t>
      </w:r>
      <w:proofErr w:type="spellStart"/>
      <w:r>
        <w:t>en</w:t>
      </w:r>
      <w:proofErr w:type="spellEnd"/>
      <w:r>
        <w:t xml:space="preserve"> </w:t>
      </w:r>
      <w:proofErr w:type="spellStart"/>
      <w:r>
        <w:t>su</w:t>
      </w:r>
      <w:proofErr w:type="spellEnd"/>
      <w:r>
        <w:t xml:space="preserve"> </w:t>
      </w:r>
      <w:proofErr w:type="spellStart"/>
      <w:r>
        <w:t>destino</w:t>
      </w:r>
      <w:proofErr w:type="spellEnd"/>
      <w:r>
        <w:t xml:space="preserve">. </w:t>
      </w:r>
    </w:p>
    <w:p w14:paraId="4E8F5233" w14:textId="77777777" w:rsidR="00F50769" w:rsidRDefault="00F50769" w:rsidP="00F50769">
      <w:r>
        <w:t xml:space="preserve">26. </w:t>
      </w:r>
      <w:proofErr w:type="spellStart"/>
      <w:r>
        <w:t>Quiero</w:t>
      </w:r>
      <w:proofErr w:type="spellEnd"/>
      <w:r>
        <w:t xml:space="preserve"> </w:t>
      </w:r>
      <w:proofErr w:type="spellStart"/>
      <w:r>
        <w:t>que</w:t>
      </w:r>
      <w:proofErr w:type="spellEnd"/>
      <w:r>
        <w:t xml:space="preserve"> </w:t>
      </w:r>
      <w:proofErr w:type="spellStart"/>
      <w:r>
        <w:t>sepáis</w:t>
      </w:r>
      <w:proofErr w:type="spellEnd"/>
      <w:r>
        <w:t xml:space="preserve">, </w:t>
      </w:r>
      <w:proofErr w:type="spellStart"/>
      <w:r>
        <w:t>todos</w:t>
      </w:r>
      <w:proofErr w:type="spellEnd"/>
      <w:r>
        <w:t xml:space="preserve"> </w:t>
      </w:r>
      <w:proofErr w:type="spellStart"/>
      <w:r>
        <w:t>los</w:t>
      </w:r>
      <w:proofErr w:type="spellEnd"/>
      <w:r>
        <w:t xml:space="preserve"> </w:t>
      </w:r>
      <w:proofErr w:type="spellStart"/>
      <w:r>
        <w:t>que</w:t>
      </w:r>
      <w:proofErr w:type="spellEnd"/>
      <w:r>
        <w:t xml:space="preserve"> </w:t>
      </w:r>
      <w:proofErr w:type="spellStart"/>
      <w:r>
        <w:t>estáis</w:t>
      </w:r>
      <w:proofErr w:type="spellEnd"/>
      <w:r>
        <w:t xml:space="preserve"> </w:t>
      </w:r>
      <w:proofErr w:type="spellStart"/>
      <w:r>
        <w:t>escuchando</w:t>
      </w:r>
      <w:proofErr w:type="spellEnd"/>
      <w:r>
        <w:t xml:space="preserve"> </w:t>
      </w:r>
      <w:proofErr w:type="spellStart"/>
      <w:r>
        <w:t>esta</w:t>
      </w:r>
      <w:proofErr w:type="spellEnd"/>
      <w:r>
        <w:t xml:space="preserve"> palabra, </w:t>
      </w:r>
      <w:proofErr w:type="spellStart"/>
      <w:r>
        <w:t>que</w:t>
      </w:r>
      <w:proofErr w:type="spellEnd"/>
      <w:r>
        <w:t xml:space="preserve"> al </w:t>
      </w:r>
      <w:proofErr w:type="spellStart"/>
      <w:r>
        <w:t>invitaros</w:t>
      </w:r>
      <w:proofErr w:type="spellEnd"/>
      <w:r>
        <w:t xml:space="preserve"> a </w:t>
      </w:r>
      <w:proofErr w:type="spellStart"/>
      <w:r>
        <w:t>caminar</w:t>
      </w:r>
      <w:proofErr w:type="spellEnd"/>
      <w:r>
        <w:t xml:space="preserve"> </w:t>
      </w:r>
      <w:proofErr w:type="spellStart"/>
      <w:r>
        <w:t>por</w:t>
      </w:r>
      <w:proofErr w:type="spellEnd"/>
      <w:r>
        <w:t xml:space="preserve"> </w:t>
      </w:r>
      <w:proofErr w:type="spellStart"/>
      <w:r>
        <w:t>esta</w:t>
      </w:r>
      <w:proofErr w:type="spellEnd"/>
      <w:r>
        <w:t xml:space="preserve"> </w:t>
      </w:r>
      <w:proofErr w:type="spellStart"/>
      <w:r>
        <w:t>senda</w:t>
      </w:r>
      <w:proofErr w:type="spellEnd"/>
      <w:r>
        <w:t xml:space="preserve"> no </w:t>
      </w:r>
      <w:proofErr w:type="spellStart"/>
      <w:r>
        <w:t>os</w:t>
      </w:r>
      <w:proofErr w:type="spellEnd"/>
      <w:r>
        <w:t xml:space="preserve"> </w:t>
      </w:r>
      <w:proofErr w:type="spellStart"/>
      <w:r>
        <w:t>ofrezco</w:t>
      </w:r>
      <w:proofErr w:type="spellEnd"/>
      <w:r>
        <w:t xml:space="preserve"> </w:t>
      </w:r>
      <w:proofErr w:type="spellStart"/>
      <w:r>
        <w:t>en</w:t>
      </w:r>
      <w:proofErr w:type="spellEnd"/>
      <w:r>
        <w:t xml:space="preserve"> </w:t>
      </w:r>
      <w:proofErr w:type="spellStart"/>
      <w:r>
        <w:t>ella</w:t>
      </w:r>
      <w:proofErr w:type="spellEnd"/>
      <w:r>
        <w:t xml:space="preserve"> tan </w:t>
      </w:r>
      <w:proofErr w:type="spellStart"/>
      <w:r>
        <w:t>sólo</w:t>
      </w:r>
      <w:proofErr w:type="spellEnd"/>
      <w:r>
        <w:t xml:space="preserve"> </w:t>
      </w:r>
      <w:proofErr w:type="spellStart"/>
      <w:r>
        <w:t>satisfacciones</w:t>
      </w:r>
      <w:proofErr w:type="spellEnd"/>
      <w:r>
        <w:t xml:space="preserve"> y </w:t>
      </w:r>
      <w:proofErr w:type="spellStart"/>
      <w:r>
        <w:t>goces</w:t>
      </w:r>
      <w:proofErr w:type="spellEnd"/>
      <w:r>
        <w:t xml:space="preserve"> </w:t>
      </w:r>
      <w:proofErr w:type="spellStart"/>
      <w:r>
        <w:t>espirituales</w:t>
      </w:r>
      <w:proofErr w:type="spellEnd"/>
      <w:r>
        <w:t xml:space="preserve"> </w:t>
      </w:r>
      <w:proofErr w:type="spellStart"/>
      <w:r>
        <w:t>sino</w:t>
      </w:r>
      <w:proofErr w:type="spellEnd"/>
      <w:r>
        <w:t xml:space="preserve"> también </w:t>
      </w:r>
      <w:proofErr w:type="spellStart"/>
      <w:r>
        <w:t>pruebas</w:t>
      </w:r>
      <w:proofErr w:type="spellEnd"/>
      <w:r>
        <w:t xml:space="preserve">, </w:t>
      </w:r>
      <w:proofErr w:type="spellStart"/>
      <w:r>
        <w:t>lecciones</w:t>
      </w:r>
      <w:proofErr w:type="spellEnd"/>
      <w:r>
        <w:t xml:space="preserve"> y </w:t>
      </w:r>
      <w:proofErr w:type="spellStart"/>
      <w:r>
        <w:t>expiaciones</w:t>
      </w:r>
      <w:proofErr w:type="spellEnd"/>
      <w:r>
        <w:t xml:space="preserve">; </w:t>
      </w:r>
      <w:proofErr w:type="spellStart"/>
      <w:r>
        <w:t>pero</w:t>
      </w:r>
      <w:proofErr w:type="spellEnd"/>
      <w:r>
        <w:t xml:space="preserve"> </w:t>
      </w:r>
      <w:proofErr w:type="spellStart"/>
      <w:r>
        <w:t>que</w:t>
      </w:r>
      <w:proofErr w:type="spellEnd"/>
      <w:r>
        <w:t xml:space="preserve">, al </w:t>
      </w:r>
      <w:proofErr w:type="spellStart"/>
      <w:r>
        <w:t>mismo</w:t>
      </w:r>
      <w:proofErr w:type="spellEnd"/>
      <w:r>
        <w:t xml:space="preserve"> </w:t>
      </w:r>
      <w:proofErr w:type="spellStart"/>
      <w:r>
        <w:t>tiempo</w:t>
      </w:r>
      <w:proofErr w:type="spellEnd"/>
      <w:r>
        <w:t xml:space="preserve">, </w:t>
      </w:r>
      <w:proofErr w:type="spellStart"/>
      <w:r>
        <w:t>desciende</w:t>
      </w:r>
      <w:proofErr w:type="spellEnd"/>
      <w:r>
        <w:t xml:space="preserve"> </w:t>
      </w:r>
      <w:proofErr w:type="spellStart"/>
      <w:r>
        <w:t>una</w:t>
      </w:r>
      <w:proofErr w:type="spellEnd"/>
      <w:r>
        <w:t xml:space="preserve"> </w:t>
      </w:r>
      <w:proofErr w:type="spellStart"/>
      <w:r>
        <w:t>fuerza</w:t>
      </w:r>
      <w:proofErr w:type="spellEnd"/>
      <w:r>
        <w:t xml:space="preserve"> superior, a </w:t>
      </w:r>
      <w:proofErr w:type="spellStart"/>
      <w:r>
        <w:t>sostener</w:t>
      </w:r>
      <w:proofErr w:type="spellEnd"/>
      <w:r>
        <w:t xml:space="preserve"> al </w:t>
      </w:r>
      <w:proofErr w:type="spellStart"/>
      <w:r>
        <w:t>que</w:t>
      </w:r>
      <w:proofErr w:type="spellEnd"/>
      <w:r>
        <w:t xml:space="preserve"> </w:t>
      </w:r>
      <w:proofErr w:type="spellStart"/>
      <w:r>
        <w:t>está</w:t>
      </w:r>
      <w:proofErr w:type="spellEnd"/>
      <w:r>
        <w:t xml:space="preserve"> </w:t>
      </w:r>
      <w:proofErr w:type="spellStart"/>
      <w:r>
        <w:t>siendo</w:t>
      </w:r>
      <w:proofErr w:type="spellEnd"/>
      <w:r>
        <w:t xml:space="preserve"> </w:t>
      </w:r>
      <w:proofErr w:type="spellStart"/>
      <w:r>
        <w:t>probado</w:t>
      </w:r>
      <w:proofErr w:type="spellEnd"/>
      <w:r>
        <w:t xml:space="preserve"> y </w:t>
      </w:r>
      <w:proofErr w:type="spellStart"/>
      <w:r>
        <w:t>que</w:t>
      </w:r>
      <w:proofErr w:type="spellEnd"/>
      <w:r>
        <w:t xml:space="preserve"> </w:t>
      </w:r>
      <w:proofErr w:type="spellStart"/>
      <w:r>
        <w:t>esa</w:t>
      </w:r>
      <w:proofErr w:type="spellEnd"/>
      <w:r>
        <w:t xml:space="preserve"> </w:t>
      </w:r>
      <w:proofErr w:type="spellStart"/>
      <w:r>
        <w:t>fuerza</w:t>
      </w:r>
      <w:proofErr w:type="spellEnd"/>
      <w:r>
        <w:t xml:space="preserve">, a lo largo de la jornada, es </w:t>
      </w:r>
      <w:proofErr w:type="spellStart"/>
      <w:r>
        <w:t>el</w:t>
      </w:r>
      <w:proofErr w:type="spellEnd"/>
      <w:r>
        <w:t xml:space="preserve"> </w:t>
      </w:r>
      <w:proofErr w:type="spellStart"/>
      <w:r>
        <w:t>báculo</w:t>
      </w:r>
      <w:proofErr w:type="spellEnd"/>
      <w:r>
        <w:t xml:space="preserve"> </w:t>
      </w:r>
      <w:proofErr w:type="spellStart"/>
      <w:r>
        <w:t>en</w:t>
      </w:r>
      <w:proofErr w:type="spellEnd"/>
      <w:r>
        <w:t xml:space="preserve"> </w:t>
      </w:r>
      <w:proofErr w:type="spellStart"/>
      <w:r>
        <w:t>el</w:t>
      </w:r>
      <w:proofErr w:type="spellEnd"/>
      <w:r>
        <w:t xml:space="preserve"> </w:t>
      </w:r>
      <w:proofErr w:type="spellStart"/>
      <w:r>
        <w:t>que</w:t>
      </w:r>
      <w:proofErr w:type="spellEnd"/>
      <w:r>
        <w:t xml:space="preserve"> </w:t>
      </w:r>
      <w:proofErr w:type="spellStart"/>
      <w:r>
        <w:t>habrá</w:t>
      </w:r>
      <w:proofErr w:type="spellEnd"/>
      <w:r>
        <w:t xml:space="preserve"> de </w:t>
      </w:r>
      <w:proofErr w:type="spellStart"/>
      <w:r>
        <w:t>apoyarse</w:t>
      </w:r>
      <w:proofErr w:type="spellEnd"/>
      <w:r>
        <w:t xml:space="preserve"> </w:t>
      </w:r>
      <w:proofErr w:type="spellStart"/>
      <w:r>
        <w:t>el</w:t>
      </w:r>
      <w:proofErr w:type="spellEnd"/>
      <w:r>
        <w:t xml:space="preserve"> </w:t>
      </w:r>
      <w:proofErr w:type="spellStart"/>
      <w:r>
        <w:t>caminante</w:t>
      </w:r>
      <w:proofErr w:type="spellEnd"/>
      <w:r>
        <w:t xml:space="preserve">. Esa </w:t>
      </w:r>
      <w:proofErr w:type="spellStart"/>
      <w:r>
        <w:t>fuerza</w:t>
      </w:r>
      <w:proofErr w:type="spellEnd"/>
      <w:r>
        <w:t xml:space="preserve"> lo </w:t>
      </w:r>
      <w:proofErr w:type="spellStart"/>
      <w:r>
        <w:t>encierra</w:t>
      </w:r>
      <w:proofErr w:type="spellEnd"/>
      <w:r>
        <w:t xml:space="preserve"> </w:t>
      </w:r>
      <w:proofErr w:type="spellStart"/>
      <w:r>
        <w:t>todo</w:t>
      </w:r>
      <w:proofErr w:type="spellEnd"/>
      <w:r>
        <w:t xml:space="preserve">, </w:t>
      </w:r>
      <w:proofErr w:type="spellStart"/>
      <w:r>
        <w:t>fe</w:t>
      </w:r>
      <w:proofErr w:type="spellEnd"/>
      <w:r>
        <w:t xml:space="preserve">, amor, </w:t>
      </w:r>
      <w:proofErr w:type="spellStart"/>
      <w:r>
        <w:t>obediencia</w:t>
      </w:r>
      <w:proofErr w:type="spellEnd"/>
      <w:r>
        <w:t xml:space="preserve"> y </w:t>
      </w:r>
      <w:proofErr w:type="spellStart"/>
      <w:r>
        <w:t>confianza</w:t>
      </w:r>
      <w:proofErr w:type="spellEnd"/>
      <w:r>
        <w:t xml:space="preserve">. </w:t>
      </w:r>
    </w:p>
    <w:p w14:paraId="6B515507" w14:textId="77777777" w:rsidR="00F50769" w:rsidRDefault="00F50769" w:rsidP="00F50769">
      <w:r>
        <w:t xml:space="preserve">27. </w:t>
      </w:r>
      <w:proofErr w:type="spellStart"/>
      <w:r>
        <w:t>Tened</w:t>
      </w:r>
      <w:proofErr w:type="spellEnd"/>
      <w:r>
        <w:t xml:space="preserve"> </w:t>
      </w:r>
      <w:proofErr w:type="spellStart"/>
      <w:r>
        <w:t>presente</w:t>
      </w:r>
      <w:proofErr w:type="spellEnd"/>
      <w:r>
        <w:t xml:space="preserve">, </w:t>
      </w:r>
      <w:proofErr w:type="spellStart"/>
      <w:r>
        <w:t>discípulos</w:t>
      </w:r>
      <w:proofErr w:type="spellEnd"/>
      <w:r>
        <w:t xml:space="preserve">, </w:t>
      </w:r>
      <w:proofErr w:type="spellStart"/>
      <w:r>
        <w:t>que</w:t>
      </w:r>
      <w:proofErr w:type="spellEnd"/>
      <w:r>
        <w:t xml:space="preserve"> </w:t>
      </w:r>
      <w:proofErr w:type="spellStart"/>
      <w:r>
        <w:t>empezáis</w:t>
      </w:r>
      <w:proofErr w:type="spellEnd"/>
      <w:r>
        <w:t xml:space="preserve"> a </w:t>
      </w:r>
      <w:proofErr w:type="spellStart"/>
      <w:r>
        <w:t>caminar</w:t>
      </w:r>
      <w:proofErr w:type="spellEnd"/>
      <w:r>
        <w:t xml:space="preserve"> </w:t>
      </w:r>
      <w:proofErr w:type="spellStart"/>
      <w:r>
        <w:t>en</w:t>
      </w:r>
      <w:proofErr w:type="spellEnd"/>
      <w:r>
        <w:t xml:space="preserve"> pos del Maestro, para </w:t>
      </w:r>
      <w:proofErr w:type="spellStart"/>
      <w:r>
        <w:t>que</w:t>
      </w:r>
      <w:proofErr w:type="spellEnd"/>
      <w:r>
        <w:t xml:space="preserve"> </w:t>
      </w:r>
      <w:proofErr w:type="spellStart"/>
      <w:r>
        <w:t>cuando</w:t>
      </w:r>
      <w:proofErr w:type="spellEnd"/>
      <w:r>
        <w:t xml:space="preserve"> las </w:t>
      </w:r>
      <w:proofErr w:type="spellStart"/>
      <w:r>
        <w:t>pruebas</w:t>
      </w:r>
      <w:proofErr w:type="spellEnd"/>
      <w:r>
        <w:t xml:space="preserve"> se </w:t>
      </w:r>
      <w:proofErr w:type="spellStart"/>
      <w:r>
        <w:t>presenten</w:t>
      </w:r>
      <w:proofErr w:type="spellEnd"/>
      <w:r>
        <w:t xml:space="preserve"> a </w:t>
      </w:r>
      <w:proofErr w:type="spellStart"/>
      <w:r>
        <w:t>vuestro</w:t>
      </w:r>
      <w:proofErr w:type="spellEnd"/>
      <w:r>
        <w:t xml:space="preserve"> paso, </w:t>
      </w:r>
      <w:proofErr w:type="spellStart"/>
      <w:r>
        <w:t>penséis</w:t>
      </w:r>
      <w:proofErr w:type="spellEnd"/>
      <w:r>
        <w:t>: “</w:t>
      </w:r>
      <w:proofErr w:type="spellStart"/>
      <w:r>
        <w:t>ya</w:t>
      </w:r>
      <w:proofErr w:type="spellEnd"/>
      <w:r>
        <w:t xml:space="preserve"> </w:t>
      </w:r>
      <w:proofErr w:type="spellStart"/>
      <w:r>
        <w:t>estaba</w:t>
      </w:r>
      <w:proofErr w:type="spellEnd"/>
      <w:r>
        <w:t xml:space="preserve"> </w:t>
      </w:r>
      <w:proofErr w:type="spellStart"/>
      <w:r>
        <w:t>yo</w:t>
      </w:r>
      <w:proofErr w:type="spellEnd"/>
      <w:r>
        <w:t xml:space="preserve"> </w:t>
      </w:r>
      <w:proofErr w:type="spellStart"/>
      <w:r>
        <w:t>preparado</w:t>
      </w:r>
      <w:proofErr w:type="spellEnd"/>
      <w:r>
        <w:t xml:space="preserve">, </w:t>
      </w:r>
      <w:proofErr w:type="spellStart"/>
      <w:r>
        <w:t>el</w:t>
      </w:r>
      <w:proofErr w:type="spellEnd"/>
      <w:r>
        <w:t xml:space="preserve"> Maestro me </w:t>
      </w:r>
      <w:proofErr w:type="spellStart"/>
      <w:r>
        <w:t>había</w:t>
      </w:r>
      <w:proofErr w:type="spellEnd"/>
      <w:r>
        <w:t xml:space="preserve"> </w:t>
      </w:r>
      <w:proofErr w:type="spellStart"/>
      <w:r>
        <w:t>advertido</w:t>
      </w:r>
      <w:proofErr w:type="spellEnd"/>
      <w:r>
        <w:t xml:space="preserve"> y </w:t>
      </w:r>
      <w:proofErr w:type="spellStart"/>
      <w:r>
        <w:t>confío</w:t>
      </w:r>
      <w:proofErr w:type="spellEnd"/>
      <w:r>
        <w:t xml:space="preserve"> </w:t>
      </w:r>
      <w:proofErr w:type="spellStart"/>
      <w:r>
        <w:t>salir</w:t>
      </w:r>
      <w:proofErr w:type="spellEnd"/>
      <w:r>
        <w:t xml:space="preserve"> </w:t>
      </w:r>
      <w:proofErr w:type="spellStart"/>
      <w:r>
        <w:t>avante</w:t>
      </w:r>
      <w:proofErr w:type="spellEnd"/>
      <w:r>
        <w:t xml:space="preserve"> con </w:t>
      </w:r>
      <w:proofErr w:type="spellStart"/>
      <w:r>
        <w:t>su</w:t>
      </w:r>
      <w:proofErr w:type="spellEnd"/>
      <w:r>
        <w:t xml:space="preserve"> </w:t>
      </w:r>
      <w:proofErr w:type="spellStart"/>
      <w:r>
        <w:t>divina</w:t>
      </w:r>
      <w:proofErr w:type="spellEnd"/>
      <w:r>
        <w:t xml:space="preserve"> </w:t>
      </w:r>
      <w:proofErr w:type="spellStart"/>
      <w:r>
        <w:t>ayuda</w:t>
      </w:r>
      <w:proofErr w:type="spellEnd"/>
      <w:r>
        <w:t xml:space="preserve">”. En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si</w:t>
      </w:r>
      <w:proofErr w:type="spellEnd"/>
      <w:r>
        <w:t xml:space="preserve"> </w:t>
      </w:r>
      <w:proofErr w:type="spellStart"/>
      <w:r>
        <w:t>tomáis</w:t>
      </w:r>
      <w:proofErr w:type="spellEnd"/>
      <w:r>
        <w:t xml:space="preserve"> con </w:t>
      </w:r>
      <w:proofErr w:type="spellStart"/>
      <w:r>
        <w:t>espíritu</w:t>
      </w:r>
      <w:proofErr w:type="spellEnd"/>
      <w:r>
        <w:t xml:space="preserve"> </w:t>
      </w:r>
      <w:proofErr w:type="spellStart"/>
      <w:r>
        <w:t>fuerte</w:t>
      </w:r>
      <w:proofErr w:type="spellEnd"/>
      <w:r>
        <w:t xml:space="preserve"> y </w:t>
      </w:r>
      <w:proofErr w:type="spellStart"/>
      <w:r>
        <w:t>elevado</w:t>
      </w:r>
      <w:proofErr w:type="spellEnd"/>
      <w:r>
        <w:t xml:space="preserve"> </w:t>
      </w:r>
      <w:proofErr w:type="spellStart"/>
      <w:r>
        <w:t>estas</w:t>
      </w:r>
      <w:proofErr w:type="spellEnd"/>
      <w:r>
        <w:t xml:space="preserve"> </w:t>
      </w:r>
      <w:proofErr w:type="spellStart"/>
      <w:r>
        <w:t>lecciones</w:t>
      </w:r>
      <w:proofErr w:type="spellEnd"/>
      <w:r>
        <w:t xml:space="preserve">, </w:t>
      </w:r>
      <w:proofErr w:type="spellStart"/>
      <w:r>
        <w:t>comprobaréis</w:t>
      </w:r>
      <w:proofErr w:type="spellEnd"/>
      <w:r>
        <w:t xml:space="preserve"> </w:t>
      </w:r>
      <w:proofErr w:type="spellStart"/>
      <w:r>
        <w:t>que</w:t>
      </w:r>
      <w:proofErr w:type="spellEnd"/>
      <w:r>
        <w:t xml:space="preserve"> </w:t>
      </w:r>
      <w:proofErr w:type="spellStart"/>
      <w:r>
        <w:t>ninguna</w:t>
      </w:r>
      <w:proofErr w:type="spellEnd"/>
      <w:r>
        <w:t xml:space="preserve"> </w:t>
      </w:r>
      <w:proofErr w:type="spellStart"/>
      <w:r>
        <w:t>prueba</w:t>
      </w:r>
      <w:proofErr w:type="spellEnd"/>
      <w:r>
        <w:t xml:space="preserve"> es </w:t>
      </w:r>
      <w:proofErr w:type="spellStart"/>
      <w:r>
        <w:t>en</w:t>
      </w:r>
      <w:proofErr w:type="spellEnd"/>
      <w:r>
        <w:t xml:space="preserve"> </w:t>
      </w:r>
      <w:proofErr w:type="spellStart"/>
      <w:r>
        <w:t>vano</w:t>
      </w:r>
      <w:proofErr w:type="spellEnd"/>
      <w:r>
        <w:t xml:space="preserve">, </w:t>
      </w:r>
      <w:proofErr w:type="spellStart"/>
      <w:r>
        <w:t>porque</w:t>
      </w:r>
      <w:proofErr w:type="spellEnd"/>
      <w:r>
        <w:t xml:space="preserve"> lo </w:t>
      </w:r>
      <w:proofErr w:type="spellStart"/>
      <w:r>
        <w:t>mismo</w:t>
      </w:r>
      <w:proofErr w:type="spellEnd"/>
      <w:r>
        <w:t xml:space="preserve"> la </w:t>
      </w:r>
      <w:proofErr w:type="spellStart"/>
      <w:r>
        <w:t>que</w:t>
      </w:r>
      <w:proofErr w:type="spellEnd"/>
      <w:r>
        <w:t xml:space="preserve"> </w:t>
      </w:r>
      <w:proofErr w:type="spellStart"/>
      <w:r>
        <w:t>va</w:t>
      </w:r>
      <w:proofErr w:type="spellEnd"/>
      <w:r>
        <w:t xml:space="preserve"> </w:t>
      </w:r>
      <w:proofErr w:type="spellStart"/>
      <w:r>
        <w:t>destinada</w:t>
      </w:r>
      <w:proofErr w:type="spellEnd"/>
      <w:r>
        <w:t xml:space="preserve"> a un hombre, </w:t>
      </w:r>
      <w:proofErr w:type="spellStart"/>
      <w:r>
        <w:t>que</w:t>
      </w:r>
      <w:proofErr w:type="spellEnd"/>
      <w:r>
        <w:t xml:space="preserve"> </w:t>
      </w:r>
      <w:proofErr w:type="spellStart"/>
      <w:r>
        <w:t>aquella</w:t>
      </w:r>
      <w:proofErr w:type="spellEnd"/>
      <w:r>
        <w:t xml:space="preserve"> </w:t>
      </w:r>
      <w:proofErr w:type="spellStart"/>
      <w:r>
        <w:t>que</w:t>
      </w:r>
      <w:proofErr w:type="spellEnd"/>
      <w:r>
        <w:t xml:space="preserve"> se </w:t>
      </w:r>
      <w:proofErr w:type="spellStart"/>
      <w:r>
        <w:t>presenta</w:t>
      </w:r>
      <w:proofErr w:type="spellEnd"/>
      <w:r>
        <w:t xml:space="preserve"> </w:t>
      </w:r>
      <w:proofErr w:type="spellStart"/>
      <w:r>
        <w:t>en</w:t>
      </w:r>
      <w:proofErr w:type="spellEnd"/>
      <w:r>
        <w:t xml:space="preserve"> </w:t>
      </w:r>
      <w:proofErr w:type="spellStart"/>
      <w:r>
        <w:t>el</w:t>
      </w:r>
      <w:proofErr w:type="spellEnd"/>
      <w:r>
        <w:t xml:space="preserve"> </w:t>
      </w:r>
      <w:proofErr w:type="spellStart"/>
      <w:r>
        <w:t>seno</w:t>
      </w:r>
      <w:proofErr w:type="spellEnd"/>
      <w:r>
        <w:t xml:space="preserve"> de </w:t>
      </w:r>
      <w:proofErr w:type="spellStart"/>
      <w:r>
        <w:t>una</w:t>
      </w:r>
      <w:proofErr w:type="spellEnd"/>
      <w:r>
        <w:t xml:space="preserve"> familia o la </w:t>
      </w:r>
      <w:proofErr w:type="spellStart"/>
      <w:r>
        <w:t>que</w:t>
      </w:r>
      <w:proofErr w:type="spellEnd"/>
      <w:r>
        <w:t xml:space="preserve"> </w:t>
      </w:r>
      <w:proofErr w:type="spellStart"/>
      <w:r>
        <w:t>toca</w:t>
      </w:r>
      <w:proofErr w:type="spellEnd"/>
      <w:r>
        <w:t xml:space="preserve"> a </w:t>
      </w:r>
      <w:proofErr w:type="spellStart"/>
      <w:r>
        <w:t>una</w:t>
      </w:r>
      <w:proofErr w:type="spellEnd"/>
      <w:r>
        <w:t xml:space="preserve"> </w:t>
      </w:r>
      <w:proofErr w:type="spellStart"/>
      <w:r>
        <w:t>nación</w:t>
      </w:r>
      <w:proofErr w:type="spellEnd"/>
      <w:r>
        <w:t xml:space="preserve">, </w:t>
      </w:r>
      <w:proofErr w:type="spellStart"/>
      <w:r>
        <w:t>todas</w:t>
      </w:r>
      <w:proofErr w:type="spellEnd"/>
      <w:r>
        <w:t xml:space="preserve"> y </w:t>
      </w:r>
      <w:proofErr w:type="spellStart"/>
      <w:r>
        <w:t>cada</w:t>
      </w:r>
      <w:proofErr w:type="spellEnd"/>
      <w:r>
        <w:t xml:space="preserve"> </w:t>
      </w:r>
      <w:proofErr w:type="spellStart"/>
      <w:r>
        <w:t>una</w:t>
      </w:r>
      <w:proofErr w:type="spellEnd"/>
      <w:r>
        <w:t xml:space="preserve"> de </w:t>
      </w:r>
      <w:proofErr w:type="spellStart"/>
      <w:r>
        <w:t>ellas</w:t>
      </w:r>
      <w:proofErr w:type="spellEnd"/>
      <w:r>
        <w:t xml:space="preserve"> </w:t>
      </w:r>
      <w:proofErr w:type="spellStart"/>
      <w:r>
        <w:t>encierran</w:t>
      </w:r>
      <w:proofErr w:type="spellEnd"/>
      <w:r>
        <w:t xml:space="preserve"> un </w:t>
      </w:r>
      <w:proofErr w:type="spellStart"/>
      <w:r>
        <w:t>sentido</w:t>
      </w:r>
      <w:proofErr w:type="spellEnd"/>
      <w:r>
        <w:t xml:space="preserve"> profundo y </w:t>
      </w:r>
      <w:proofErr w:type="spellStart"/>
      <w:r>
        <w:t>muchas</w:t>
      </w:r>
      <w:proofErr w:type="spellEnd"/>
      <w:r>
        <w:t xml:space="preserve"> </w:t>
      </w:r>
      <w:proofErr w:type="spellStart"/>
      <w:r>
        <w:t>veces</w:t>
      </w:r>
      <w:proofErr w:type="spellEnd"/>
      <w:r>
        <w:t xml:space="preserve"> </w:t>
      </w:r>
      <w:proofErr w:type="spellStart"/>
      <w:r>
        <w:t>grandes</w:t>
      </w:r>
      <w:proofErr w:type="spellEnd"/>
      <w:r>
        <w:t xml:space="preserve"> </w:t>
      </w:r>
      <w:proofErr w:type="spellStart"/>
      <w:r>
        <w:t>lecciones</w:t>
      </w:r>
      <w:proofErr w:type="spellEnd"/>
      <w:r>
        <w:t>. ¿</w:t>
      </w:r>
      <w:proofErr w:type="spellStart"/>
      <w:r>
        <w:t>Quién</w:t>
      </w:r>
      <w:proofErr w:type="spellEnd"/>
      <w:r>
        <w:t xml:space="preserve"> </w:t>
      </w:r>
      <w:proofErr w:type="spellStart"/>
      <w:r>
        <w:t>podrá</w:t>
      </w:r>
      <w:proofErr w:type="spellEnd"/>
      <w:r>
        <w:t xml:space="preserve"> </w:t>
      </w:r>
      <w:proofErr w:type="spellStart"/>
      <w:r>
        <w:t>decir</w:t>
      </w:r>
      <w:proofErr w:type="spellEnd"/>
      <w:r>
        <w:t xml:space="preserve"> </w:t>
      </w:r>
      <w:proofErr w:type="spellStart"/>
      <w:r>
        <w:t>en</w:t>
      </w:r>
      <w:proofErr w:type="spellEnd"/>
      <w:r>
        <w:t xml:space="preserve"> </w:t>
      </w:r>
      <w:proofErr w:type="spellStart"/>
      <w:r>
        <w:t>este</w:t>
      </w:r>
      <w:proofErr w:type="spellEnd"/>
      <w:r>
        <w:t xml:space="preserve"> </w:t>
      </w:r>
      <w:proofErr w:type="spellStart"/>
      <w:r>
        <w:t>instante</w:t>
      </w:r>
      <w:proofErr w:type="spellEnd"/>
      <w:r>
        <w:t xml:space="preserve"> </w:t>
      </w:r>
      <w:proofErr w:type="spellStart"/>
      <w:r>
        <w:t>que</w:t>
      </w:r>
      <w:proofErr w:type="spellEnd"/>
      <w:r>
        <w:t xml:space="preserve"> </w:t>
      </w:r>
      <w:proofErr w:type="spellStart"/>
      <w:r>
        <w:t>está</w:t>
      </w:r>
      <w:proofErr w:type="spellEnd"/>
      <w:r>
        <w:t xml:space="preserve"> </w:t>
      </w:r>
      <w:proofErr w:type="spellStart"/>
      <w:r>
        <w:t>exento</w:t>
      </w:r>
      <w:proofErr w:type="spellEnd"/>
      <w:r>
        <w:t xml:space="preserve"> de </w:t>
      </w:r>
      <w:proofErr w:type="spellStart"/>
      <w:r>
        <w:t>pruebas</w:t>
      </w:r>
      <w:proofErr w:type="spellEnd"/>
      <w:r>
        <w:t xml:space="preserve">? Nadie, </w:t>
      </w:r>
      <w:proofErr w:type="spellStart"/>
      <w:r>
        <w:t>porque</w:t>
      </w:r>
      <w:proofErr w:type="spellEnd"/>
      <w:r>
        <w:t xml:space="preserve"> es </w:t>
      </w:r>
      <w:proofErr w:type="spellStart"/>
      <w:r>
        <w:t>tiempo</w:t>
      </w:r>
      <w:proofErr w:type="spellEnd"/>
      <w:r>
        <w:t xml:space="preserve"> de </w:t>
      </w:r>
      <w:proofErr w:type="spellStart"/>
      <w:r>
        <w:t>restitución</w:t>
      </w:r>
      <w:proofErr w:type="spellEnd"/>
      <w:r>
        <w:t xml:space="preserve"> </w:t>
      </w:r>
      <w:proofErr w:type="spellStart"/>
      <w:r>
        <w:t>espiritual</w:t>
      </w:r>
      <w:proofErr w:type="spellEnd"/>
      <w:r>
        <w:t xml:space="preserve">. </w:t>
      </w:r>
    </w:p>
    <w:p w14:paraId="2A37D9F7" w14:textId="77777777" w:rsidR="00F50769" w:rsidRDefault="00F50769" w:rsidP="00F50769">
      <w:r>
        <w:t xml:space="preserve">28. Abrid </w:t>
      </w:r>
      <w:proofErr w:type="spellStart"/>
      <w:r>
        <w:t>vuestros</w:t>
      </w:r>
      <w:proofErr w:type="spellEnd"/>
      <w:r>
        <w:t xml:space="preserve"> ojos a la </w:t>
      </w:r>
      <w:proofErr w:type="spellStart"/>
      <w:r>
        <w:t>realidad</w:t>
      </w:r>
      <w:proofErr w:type="spellEnd"/>
      <w:r>
        <w:t xml:space="preserve">, y daos </w:t>
      </w:r>
      <w:proofErr w:type="spellStart"/>
      <w:r>
        <w:t>cuenta</w:t>
      </w:r>
      <w:proofErr w:type="spellEnd"/>
      <w:r>
        <w:t xml:space="preserve"> de la </w:t>
      </w:r>
      <w:proofErr w:type="spellStart"/>
      <w:r>
        <w:t>responsabilidad</w:t>
      </w:r>
      <w:proofErr w:type="spellEnd"/>
      <w:r>
        <w:t xml:space="preserve"> </w:t>
      </w:r>
      <w:proofErr w:type="spellStart"/>
      <w:r>
        <w:t>que</w:t>
      </w:r>
      <w:proofErr w:type="spellEnd"/>
      <w:r>
        <w:t xml:space="preserve"> </w:t>
      </w:r>
      <w:proofErr w:type="spellStart"/>
      <w:r>
        <w:t>contraéis</w:t>
      </w:r>
      <w:proofErr w:type="spellEnd"/>
      <w:r>
        <w:t xml:space="preserve"> al </w:t>
      </w:r>
      <w:proofErr w:type="spellStart"/>
      <w:r>
        <w:t>escuchar</w:t>
      </w:r>
      <w:proofErr w:type="spellEnd"/>
      <w:r>
        <w:t xml:space="preserve"> mi palabra y </w:t>
      </w:r>
      <w:proofErr w:type="spellStart"/>
      <w:r>
        <w:t>convertiros</w:t>
      </w:r>
      <w:proofErr w:type="spellEnd"/>
      <w:r>
        <w:t xml:space="preserve"> </w:t>
      </w:r>
      <w:proofErr w:type="spellStart"/>
      <w:r>
        <w:t>en</w:t>
      </w:r>
      <w:proofErr w:type="spellEnd"/>
      <w:r>
        <w:t xml:space="preserve"> </w:t>
      </w:r>
      <w:proofErr w:type="spellStart"/>
      <w:r>
        <w:t>testigos</w:t>
      </w:r>
      <w:proofErr w:type="spellEnd"/>
      <w:r>
        <w:t xml:space="preserve"> de mis </w:t>
      </w:r>
      <w:proofErr w:type="spellStart"/>
      <w:r>
        <w:t>manifestaciones</w:t>
      </w:r>
      <w:proofErr w:type="spellEnd"/>
      <w:r>
        <w:t xml:space="preserve"> de </w:t>
      </w:r>
      <w:proofErr w:type="spellStart"/>
      <w:r>
        <w:t>este</w:t>
      </w:r>
      <w:proofErr w:type="spellEnd"/>
      <w:r>
        <w:t xml:space="preserve"> </w:t>
      </w:r>
      <w:proofErr w:type="spellStart"/>
      <w:r>
        <w:t>tiempo</w:t>
      </w:r>
      <w:proofErr w:type="spellEnd"/>
      <w:r>
        <w:t xml:space="preserve">. </w:t>
      </w:r>
      <w:proofErr w:type="spellStart"/>
      <w:r>
        <w:t>Quiero</w:t>
      </w:r>
      <w:proofErr w:type="spellEnd"/>
      <w:r>
        <w:t xml:space="preserve"> </w:t>
      </w:r>
      <w:proofErr w:type="spellStart"/>
      <w:r>
        <w:t>deciros</w:t>
      </w:r>
      <w:proofErr w:type="spellEnd"/>
      <w:r>
        <w:t xml:space="preserve"> </w:t>
      </w:r>
      <w:proofErr w:type="spellStart"/>
      <w:r>
        <w:t>que</w:t>
      </w:r>
      <w:proofErr w:type="spellEnd"/>
      <w:r>
        <w:t xml:space="preserve"> no </w:t>
      </w:r>
      <w:proofErr w:type="spellStart"/>
      <w:r>
        <w:t>os</w:t>
      </w:r>
      <w:proofErr w:type="spellEnd"/>
      <w:r>
        <w:t xml:space="preserve"> </w:t>
      </w:r>
      <w:proofErr w:type="spellStart"/>
      <w:r>
        <w:t>conforméis</w:t>
      </w:r>
      <w:proofErr w:type="spellEnd"/>
      <w:r>
        <w:t xml:space="preserve"> con </w:t>
      </w:r>
      <w:proofErr w:type="spellStart"/>
      <w:r>
        <w:t>escuchar</w:t>
      </w:r>
      <w:proofErr w:type="spellEnd"/>
      <w:r>
        <w:t xml:space="preserve"> mi palabra y </w:t>
      </w:r>
      <w:proofErr w:type="spellStart"/>
      <w:r>
        <w:t>satisfacer</w:t>
      </w:r>
      <w:proofErr w:type="spellEnd"/>
      <w:r>
        <w:t xml:space="preserve"> </w:t>
      </w:r>
      <w:proofErr w:type="spellStart"/>
      <w:r>
        <w:t>vuestras</w:t>
      </w:r>
      <w:proofErr w:type="spellEnd"/>
      <w:r>
        <w:t xml:space="preserve"> </w:t>
      </w:r>
      <w:proofErr w:type="spellStart"/>
      <w:r>
        <w:t>necesidades</w:t>
      </w:r>
      <w:proofErr w:type="spellEnd"/>
      <w:r>
        <w:t xml:space="preserve"> </w:t>
      </w:r>
      <w:proofErr w:type="spellStart"/>
      <w:r>
        <w:t>espirituales</w:t>
      </w:r>
      <w:proofErr w:type="spellEnd"/>
      <w:r>
        <w:t xml:space="preserve"> sin </w:t>
      </w:r>
      <w:proofErr w:type="spellStart"/>
      <w:r>
        <w:t>pensar</w:t>
      </w:r>
      <w:proofErr w:type="spellEnd"/>
      <w:r>
        <w:t xml:space="preserve"> </w:t>
      </w:r>
      <w:proofErr w:type="spellStart"/>
      <w:r>
        <w:t>en</w:t>
      </w:r>
      <w:proofErr w:type="spellEnd"/>
      <w:r>
        <w:t xml:space="preserve"> las de </w:t>
      </w:r>
      <w:proofErr w:type="spellStart"/>
      <w:r>
        <w:t>los</w:t>
      </w:r>
      <w:proofErr w:type="spellEnd"/>
      <w:r>
        <w:t xml:space="preserve"> </w:t>
      </w:r>
      <w:proofErr w:type="spellStart"/>
      <w:r>
        <w:t>demás</w:t>
      </w:r>
      <w:proofErr w:type="spellEnd"/>
      <w:r>
        <w:t xml:space="preserve">, </w:t>
      </w:r>
      <w:proofErr w:type="spellStart"/>
      <w:r>
        <w:t>porque</w:t>
      </w:r>
      <w:proofErr w:type="spellEnd"/>
      <w:r>
        <w:t xml:space="preserve"> </w:t>
      </w:r>
      <w:proofErr w:type="spellStart"/>
      <w:r>
        <w:t>esa</w:t>
      </w:r>
      <w:proofErr w:type="spellEnd"/>
      <w:r>
        <w:t xml:space="preserve"> </w:t>
      </w:r>
      <w:proofErr w:type="spellStart"/>
      <w:r>
        <w:t>satisfacción</w:t>
      </w:r>
      <w:proofErr w:type="spellEnd"/>
      <w:r>
        <w:t xml:space="preserve"> no </w:t>
      </w:r>
      <w:proofErr w:type="spellStart"/>
      <w:r>
        <w:t>podrá</w:t>
      </w:r>
      <w:proofErr w:type="spellEnd"/>
      <w:r>
        <w:t xml:space="preserve"> ser completa </w:t>
      </w:r>
      <w:proofErr w:type="spellStart"/>
      <w:r>
        <w:t>si</w:t>
      </w:r>
      <w:proofErr w:type="spellEnd"/>
      <w:r>
        <w:t xml:space="preserve"> </w:t>
      </w:r>
      <w:proofErr w:type="spellStart"/>
      <w:r>
        <w:t>meditáis</w:t>
      </w:r>
      <w:proofErr w:type="spellEnd"/>
      <w:r>
        <w:t xml:space="preserve"> </w:t>
      </w:r>
      <w:proofErr w:type="spellStart"/>
      <w:r>
        <w:t>en</w:t>
      </w:r>
      <w:proofErr w:type="spellEnd"/>
      <w:r>
        <w:t xml:space="preserve"> </w:t>
      </w:r>
      <w:proofErr w:type="spellStart"/>
      <w:r>
        <w:t>que</w:t>
      </w:r>
      <w:proofErr w:type="spellEnd"/>
      <w:r>
        <w:t xml:space="preserve"> </w:t>
      </w:r>
      <w:proofErr w:type="spellStart"/>
      <w:r>
        <w:t>precisamente</w:t>
      </w:r>
      <w:proofErr w:type="spellEnd"/>
      <w:r>
        <w:t xml:space="preserve"> </w:t>
      </w:r>
      <w:proofErr w:type="spellStart"/>
      <w:r>
        <w:t>en</w:t>
      </w:r>
      <w:proofErr w:type="spellEnd"/>
      <w:r>
        <w:t xml:space="preserve"> </w:t>
      </w:r>
      <w:proofErr w:type="spellStart"/>
      <w:r>
        <w:t>los</w:t>
      </w:r>
      <w:proofErr w:type="spellEnd"/>
      <w:r>
        <w:t xml:space="preserve"> </w:t>
      </w:r>
      <w:proofErr w:type="spellStart"/>
      <w:r>
        <w:t>instantes</w:t>
      </w:r>
      <w:proofErr w:type="spellEnd"/>
      <w:r>
        <w:t xml:space="preserve"> de </w:t>
      </w:r>
      <w:proofErr w:type="spellStart"/>
      <w:r>
        <w:t>vuestro</w:t>
      </w:r>
      <w:proofErr w:type="spellEnd"/>
      <w:r>
        <w:t xml:space="preserve"> </w:t>
      </w:r>
      <w:proofErr w:type="spellStart"/>
      <w:r>
        <w:t>deleite</w:t>
      </w:r>
      <w:proofErr w:type="spellEnd"/>
      <w:r>
        <w:t xml:space="preserve"> </w:t>
      </w:r>
      <w:proofErr w:type="spellStart"/>
      <w:r>
        <w:t>espiritual</w:t>
      </w:r>
      <w:proofErr w:type="spellEnd"/>
      <w:r>
        <w:t xml:space="preserve">, </w:t>
      </w:r>
      <w:proofErr w:type="spellStart"/>
      <w:r>
        <w:t>millones</w:t>
      </w:r>
      <w:proofErr w:type="spellEnd"/>
      <w:r>
        <w:t xml:space="preserve"> de </w:t>
      </w:r>
      <w:proofErr w:type="spellStart"/>
      <w:r>
        <w:t>hermanos</w:t>
      </w:r>
      <w:proofErr w:type="spellEnd"/>
      <w:r>
        <w:t xml:space="preserve"> </w:t>
      </w:r>
      <w:proofErr w:type="spellStart"/>
      <w:r>
        <w:t>vuestros</w:t>
      </w:r>
      <w:proofErr w:type="spellEnd"/>
      <w:r>
        <w:t xml:space="preserve"> </w:t>
      </w:r>
      <w:proofErr w:type="spellStart"/>
      <w:r>
        <w:t>luchan</w:t>
      </w:r>
      <w:proofErr w:type="spellEnd"/>
      <w:r>
        <w:t xml:space="preserve">, se </w:t>
      </w:r>
      <w:proofErr w:type="spellStart"/>
      <w:r>
        <w:t>desesperan</w:t>
      </w:r>
      <w:proofErr w:type="spellEnd"/>
      <w:r>
        <w:t xml:space="preserve"> o </w:t>
      </w:r>
      <w:proofErr w:type="spellStart"/>
      <w:r>
        <w:t>sucumben</w:t>
      </w:r>
      <w:proofErr w:type="spellEnd"/>
      <w:r>
        <w:t xml:space="preserve"> entre </w:t>
      </w:r>
      <w:proofErr w:type="spellStart"/>
      <w:r>
        <w:t>el</w:t>
      </w:r>
      <w:proofErr w:type="spellEnd"/>
      <w:r>
        <w:t xml:space="preserve"> </w:t>
      </w:r>
      <w:proofErr w:type="spellStart"/>
      <w:r>
        <w:t>fuego</w:t>
      </w:r>
      <w:proofErr w:type="spellEnd"/>
      <w:r>
        <w:t xml:space="preserve"> de las </w:t>
      </w:r>
      <w:proofErr w:type="spellStart"/>
      <w:r>
        <w:t>guerras</w:t>
      </w:r>
      <w:proofErr w:type="spellEnd"/>
      <w:r>
        <w:t xml:space="preserve"> </w:t>
      </w:r>
      <w:proofErr w:type="spellStart"/>
      <w:r>
        <w:t>fratricidas</w:t>
      </w:r>
      <w:proofErr w:type="spellEnd"/>
      <w:r>
        <w:t xml:space="preserve">.  </w:t>
      </w:r>
    </w:p>
    <w:p w14:paraId="3BB1AC47" w14:textId="77777777" w:rsidR="00F50769" w:rsidRDefault="00F50769" w:rsidP="00F50769">
      <w:r>
        <w:t xml:space="preserve">29. Mi </w:t>
      </w:r>
      <w:proofErr w:type="spellStart"/>
      <w:r>
        <w:t>Doctrina</w:t>
      </w:r>
      <w:proofErr w:type="spellEnd"/>
      <w:r>
        <w:t xml:space="preserve"> </w:t>
      </w:r>
      <w:proofErr w:type="spellStart"/>
      <w:r>
        <w:t>viene</w:t>
      </w:r>
      <w:proofErr w:type="spellEnd"/>
      <w:r>
        <w:t xml:space="preserve"> a </w:t>
      </w:r>
      <w:proofErr w:type="spellStart"/>
      <w:r>
        <w:t>prepararos</w:t>
      </w:r>
      <w:proofErr w:type="spellEnd"/>
      <w:r>
        <w:t xml:space="preserve"> para </w:t>
      </w:r>
      <w:proofErr w:type="spellStart"/>
      <w:r>
        <w:t>una</w:t>
      </w:r>
      <w:proofErr w:type="spellEnd"/>
      <w:r>
        <w:t xml:space="preserve"> lucha </w:t>
      </w:r>
      <w:proofErr w:type="spellStart"/>
      <w:r>
        <w:t>en</w:t>
      </w:r>
      <w:proofErr w:type="spellEnd"/>
      <w:r>
        <w:t xml:space="preserve"> favor de la </w:t>
      </w:r>
      <w:proofErr w:type="spellStart"/>
      <w:r>
        <w:t>paz</w:t>
      </w:r>
      <w:proofErr w:type="spellEnd"/>
      <w:r>
        <w:t xml:space="preserve"> y de la </w:t>
      </w:r>
      <w:proofErr w:type="spellStart"/>
      <w:r>
        <w:t>espiritualidad</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mi </w:t>
      </w:r>
      <w:proofErr w:type="spellStart"/>
      <w:r>
        <w:t>enseñanza</w:t>
      </w:r>
      <w:proofErr w:type="spellEnd"/>
      <w:r>
        <w:t xml:space="preserve"> </w:t>
      </w:r>
      <w:proofErr w:type="spellStart"/>
      <w:r>
        <w:t>viene</w:t>
      </w:r>
      <w:proofErr w:type="spellEnd"/>
      <w:r>
        <w:t xml:space="preserve"> a </w:t>
      </w:r>
      <w:proofErr w:type="spellStart"/>
      <w:r>
        <w:t>deciros</w:t>
      </w:r>
      <w:proofErr w:type="spellEnd"/>
      <w:r>
        <w:t xml:space="preserve"> lo </w:t>
      </w:r>
      <w:proofErr w:type="spellStart"/>
      <w:r>
        <w:t>que</w:t>
      </w:r>
      <w:proofErr w:type="spellEnd"/>
      <w:r>
        <w:t xml:space="preserve"> </w:t>
      </w:r>
      <w:proofErr w:type="spellStart"/>
      <w:r>
        <w:t>debéis</w:t>
      </w:r>
      <w:proofErr w:type="spellEnd"/>
      <w:r>
        <w:t xml:space="preserve"> </w:t>
      </w:r>
      <w:proofErr w:type="spellStart"/>
      <w:r>
        <w:t>hacer</w:t>
      </w:r>
      <w:proofErr w:type="spellEnd"/>
      <w:r>
        <w:t xml:space="preserve">, para </w:t>
      </w:r>
      <w:proofErr w:type="spellStart"/>
      <w:r>
        <w:t>que</w:t>
      </w:r>
      <w:proofErr w:type="spellEnd"/>
      <w:r>
        <w:t xml:space="preserve"> </w:t>
      </w:r>
      <w:proofErr w:type="spellStart"/>
      <w:r>
        <w:t>todos</w:t>
      </w:r>
      <w:proofErr w:type="spellEnd"/>
      <w:r>
        <w:t xml:space="preserve"> </w:t>
      </w:r>
      <w:proofErr w:type="spellStart"/>
      <w:r>
        <w:t>trabajéis</w:t>
      </w:r>
      <w:proofErr w:type="spellEnd"/>
      <w:r>
        <w:t xml:space="preserve"> </w:t>
      </w:r>
      <w:proofErr w:type="spellStart"/>
      <w:r>
        <w:t>en</w:t>
      </w:r>
      <w:proofErr w:type="spellEnd"/>
      <w:r>
        <w:t xml:space="preserve"> </w:t>
      </w:r>
      <w:proofErr w:type="spellStart"/>
      <w:r>
        <w:t>esta</w:t>
      </w:r>
      <w:proofErr w:type="spellEnd"/>
      <w:r>
        <w:t xml:space="preserve"> Obra </w:t>
      </w:r>
      <w:proofErr w:type="spellStart"/>
      <w:r>
        <w:t>salvadora</w:t>
      </w:r>
      <w:proofErr w:type="spellEnd"/>
      <w:r>
        <w:t xml:space="preserve">. </w:t>
      </w:r>
      <w:proofErr w:type="spellStart"/>
      <w:r>
        <w:t>Entonces</w:t>
      </w:r>
      <w:proofErr w:type="spellEnd"/>
      <w:r>
        <w:t xml:space="preserve"> </w:t>
      </w:r>
      <w:proofErr w:type="spellStart"/>
      <w:r>
        <w:t>comenzará</w:t>
      </w:r>
      <w:proofErr w:type="spellEnd"/>
      <w:r>
        <w:t xml:space="preserve"> </w:t>
      </w:r>
      <w:proofErr w:type="gramStart"/>
      <w:r>
        <w:t>a</w:t>
      </w:r>
      <w:proofErr w:type="gramEnd"/>
      <w:r>
        <w:t xml:space="preserve"> </w:t>
      </w:r>
      <w:proofErr w:type="spellStart"/>
      <w:r>
        <w:t>experimentar</w:t>
      </w:r>
      <w:proofErr w:type="spellEnd"/>
      <w:r>
        <w:t xml:space="preserve"> </w:t>
      </w:r>
      <w:proofErr w:type="spellStart"/>
      <w:r>
        <w:t>vuestro</w:t>
      </w:r>
      <w:proofErr w:type="spellEnd"/>
      <w:r>
        <w:t xml:space="preserve"> </w:t>
      </w:r>
      <w:proofErr w:type="spellStart"/>
      <w:r>
        <w:t>espíritu</w:t>
      </w:r>
      <w:proofErr w:type="spellEnd"/>
      <w:r>
        <w:t xml:space="preserve"> la </w:t>
      </w:r>
      <w:proofErr w:type="spellStart"/>
      <w:r>
        <w:t>paz</w:t>
      </w:r>
      <w:proofErr w:type="spellEnd"/>
      <w:r>
        <w:t xml:space="preserve"> y la </w:t>
      </w:r>
      <w:proofErr w:type="spellStart"/>
      <w:r>
        <w:t>satisfacción</w:t>
      </w:r>
      <w:proofErr w:type="spellEnd"/>
      <w:r>
        <w:t xml:space="preserve"> </w:t>
      </w:r>
      <w:proofErr w:type="spellStart"/>
      <w:r>
        <w:t>que</w:t>
      </w:r>
      <w:proofErr w:type="spellEnd"/>
      <w:r>
        <w:t xml:space="preserve"> </w:t>
      </w:r>
      <w:proofErr w:type="spellStart"/>
      <w:r>
        <w:t>corresponden</w:t>
      </w:r>
      <w:proofErr w:type="spellEnd"/>
      <w:r>
        <w:t xml:space="preserve"> a </w:t>
      </w:r>
      <w:proofErr w:type="spellStart"/>
      <w:r>
        <w:t>quienes</w:t>
      </w:r>
      <w:proofErr w:type="spellEnd"/>
      <w:r>
        <w:t xml:space="preserve"> </w:t>
      </w:r>
      <w:proofErr w:type="spellStart"/>
      <w:r>
        <w:t>laboran</w:t>
      </w:r>
      <w:proofErr w:type="spellEnd"/>
      <w:r>
        <w:t xml:space="preserve"> </w:t>
      </w:r>
      <w:proofErr w:type="spellStart"/>
      <w:r>
        <w:t>conmigo</w:t>
      </w:r>
      <w:proofErr w:type="spellEnd"/>
      <w:r>
        <w:t xml:space="preserve"> </w:t>
      </w:r>
      <w:proofErr w:type="spellStart"/>
      <w:r>
        <w:t>en</w:t>
      </w:r>
      <w:proofErr w:type="spellEnd"/>
      <w:r>
        <w:t xml:space="preserve"> mis </w:t>
      </w:r>
      <w:proofErr w:type="spellStart"/>
      <w:r>
        <w:t>obras</w:t>
      </w:r>
      <w:proofErr w:type="spellEnd"/>
      <w:r>
        <w:t xml:space="preserve"> de amor. </w:t>
      </w:r>
    </w:p>
    <w:p w14:paraId="2A2AE793" w14:textId="77777777" w:rsidR="00F50769" w:rsidRDefault="00F50769" w:rsidP="00F50769">
      <w:r>
        <w:t xml:space="preserve"> </w:t>
      </w:r>
    </w:p>
    <w:p w14:paraId="4B02CCB1" w14:textId="77777777" w:rsidR="00F50769" w:rsidRDefault="00F50769" w:rsidP="00F50769">
      <w:r>
        <w:lastRenderedPageBreak/>
        <w:t xml:space="preserve">30. Esta </w:t>
      </w:r>
      <w:proofErr w:type="spellStart"/>
      <w:r>
        <w:t>sensibilidad</w:t>
      </w:r>
      <w:proofErr w:type="spellEnd"/>
      <w:r>
        <w:t xml:space="preserve"> </w:t>
      </w:r>
      <w:proofErr w:type="spellStart"/>
      <w:r>
        <w:t>que</w:t>
      </w:r>
      <w:proofErr w:type="spellEnd"/>
      <w:r>
        <w:t xml:space="preserve"> </w:t>
      </w:r>
      <w:proofErr w:type="spellStart"/>
      <w:r>
        <w:t>va</w:t>
      </w:r>
      <w:proofErr w:type="spellEnd"/>
      <w:r>
        <w:t xml:space="preserve"> </w:t>
      </w:r>
      <w:proofErr w:type="spellStart"/>
      <w:r>
        <w:t>adquiriendo</w:t>
      </w:r>
      <w:proofErr w:type="spellEnd"/>
      <w:r>
        <w:t xml:space="preserve"> </w:t>
      </w:r>
      <w:proofErr w:type="spellStart"/>
      <w:r>
        <w:t>vuestro</w:t>
      </w:r>
      <w:proofErr w:type="spellEnd"/>
      <w:r>
        <w:t xml:space="preserve"> </w:t>
      </w:r>
      <w:proofErr w:type="spellStart"/>
      <w:r>
        <w:t>corazón</w:t>
      </w:r>
      <w:proofErr w:type="spellEnd"/>
      <w:r>
        <w:t xml:space="preserve"> al </w:t>
      </w:r>
      <w:proofErr w:type="spellStart"/>
      <w:r>
        <w:t>escucharme</w:t>
      </w:r>
      <w:proofErr w:type="spellEnd"/>
      <w:r>
        <w:t xml:space="preserve">, </w:t>
      </w:r>
      <w:proofErr w:type="gramStart"/>
      <w:r>
        <w:t>no</w:t>
      </w:r>
      <w:proofErr w:type="gramEnd"/>
      <w:r>
        <w:t xml:space="preserve"> la </w:t>
      </w:r>
      <w:proofErr w:type="spellStart"/>
      <w:r>
        <w:t>perdáis</w:t>
      </w:r>
      <w:proofErr w:type="spellEnd"/>
      <w:r>
        <w:t xml:space="preserve"> al </w:t>
      </w:r>
      <w:proofErr w:type="spellStart"/>
      <w:r>
        <w:t>volver</w:t>
      </w:r>
      <w:proofErr w:type="spellEnd"/>
      <w:r>
        <w:t xml:space="preserve"> a </w:t>
      </w:r>
      <w:proofErr w:type="spellStart"/>
      <w:r>
        <w:t>vuestra</w:t>
      </w:r>
      <w:proofErr w:type="spellEnd"/>
      <w:r>
        <w:t xml:space="preserve"> lucha material, </w:t>
      </w:r>
      <w:proofErr w:type="spellStart"/>
      <w:r>
        <w:t>porque</w:t>
      </w:r>
      <w:proofErr w:type="spellEnd"/>
      <w:r>
        <w:t xml:space="preserve"> </w:t>
      </w:r>
      <w:proofErr w:type="spellStart"/>
      <w:r>
        <w:t>alli</w:t>
      </w:r>
      <w:proofErr w:type="spellEnd"/>
      <w:r>
        <w:t xml:space="preserve"> </w:t>
      </w:r>
      <w:proofErr w:type="spellStart"/>
      <w:r>
        <w:t>en</w:t>
      </w:r>
      <w:proofErr w:type="spellEnd"/>
      <w:r>
        <w:t xml:space="preserve"> </w:t>
      </w:r>
      <w:proofErr w:type="spellStart"/>
      <w:r>
        <w:t>aquellos</w:t>
      </w:r>
      <w:proofErr w:type="spellEnd"/>
      <w:r>
        <w:t xml:space="preserve"> </w:t>
      </w:r>
      <w:proofErr w:type="spellStart"/>
      <w:r>
        <w:t>senderos</w:t>
      </w:r>
      <w:proofErr w:type="spellEnd"/>
      <w:r>
        <w:t xml:space="preserve"> </w:t>
      </w:r>
      <w:proofErr w:type="spellStart"/>
      <w:r>
        <w:t>están</w:t>
      </w:r>
      <w:proofErr w:type="spellEnd"/>
      <w:r>
        <w:t xml:space="preserve"> </w:t>
      </w:r>
      <w:proofErr w:type="spellStart"/>
      <w:r>
        <w:t>vuestros</w:t>
      </w:r>
      <w:proofErr w:type="spellEnd"/>
      <w:r>
        <w:t xml:space="preserve"> </w:t>
      </w:r>
      <w:proofErr w:type="spellStart"/>
      <w:r>
        <w:t>hermanos</w:t>
      </w:r>
      <w:proofErr w:type="spellEnd"/>
      <w:r>
        <w:t xml:space="preserve"> </w:t>
      </w:r>
      <w:proofErr w:type="spellStart"/>
      <w:r>
        <w:t>esperando</w:t>
      </w:r>
      <w:proofErr w:type="spellEnd"/>
      <w:r>
        <w:t xml:space="preserve"> </w:t>
      </w:r>
      <w:proofErr w:type="spellStart"/>
      <w:r>
        <w:t>una</w:t>
      </w:r>
      <w:proofErr w:type="spellEnd"/>
      <w:r>
        <w:t xml:space="preserve"> palabra </w:t>
      </w:r>
      <w:proofErr w:type="spellStart"/>
      <w:r>
        <w:t>vuestra</w:t>
      </w:r>
      <w:proofErr w:type="spellEnd"/>
      <w:r>
        <w:t xml:space="preserve"> </w:t>
      </w:r>
      <w:proofErr w:type="spellStart"/>
      <w:r>
        <w:t>que</w:t>
      </w:r>
      <w:proofErr w:type="spellEnd"/>
      <w:r>
        <w:t xml:space="preserve"> </w:t>
      </w:r>
      <w:proofErr w:type="spellStart"/>
      <w:r>
        <w:t>encierre</w:t>
      </w:r>
      <w:proofErr w:type="spellEnd"/>
      <w:r>
        <w:t xml:space="preserve"> </w:t>
      </w:r>
      <w:proofErr w:type="spellStart"/>
      <w:r>
        <w:t>consuelo</w:t>
      </w:r>
      <w:proofErr w:type="spellEnd"/>
      <w:r>
        <w:t xml:space="preserve"> o </w:t>
      </w:r>
      <w:proofErr w:type="spellStart"/>
      <w:r>
        <w:t>una</w:t>
      </w:r>
      <w:proofErr w:type="spellEnd"/>
      <w:r>
        <w:t xml:space="preserve"> </w:t>
      </w:r>
      <w:proofErr w:type="spellStart"/>
      <w:r>
        <w:t>frase</w:t>
      </w:r>
      <w:proofErr w:type="spellEnd"/>
      <w:r>
        <w:t xml:space="preserve"> </w:t>
      </w:r>
      <w:proofErr w:type="spellStart"/>
      <w:r>
        <w:t>que</w:t>
      </w:r>
      <w:proofErr w:type="spellEnd"/>
      <w:r>
        <w:t xml:space="preserve"> </w:t>
      </w:r>
      <w:proofErr w:type="spellStart"/>
      <w:r>
        <w:t>lleve</w:t>
      </w:r>
      <w:proofErr w:type="spellEnd"/>
      <w:r>
        <w:t xml:space="preserve"> a </w:t>
      </w:r>
      <w:proofErr w:type="spellStart"/>
      <w:r>
        <w:t>su</w:t>
      </w:r>
      <w:proofErr w:type="spellEnd"/>
      <w:r>
        <w:t xml:space="preserve"> </w:t>
      </w:r>
      <w:proofErr w:type="spellStart"/>
      <w:r>
        <w:t>corazón</w:t>
      </w:r>
      <w:proofErr w:type="spellEnd"/>
      <w:r>
        <w:t xml:space="preserve"> mi </w:t>
      </w:r>
      <w:proofErr w:type="spellStart"/>
      <w:r>
        <w:t>mensaje</w:t>
      </w:r>
      <w:proofErr w:type="spellEnd"/>
      <w:r>
        <w:t xml:space="preserve"> de luz; mas </w:t>
      </w:r>
      <w:proofErr w:type="spellStart"/>
      <w:r>
        <w:t>si</w:t>
      </w:r>
      <w:proofErr w:type="spellEnd"/>
      <w:r>
        <w:t xml:space="preserve"> al </w:t>
      </w:r>
      <w:proofErr w:type="spellStart"/>
      <w:r>
        <w:t>presentarse</w:t>
      </w:r>
      <w:proofErr w:type="spellEnd"/>
      <w:r>
        <w:t xml:space="preserve"> ante </w:t>
      </w:r>
      <w:proofErr w:type="spellStart"/>
      <w:r>
        <w:t>vosotros</w:t>
      </w:r>
      <w:proofErr w:type="spellEnd"/>
      <w:r>
        <w:t xml:space="preserve">, </w:t>
      </w:r>
      <w:proofErr w:type="spellStart"/>
      <w:r>
        <w:t>vuestro</w:t>
      </w:r>
      <w:proofErr w:type="spellEnd"/>
      <w:r>
        <w:t xml:space="preserve"> </w:t>
      </w:r>
      <w:proofErr w:type="spellStart"/>
      <w:r>
        <w:t>corazón</w:t>
      </w:r>
      <w:proofErr w:type="spellEnd"/>
      <w:r>
        <w:t xml:space="preserve"> ha </w:t>
      </w:r>
    </w:p>
    <w:p w14:paraId="4573776B" w14:textId="77777777" w:rsidR="00F50769" w:rsidRDefault="00F50769" w:rsidP="00F50769">
      <w:proofErr w:type="spellStart"/>
      <w:r>
        <w:t>vuelto</w:t>
      </w:r>
      <w:proofErr w:type="spellEnd"/>
      <w:r>
        <w:t xml:space="preserve"> a </w:t>
      </w:r>
      <w:proofErr w:type="spellStart"/>
      <w:r>
        <w:t>su</w:t>
      </w:r>
      <w:proofErr w:type="spellEnd"/>
      <w:r>
        <w:t xml:space="preserve"> </w:t>
      </w:r>
      <w:proofErr w:type="spellStart"/>
      <w:r>
        <w:t>dureza</w:t>
      </w:r>
      <w:proofErr w:type="spellEnd"/>
      <w:r>
        <w:t xml:space="preserve"> habitual, </w:t>
      </w:r>
      <w:proofErr w:type="spellStart"/>
      <w:r>
        <w:t>ni</w:t>
      </w:r>
      <w:proofErr w:type="spellEnd"/>
      <w:r>
        <w:t xml:space="preserve"> </w:t>
      </w:r>
      <w:proofErr w:type="spellStart"/>
      <w:r>
        <w:t>siquiera</w:t>
      </w:r>
      <w:proofErr w:type="spellEnd"/>
      <w:r>
        <w:t xml:space="preserve"> </w:t>
      </w:r>
      <w:proofErr w:type="spellStart"/>
      <w:r>
        <w:t>podréis</w:t>
      </w:r>
      <w:proofErr w:type="spellEnd"/>
      <w:r>
        <w:t xml:space="preserve"> </w:t>
      </w:r>
      <w:proofErr w:type="spellStart"/>
      <w:r>
        <w:t>asomaros</w:t>
      </w:r>
      <w:proofErr w:type="spellEnd"/>
      <w:r>
        <w:t xml:space="preserve"> al interior de </w:t>
      </w:r>
      <w:proofErr w:type="spellStart"/>
      <w:r>
        <w:t>quien</w:t>
      </w:r>
      <w:proofErr w:type="spellEnd"/>
      <w:r>
        <w:t xml:space="preserve"> </w:t>
      </w:r>
      <w:proofErr w:type="spellStart"/>
      <w:r>
        <w:t>venía</w:t>
      </w:r>
      <w:proofErr w:type="spellEnd"/>
      <w:r>
        <w:t xml:space="preserve"> </w:t>
      </w:r>
      <w:proofErr w:type="spellStart"/>
      <w:r>
        <w:t>buscando</w:t>
      </w:r>
      <w:proofErr w:type="spellEnd"/>
      <w:r>
        <w:t xml:space="preserve"> </w:t>
      </w:r>
      <w:proofErr w:type="spellStart"/>
      <w:r>
        <w:t>en</w:t>
      </w:r>
      <w:proofErr w:type="spellEnd"/>
      <w:r>
        <w:t xml:space="preserve"> </w:t>
      </w:r>
      <w:proofErr w:type="spellStart"/>
      <w:r>
        <w:t>vosotros</w:t>
      </w:r>
      <w:proofErr w:type="spellEnd"/>
      <w:r>
        <w:t xml:space="preserve"> algo </w:t>
      </w:r>
      <w:proofErr w:type="spellStart"/>
      <w:r>
        <w:t>que</w:t>
      </w:r>
      <w:proofErr w:type="spellEnd"/>
      <w:r>
        <w:t xml:space="preserve"> no era </w:t>
      </w:r>
      <w:proofErr w:type="spellStart"/>
      <w:r>
        <w:t>vuestro</w:t>
      </w:r>
      <w:proofErr w:type="spellEnd"/>
      <w:r>
        <w:t xml:space="preserve">, </w:t>
      </w:r>
      <w:proofErr w:type="spellStart"/>
      <w:r>
        <w:t>sino</w:t>
      </w:r>
      <w:proofErr w:type="spellEnd"/>
      <w:r>
        <w:t xml:space="preserve"> de </w:t>
      </w:r>
      <w:proofErr w:type="spellStart"/>
      <w:r>
        <w:t>él</w:t>
      </w:r>
      <w:proofErr w:type="spellEnd"/>
      <w:r>
        <w:t xml:space="preserve">: mi luz, mi </w:t>
      </w:r>
      <w:proofErr w:type="spellStart"/>
      <w:r>
        <w:t>paz</w:t>
      </w:r>
      <w:proofErr w:type="spellEnd"/>
      <w:r>
        <w:t xml:space="preserve">, mi </w:t>
      </w:r>
      <w:proofErr w:type="spellStart"/>
      <w:r>
        <w:t>bálsamo</w:t>
      </w:r>
      <w:proofErr w:type="spellEnd"/>
      <w:r>
        <w:t xml:space="preserve">. </w:t>
      </w:r>
    </w:p>
    <w:p w14:paraId="79B92AE5" w14:textId="77777777" w:rsidR="00F50769" w:rsidRDefault="00F50769" w:rsidP="00F50769">
      <w:r>
        <w:t xml:space="preserve">31. No </w:t>
      </w:r>
      <w:proofErr w:type="spellStart"/>
      <w:r>
        <w:t>penséis</w:t>
      </w:r>
      <w:proofErr w:type="spellEnd"/>
      <w:r>
        <w:t xml:space="preserve"> </w:t>
      </w:r>
      <w:proofErr w:type="spellStart"/>
      <w:r>
        <w:t>que</w:t>
      </w:r>
      <w:proofErr w:type="spellEnd"/>
      <w:r>
        <w:t xml:space="preserve"> </w:t>
      </w:r>
      <w:proofErr w:type="spellStart"/>
      <w:r>
        <w:t>vuestra</w:t>
      </w:r>
      <w:proofErr w:type="spellEnd"/>
      <w:r>
        <w:t xml:space="preserve"> </w:t>
      </w:r>
      <w:proofErr w:type="spellStart"/>
      <w:r>
        <w:t>falta</w:t>
      </w:r>
      <w:proofErr w:type="spellEnd"/>
      <w:r>
        <w:t xml:space="preserve"> de amor </w:t>
      </w:r>
      <w:proofErr w:type="spellStart"/>
      <w:r>
        <w:t>hacia</w:t>
      </w:r>
      <w:proofErr w:type="spellEnd"/>
      <w:r>
        <w:t xml:space="preserve"> la </w:t>
      </w:r>
      <w:proofErr w:type="spellStart"/>
      <w:r>
        <w:t>humanidad</w:t>
      </w:r>
      <w:proofErr w:type="spellEnd"/>
      <w:r>
        <w:t xml:space="preserve"> </w:t>
      </w:r>
      <w:proofErr w:type="spellStart"/>
      <w:r>
        <w:t>pueda</w:t>
      </w:r>
      <w:proofErr w:type="spellEnd"/>
      <w:r>
        <w:t xml:space="preserve"> </w:t>
      </w:r>
      <w:proofErr w:type="spellStart"/>
      <w:r>
        <w:t>quedar</w:t>
      </w:r>
      <w:proofErr w:type="spellEnd"/>
      <w:r>
        <w:t xml:space="preserve"> </w:t>
      </w:r>
      <w:proofErr w:type="spellStart"/>
      <w:r>
        <w:t>impune</w:t>
      </w:r>
      <w:proofErr w:type="spellEnd"/>
      <w:r>
        <w:t xml:space="preserve">, </w:t>
      </w:r>
      <w:proofErr w:type="spellStart"/>
      <w:r>
        <w:t>porque</w:t>
      </w:r>
      <w:proofErr w:type="spellEnd"/>
      <w:r>
        <w:t xml:space="preserve"> </w:t>
      </w:r>
      <w:proofErr w:type="spellStart"/>
      <w:r>
        <w:t>si</w:t>
      </w:r>
      <w:proofErr w:type="spellEnd"/>
      <w:r>
        <w:t xml:space="preserve"> </w:t>
      </w:r>
      <w:proofErr w:type="spellStart"/>
      <w:r>
        <w:t>vosotros</w:t>
      </w:r>
      <w:proofErr w:type="spellEnd"/>
      <w:r>
        <w:t xml:space="preserve"> </w:t>
      </w:r>
      <w:proofErr w:type="spellStart"/>
      <w:r>
        <w:t>faltaseis</w:t>
      </w:r>
      <w:proofErr w:type="spellEnd"/>
      <w:r>
        <w:t xml:space="preserve"> a </w:t>
      </w:r>
      <w:proofErr w:type="spellStart"/>
      <w:r>
        <w:t>vuestros</w:t>
      </w:r>
      <w:proofErr w:type="spellEnd"/>
      <w:r>
        <w:t xml:space="preserve"> </w:t>
      </w:r>
      <w:proofErr w:type="spellStart"/>
      <w:r>
        <w:t>deberes</w:t>
      </w:r>
      <w:proofErr w:type="spellEnd"/>
      <w:r>
        <w:t xml:space="preserve"> </w:t>
      </w:r>
      <w:proofErr w:type="spellStart"/>
      <w:r>
        <w:t>espirituales</w:t>
      </w:r>
      <w:proofErr w:type="spellEnd"/>
      <w:r>
        <w:t xml:space="preserve">, </w:t>
      </w:r>
      <w:proofErr w:type="spellStart"/>
      <w:r>
        <w:t>vendrán</w:t>
      </w:r>
      <w:proofErr w:type="spellEnd"/>
      <w:r>
        <w:t xml:space="preserve"> las multitudes y al </w:t>
      </w:r>
      <w:proofErr w:type="spellStart"/>
      <w:r>
        <w:t>penetrar</w:t>
      </w:r>
      <w:proofErr w:type="spellEnd"/>
      <w:r>
        <w:t xml:space="preserve"> </w:t>
      </w:r>
      <w:proofErr w:type="spellStart"/>
      <w:r>
        <w:t>en</w:t>
      </w:r>
      <w:proofErr w:type="spellEnd"/>
      <w:r>
        <w:t xml:space="preserve"> </w:t>
      </w:r>
      <w:proofErr w:type="spellStart"/>
      <w:r>
        <w:t>el</w:t>
      </w:r>
      <w:proofErr w:type="spellEnd"/>
      <w:r>
        <w:t xml:space="preserve"> </w:t>
      </w:r>
      <w:proofErr w:type="spellStart"/>
      <w:r>
        <w:t>seno</w:t>
      </w:r>
      <w:proofErr w:type="spellEnd"/>
      <w:r>
        <w:t xml:space="preserve"> de </w:t>
      </w:r>
      <w:proofErr w:type="spellStart"/>
      <w:r>
        <w:t>vuestras</w:t>
      </w:r>
      <w:proofErr w:type="spellEnd"/>
      <w:r>
        <w:t xml:space="preserve"> </w:t>
      </w:r>
      <w:proofErr w:type="spellStart"/>
      <w:r>
        <w:t>congregaciones</w:t>
      </w:r>
      <w:proofErr w:type="spellEnd"/>
      <w:r>
        <w:t xml:space="preserve"> y </w:t>
      </w:r>
      <w:proofErr w:type="spellStart"/>
      <w:r>
        <w:t>percatarse</w:t>
      </w:r>
      <w:proofErr w:type="spellEnd"/>
      <w:r>
        <w:t xml:space="preserve"> del </w:t>
      </w:r>
      <w:proofErr w:type="spellStart"/>
      <w:r>
        <w:t>mensaje</w:t>
      </w:r>
      <w:proofErr w:type="spellEnd"/>
      <w:r>
        <w:t xml:space="preserve"> </w:t>
      </w:r>
      <w:proofErr w:type="spellStart"/>
      <w:r>
        <w:t>que</w:t>
      </w:r>
      <w:proofErr w:type="spellEnd"/>
      <w:r>
        <w:t xml:space="preserve"> les </w:t>
      </w:r>
      <w:proofErr w:type="spellStart"/>
      <w:r>
        <w:t>habéis</w:t>
      </w:r>
      <w:proofErr w:type="spellEnd"/>
      <w:r>
        <w:t xml:space="preserve"> </w:t>
      </w:r>
      <w:proofErr w:type="spellStart"/>
      <w:r>
        <w:t>ocultado</w:t>
      </w:r>
      <w:proofErr w:type="spellEnd"/>
      <w:r>
        <w:t xml:space="preserve"> o </w:t>
      </w:r>
      <w:proofErr w:type="spellStart"/>
      <w:r>
        <w:t>retenido</w:t>
      </w:r>
      <w:proofErr w:type="spellEnd"/>
      <w:r>
        <w:t xml:space="preserve">, se </w:t>
      </w:r>
      <w:proofErr w:type="spellStart"/>
      <w:r>
        <w:t>preguntarán</w:t>
      </w:r>
      <w:proofErr w:type="spellEnd"/>
      <w:r>
        <w:t xml:space="preserve"> </w:t>
      </w:r>
      <w:proofErr w:type="spellStart"/>
      <w:r>
        <w:t>interiormente</w:t>
      </w:r>
      <w:proofErr w:type="spellEnd"/>
      <w:r>
        <w:t xml:space="preserve"> </w:t>
      </w:r>
      <w:proofErr w:type="spellStart"/>
      <w:r>
        <w:t>si</w:t>
      </w:r>
      <w:proofErr w:type="spellEnd"/>
      <w:r>
        <w:t xml:space="preserve"> </w:t>
      </w:r>
      <w:proofErr w:type="spellStart"/>
      <w:r>
        <w:t>éstos</w:t>
      </w:r>
      <w:proofErr w:type="spellEnd"/>
      <w:r>
        <w:t xml:space="preserve"> son mis </w:t>
      </w:r>
      <w:proofErr w:type="spellStart"/>
      <w:r>
        <w:t>nuevos</w:t>
      </w:r>
      <w:proofErr w:type="spellEnd"/>
      <w:r>
        <w:t xml:space="preserve"> </w:t>
      </w:r>
      <w:proofErr w:type="spellStart"/>
      <w:r>
        <w:t>apóstoles</w:t>
      </w:r>
      <w:proofErr w:type="spellEnd"/>
      <w:r>
        <w:t xml:space="preserve">, </w:t>
      </w:r>
      <w:proofErr w:type="spellStart"/>
      <w:r>
        <w:t>mientras</w:t>
      </w:r>
      <w:proofErr w:type="spellEnd"/>
      <w:r>
        <w:t xml:space="preserve"> </w:t>
      </w:r>
      <w:proofErr w:type="spellStart"/>
      <w:r>
        <w:t>otros</w:t>
      </w:r>
      <w:proofErr w:type="spellEnd"/>
      <w:r>
        <w:t xml:space="preserve"> </w:t>
      </w:r>
      <w:proofErr w:type="spellStart"/>
      <w:r>
        <w:t>penetrando</w:t>
      </w:r>
      <w:proofErr w:type="spellEnd"/>
      <w:r>
        <w:t xml:space="preserve"> </w:t>
      </w:r>
      <w:proofErr w:type="spellStart"/>
      <w:r>
        <w:t>en</w:t>
      </w:r>
      <w:proofErr w:type="spellEnd"/>
      <w:r>
        <w:t xml:space="preserve"> mi </w:t>
      </w:r>
      <w:proofErr w:type="spellStart"/>
      <w:r>
        <w:t>enseñanza</w:t>
      </w:r>
      <w:proofErr w:type="spellEnd"/>
      <w:r>
        <w:t xml:space="preserve"> </w:t>
      </w:r>
      <w:proofErr w:type="spellStart"/>
      <w:r>
        <w:t>os</w:t>
      </w:r>
      <w:proofErr w:type="spellEnd"/>
      <w:r>
        <w:t xml:space="preserve"> </w:t>
      </w:r>
      <w:proofErr w:type="spellStart"/>
      <w:r>
        <w:t>darán</w:t>
      </w:r>
      <w:proofErr w:type="spellEnd"/>
      <w:r>
        <w:t xml:space="preserve"> </w:t>
      </w:r>
      <w:proofErr w:type="spellStart"/>
      <w:r>
        <w:t>una</w:t>
      </w:r>
      <w:proofErr w:type="spellEnd"/>
      <w:r>
        <w:t xml:space="preserve"> </w:t>
      </w:r>
      <w:proofErr w:type="spellStart"/>
      <w:r>
        <w:t>lección</w:t>
      </w:r>
      <w:proofErr w:type="spellEnd"/>
      <w:r>
        <w:t xml:space="preserve"> de </w:t>
      </w:r>
      <w:proofErr w:type="spellStart"/>
      <w:r>
        <w:t>cómo</w:t>
      </w:r>
      <w:proofErr w:type="spellEnd"/>
      <w:r>
        <w:t xml:space="preserve"> </w:t>
      </w:r>
      <w:proofErr w:type="spellStart"/>
      <w:r>
        <w:t>deben</w:t>
      </w:r>
      <w:proofErr w:type="spellEnd"/>
      <w:r>
        <w:t xml:space="preserve"> </w:t>
      </w:r>
      <w:proofErr w:type="spellStart"/>
      <w:r>
        <w:t>cumplirse</w:t>
      </w:r>
      <w:proofErr w:type="spellEnd"/>
      <w:r>
        <w:t xml:space="preserve"> </w:t>
      </w:r>
      <w:proofErr w:type="spellStart"/>
      <w:r>
        <w:t>los</w:t>
      </w:r>
      <w:proofErr w:type="spellEnd"/>
      <w:r>
        <w:t xml:space="preserve"> </w:t>
      </w:r>
      <w:proofErr w:type="spellStart"/>
      <w:r>
        <w:t>mandatos</w:t>
      </w:r>
      <w:proofErr w:type="spellEnd"/>
      <w:r>
        <w:t xml:space="preserve"> </w:t>
      </w:r>
      <w:proofErr w:type="spellStart"/>
      <w:r>
        <w:t>divinos</w:t>
      </w:r>
      <w:proofErr w:type="spellEnd"/>
      <w:r>
        <w:t xml:space="preserve">. </w:t>
      </w:r>
    </w:p>
    <w:p w14:paraId="4FAF8A07" w14:textId="77777777" w:rsidR="00F50769" w:rsidRDefault="00F50769" w:rsidP="00F50769">
      <w:r>
        <w:t xml:space="preserve">32. Tengo </w:t>
      </w:r>
      <w:proofErr w:type="spellStart"/>
      <w:r>
        <w:t>que</w:t>
      </w:r>
      <w:proofErr w:type="spellEnd"/>
      <w:r>
        <w:t xml:space="preserve"> </w:t>
      </w:r>
      <w:proofErr w:type="spellStart"/>
      <w:r>
        <w:t>hablaros</w:t>
      </w:r>
      <w:proofErr w:type="spellEnd"/>
      <w:r>
        <w:t xml:space="preserve"> </w:t>
      </w:r>
      <w:proofErr w:type="spellStart"/>
      <w:r>
        <w:t>en</w:t>
      </w:r>
      <w:proofErr w:type="spellEnd"/>
      <w:r>
        <w:t xml:space="preserve"> </w:t>
      </w:r>
      <w:proofErr w:type="spellStart"/>
      <w:r>
        <w:t>esta</w:t>
      </w:r>
      <w:proofErr w:type="spellEnd"/>
      <w:r>
        <w:t xml:space="preserve"> forma, para </w:t>
      </w:r>
      <w:proofErr w:type="spellStart"/>
      <w:r>
        <w:t>evitar</w:t>
      </w:r>
      <w:proofErr w:type="spellEnd"/>
      <w:r>
        <w:t xml:space="preserve"> </w:t>
      </w:r>
      <w:proofErr w:type="spellStart"/>
      <w:r>
        <w:t>que</w:t>
      </w:r>
      <w:proofErr w:type="spellEnd"/>
      <w:r>
        <w:t xml:space="preserve"> </w:t>
      </w:r>
      <w:proofErr w:type="spellStart"/>
      <w:r>
        <w:t>durmáis</w:t>
      </w:r>
      <w:proofErr w:type="spellEnd"/>
      <w:r>
        <w:t xml:space="preserve"> y no </w:t>
      </w:r>
      <w:proofErr w:type="spellStart"/>
      <w:r>
        <w:t>seáis</w:t>
      </w:r>
      <w:proofErr w:type="spellEnd"/>
      <w:r>
        <w:t xml:space="preserve"> </w:t>
      </w:r>
      <w:proofErr w:type="spellStart"/>
      <w:r>
        <w:t>sorprendidos</w:t>
      </w:r>
      <w:proofErr w:type="spellEnd"/>
      <w:r>
        <w:t xml:space="preserve"> </w:t>
      </w:r>
      <w:proofErr w:type="spellStart"/>
      <w:r>
        <w:t>en</w:t>
      </w:r>
      <w:proofErr w:type="spellEnd"/>
      <w:r>
        <w:t xml:space="preserve"> </w:t>
      </w:r>
      <w:proofErr w:type="spellStart"/>
      <w:r>
        <w:t>vuestro</w:t>
      </w:r>
      <w:proofErr w:type="spellEnd"/>
      <w:r>
        <w:t xml:space="preserve"> </w:t>
      </w:r>
      <w:proofErr w:type="spellStart"/>
      <w:r>
        <w:t>letargo</w:t>
      </w:r>
      <w:proofErr w:type="spellEnd"/>
      <w:r>
        <w:t xml:space="preserve">. </w:t>
      </w:r>
      <w:proofErr w:type="spellStart"/>
      <w:r>
        <w:t>Yo</w:t>
      </w:r>
      <w:proofErr w:type="spellEnd"/>
      <w:r>
        <w:t xml:space="preserve"> </w:t>
      </w:r>
      <w:proofErr w:type="spellStart"/>
      <w:r>
        <w:t>os</w:t>
      </w:r>
      <w:proofErr w:type="spellEnd"/>
      <w:r>
        <w:t xml:space="preserve"> </w:t>
      </w:r>
      <w:proofErr w:type="spellStart"/>
      <w:r>
        <w:t>invito</w:t>
      </w:r>
      <w:proofErr w:type="spellEnd"/>
      <w:r>
        <w:t xml:space="preserve"> a la lucha y para </w:t>
      </w:r>
      <w:proofErr w:type="spellStart"/>
      <w:r>
        <w:t>ello</w:t>
      </w:r>
      <w:proofErr w:type="spellEnd"/>
      <w:r>
        <w:t xml:space="preserve"> </w:t>
      </w:r>
      <w:proofErr w:type="spellStart"/>
      <w:r>
        <w:t>os</w:t>
      </w:r>
      <w:proofErr w:type="spellEnd"/>
      <w:r>
        <w:t xml:space="preserve"> </w:t>
      </w:r>
      <w:proofErr w:type="spellStart"/>
      <w:r>
        <w:t>doy</w:t>
      </w:r>
      <w:proofErr w:type="spellEnd"/>
      <w:r>
        <w:t xml:space="preserve"> mi </w:t>
      </w:r>
      <w:proofErr w:type="spellStart"/>
      <w:r>
        <w:t>ejemplo</w:t>
      </w:r>
      <w:proofErr w:type="spellEnd"/>
      <w:r>
        <w:t xml:space="preserve"> de </w:t>
      </w:r>
      <w:proofErr w:type="spellStart"/>
      <w:r>
        <w:t>constante</w:t>
      </w:r>
      <w:proofErr w:type="spellEnd"/>
      <w:r>
        <w:t xml:space="preserve"> </w:t>
      </w:r>
      <w:proofErr w:type="spellStart"/>
      <w:r>
        <w:t>trabajo</w:t>
      </w:r>
      <w:proofErr w:type="spellEnd"/>
      <w:r>
        <w:t xml:space="preserve">. </w:t>
      </w:r>
    </w:p>
    <w:p w14:paraId="1C4F0B88" w14:textId="77777777" w:rsidR="00F50769" w:rsidRDefault="00F50769" w:rsidP="00F50769">
      <w:r>
        <w:t xml:space="preserve">33. Nadie me </w:t>
      </w:r>
      <w:proofErr w:type="spellStart"/>
      <w:r>
        <w:t>diga</w:t>
      </w:r>
      <w:proofErr w:type="spellEnd"/>
      <w:r>
        <w:t xml:space="preserve"> </w:t>
      </w:r>
      <w:proofErr w:type="spellStart"/>
      <w:r>
        <w:t>que</w:t>
      </w:r>
      <w:proofErr w:type="spellEnd"/>
      <w:r>
        <w:t xml:space="preserve"> </w:t>
      </w:r>
      <w:proofErr w:type="spellStart"/>
      <w:r>
        <w:t>en</w:t>
      </w:r>
      <w:proofErr w:type="spellEnd"/>
      <w:r>
        <w:t xml:space="preserve"> </w:t>
      </w:r>
      <w:proofErr w:type="spellStart"/>
      <w:r>
        <w:t>su</w:t>
      </w:r>
      <w:proofErr w:type="spellEnd"/>
      <w:r>
        <w:t xml:space="preserve"> camino </w:t>
      </w:r>
      <w:proofErr w:type="spellStart"/>
      <w:r>
        <w:t>tiene</w:t>
      </w:r>
      <w:proofErr w:type="spellEnd"/>
      <w:r>
        <w:t xml:space="preserve"> </w:t>
      </w:r>
      <w:proofErr w:type="spellStart"/>
      <w:r>
        <w:t>grandes</w:t>
      </w:r>
      <w:proofErr w:type="spellEnd"/>
      <w:r>
        <w:t xml:space="preserve"> </w:t>
      </w:r>
      <w:proofErr w:type="spellStart"/>
      <w:r>
        <w:t>obstáculos</w:t>
      </w:r>
      <w:proofErr w:type="spellEnd"/>
      <w:r>
        <w:t xml:space="preserve"> para </w:t>
      </w:r>
      <w:proofErr w:type="spellStart"/>
      <w:r>
        <w:t>poder</w:t>
      </w:r>
      <w:proofErr w:type="spellEnd"/>
      <w:r>
        <w:t xml:space="preserve"> </w:t>
      </w:r>
      <w:proofErr w:type="spellStart"/>
      <w:r>
        <w:t>cumplir</w:t>
      </w:r>
      <w:proofErr w:type="spellEnd"/>
      <w:r>
        <w:t xml:space="preserve">, </w:t>
      </w:r>
      <w:proofErr w:type="spellStart"/>
      <w:r>
        <w:t>porque</w:t>
      </w:r>
      <w:proofErr w:type="spellEnd"/>
      <w:r>
        <w:t xml:space="preserve"> </w:t>
      </w:r>
      <w:proofErr w:type="spellStart"/>
      <w:r>
        <w:t>si</w:t>
      </w:r>
      <w:proofErr w:type="spellEnd"/>
      <w:r>
        <w:t xml:space="preserve"> </w:t>
      </w:r>
      <w:proofErr w:type="spellStart"/>
      <w:r>
        <w:t>creéis</w:t>
      </w:r>
      <w:proofErr w:type="spellEnd"/>
      <w:r>
        <w:t xml:space="preserve"> en </w:t>
      </w:r>
      <w:proofErr w:type="spellStart"/>
      <w:r>
        <w:t>que</w:t>
      </w:r>
      <w:proofErr w:type="spellEnd"/>
      <w:r>
        <w:t xml:space="preserve"> “no se </w:t>
      </w:r>
      <w:proofErr w:type="spellStart"/>
      <w:r>
        <w:t>mueve</w:t>
      </w:r>
      <w:proofErr w:type="spellEnd"/>
      <w:r>
        <w:t xml:space="preserve"> la hoja del árbol </w:t>
      </w:r>
      <w:proofErr w:type="spellStart"/>
      <w:r>
        <w:t>si</w:t>
      </w:r>
      <w:proofErr w:type="spellEnd"/>
      <w:r>
        <w:t xml:space="preserve"> no es </w:t>
      </w:r>
      <w:proofErr w:type="spellStart"/>
      <w:r>
        <w:t>por</w:t>
      </w:r>
      <w:proofErr w:type="spellEnd"/>
      <w:r>
        <w:t xml:space="preserve"> la </w:t>
      </w:r>
      <w:proofErr w:type="spellStart"/>
      <w:r>
        <w:t>voluntad</w:t>
      </w:r>
      <w:proofErr w:type="spellEnd"/>
      <w:r>
        <w:t xml:space="preserve"> del Padre”, </w:t>
      </w:r>
      <w:proofErr w:type="spellStart"/>
      <w:r>
        <w:t>debéis</w:t>
      </w:r>
      <w:proofErr w:type="spellEnd"/>
      <w:r>
        <w:t xml:space="preserve"> </w:t>
      </w:r>
      <w:proofErr w:type="spellStart"/>
      <w:r>
        <w:t>comprender</w:t>
      </w:r>
      <w:proofErr w:type="spellEnd"/>
      <w:r>
        <w:t xml:space="preserve"> </w:t>
      </w:r>
      <w:proofErr w:type="spellStart"/>
      <w:r>
        <w:t>que</w:t>
      </w:r>
      <w:proofErr w:type="spellEnd"/>
      <w:r>
        <w:t xml:space="preserve"> </w:t>
      </w:r>
      <w:proofErr w:type="spellStart"/>
      <w:r>
        <w:t>por</w:t>
      </w:r>
      <w:proofErr w:type="spellEnd"/>
      <w:r>
        <w:t xml:space="preserve"> </w:t>
      </w:r>
      <w:proofErr w:type="spellStart"/>
      <w:r>
        <w:t>sobre</w:t>
      </w:r>
      <w:proofErr w:type="spellEnd"/>
      <w:r>
        <w:t xml:space="preserve"> lo </w:t>
      </w:r>
      <w:proofErr w:type="spellStart"/>
      <w:r>
        <w:t>que</w:t>
      </w:r>
      <w:proofErr w:type="spellEnd"/>
      <w:r>
        <w:t xml:space="preserve"> </w:t>
      </w:r>
      <w:proofErr w:type="spellStart"/>
      <w:r>
        <w:t>llamáis</w:t>
      </w:r>
      <w:proofErr w:type="spellEnd"/>
      <w:r>
        <w:t xml:space="preserve"> </w:t>
      </w:r>
      <w:proofErr w:type="spellStart"/>
      <w:r>
        <w:t>obstáculos</w:t>
      </w:r>
      <w:proofErr w:type="spellEnd"/>
      <w:r>
        <w:t xml:space="preserve">, </w:t>
      </w:r>
      <w:proofErr w:type="spellStart"/>
      <w:r>
        <w:t>debéis</w:t>
      </w:r>
      <w:proofErr w:type="spellEnd"/>
      <w:r>
        <w:t xml:space="preserve"> </w:t>
      </w:r>
      <w:proofErr w:type="spellStart"/>
      <w:r>
        <w:t>desempeñar</w:t>
      </w:r>
      <w:proofErr w:type="spellEnd"/>
      <w:r>
        <w:t xml:space="preserve"> </w:t>
      </w:r>
      <w:proofErr w:type="spellStart"/>
      <w:r>
        <w:t>vuestra</w:t>
      </w:r>
      <w:proofErr w:type="spellEnd"/>
      <w:r>
        <w:t xml:space="preserve"> </w:t>
      </w:r>
      <w:proofErr w:type="spellStart"/>
      <w:r>
        <w:t>misión</w:t>
      </w:r>
      <w:proofErr w:type="spellEnd"/>
      <w:r>
        <w:t xml:space="preserve">. </w:t>
      </w:r>
    </w:p>
    <w:p w14:paraId="1F7A23D8" w14:textId="77777777" w:rsidR="00F50769" w:rsidRDefault="00F50769" w:rsidP="00F50769">
      <w:r>
        <w:t xml:space="preserve">34. No </w:t>
      </w:r>
      <w:proofErr w:type="spellStart"/>
      <w:r>
        <w:t>abriguéis</w:t>
      </w:r>
      <w:proofErr w:type="spellEnd"/>
      <w:r>
        <w:t xml:space="preserve"> la </w:t>
      </w:r>
      <w:proofErr w:type="spellStart"/>
      <w:r>
        <w:t>creencia</w:t>
      </w:r>
      <w:proofErr w:type="spellEnd"/>
      <w:r>
        <w:t xml:space="preserve"> de </w:t>
      </w:r>
      <w:proofErr w:type="spellStart"/>
      <w:r>
        <w:t>que</w:t>
      </w:r>
      <w:proofErr w:type="spellEnd"/>
      <w:r>
        <w:t xml:space="preserve"> con </w:t>
      </w:r>
      <w:proofErr w:type="spellStart"/>
      <w:r>
        <w:t>sólo</w:t>
      </w:r>
      <w:proofErr w:type="spellEnd"/>
      <w:r>
        <w:t xml:space="preserve"> </w:t>
      </w:r>
      <w:proofErr w:type="spellStart"/>
      <w:r>
        <w:t>asistir</w:t>
      </w:r>
      <w:proofErr w:type="spellEnd"/>
      <w:r>
        <w:t xml:space="preserve"> a </w:t>
      </w:r>
      <w:proofErr w:type="spellStart"/>
      <w:r>
        <w:t>estos</w:t>
      </w:r>
      <w:proofErr w:type="spellEnd"/>
      <w:r>
        <w:t xml:space="preserve"> </w:t>
      </w:r>
      <w:proofErr w:type="spellStart"/>
      <w:r>
        <w:t>lugares</w:t>
      </w:r>
      <w:proofErr w:type="spellEnd"/>
      <w:r>
        <w:t xml:space="preserve"> </w:t>
      </w:r>
      <w:proofErr w:type="spellStart"/>
      <w:r>
        <w:t>estáis</w:t>
      </w:r>
      <w:proofErr w:type="spellEnd"/>
      <w:r>
        <w:t xml:space="preserve"> </w:t>
      </w:r>
      <w:proofErr w:type="spellStart"/>
      <w:r>
        <w:t>cumpliendo</w:t>
      </w:r>
      <w:proofErr w:type="spellEnd"/>
      <w:r>
        <w:t xml:space="preserve"> con </w:t>
      </w:r>
      <w:proofErr w:type="spellStart"/>
      <w:r>
        <w:t>vuestra</w:t>
      </w:r>
      <w:proofErr w:type="spellEnd"/>
      <w:r>
        <w:t xml:space="preserve"> </w:t>
      </w:r>
      <w:proofErr w:type="spellStart"/>
      <w:r>
        <w:t>misión</w:t>
      </w:r>
      <w:proofErr w:type="spellEnd"/>
      <w:r>
        <w:t xml:space="preserve"> </w:t>
      </w:r>
      <w:proofErr w:type="spellStart"/>
      <w:r>
        <w:t>espiritual</w:t>
      </w:r>
      <w:proofErr w:type="spellEnd"/>
      <w:r>
        <w:t xml:space="preserve"> o </w:t>
      </w:r>
      <w:proofErr w:type="spellStart"/>
      <w:r>
        <w:t>que</w:t>
      </w:r>
      <w:proofErr w:type="spellEnd"/>
      <w:r>
        <w:t xml:space="preserve"> con </w:t>
      </w:r>
      <w:proofErr w:type="spellStart"/>
      <w:r>
        <w:t>sólo</w:t>
      </w:r>
      <w:proofErr w:type="spellEnd"/>
      <w:r>
        <w:t xml:space="preserve"> </w:t>
      </w:r>
      <w:proofErr w:type="spellStart"/>
      <w:r>
        <w:t>hablar</w:t>
      </w:r>
      <w:proofErr w:type="spellEnd"/>
      <w:r>
        <w:t xml:space="preserve"> de mi </w:t>
      </w:r>
      <w:proofErr w:type="spellStart"/>
      <w:r>
        <w:t>Doctrina</w:t>
      </w:r>
      <w:proofErr w:type="spellEnd"/>
      <w:r>
        <w:t xml:space="preserve">, </w:t>
      </w:r>
      <w:proofErr w:type="spellStart"/>
      <w:r>
        <w:t>ya</w:t>
      </w:r>
      <w:proofErr w:type="spellEnd"/>
      <w:r>
        <w:t xml:space="preserve"> me </w:t>
      </w:r>
      <w:proofErr w:type="spellStart"/>
      <w:r>
        <w:t>habéis</w:t>
      </w:r>
      <w:proofErr w:type="spellEnd"/>
      <w:r>
        <w:t xml:space="preserve"> </w:t>
      </w:r>
      <w:proofErr w:type="spellStart"/>
      <w:r>
        <w:t>servido</w:t>
      </w:r>
      <w:proofErr w:type="spellEnd"/>
      <w:r>
        <w:t xml:space="preserve">, </w:t>
      </w:r>
      <w:proofErr w:type="spellStart"/>
      <w:r>
        <w:t>porque</w:t>
      </w:r>
      <w:proofErr w:type="spellEnd"/>
      <w:r>
        <w:t xml:space="preserve"> es tan </w:t>
      </w:r>
      <w:proofErr w:type="spellStart"/>
      <w:r>
        <w:t>amplio</w:t>
      </w:r>
      <w:proofErr w:type="spellEnd"/>
      <w:r>
        <w:t xml:space="preserve"> </w:t>
      </w:r>
      <w:proofErr w:type="spellStart"/>
      <w:r>
        <w:t>vuestro</w:t>
      </w:r>
      <w:proofErr w:type="spellEnd"/>
      <w:r>
        <w:t xml:space="preserve"> campo de </w:t>
      </w:r>
      <w:proofErr w:type="spellStart"/>
      <w:r>
        <w:t>acción</w:t>
      </w:r>
      <w:proofErr w:type="spellEnd"/>
      <w:r>
        <w:t xml:space="preserve"> y tan </w:t>
      </w:r>
      <w:proofErr w:type="spellStart"/>
      <w:r>
        <w:t>lleno</w:t>
      </w:r>
      <w:proofErr w:type="spellEnd"/>
      <w:r>
        <w:t xml:space="preserve"> de </w:t>
      </w:r>
      <w:proofErr w:type="spellStart"/>
      <w:r>
        <w:t>oportunidades</w:t>
      </w:r>
      <w:proofErr w:type="spellEnd"/>
      <w:r>
        <w:t xml:space="preserve"> para </w:t>
      </w:r>
      <w:proofErr w:type="spellStart"/>
      <w:r>
        <w:t>practicar</w:t>
      </w:r>
      <w:proofErr w:type="spellEnd"/>
      <w:r>
        <w:t xml:space="preserve"> </w:t>
      </w:r>
      <w:proofErr w:type="spellStart"/>
      <w:r>
        <w:t>el</w:t>
      </w:r>
      <w:proofErr w:type="spellEnd"/>
      <w:r>
        <w:t xml:space="preserve"> amor </w:t>
      </w:r>
      <w:proofErr w:type="spellStart"/>
      <w:r>
        <w:t>en</w:t>
      </w:r>
      <w:proofErr w:type="spellEnd"/>
      <w:r>
        <w:t xml:space="preserve"> </w:t>
      </w:r>
      <w:proofErr w:type="spellStart"/>
      <w:r>
        <w:t>vuestro</w:t>
      </w:r>
      <w:proofErr w:type="spellEnd"/>
      <w:r>
        <w:t xml:space="preserve"> </w:t>
      </w:r>
      <w:proofErr w:type="spellStart"/>
      <w:r>
        <w:t>caminó</w:t>
      </w:r>
      <w:proofErr w:type="spellEnd"/>
      <w:r>
        <w:t xml:space="preserve"> </w:t>
      </w:r>
      <w:proofErr w:type="spellStart"/>
      <w:r>
        <w:t>que</w:t>
      </w:r>
      <w:proofErr w:type="spellEnd"/>
      <w:r>
        <w:t xml:space="preserve"> no </w:t>
      </w:r>
      <w:proofErr w:type="spellStart"/>
      <w:r>
        <w:t>tendréis</w:t>
      </w:r>
      <w:proofErr w:type="spellEnd"/>
      <w:r>
        <w:t xml:space="preserve"> </w:t>
      </w:r>
      <w:proofErr w:type="spellStart"/>
      <w:r>
        <w:t>que</w:t>
      </w:r>
      <w:proofErr w:type="spellEnd"/>
      <w:r>
        <w:t xml:space="preserve"> </w:t>
      </w:r>
      <w:proofErr w:type="spellStart"/>
      <w:r>
        <w:t>esforzaros</w:t>
      </w:r>
      <w:proofErr w:type="spellEnd"/>
      <w:r>
        <w:t xml:space="preserve"> para </w:t>
      </w:r>
      <w:proofErr w:type="spellStart"/>
      <w:r>
        <w:t>encontrar</w:t>
      </w:r>
      <w:proofErr w:type="spellEnd"/>
      <w:r>
        <w:t xml:space="preserve"> </w:t>
      </w:r>
      <w:proofErr w:type="spellStart"/>
      <w:r>
        <w:t>ocasiones</w:t>
      </w:r>
      <w:proofErr w:type="spellEnd"/>
      <w:r>
        <w:t xml:space="preserve"> </w:t>
      </w:r>
      <w:proofErr w:type="spellStart"/>
      <w:r>
        <w:t>propicias</w:t>
      </w:r>
      <w:proofErr w:type="spellEnd"/>
      <w:r>
        <w:t xml:space="preserve"> para </w:t>
      </w:r>
      <w:proofErr w:type="spellStart"/>
      <w:r>
        <w:t>sembrar</w:t>
      </w:r>
      <w:proofErr w:type="spellEnd"/>
      <w:r>
        <w:t xml:space="preserve">, mas no </w:t>
      </w:r>
      <w:proofErr w:type="spellStart"/>
      <w:r>
        <w:t>habéis</w:t>
      </w:r>
      <w:proofErr w:type="spellEnd"/>
      <w:r>
        <w:t xml:space="preserve"> </w:t>
      </w:r>
      <w:proofErr w:type="spellStart"/>
      <w:r>
        <w:t>reparado</w:t>
      </w:r>
      <w:proofErr w:type="spellEnd"/>
      <w:r>
        <w:t xml:space="preserve"> </w:t>
      </w:r>
      <w:proofErr w:type="spellStart"/>
      <w:r>
        <w:t>en</w:t>
      </w:r>
      <w:proofErr w:type="spellEnd"/>
      <w:r>
        <w:t xml:space="preserve"> </w:t>
      </w:r>
      <w:proofErr w:type="spellStart"/>
      <w:r>
        <w:t>todo</w:t>
      </w:r>
      <w:proofErr w:type="spellEnd"/>
      <w:r>
        <w:t xml:space="preserve"> </w:t>
      </w:r>
      <w:proofErr w:type="spellStart"/>
      <w:r>
        <w:t>esto</w:t>
      </w:r>
      <w:proofErr w:type="spellEnd"/>
      <w:r>
        <w:t xml:space="preserve"> y </w:t>
      </w:r>
      <w:proofErr w:type="spellStart"/>
      <w:r>
        <w:t>por</w:t>
      </w:r>
      <w:proofErr w:type="spellEnd"/>
      <w:r>
        <w:t xml:space="preserve"> </w:t>
      </w:r>
      <w:proofErr w:type="spellStart"/>
      <w:r>
        <w:t>eso</w:t>
      </w:r>
      <w:proofErr w:type="spellEnd"/>
      <w:r>
        <w:t xml:space="preserve"> </w:t>
      </w:r>
      <w:proofErr w:type="spellStart"/>
      <w:r>
        <w:t>decís</w:t>
      </w:r>
      <w:proofErr w:type="spellEnd"/>
      <w:r>
        <w:t xml:space="preserve"> </w:t>
      </w:r>
      <w:proofErr w:type="spellStart"/>
      <w:r>
        <w:t>que</w:t>
      </w:r>
      <w:proofErr w:type="spellEnd"/>
      <w:r>
        <w:t xml:space="preserve"> </w:t>
      </w:r>
      <w:proofErr w:type="spellStart"/>
      <w:r>
        <w:t>tenéis</w:t>
      </w:r>
      <w:proofErr w:type="spellEnd"/>
      <w:r>
        <w:t xml:space="preserve"> </w:t>
      </w:r>
      <w:proofErr w:type="spellStart"/>
      <w:r>
        <w:t>muchos</w:t>
      </w:r>
      <w:proofErr w:type="spellEnd"/>
      <w:r>
        <w:t xml:space="preserve"> </w:t>
      </w:r>
      <w:proofErr w:type="spellStart"/>
      <w:r>
        <w:t>obstáculos</w:t>
      </w:r>
      <w:proofErr w:type="spellEnd"/>
      <w:r>
        <w:t xml:space="preserve"> para </w:t>
      </w:r>
      <w:proofErr w:type="spellStart"/>
      <w:r>
        <w:t>poder</w:t>
      </w:r>
      <w:proofErr w:type="spellEnd"/>
      <w:r>
        <w:t xml:space="preserve"> </w:t>
      </w:r>
      <w:proofErr w:type="spellStart"/>
      <w:r>
        <w:t>cumplir</w:t>
      </w:r>
      <w:proofErr w:type="spellEnd"/>
      <w:r>
        <w:t xml:space="preserve">, </w:t>
      </w:r>
      <w:proofErr w:type="spellStart"/>
      <w:r>
        <w:t>porque</w:t>
      </w:r>
      <w:proofErr w:type="spellEnd"/>
      <w:r>
        <w:t xml:space="preserve"> no </w:t>
      </w:r>
      <w:proofErr w:type="spellStart"/>
      <w:r>
        <w:t>habéis</w:t>
      </w:r>
      <w:proofErr w:type="spellEnd"/>
      <w:r>
        <w:t xml:space="preserve"> </w:t>
      </w:r>
      <w:proofErr w:type="spellStart"/>
      <w:r>
        <w:t>analizado</w:t>
      </w:r>
      <w:proofErr w:type="spellEnd"/>
      <w:r>
        <w:t xml:space="preserve"> </w:t>
      </w:r>
      <w:proofErr w:type="spellStart"/>
      <w:r>
        <w:t>todo</w:t>
      </w:r>
      <w:proofErr w:type="spellEnd"/>
      <w:r>
        <w:t xml:space="preserve"> lo </w:t>
      </w:r>
      <w:proofErr w:type="spellStart"/>
      <w:r>
        <w:t>que</w:t>
      </w:r>
      <w:proofErr w:type="spellEnd"/>
      <w:r>
        <w:t xml:space="preserve"> </w:t>
      </w:r>
      <w:proofErr w:type="spellStart"/>
      <w:r>
        <w:t>comprende</w:t>
      </w:r>
      <w:proofErr w:type="spellEnd"/>
      <w:r>
        <w:t xml:space="preserve"> </w:t>
      </w:r>
      <w:proofErr w:type="spellStart"/>
      <w:r>
        <w:t>vuestra</w:t>
      </w:r>
      <w:proofErr w:type="spellEnd"/>
      <w:r>
        <w:t xml:space="preserve"> </w:t>
      </w:r>
      <w:proofErr w:type="spellStart"/>
      <w:r>
        <w:t>misión</w:t>
      </w:r>
      <w:proofErr w:type="spellEnd"/>
      <w:r>
        <w:t xml:space="preserve"> </w:t>
      </w:r>
      <w:proofErr w:type="spellStart"/>
      <w:r>
        <w:t>espiritual</w:t>
      </w:r>
      <w:proofErr w:type="spellEnd"/>
      <w:r>
        <w:t xml:space="preserve">. </w:t>
      </w:r>
    </w:p>
    <w:p w14:paraId="2BBDDB3B" w14:textId="77777777" w:rsidR="00F50769" w:rsidRDefault="00F50769" w:rsidP="00F50769">
      <w:r>
        <w:t xml:space="preserve">35. Amad, </w:t>
      </w:r>
      <w:proofErr w:type="spellStart"/>
      <w:r>
        <w:t>servid</w:t>
      </w:r>
      <w:proofErr w:type="spellEnd"/>
      <w:r>
        <w:t xml:space="preserve">, sed </w:t>
      </w:r>
      <w:proofErr w:type="spellStart"/>
      <w:r>
        <w:t>útiles</w:t>
      </w:r>
      <w:proofErr w:type="spellEnd"/>
      <w:r>
        <w:t xml:space="preserve">, </w:t>
      </w:r>
      <w:proofErr w:type="spellStart"/>
      <w:r>
        <w:t>salvad</w:t>
      </w:r>
      <w:proofErr w:type="spellEnd"/>
      <w:r>
        <w:t xml:space="preserve"> y </w:t>
      </w:r>
      <w:proofErr w:type="spellStart"/>
      <w:r>
        <w:t>consolad</w:t>
      </w:r>
      <w:proofErr w:type="spellEnd"/>
      <w:r>
        <w:t xml:space="preserve">, </w:t>
      </w:r>
      <w:proofErr w:type="spellStart"/>
      <w:r>
        <w:t>haced</w:t>
      </w:r>
      <w:proofErr w:type="spellEnd"/>
      <w:r>
        <w:t xml:space="preserve"> de </w:t>
      </w:r>
      <w:proofErr w:type="spellStart"/>
      <w:r>
        <w:t>vuestra</w:t>
      </w:r>
      <w:proofErr w:type="spellEnd"/>
      <w:r>
        <w:t xml:space="preserve"> </w:t>
      </w:r>
      <w:proofErr w:type="spellStart"/>
      <w:r>
        <w:t>vida</w:t>
      </w:r>
      <w:proofErr w:type="spellEnd"/>
      <w:r>
        <w:t xml:space="preserve"> un bello </w:t>
      </w:r>
      <w:proofErr w:type="spellStart"/>
      <w:r>
        <w:t>ejemplo</w:t>
      </w:r>
      <w:proofErr w:type="spellEnd"/>
      <w:r>
        <w:t xml:space="preserve">, </w:t>
      </w:r>
      <w:proofErr w:type="spellStart"/>
      <w:r>
        <w:t>una</w:t>
      </w:r>
      <w:proofErr w:type="spellEnd"/>
      <w:r>
        <w:t xml:space="preserve"> hermosa y </w:t>
      </w:r>
      <w:proofErr w:type="spellStart"/>
      <w:r>
        <w:t>práctica</w:t>
      </w:r>
      <w:proofErr w:type="spellEnd"/>
      <w:r>
        <w:t xml:space="preserve"> </w:t>
      </w:r>
      <w:proofErr w:type="spellStart"/>
      <w:r>
        <w:t>lección</w:t>
      </w:r>
      <w:proofErr w:type="spellEnd"/>
      <w:r>
        <w:t xml:space="preserve">, para </w:t>
      </w:r>
      <w:proofErr w:type="spellStart"/>
      <w:r>
        <w:t>que</w:t>
      </w:r>
      <w:proofErr w:type="spellEnd"/>
      <w:r>
        <w:t xml:space="preserve"> </w:t>
      </w:r>
      <w:proofErr w:type="spellStart"/>
      <w:r>
        <w:t>seáis</w:t>
      </w:r>
      <w:proofErr w:type="spellEnd"/>
      <w:r>
        <w:t xml:space="preserve"> </w:t>
      </w:r>
      <w:proofErr w:type="spellStart"/>
      <w:r>
        <w:t>imitados</w:t>
      </w:r>
      <w:proofErr w:type="spellEnd"/>
      <w:r>
        <w:t xml:space="preserve"> </w:t>
      </w:r>
      <w:proofErr w:type="spellStart"/>
      <w:r>
        <w:t>Entonces</w:t>
      </w:r>
      <w:proofErr w:type="spellEnd"/>
      <w:r>
        <w:t xml:space="preserve"> </w:t>
      </w:r>
      <w:proofErr w:type="spellStart"/>
      <w:r>
        <w:t>estaréis</w:t>
      </w:r>
      <w:proofErr w:type="spellEnd"/>
      <w:r>
        <w:t xml:space="preserve"> </w:t>
      </w:r>
      <w:proofErr w:type="spellStart"/>
      <w:r>
        <w:t>derramando</w:t>
      </w:r>
      <w:proofErr w:type="spellEnd"/>
      <w:r>
        <w:t xml:space="preserve"> luz </w:t>
      </w:r>
      <w:proofErr w:type="spellStart"/>
      <w:r>
        <w:t>espiritual</w:t>
      </w:r>
      <w:proofErr w:type="spellEnd"/>
      <w:r>
        <w:t xml:space="preserve"> </w:t>
      </w:r>
      <w:proofErr w:type="spellStart"/>
      <w:r>
        <w:t>en</w:t>
      </w:r>
      <w:proofErr w:type="spellEnd"/>
      <w:r>
        <w:t xml:space="preserve"> </w:t>
      </w:r>
      <w:proofErr w:type="spellStart"/>
      <w:r>
        <w:t>vuestros</w:t>
      </w:r>
      <w:proofErr w:type="spellEnd"/>
      <w:r>
        <w:t xml:space="preserve"> </w:t>
      </w:r>
      <w:proofErr w:type="spellStart"/>
      <w:r>
        <w:t>hermanos</w:t>
      </w:r>
      <w:proofErr w:type="spellEnd"/>
      <w:r>
        <w:t xml:space="preserve">. </w:t>
      </w:r>
      <w:proofErr w:type="spellStart"/>
      <w:r>
        <w:t>Hablando</w:t>
      </w:r>
      <w:proofErr w:type="spellEnd"/>
      <w:r>
        <w:t xml:space="preserve"> de mi </w:t>
      </w:r>
      <w:proofErr w:type="spellStart"/>
      <w:r>
        <w:t>Doctrina</w:t>
      </w:r>
      <w:proofErr w:type="spellEnd"/>
      <w:r>
        <w:t xml:space="preserve">, </w:t>
      </w:r>
      <w:proofErr w:type="spellStart"/>
      <w:r>
        <w:t>cumpliréis</w:t>
      </w:r>
      <w:proofErr w:type="spellEnd"/>
      <w:r>
        <w:t xml:space="preserve"> con la </w:t>
      </w:r>
      <w:proofErr w:type="spellStart"/>
      <w:r>
        <w:t>misión</w:t>
      </w:r>
      <w:proofErr w:type="spellEnd"/>
      <w:r>
        <w:t xml:space="preserve"> de </w:t>
      </w:r>
      <w:proofErr w:type="spellStart"/>
      <w:r>
        <w:t>sembrar</w:t>
      </w:r>
      <w:proofErr w:type="spellEnd"/>
      <w:r>
        <w:t xml:space="preserve"> la </w:t>
      </w:r>
      <w:proofErr w:type="spellStart"/>
      <w:r>
        <w:t>semilla</w:t>
      </w:r>
      <w:proofErr w:type="spellEnd"/>
      <w:r>
        <w:t xml:space="preserve"> de la </w:t>
      </w:r>
      <w:proofErr w:type="spellStart"/>
      <w:r>
        <w:t>espiritualidad</w:t>
      </w:r>
      <w:proofErr w:type="spellEnd"/>
      <w:r>
        <w:t xml:space="preserve">, </w:t>
      </w:r>
      <w:proofErr w:type="spellStart"/>
      <w:r>
        <w:t>pero</w:t>
      </w:r>
      <w:proofErr w:type="spellEnd"/>
      <w:r>
        <w:t xml:space="preserve"> </w:t>
      </w:r>
      <w:proofErr w:type="spellStart"/>
      <w:r>
        <w:t>hacedlo</w:t>
      </w:r>
      <w:proofErr w:type="spellEnd"/>
      <w:r>
        <w:t xml:space="preserve"> con </w:t>
      </w:r>
      <w:proofErr w:type="spellStart"/>
      <w:r>
        <w:t>humildad</w:t>
      </w:r>
      <w:proofErr w:type="spellEnd"/>
      <w:r>
        <w:t xml:space="preserve">, </w:t>
      </w:r>
      <w:proofErr w:type="spellStart"/>
      <w:r>
        <w:t>teniendo</w:t>
      </w:r>
      <w:proofErr w:type="spellEnd"/>
      <w:r>
        <w:t xml:space="preserve"> </w:t>
      </w:r>
      <w:proofErr w:type="spellStart"/>
      <w:r>
        <w:t>en</w:t>
      </w:r>
      <w:proofErr w:type="spellEnd"/>
      <w:r>
        <w:t xml:space="preserve"> </w:t>
      </w:r>
      <w:proofErr w:type="spellStart"/>
      <w:r>
        <w:t>cuenta</w:t>
      </w:r>
      <w:proofErr w:type="spellEnd"/>
      <w:r>
        <w:t xml:space="preserve"> </w:t>
      </w:r>
      <w:proofErr w:type="spellStart"/>
      <w:r>
        <w:t>que</w:t>
      </w:r>
      <w:proofErr w:type="spellEnd"/>
      <w:r>
        <w:t xml:space="preserve"> </w:t>
      </w:r>
      <w:proofErr w:type="spellStart"/>
      <w:r>
        <w:t>toda</w:t>
      </w:r>
      <w:proofErr w:type="spellEnd"/>
      <w:r>
        <w:t xml:space="preserve"> </w:t>
      </w:r>
      <w:proofErr w:type="spellStart"/>
      <w:r>
        <w:t>obra</w:t>
      </w:r>
      <w:proofErr w:type="spellEnd"/>
      <w:r>
        <w:t xml:space="preserve"> </w:t>
      </w:r>
      <w:proofErr w:type="spellStart"/>
      <w:r>
        <w:t>que</w:t>
      </w:r>
      <w:proofErr w:type="spellEnd"/>
      <w:r>
        <w:t xml:space="preserve"> </w:t>
      </w:r>
      <w:proofErr w:type="spellStart"/>
      <w:r>
        <w:t>encierre</w:t>
      </w:r>
      <w:proofErr w:type="spellEnd"/>
      <w:r>
        <w:t xml:space="preserve">, </w:t>
      </w:r>
      <w:proofErr w:type="spellStart"/>
      <w:r>
        <w:t>vanidad</w:t>
      </w:r>
      <w:proofErr w:type="spellEnd"/>
      <w:r>
        <w:t xml:space="preserve">, </w:t>
      </w:r>
      <w:proofErr w:type="spellStart"/>
      <w:r>
        <w:t>será</w:t>
      </w:r>
      <w:proofErr w:type="spellEnd"/>
      <w:r>
        <w:t xml:space="preserve"> </w:t>
      </w:r>
      <w:proofErr w:type="spellStart"/>
      <w:r>
        <w:t>semilla</w:t>
      </w:r>
      <w:proofErr w:type="spellEnd"/>
      <w:r>
        <w:t xml:space="preserve"> </w:t>
      </w:r>
      <w:proofErr w:type="spellStart"/>
      <w:r>
        <w:t>vana</w:t>
      </w:r>
      <w:proofErr w:type="spellEnd"/>
      <w:r>
        <w:t xml:space="preserve"> </w:t>
      </w:r>
      <w:proofErr w:type="spellStart"/>
      <w:r>
        <w:t>que</w:t>
      </w:r>
      <w:proofErr w:type="spellEnd"/>
      <w:r>
        <w:t xml:space="preserve"> </w:t>
      </w:r>
      <w:proofErr w:type="spellStart"/>
      <w:r>
        <w:t>nunca</w:t>
      </w:r>
      <w:proofErr w:type="spellEnd"/>
      <w:r>
        <w:t xml:space="preserve"> </w:t>
      </w:r>
      <w:proofErr w:type="spellStart"/>
      <w:r>
        <w:t>germinará</w:t>
      </w:r>
      <w:proofErr w:type="spellEnd"/>
      <w:r>
        <w:t xml:space="preserve">. </w:t>
      </w:r>
    </w:p>
    <w:p w14:paraId="2D901E08" w14:textId="77777777" w:rsidR="00F50769" w:rsidRDefault="00F50769" w:rsidP="00F50769">
      <w:r>
        <w:t xml:space="preserve">36. </w:t>
      </w:r>
      <w:proofErr w:type="spellStart"/>
      <w:r>
        <w:t>Yo</w:t>
      </w:r>
      <w:proofErr w:type="spellEnd"/>
      <w:r>
        <w:t xml:space="preserve"> </w:t>
      </w:r>
      <w:proofErr w:type="spellStart"/>
      <w:r>
        <w:t>os</w:t>
      </w:r>
      <w:proofErr w:type="spellEnd"/>
      <w:r>
        <w:t xml:space="preserve"> </w:t>
      </w:r>
      <w:proofErr w:type="spellStart"/>
      <w:r>
        <w:t>aseguro</w:t>
      </w:r>
      <w:proofErr w:type="spellEnd"/>
      <w:r>
        <w:t xml:space="preserve"> </w:t>
      </w:r>
      <w:proofErr w:type="spellStart"/>
      <w:r>
        <w:t>que</w:t>
      </w:r>
      <w:proofErr w:type="spellEnd"/>
      <w:r>
        <w:t xml:space="preserve"> </w:t>
      </w:r>
      <w:proofErr w:type="spellStart"/>
      <w:r>
        <w:t>si</w:t>
      </w:r>
      <w:proofErr w:type="spellEnd"/>
      <w:r>
        <w:t xml:space="preserve"> </w:t>
      </w:r>
      <w:proofErr w:type="spellStart"/>
      <w:r>
        <w:t>obráis</w:t>
      </w:r>
      <w:proofErr w:type="spellEnd"/>
      <w:r>
        <w:t xml:space="preserve"> </w:t>
      </w:r>
      <w:proofErr w:type="spellStart"/>
      <w:r>
        <w:t>en</w:t>
      </w:r>
      <w:proofErr w:type="spellEnd"/>
      <w:r>
        <w:t xml:space="preserve"> </w:t>
      </w:r>
      <w:proofErr w:type="spellStart"/>
      <w:r>
        <w:t>vuestra</w:t>
      </w:r>
      <w:proofErr w:type="spellEnd"/>
      <w:r>
        <w:t xml:space="preserve"> </w:t>
      </w:r>
      <w:proofErr w:type="spellStart"/>
      <w:r>
        <w:t>vida</w:t>
      </w:r>
      <w:proofErr w:type="spellEnd"/>
      <w:r>
        <w:t xml:space="preserve"> con la </w:t>
      </w:r>
      <w:proofErr w:type="spellStart"/>
      <w:r>
        <w:t>discreción</w:t>
      </w:r>
      <w:proofErr w:type="spellEnd"/>
      <w:r>
        <w:t xml:space="preserve">, </w:t>
      </w:r>
      <w:proofErr w:type="spellStart"/>
      <w:r>
        <w:t>sinceridad</w:t>
      </w:r>
      <w:proofErr w:type="spellEnd"/>
      <w:r>
        <w:t xml:space="preserve"> y </w:t>
      </w:r>
      <w:proofErr w:type="spellStart"/>
      <w:r>
        <w:t>rectitud</w:t>
      </w:r>
      <w:proofErr w:type="spellEnd"/>
      <w:r>
        <w:t xml:space="preserve"> </w:t>
      </w:r>
      <w:proofErr w:type="spellStart"/>
      <w:r>
        <w:t>que</w:t>
      </w:r>
      <w:proofErr w:type="spellEnd"/>
      <w:r>
        <w:t xml:space="preserve"> </w:t>
      </w:r>
      <w:proofErr w:type="spellStart"/>
      <w:r>
        <w:t>os</w:t>
      </w:r>
      <w:proofErr w:type="spellEnd"/>
      <w:r>
        <w:t xml:space="preserve"> </w:t>
      </w:r>
      <w:proofErr w:type="spellStart"/>
      <w:r>
        <w:t>aconsejo</w:t>
      </w:r>
      <w:proofErr w:type="spellEnd"/>
      <w:r>
        <w:t xml:space="preserve">, </w:t>
      </w:r>
      <w:proofErr w:type="spellStart"/>
      <w:r>
        <w:t>los</w:t>
      </w:r>
      <w:proofErr w:type="spellEnd"/>
      <w:r>
        <w:t xml:space="preserve"> </w:t>
      </w:r>
      <w:proofErr w:type="spellStart"/>
      <w:r>
        <w:t>corazones</w:t>
      </w:r>
      <w:proofErr w:type="spellEnd"/>
      <w:r>
        <w:t xml:space="preserve"> </w:t>
      </w:r>
      <w:proofErr w:type="spellStart"/>
      <w:r>
        <w:t>duros</w:t>
      </w:r>
      <w:proofErr w:type="spellEnd"/>
      <w:r>
        <w:t xml:space="preserve"> de </w:t>
      </w:r>
      <w:proofErr w:type="spellStart"/>
      <w:r>
        <w:t>quienes</w:t>
      </w:r>
      <w:proofErr w:type="spellEnd"/>
      <w:r>
        <w:t xml:space="preserve"> me </w:t>
      </w:r>
      <w:proofErr w:type="spellStart"/>
      <w:r>
        <w:t>habláis</w:t>
      </w:r>
      <w:proofErr w:type="spellEnd"/>
      <w:r>
        <w:t xml:space="preserve"> </w:t>
      </w:r>
      <w:proofErr w:type="spellStart"/>
      <w:r>
        <w:t>en</w:t>
      </w:r>
      <w:proofErr w:type="spellEnd"/>
      <w:r>
        <w:t xml:space="preserve"> </w:t>
      </w:r>
      <w:proofErr w:type="spellStart"/>
      <w:r>
        <w:t>vuestra</w:t>
      </w:r>
      <w:proofErr w:type="spellEnd"/>
      <w:r>
        <w:t xml:space="preserve"> </w:t>
      </w:r>
      <w:proofErr w:type="spellStart"/>
      <w:r>
        <w:t>oración</w:t>
      </w:r>
      <w:proofErr w:type="spellEnd"/>
      <w:r>
        <w:t xml:space="preserve">, se </w:t>
      </w:r>
      <w:proofErr w:type="spellStart"/>
      <w:r>
        <w:t>ablandarán</w:t>
      </w:r>
      <w:proofErr w:type="spellEnd"/>
      <w:r>
        <w:t xml:space="preserve">, </w:t>
      </w:r>
      <w:proofErr w:type="spellStart"/>
      <w:r>
        <w:lastRenderedPageBreak/>
        <w:t>conmovidos</w:t>
      </w:r>
      <w:proofErr w:type="spellEnd"/>
      <w:r>
        <w:t xml:space="preserve"> </w:t>
      </w:r>
      <w:proofErr w:type="spellStart"/>
      <w:r>
        <w:t>por</w:t>
      </w:r>
      <w:proofErr w:type="spellEnd"/>
      <w:r>
        <w:t xml:space="preserve"> </w:t>
      </w:r>
      <w:proofErr w:type="spellStart"/>
      <w:r>
        <w:t>vuestra</w:t>
      </w:r>
      <w:proofErr w:type="spellEnd"/>
      <w:r>
        <w:t xml:space="preserve"> </w:t>
      </w:r>
      <w:proofErr w:type="spellStart"/>
      <w:r>
        <w:t>virtud</w:t>
      </w:r>
      <w:proofErr w:type="spellEnd"/>
      <w:r>
        <w:t xml:space="preserve">, y </w:t>
      </w:r>
      <w:proofErr w:type="spellStart"/>
      <w:r>
        <w:t>llegaréis</w:t>
      </w:r>
      <w:proofErr w:type="spellEnd"/>
      <w:r>
        <w:t xml:space="preserve"> al </w:t>
      </w:r>
      <w:proofErr w:type="spellStart"/>
      <w:r>
        <w:t>convencimiento</w:t>
      </w:r>
      <w:proofErr w:type="spellEnd"/>
      <w:r>
        <w:t xml:space="preserve"> de </w:t>
      </w:r>
      <w:proofErr w:type="spellStart"/>
      <w:r>
        <w:t>que</w:t>
      </w:r>
      <w:proofErr w:type="spellEnd"/>
      <w:r>
        <w:t xml:space="preserve"> para </w:t>
      </w:r>
      <w:proofErr w:type="spellStart"/>
      <w:r>
        <w:t>el</w:t>
      </w:r>
      <w:proofErr w:type="spellEnd"/>
      <w:r>
        <w:t xml:space="preserve"> </w:t>
      </w:r>
      <w:proofErr w:type="spellStart"/>
      <w:r>
        <w:t>desempeño</w:t>
      </w:r>
      <w:proofErr w:type="spellEnd"/>
      <w:r>
        <w:t xml:space="preserve"> de </w:t>
      </w:r>
      <w:proofErr w:type="spellStart"/>
      <w:r>
        <w:t>esta</w:t>
      </w:r>
      <w:proofErr w:type="spellEnd"/>
      <w:r>
        <w:t xml:space="preserve"> </w:t>
      </w:r>
      <w:proofErr w:type="spellStart"/>
      <w:r>
        <w:t>misión</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elevado</w:t>
      </w:r>
      <w:proofErr w:type="spellEnd"/>
      <w:r>
        <w:t xml:space="preserve"> </w:t>
      </w:r>
      <w:proofErr w:type="spellStart"/>
      <w:r>
        <w:t>jamás</w:t>
      </w:r>
      <w:proofErr w:type="spellEnd"/>
      <w:r>
        <w:t xml:space="preserve"> </w:t>
      </w:r>
      <w:proofErr w:type="spellStart"/>
      <w:r>
        <w:t>encontrará</w:t>
      </w:r>
      <w:proofErr w:type="spellEnd"/>
      <w:r>
        <w:t xml:space="preserve"> </w:t>
      </w:r>
      <w:proofErr w:type="spellStart"/>
      <w:r>
        <w:t>obstáculos</w:t>
      </w:r>
      <w:proofErr w:type="spellEnd"/>
      <w:r>
        <w:t xml:space="preserve">, </w:t>
      </w:r>
      <w:proofErr w:type="spellStart"/>
      <w:r>
        <w:t>porque</w:t>
      </w:r>
      <w:proofErr w:type="spellEnd"/>
      <w:r>
        <w:t xml:space="preserve"> </w:t>
      </w:r>
      <w:proofErr w:type="spellStart"/>
      <w:r>
        <w:t>estará</w:t>
      </w:r>
      <w:proofErr w:type="spellEnd"/>
      <w:r>
        <w:t xml:space="preserve"> </w:t>
      </w:r>
      <w:proofErr w:type="spellStart"/>
      <w:r>
        <w:t>por</w:t>
      </w:r>
      <w:proofErr w:type="spellEnd"/>
      <w:r>
        <w:t xml:space="preserve"> </w:t>
      </w:r>
      <w:proofErr w:type="spellStart"/>
      <w:r>
        <w:t>sobre</w:t>
      </w:r>
      <w:proofErr w:type="spellEnd"/>
      <w:r>
        <w:t xml:space="preserve"> </w:t>
      </w:r>
      <w:proofErr w:type="spellStart"/>
      <w:r>
        <w:t>todas</w:t>
      </w:r>
      <w:proofErr w:type="spellEnd"/>
      <w:r>
        <w:t xml:space="preserve"> las </w:t>
      </w:r>
      <w:proofErr w:type="spellStart"/>
      <w:r>
        <w:t>pequeñeces</w:t>
      </w:r>
      <w:proofErr w:type="spellEnd"/>
      <w:r>
        <w:t xml:space="preserve"> de </w:t>
      </w:r>
      <w:proofErr w:type="spellStart"/>
      <w:r>
        <w:t>esta</w:t>
      </w:r>
      <w:proofErr w:type="spellEnd"/>
      <w:r>
        <w:t xml:space="preserve"> </w:t>
      </w:r>
      <w:proofErr w:type="spellStart"/>
      <w:r>
        <w:t>vida</w:t>
      </w:r>
      <w:proofErr w:type="spellEnd"/>
      <w:r>
        <w:t xml:space="preserve">. </w:t>
      </w:r>
    </w:p>
    <w:p w14:paraId="0CDCEA35" w14:textId="77777777" w:rsidR="00F50769" w:rsidRDefault="00F50769" w:rsidP="00F50769">
      <w:r>
        <w:t xml:space="preserve">37. Nunca </w:t>
      </w:r>
      <w:proofErr w:type="spellStart"/>
      <w:r>
        <w:t>penséis</w:t>
      </w:r>
      <w:proofErr w:type="spellEnd"/>
      <w:r>
        <w:t xml:space="preserve"> mal de </w:t>
      </w:r>
      <w:proofErr w:type="spellStart"/>
      <w:r>
        <w:t>los</w:t>
      </w:r>
      <w:proofErr w:type="spellEnd"/>
      <w:r>
        <w:t xml:space="preserve"> </w:t>
      </w:r>
      <w:proofErr w:type="spellStart"/>
      <w:r>
        <w:t>que</w:t>
      </w:r>
      <w:proofErr w:type="spellEnd"/>
      <w:r>
        <w:t xml:space="preserve"> no </w:t>
      </w:r>
      <w:proofErr w:type="spellStart"/>
      <w:r>
        <w:t>os</w:t>
      </w:r>
      <w:proofErr w:type="spellEnd"/>
      <w:r>
        <w:t xml:space="preserve"> </w:t>
      </w:r>
      <w:proofErr w:type="spellStart"/>
      <w:r>
        <w:t>quieran</w:t>
      </w:r>
      <w:proofErr w:type="spellEnd"/>
      <w:r>
        <w:t xml:space="preserve">, </w:t>
      </w:r>
      <w:proofErr w:type="spellStart"/>
      <w:r>
        <w:t>ni</w:t>
      </w:r>
      <w:proofErr w:type="spellEnd"/>
      <w:r>
        <w:t xml:space="preserve"> </w:t>
      </w:r>
      <w:proofErr w:type="spellStart"/>
      <w:r>
        <w:t>os</w:t>
      </w:r>
      <w:proofErr w:type="spellEnd"/>
      <w:r>
        <w:t xml:space="preserve"> </w:t>
      </w:r>
      <w:proofErr w:type="spellStart"/>
      <w:r>
        <w:t>exasperéis</w:t>
      </w:r>
      <w:proofErr w:type="spellEnd"/>
      <w:r>
        <w:t xml:space="preserve"> con </w:t>
      </w:r>
      <w:proofErr w:type="spellStart"/>
      <w:r>
        <w:t>aquellos</w:t>
      </w:r>
      <w:proofErr w:type="spellEnd"/>
      <w:r>
        <w:t xml:space="preserve"> </w:t>
      </w:r>
      <w:proofErr w:type="spellStart"/>
      <w:r>
        <w:t>que</w:t>
      </w:r>
      <w:proofErr w:type="spellEnd"/>
      <w:r>
        <w:t xml:space="preserve"> no </w:t>
      </w:r>
      <w:proofErr w:type="spellStart"/>
      <w:r>
        <w:t>os</w:t>
      </w:r>
      <w:proofErr w:type="spellEnd"/>
      <w:r>
        <w:t xml:space="preserve"> </w:t>
      </w:r>
      <w:proofErr w:type="spellStart"/>
      <w:r>
        <w:t>comprendan</w:t>
      </w:r>
      <w:proofErr w:type="spellEnd"/>
      <w:r>
        <w:t xml:space="preserve">, </w:t>
      </w:r>
      <w:proofErr w:type="spellStart"/>
      <w:r>
        <w:t>ya</w:t>
      </w:r>
      <w:proofErr w:type="spellEnd"/>
      <w:r>
        <w:t xml:space="preserve"> </w:t>
      </w:r>
      <w:proofErr w:type="spellStart"/>
      <w:r>
        <w:t>que</w:t>
      </w:r>
      <w:proofErr w:type="spellEnd"/>
      <w:r>
        <w:t xml:space="preserve"> hasta </w:t>
      </w:r>
      <w:proofErr w:type="spellStart"/>
      <w:r>
        <w:t>el</w:t>
      </w:r>
      <w:proofErr w:type="spellEnd"/>
      <w:r>
        <w:t xml:space="preserve"> </w:t>
      </w:r>
      <w:proofErr w:type="spellStart"/>
      <w:r>
        <w:t>sentimiento</w:t>
      </w:r>
      <w:proofErr w:type="spellEnd"/>
      <w:r>
        <w:t xml:space="preserve"> </w:t>
      </w:r>
      <w:proofErr w:type="spellStart"/>
      <w:r>
        <w:t>más</w:t>
      </w:r>
      <w:proofErr w:type="spellEnd"/>
      <w:r>
        <w:t xml:space="preserve"> </w:t>
      </w:r>
      <w:proofErr w:type="spellStart"/>
      <w:r>
        <w:t>íntimo</w:t>
      </w:r>
      <w:proofErr w:type="spellEnd"/>
      <w:r>
        <w:t xml:space="preserve"> </w:t>
      </w:r>
      <w:proofErr w:type="spellStart"/>
      <w:r>
        <w:t>que</w:t>
      </w:r>
      <w:proofErr w:type="spellEnd"/>
      <w:r>
        <w:t xml:space="preserve"> </w:t>
      </w:r>
      <w:proofErr w:type="spellStart"/>
      <w:r>
        <w:t>tengáis</w:t>
      </w:r>
      <w:proofErr w:type="spellEnd"/>
      <w:r>
        <w:t xml:space="preserve"> </w:t>
      </w:r>
      <w:proofErr w:type="spellStart"/>
      <w:r>
        <w:t>hacia</w:t>
      </w:r>
      <w:proofErr w:type="spellEnd"/>
      <w:r>
        <w:t xml:space="preserve"> </w:t>
      </w:r>
      <w:proofErr w:type="spellStart"/>
      <w:r>
        <w:t>vuestros</w:t>
      </w:r>
      <w:proofErr w:type="spellEnd"/>
      <w:r>
        <w:t xml:space="preserve"> </w:t>
      </w:r>
      <w:proofErr w:type="spellStart"/>
      <w:r>
        <w:t>semejantes</w:t>
      </w:r>
      <w:proofErr w:type="spellEnd"/>
      <w:r>
        <w:t xml:space="preserve">, se lo </w:t>
      </w:r>
      <w:proofErr w:type="spellStart"/>
      <w:r>
        <w:t>transmitiréis</w:t>
      </w:r>
      <w:proofErr w:type="spellEnd"/>
      <w:r>
        <w:t xml:space="preserve"> con </w:t>
      </w:r>
      <w:proofErr w:type="spellStart"/>
      <w:r>
        <w:t>el</w:t>
      </w:r>
      <w:proofErr w:type="spellEnd"/>
      <w:r>
        <w:t xml:space="preserve"> </w:t>
      </w:r>
      <w:proofErr w:type="spellStart"/>
      <w:r>
        <w:t>pensamiento</w:t>
      </w:r>
      <w:proofErr w:type="spellEnd"/>
      <w:r>
        <w:t xml:space="preserve">. </w:t>
      </w:r>
    </w:p>
    <w:p w14:paraId="1211A9CE" w14:textId="77777777" w:rsidR="00F50769" w:rsidRDefault="00F50769" w:rsidP="00F50769">
      <w:r>
        <w:t xml:space="preserve">38. </w:t>
      </w:r>
      <w:proofErr w:type="spellStart"/>
      <w:r>
        <w:t>Os</w:t>
      </w:r>
      <w:proofErr w:type="spellEnd"/>
      <w:r>
        <w:t xml:space="preserve"> </w:t>
      </w:r>
      <w:proofErr w:type="spellStart"/>
      <w:r>
        <w:t>ofrezco</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tantas</w:t>
      </w:r>
      <w:proofErr w:type="spellEnd"/>
      <w:r>
        <w:t xml:space="preserve"> </w:t>
      </w:r>
      <w:proofErr w:type="spellStart"/>
      <w:r>
        <w:t>facilidades</w:t>
      </w:r>
      <w:proofErr w:type="spellEnd"/>
      <w:r>
        <w:t xml:space="preserve"> para </w:t>
      </w:r>
      <w:proofErr w:type="spellStart"/>
      <w:r>
        <w:t>que</w:t>
      </w:r>
      <w:proofErr w:type="spellEnd"/>
      <w:r>
        <w:t xml:space="preserve"> </w:t>
      </w:r>
      <w:proofErr w:type="spellStart"/>
      <w:r>
        <w:t>seáis</w:t>
      </w:r>
      <w:proofErr w:type="spellEnd"/>
      <w:r>
        <w:t xml:space="preserve"> mis </w:t>
      </w:r>
      <w:proofErr w:type="spellStart"/>
      <w:r>
        <w:t>discípulos</w:t>
      </w:r>
      <w:proofErr w:type="spellEnd"/>
      <w:r>
        <w:t xml:space="preserve">, </w:t>
      </w:r>
      <w:proofErr w:type="spellStart"/>
      <w:r>
        <w:t>que</w:t>
      </w:r>
      <w:proofErr w:type="spellEnd"/>
      <w:r>
        <w:t xml:space="preserve"> no </w:t>
      </w:r>
      <w:proofErr w:type="spellStart"/>
      <w:r>
        <w:t>tenéis</w:t>
      </w:r>
      <w:proofErr w:type="spellEnd"/>
      <w:r>
        <w:t xml:space="preserve"> </w:t>
      </w:r>
      <w:proofErr w:type="spellStart"/>
      <w:r>
        <w:t>necesidad</w:t>
      </w:r>
      <w:proofErr w:type="spellEnd"/>
      <w:r>
        <w:t xml:space="preserve"> de </w:t>
      </w:r>
      <w:proofErr w:type="spellStart"/>
      <w:r>
        <w:t>dejar</w:t>
      </w:r>
      <w:proofErr w:type="spellEnd"/>
      <w:r>
        <w:t xml:space="preserve"> a </w:t>
      </w:r>
      <w:proofErr w:type="spellStart"/>
      <w:r>
        <w:t>vuestros</w:t>
      </w:r>
      <w:proofErr w:type="spellEnd"/>
      <w:r>
        <w:t xml:space="preserve"> padres, </w:t>
      </w:r>
      <w:proofErr w:type="spellStart"/>
      <w:r>
        <w:t>esposas</w:t>
      </w:r>
      <w:proofErr w:type="spellEnd"/>
      <w:r>
        <w:t xml:space="preserve"> o </w:t>
      </w:r>
      <w:proofErr w:type="spellStart"/>
      <w:r>
        <w:t>hijos</w:t>
      </w:r>
      <w:proofErr w:type="spellEnd"/>
      <w:r>
        <w:t xml:space="preserve"> para </w:t>
      </w:r>
      <w:proofErr w:type="spellStart"/>
      <w:r>
        <w:t>ir</w:t>
      </w:r>
      <w:proofErr w:type="spellEnd"/>
      <w:r>
        <w:t xml:space="preserve"> </w:t>
      </w:r>
      <w:proofErr w:type="spellStart"/>
      <w:r>
        <w:t>en</w:t>
      </w:r>
      <w:proofErr w:type="spellEnd"/>
      <w:r>
        <w:t xml:space="preserve"> </w:t>
      </w:r>
      <w:proofErr w:type="spellStart"/>
      <w:r>
        <w:t>busca</w:t>
      </w:r>
      <w:proofErr w:type="spellEnd"/>
      <w:r>
        <w:t xml:space="preserve"> de tierras </w:t>
      </w:r>
      <w:proofErr w:type="spellStart"/>
      <w:r>
        <w:t>donde</w:t>
      </w:r>
      <w:proofErr w:type="spellEnd"/>
      <w:r>
        <w:t xml:space="preserve"> extender mis </w:t>
      </w:r>
      <w:proofErr w:type="spellStart"/>
      <w:r>
        <w:t>enseñanzas</w:t>
      </w:r>
      <w:proofErr w:type="spellEnd"/>
      <w:r>
        <w:t xml:space="preserve">, </w:t>
      </w:r>
      <w:proofErr w:type="spellStart"/>
      <w:r>
        <w:t>ni</w:t>
      </w:r>
      <w:proofErr w:type="spellEnd"/>
      <w:r>
        <w:t xml:space="preserve"> </w:t>
      </w:r>
      <w:proofErr w:type="spellStart"/>
      <w:r>
        <w:t>que</w:t>
      </w:r>
      <w:proofErr w:type="spellEnd"/>
      <w:r>
        <w:t xml:space="preserve"> </w:t>
      </w:r>
      <w:proofErr w:type="spellStart"/>
      <w:r>
        <w:t>predicar</w:t>
      </w:r>
      <w:proofErr w:type="spellEnd"/>
      <w:r>
        <w:t xml:space="preserve"> a </w:t>
      </w:r>
      <w:proofErr w:type="spellStart"/>
      <w:r>
        <w:t>voz</w:t>
      </w:r>
      <w:proofErr w:type="spellEnd"/>
      <w:r>
        <w:t xml:space="preserve"> </w:t>
      </w:r>
      <w:proofErr w:type="spellStart"/>
      <w:r>
        <w:t>en</w:t>
      </w:r>
      <w:proofErr w:type="spellEnd"/>
      <w:r>
        <w:t xml:space="preserve"> </w:t>
      </w:r>
      <w:proofErr w:type="spellStart"/>
      <w:r>
        <w:t>cuello</w:t>
      </w:r>
      <w:proofErr w:type="spellEnd"/>
      <w:r>
        <w:t xml:space="preserve"> </w:t>
      </w:r>
      <w:proofErr w:type="spellStart"/>
      <w:r>
        <w:t>en</w:t>
      </w:r>
      <w:proofErr w:type="spellEnd"/>
      <w:r>
        <w:t xml:space="preserve"> </w:t>
      </w:r>
      <w:proofErr w:type="spellStart"/>
      <w:r>
        <w:t>calles</w:t>
      </w:r>
      <w:proofErr w:type="spellEnd"/>
      <w:r>
        <w:t xml:space="preserve"> y plazas, </w:t>
      </w:r>
      <w:proofErr w:type="spellStart"/>
      <w:r>
        <w:t>ni</w:t>
      </w:r>
      <w:proofErr w:type="spellEnd"/>
      <w:r>
        <w:t xml:space="preserve"> </w:t>
      </w:r>
      <w:proofErr w:type="spellStart"/>
      <w:r>
        <w:t>temer</w:t>
      </w:r>
      <w:proofErr w:type="spellEnd"/>
      <w:r>
        <w:t xml:space="preserve"> </w:t>
      </w:r>
      <w:proofErr w:type="spellStart"/>
      <w:r>
        <w:t>que</w:t>
      </w:r>
      <w:proofErr w:type="spellEnd"/>
      <w:r>
        <w:t xml:space="preserve"> al </w:t>
      </w:r>
      <w:proofErr w:type="spellStart"/>
      <w:r>
        <w:t>concluir</w:t>
      </w:r>
      <w:proofErr w:type="spellEnd"/>
      <w:r>
        <w:t xml:space="preserve"> la jornada, </w:t>
      </w:r>
      <w:proofErr w:type="spellStart"/>
      <w:r>
        <w:t>el</w:t>
      </w:r>
      <w:proofErr w:type="spellEnd"/>
      <w:r>
        <w:t xml:space="preserve"> </w:t>
      </w:r>
      <w:proofErr w:type="spellStart"/>
      <w:r>
        <w:t>cadalso</w:t>
      </w:r>
      <w:proofErr w:type="spellEnd"/>
      <w:r>
        <w:t xml:space="preserve"> </w:t>
      </w:r>
      <w:proofErr w:type="spellStart"/>
      <w:r>
        <w:t>os</w:t>
      </w:r>
      <w:proofErr w:type="spellEnd"/>
      <w:r>
        <w:t xml:space="preserve"> </w:t>
      </w:r>
      <w:proofErr w:type="spellStart"/>
      <w:r>
        <w:t>espere</w:t>
      </w:r>
      <w:proofErr w:type="spellEnd"/>
      <w:r>
        <w:t xml:space="preserve"> </w:t>
      </w:r>
      <w:proofErr w:type="spellStart"/>
      <w:r>
        <w:t>irremisiblemente</w:t>
      </w:r>
      <w:proofErr w:type="spellEnd"/>
      <w:r>
        <w:t xml:space="preserve">. Ese camino lo </w:t>
      </w:r>
      <w:proofErr w:type="spellStart"/>
      <w:r>
        <w:t>recorrí</w:t>
      </w:r>
      <w:proofErr w:type="spellEnd"/>
      <w:r>
        <w:t xml:space="preserve"> </w:t>
      </w:r>
      <w:proofErr w:type="spellStart"/>
      <w:r>
        <w:t>Yo</w:t>
      </w:r>
      <w:proofErr w:type="spellEnd"/>
      <w:r>
        <w:t xml:space="preserve"> y también mis </w:t>
      </w:r>
      <w:proofErr w:type="spellStart"/>
      <w:r>
        <w:t>apóstoles</w:t>
      </w:r>
      <w:proofErr w:type="spellEnd"/>
      <w:r>
        <w:t xml:space="preserve">, mas </w:t>
      </w:r>
      <w:proofErr w:type="spellStart"/>
      <w:r>
        <w:t>aquella</w:t>
      </w:r>
      <w:proofErr w:type="spellEnd"/>
      <w:r>
        <w:t xml:space="preserve"> </w:t>
      </w:r>
      <w:proofErr w:type="spellStart"/>
      <w:r>
        <w:t>sangre</w:t>
      </w:r>
      <w:proofErr w:type="spellEnd"/>
      <w:r>
        <w:t xml:space="preserve"> </w:t>
      </w:r>
      <w:proofErr w:type="spellStart"/>
      <w:r>
        <w:t>limpió</w:t>
      </w:r>
      <w:proofErr w:type="spellEnd"/>
      <w:r>
        <w:t xml:space="preserve"> </w:t>
      </w:r>
      <w:proofErr w:type="spellStart"/>
      <w:r>
        <w:t>el</w:t>
      </w:r>
      <w:proofErr w:type="spellEnd"/>
      <w:r>
        <w:t xml:space="preserve"> </w:t>
      </w:r>
      <w:proofErr w:type="spellStart"/>
      <w:r>
        <w:t>sendero</w:t>
      </w:r>
      <w:proofErr w:type="spellEnd"/>
      <w:r>
        <w:t xml:space="preserve"> para </w:t>
      </w:r>
      <w:proofErr w:type="spellStart"/>
      <w:r>
        <w:t>que</w:t>
      </w:r>
      <w:proofErr w:type="spellEnd"/>
      <w:r>
        <w:t xml:space="preserve"> </w:t>
      </w:r>
      <w:proofErr w:type="spellStart"/>
      <w:r>
        <w:t>los</w:t>
      </w:r>
      <w:proofErr w:type="spellEnd"/>
      <w:r>
        <w:t xml:space="preserve"> </w:t>
      </w:r>
      <w:proofErr w:type="spellStart"/>
      <w:r>
        <w:t>nuevos</w:t>
      </w:r>
      <w:proofErr w:type="spellEnd"/>
      <w:r>
        <w:t xml:space="preserve"> </w:t>
      </w:r>
      <w:proofErr w:type="spellStart"/>
      <w:r>
        <w:t>discípulos</w:t>
      </w:r>
      <w:proofErr w:type="spellEnd"/>
      <w:r>
        <w:t xml:space="preserve"> no </w:t>
      </w:r>
      <w:proofErr w:type="spellStart"/>
      <w:r>
        <w:t>tropezaran</w:t>
      </w:r>
      <w:proofErr w:type="spellEnd"/>
      <w:r>
        <w:t xml:space="preserve"> </w:t>
      </w:r>
      <w:proofErr w:type="spellStart"/>
      <w:r>
        <w:t>en</w:t>
      </w:r>
      <w:proofErr w:type="spellEnd"/>
      <w:r>
        <w:t xml:space="preserve"> </w:t>
      </w:r>
      <w:proofErr w:type="spellStart"/>
      <w:r>
        <w:t>él</w:t>
      </w:r>
      <w:proofErr w:type="spellEnd"/>
      <w:r>
        <w:t xml:space="preserve">. </w:t>
      </w:r>
      <w:proofErr w:type="spellStart"/>
      <w:r>
        <w:t>Sólo</w:t>
      </w:r>
      <w:proofErr w:type="spellEnd"/>
      <w:r>
        <w:t xml:space="preserve"> </w:t>
      </w:r>
      <w:proofErr w:type="spellStart"/>
      <w:r>
        <w:t>falta</w:t>
      </w:r>
      <w:proofErr w:type="spellEnd"/>
      <w:r>
        <w:t xml:space="preserve"> </w:t>
      </w:r>
      <w:proofErr w:type="spellStart"/>
      <w:r>
        <w:t>que</w:t>
      </w:r>
      <w:proofErr w:type="spellEnd"/>
      <w:r>
        <w:t xml:space="preserve"> </w:t>
      </w:r>
      <w:proofErr w:type="spellStart"/>
      <w:r>
        <w:t>comprendáis</w:t>
      </w:r>
      <w:proofErr w:type="spellEnd"/>
      <w:r>
        <w:t xml:space="preserve"> </w:t>
      </w:r>
      <w:proofErr w:type="spellStart"/>
      <w:r>
        <w:t>el</w:t>
      </w:r>
      <w:proofErr w:type="spellEnd"/>
      <w:r>
        <w:t xml:space="preserve"> </w:t>
      </w:r>
      <w:proofErr w:type="spellStart"/>
      <w:r>
        <w:t>sentido</w:t>
      </w:r>
      <w:proofErr w:type="spellEnd"/>
      <w:r>
        <w:t xml:space="preserve"> de </w:t>
      </w:r>
      <w:proofErr w:type="spellStart"/>
      <w:r>
        <w:t>este</w:t>
      </w:r>
      <w:proofErr w:type="spellEnd"/>
      <w:r>
        <w:t xml:space="preserve"> </w:t>
      </w:r>
      <w:proofErr w:type="spellStart"/>
      <w:r>
        <w:t>mensaje</w:t>
      </w:r>
      <w:proofErr w:type="spellEnd"/>
      <w:r>
        <w:t xml:space="preserve"> para </w:t>
      </w:r>
      <w:proofErr w:type="spellStart"/>
      <w:r>
        <w:t>que</w:t>
      </w:r>
      <w:proofErr w:type="spellEnd"/>
      <w:r>
        <w:t xml:space="preserve"> lo </w:t>
      </w:r>
      <w:proofErr w:type="spellStart"/>
      <w:r>
        <w:t>llevéis</w:t>
      </w:r>
      <w:proofErr w:type="spellEnd"/>
      <w:r>
        <w:t xml:space="preserve"> a la </w:t>
      </w:r>
      <w:proofErr w:type="spellStart"/>
      <w:r>
        <w:t>práctica</w:t>
      </w:r>
      <w:proofErr w:type="spellEnd"/>
      <w:r>
        <w:t xml:space="preserve">, </w:t>
      </w:r>
      <w:proofErr w:type="spellStart"/>
      <w:r>
        <w:t>aplicándolo</w:t>
      </w:r>
      <w:proofErr w:type="spellEnd"/>
      <w:r>
        <w:t xml:space="preserve"> a </w:t>
      </w:r>
      <w:proofErr w:type="spellStart"/>
      <w:r>
        <w:t>vuestra</w:t>
      </w:r>
      <w:proofErr w:type="spellEnd"/>
      <w:r>
        <w:t xml:space="preserve"> </w:t>
      </w:r>
      <w:proofErr w:type="spellStart"/>
      <w:r>
        <w:t>vida</w:t>
      </w:r>
      <w:proofErr w:type="spellEnd"/>
      <w:r>
        <w:t xml:space="preserve"> </w:t>
      </w:r>
      <w:proofErr w:type="spellStart"/>
      <w:r>
        <w:t>en</w:t>
      </w:r>
      <w:proofErr w:type="spellEnd"/>
      <w:r>
        <w:t xml:space="preserve"> forma </w:t>
      </w:r>
      <w:proofErr w:type="spellStart"/>
      <w:r>
        <w:t>sencilla</w:t>
      </w:r>
      <w:proofErr w:type="spellEnd"/>
      <w:r>
        <w:t xml:space="preserve">, a fin de </w:t>
      </w:r>
      <w:proofErr w:type="spellStart"/>
      <w:r>
        <w:t>que</w:t>
      </w:r>
      <w:proofErr w:type="spellEnd"/>
      <w:r>
        <w:t xml:space="preserve"> </w:t>
      </w:r>
      <w:proofErr w:type="spellStart"/>
      <w:r>
        <w:t>viváis</w:t>
      </w:r>
      <w:proofErr w:type="spellEnd"/>
      <w:r>
        <w:t xml:space="preserve"> </w:t>
      </w:r>
      <w:proofErr w:type="spellStart"/>
      <w:r>
        <w:t>verdaderamente</w:t>
      </w:r>
      <w:proofErr w:type="spellEnd"/>
      <w:r>
        <w:t xml:space="preserve"> mi palabra. </w:t>
      </w:r>
    </w:p>
    <w:p w14:paraId="4AAC004E" w14:textId="77777777" w:rsidR="00F50769" w:rsidRDefault="00F50769" w:rsidP="00F50769">
      <w:r>
        <w:t xml:space="preserve">39. </w:t>
      </w:r>
      <w:proofErr w:type="spellStart"/>
      <w:r>
        <w:t>Yo</w:t>
      </w:r>
      <w:proofErr w:type="spellEnd"/>
      <w:r>
        <w:t xml:space="preserve"> he dado al </w:t>
      </w:r>
      <w:proofErr w:type="spellStart"/>
      <w:r>
        <w:t>espíritu</w:t>
      </w:r>
      <w:proofErr w:type="spellEnd"/>
      <w:r>
        <w:t xml:space="preserve"> </w:t>
      </w:r>
      <w:proofErr w:type="spellStart"/>
      <w:r>
        <w:t>potestad</w:t>
      </w:r>
      <w:proofErr w:type="spellEnd"/>
      <w:r>
        <w:t xml:space="preserve"> </w:t>
      </w:r>
      <w:proofErr w:type="spellStart"/>
      <w:r>
        <w:t>sobre</w:t>
      </w:r>
      <w:proofErr w:type="spellEnd"/>
      <w:r>
        <w:t xml:space="preserve"> la </w:t>
      </w:r>
      <w:proofErr w:type="spellStart"/>
      <w:r>
        <w:t>materia</w:t>
      </w:r>
      <w:proofErr w:type="spellEnd"/>
      <w:r>
        <w:t xml:space="preserve">, para </w:t>
      </w:r>
      <w:proofErr w:type="spellStart"/>
      <w:r>
        <w:t>que</w:t>
      </w:r>
      <w:proofErr w:type="spellEnd"/>
      <w:r>
        <w:t xml:space="preserve"> </w:t>
      </w:r>
      <w:proofErr w:type="spellStart"/>
      <w:r>
        <w:t>triunfe</w:t>
      </w:r>
      <w:proofErr w:type="spellEnd"/>
      <w:r>
        <w:t xml:space="preserve"> de las </w:t>
      </w:r>
      <w:proofErr w:type="spellStart"/>
      <w:r>
        <w:t>pruebas</w:t>
      </w:r>
      <w:proofErr w:type="spellEnd"/>
      <w:r>
        <w:t xml:space="preserve"> y </w:t>
      </w:r>
      <w:proofErr w:type="spellStart"/>
      <w:r>
        <w:t>llegue</w:t>
      </w:r>
      <w:proofErr w:type="spellEnd"/>
      <w:r>
        <w:t xml:space="preserve"> hasta </w:t>
      </w:r>
      <w:proofErr w:type="spellStart"/>
      <w:r>
        <w:t>el</w:t>
      </w:r>
      <w:proofErr w:type="spellEnd"/>
      <w:r>
        <w:t xml:space="preserve"> final del camino, </w:t>
      </w:r>
      <w:proofErr w:type="spellStart"/>
      <w:r>
        <w:t>más</w:t>
      </w:r>
      <w:proofErr w:type="spellEnd"/>
      <w:r>
        <w:t xml:space="preserve"> la lucha </w:t>
      </w:r>
      <w:proofErr w:type="spellStart"/>
      <w:r>
        <w:t>será</w:t>
      </w:r>
      <w:proofErr w:type="spellEnd"/>
      <w:r>
        <w:t xml:space="preserve"> grande, </w:t>
      </w:r>
      <w:proofErr w:type="spellStart"/>
      <w:r>
        <w:t>porque</w:t>
      </w:r>
      <w:proofErr w:type="spellEnd"/>
      <w:r>
        <w:t xml:space="preserve"> </w:t>
      </w:r>
      <w:proofErr w:type="spellStart"/>
      <w:r>
        <w:t>desde</w:t>
      </w:r>
      <w:proofErr w:type="spellEnd"/>
      <w:r>
        <w:t xml:space="preserve"> </w:t>
      </w:r>
      <w:proofErr w:type="spellStart"/>
      <w:r>
        <w:t>que</w:t>
      </w:r>
      <w:proofErr w:type="spellEnd"/>
      <w:r>
        <w:t xml:space="preserve"> </w:t>
      </w:r>
      <w:proofErr w:type="spellStart"/>
      <w:r>
        <w:t>el</w:t>
      </w:r>
      <w:proofErr w:type="spellEnd"/>
      <w:r>
        <w:t xml:space="preserve"> hombre </w:t>
      </w:r>
      <w:proofErr w:type="spellStart"/>
      <w:r>
        <w:t>formó</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w:t>
      </w:r>
      <w:proofErr w:type="spellStart"/>
      <w:r>
        <w:t>el</w:t>
      </w:r>
      <w:proofErr w:type="spellEnd"/>
      <w:r>
        <w:t xml:space="preserve"> </w:t>
      </w:r>
      <w:proofErr w:type="spellStart"/>
      <w:r>
        <w:t>único</w:t>
      </w:r>
      <w:proofErr w:type="spellEnd"/>
      <w:r>
        <w:t xml:space="preserve"> </w:t>
      </w:r>
      <w:proofErr w:type="spellStart"/>
      <w:r>
        <w:t>reino</w:t>
      </w:r>
      <w:proofErr w:type="spellEnd"/>
      <w:r>
        <w:t xml:space="preserve"> </w:t>
      </w:r>
      <w:proofErr w:type="spellStart"/>
      <w:r>
        <w:t>en</w:t>
      </w:r>
      <w:proofErr w:type="spellEnd"/>
      <w:r>
        <w:t xml:space="preserve"> </w:t>
      </w:r>
      <w:proofErr w:type="spellStart"/>
      <w:r>
        <w:t>que</w:t>
      </w:r>
      <w:proofErr w:type="spellEnd"/>
      <w:r>
        <w:t xml:space="preserve"> </w:t>
      </w:r>
      <w:proofErr w:type="spellStart"/>
      <w:r>
        <w:t>él</w:t>
      </w:r>
      <w:proofErr w:type="spellEnd"/>
      <w:r>
        <w:t xml:space="preserve"> </w:t>
      </w:r>
      <w:proofErr w:type="spellStart"/>
      <w:r>
        <w:t>cree</w:t>
      </w:r>
      <w:proofErr w:type="spellEnd"/>
      <w:r>
        <w:t xml:space="preserve">, se </w:t>
      </w:r>
      <w:proofErr w:type="spellStart"/>
      <w:r>
        <w:t>rompió</w:t>
      </w:r>
      <w:proofErr w:type="spellEnd"/>
      <w:r>
        <w:t xml:space="preserve"> la </w:t>
      </w:r>
      <w:proofErr w:type="spellStart"/>
      <w:r>
        <w:t>armonía</w:t>
      </w:r>
      <w:proofErr w:type="spellEnd"/>
      <w:r>
        <w:t xml:space="preserve"> </w:t>
      </w:r>
      <w:proofErr w:type="spellStart"/>
      <w:r>
        <w:t>que</w:t>
      </w:r>
      <w:proofErr w:type="spellEnd"/>
      <w:r>
        <w:t xml:space="preserve"> </w:t>
      </w:r>
      <w:proofErr w:type="spellStart"/>
      <w:r>
        <w:t>debe</w:t>
      </w:r>
      <w:proofErr w:type="spellEnd"/>
      <w:r>
        <w:t xml:space="preserve"> </w:t>
      </w:r>
      <w:proofErr w:type="spellStart"/>
      <w:r>
        <w:t>existir</w:t>
      </w:r>
      <w:proofErr w:type="spellEnd"/>
      <w:r>
        <w:t xml:space="preserve"> entre </w:t>
      </w:r>
      <w:proofErr w:type="spellStart"/>
      <w:r>
        <w:t>él</w:t>
      </w:r>
      <w:proofErr w:type="spellEnd"/>
      <w:r>
        <w:t xml:space="preserve"> y </w:t>
      </w:r>
      <w:proofErr w:type="spellStart"/>
      <w:r>
        <w:t>cuanto</w:t>
      </w:r>
      <w:proofErr w:type="spellEnd"/>
      <w:r>
        <w:t xml:space="preserve"> le </w:t>
      </w:r>
      <w:proofErr w:type="spellStart"/>
      <w:r>
        <w:t>rodea</w:t>
      </w:r>
      <w:proofErr w:type="spellEnd"/>
      <w:r>
        <w:t xml:space="preserve">. </w:t>
      </w:r>
      <w:proofErr w:type="spellStart"/>
      <w:r>
        <w:t>Desde</w:t>
      </w:r>
      <w:proofErr w:type="spellEnd"/>
      <w:r>
        <w:t xml:space="preserve"> </w:t>
      </w:r>
      <w:proofErr w:type="spellStart"/>
      <w:r>
        <w:t>su</w:t>
      </w:r>
      <w:proofErr w:type="spellEnd"/>
      <w:r>
        <w:t xml:space="preserve"> </w:t>
      </w:r>
      <w:proofErr w:type="spellStart"/>
      <w:r>
        <w:t>trono</w:t>
      </w:r>
      <w:proofErr w:type="spellEnd"/>
      <w:r>
        <w:t xml:space="preserve"> </w:t>
      </w:r>
      <w:proofErr w:type="spellStart"/>
      <w:r>
        <w:t>orgulloso</w:t>
      </w:r>
      <w:proofErr w:type="spellEnd"/>
      <w:r>
        <w:t xml:space="preserve"> </w:t>
      </w:r>
      <w:proofErr w:type="spellStart"/>
      <w:r>
        <w:t>quisiera</w:t>
      </w:r>
      <w:proofErr w:type="spellEnd"/>
      <w:r>
        <w:t xml:space="preserve"> </w:t>
      </w:r>
      <w:proofErr w:type="spellStart"/>
      <w:r>
        <w:t>someter</w:t>
      </w:r>
      <w:proofErr w:type="spellEnd"/>
      <w:r>
        <w:t xml:space="preserve"> </w:t>
      </w:r>
      <w:proofErr w:type="spellStart"/>
      <w:r>
        <w:t>todo</w:t>
      </w:r>
      <w:proofErr w:type="spellEnd"/>
      <w:r>
        <w:t xml:space="preserve"> al </w:t>
      </w:r>
      <w:proofErr w:type="spellStart"/>
      <w:r>
        <w:t>poder</w:t>
      </w:r>
      <w:proofErr w:type="spellEnd"/>
      <w:r>
        <w:t xml:space="preserve"> de </w:t>
      </w:r>
      <w:proofErr w:type="spellStart"/>
      <w:r>
        <w:t>su</w:t>
      </w:r>
      <w:proofErr w:type="spellEnd"/>
      <w:r>
        <w:t xml:space="preserve"> </w:t>
      </w:r>
      <w:proofErr w:type="spellStart"/>
      <w:r>
        <w:t>ciencia</w:t>
      </w:r>
      <w:proofErr w:type="spellEnd"/>
      <w:r>
        <w:t xml:space="preserve">, e </w:t>
      </w:r>
      <w:proofErr w:type="spellStart"/>
      <w:r>
        <w:t>imponer</w:t>
      </w:r>
      <w:proofErr w:type="spellEnd"/>
      <w:r>
        <w:t xml:space="preserve"> </w:t>
      </w:r>
      <w:proofErr w:type="spellStart"/>
      <w:r>
        <w:t>su</w:t>
      </w:r>
      <w:proofErr w:type="spellEnd"/>
      <w:r>
        <w:t xml:space="preserve"> </w:t>
      </w:r>
      <w:proofErr w:type="spellStart"/>
      <w:r>
        <w:t>voluntad</w:t>
      </w:r>
      <w:proofErr w:type="spellEnd"/>
      <w:r>
        <w:t xml:space="preserve"> </w:t>
      </w:r>
      <w:proofErr w:type="spellStart"/>
      <w:r>
        <w:t>sobre</w:t>
      </w:r>
      <w:proofErr w:type="spellEnd"/>
      <w:r>
        <w:t xml:space="preserve"> </w:t>
      </w:r>
      <w:proofErr w:type="spellStart"/>
      <w:r>
        <w:t>los</w:t>
      </w:r>
      <w:proofErr w:type="spellEnd"/>
      <w:r>
        <w:t xml:space="preserve"> </w:t>
      </w:r>
      <w:proofErr w:type="spellStart"/>
      <w:r>
        <w:t>elementos</w:t>
      </w:r>
      <w:proofErr w:type="spellEnd"/>
      <w:r>
        <w:t xml:space="preserve"> y las </w:t>
      </w:r>
      <w:proofErr w:type="spellStart"/>
      <w:r>
        <w:t>fuerzas</w:t>
      </w:r>
      <w:proofErr w:type="spellEnd"/>
      <w:r>
        <w:t xml:space="preserve"> naturales, mas no lo ha </w:t>
      </w:r>
      <w:proofErr w:type="spellStart"/>
      <w:r>
        <w:t>logrado</w:t>
      </w:r>
      <w:proofErr w:type="spellEnd"/>
      <w:r>
        <w:t xml:space="preserve"> </w:t>
      </w:r>
      <w:proofErr w:type="spellStart"/>
      <w:r>
        <w:t>porque</w:t>
      </w:r>
      <w:proofErr w:type="spellEnd"/>
      <w:r>
        <w:t xml:space="preserve"> </w:t>
      </w:r>
      <w:proofErr w:type="spellStart"/>
      <w:r>
        <w:t>hace</w:t>
      </w:r>
      <w:proofErr w:type="spellEnd"/>
      <w:r>
        <w:t xml:space="preserve"> </w:t>
      </w:r>
      <w:proofErr w:type="spellStart"/>
      <w:r>
        <w:t>tiempo</w:t>
      </w:r>
      <w:proofErr w:type="spellEnd"/>
      <w:r>
        <w:t xml:space="preserve"> </w:t>
      </w:r>
      <w:proofErr w:type="spellStart"/>
      <w:r>
        <w:t>que</w:t>
      </w:r>
      <w:proofErr w:type="spellEnd"/>
      <w:r>
        <w:t xml:space="preserve"> </w:t>
      </w:r>
      <w:proofErr w:type="spellStart"/>
      <w:r>
        <w:t>rompió</w:t>
      </w:r>
      <w:proofErr w:type="spellEnd"/>
      <w:r>
        <w:t xml:space="preserve"> sus </w:t>
      </w:r>
      <w:proofErr w:type="spellStart"/>
      <w:r>
        <w:t>lazos</w:t>
      </w:r>
      <w:proofErr w:type="spellEnd"/>
      <w:r>
        <w:t xml:space="preserve"> de </w:t>
      </w:r>
      <w:proofErr w:type="spellStart"/>
      <w:r>
        <w:t>amistad</w:t>
      </w:r>
      <w:proofErr w:type="spellEnd"/>
      <w:r>
        <w:t xml:space="preserve"> con las </w:t>
      </w:r>
      <w:proofErr w:type="spellStart"/>
      <w:r>
        <w:t>leyes</w:t>
      </w:r>
      <w:proofErr w:type="spellEnd"/>
      <w:r>
        <w:t xml:space="preserve"> </w:t>
      </w:r>
      <w:proofErr w:type="spellStart"/>
      <w:r>
        <w:t>espirituales</w:t>
      </w:r>
      <w:proofErr w:type="spellEnd"/>
      <w:r>
        <w:t xml:space="preserve">. </w:t>
      </w:r>
      <w:proofErr w:type="spellStart"/>
      <w:r>
        <w:t>Ahora</w:t>
      </w:r>
      <w:proofErr w:type="spellEnd"/>
      <w:r>
        <w:t xml:space="preserve">, </w:t>
      </w:r>
      <w:proofErr w:type="spellStart"/>
      <w:r>
        <w:t>cuando</w:t>
      </w:r>
      <w:proofErr w:type="spellEnd"/>
      <w:r>
        <w:t xml:space="preserve"> he </w:t>
      </w:r>
      <w:proofErr w:type="spellStart"/>
      <w:r>
        <w:t>dicho</w:t>
      </w:r>
      <w:proofErr w:type="spellEnd"/>
      <w:r>
        <w:t xml:space="preserve"> </w:t>
      </w:r>
      <w:proofErr w:type="gramStart"/>
      <w:r>
        <w:t>a</w:t>
      </w:r>
      <w:proofErr w:type="gramEnd"/>
      <w:r>
        <w:t xml:space="preserve"> </w:t>
      </w:r>
      <w:proofErr w:type="spellStart"/>
      <w:r>
        <w:t>este</w:t>
      </w:r>
      <w:proofErr w:type="spellEnd"/>
      <w:r>
        <w:t xml:space="preserve"> pueblo </w:t>
      </w:r>
      <w:proofErr w:type="spellStart"/>
      <w:r>
        <w:t>que</w:t>
      </w:r>
      <w:proofErr w:type="spellEnd"/>
      <w:r>
        <w:t xml:space="preserve"> </w:t>
      </w:r>
      <w:proofErr w:type="spellStart"/>
      <w:r>
        <w:t>los</w:t>
      </w:r>
      <w:proofErr w:type="spellEnd"/>
      <w:r>
        <w:t xml:space="preserve"> </w:t>
      </w:r>
      <w:proofErr w:type="spellStart"/>
      <w:r>
        <w:t>elementos</w:t>
      </w:r>
      <w:proofErr w:type="spellEnd"/>
      <w:r>
        <w:t xml:space="preserve"> </w:t>
      </w:r>
      <w:proofErr w:type="spellStart"/>
      <w:r>
        <w:t>pueden</w:t>
      </w:r>
      <w:proofErr w:type="spellEnd"/>
      <w:r>
        <w:t xml:space="preserve"> </w:t>
      </w:r>
      <w:proofErr w:type="spellStart"/>
      <w:r>
        <w:t>obedecerle</w:t>
      </w:r>
      <w:proofErr w:type="spellEnd"/>
      <w:r>
        <w:t xml:space="preserve">, ha </w:t>
      </w:r>
      <w:proofErr w:type="spellStart"/>
      <w:r>
        <w:t>habido</w:t>
      </w:r>
      <w:proofErr w:type="spellEnd"/>
      <w:r>
        <w:t xml:space="preserve"> </w:t>
      </w:r>
      <w:proofErr w:type="spellStart"/>
      <w:r>
        <w:t>quienes</w:t>
      </w:r>
      <w:proofErr w:type="spellEnd"/>
      <w:r>
        <w:t xml:space="preserve"> no lo </w:t>
      </w:r>
      <w:proofErr w:type="spellStart"/>
      <w:r>
        <w:t>han</w:t>
      </w:r>
      <w:proofErr w:type="spellEnd"/>
      <w:r>
        <w:t xml:space="preserve"> </w:t>
      </w:r>
      <w:proofErr w:type="spellStart"/>
      <w:r>
        <w:t>creído</w:t>
      </w:r>
      <w:proofErr w:type="spellEnd"/>
      <w:r>
        <w:t xml:space="preserve">, y </w:t>
      </w:r>
      <w:proofErr w:type="spellStart"/>
      <w:r>
        <w:t>Yo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tienen</w:t>
      </w:r>
      <w:proofErr w:type="spellEnd"/>
      <w:r>
        <w:t xml:space="preserve"> </w:t>
      </w:r>
      <w:proofErr w:type="spellStart"/>
      <w:r>
        <w:t>razón</w:t>
      </w:r>
      <w:proofErr w:type="spellEnd"/>
      <w:r>
        <w:t xml:space="preserve"> </w:t>
      </w:r>
      <w:proofErr w:type="spellStart"/>
      <w:r>
        <w:t>en</w:t>
      </w:r>
      <w:proofErr w:type="spellEnd"/>
      <w:r>
        <w:t xml:space="preserve"> </w:t>
      </w:r>
      <w:proofErr w:type="spellStart"/>
      <w:r>
        <w:t>dudar</w:t>
      </w:r>
      <w:proofErr w:type="spellEnd"/>
      <w:r>
        <w:t xml:space="preserve">, </w:t>
      </w:r>
      <w:proofErr w:type="spellStart"/>
      <w:r>
        <w:t>porque</w:t>
      </w:r>
      <w:proofErr w:type="spellEnd"/>
      <w:r>
        <w:t xml:space="preserve"> la </w:t>
      </w:r>
      <w:proofErr w:type="spellStart"/>
      <w:r>
        <w:t>Naturaleza</w:t>
      </w:r>
      <w:proofErr w:type="spellEnd"/>
      <w:r>
        <w:t xml:space="preserve"> </w:t>
      </w:r>
      <w:proofErr w:type="spellStart"/>
      <w:r>
        <w:t>jamás</w:t>
      </w:r>
      <w:proofErr w:type="spellEnd"/>
      <w:r>
        <w:t xml:space="preserve"> </w:t>
      </w:r>
      <w:proofErr w:type="spellStart"/>
      <w:r>
        <w:t>obedecerá</w:t>
      </w:r>
      <w:proofErr w:type="spellEnd"/>
      <w:r>
        <w:t xml:space="preserve"> a </w:t>
      </w:r>
      <w:proofErr w:type="spellStart"/>
      <w:r>
        <w:t>quienes</w:t>
      </w:r>
      <w:proofErr w:type="spellEnd"/>
      <w:r>
        <w:t xml:space="preserve"> la </w:t>
      </w:r>
      <w:proofErr w:type="spellStart"/>
      <w:r>
        <w:t>desconozcan</w:t>
      </w:r>
      <w:proofErr w:type="spellEnd"/>
      <w:r>
        <w:t xml:space="preserve">, </w:t>
      </w:r>
      <w:proofErr w:type="spellStart"/>
      <w:r>
        <w:t>profanen</w:t>
      </w:r>
      <w:proofErr w:type="spellEnd"/>
      <w:r>
        <w:t xml:space="preserve"> o </w:t>
      </w:r>
      <w:proofErr w:type="spellStart"/>
      <w:r>
        <w:t>burlen</w:t>
      </w:r>
      <w:proofErr w:type="spellEnd"/>
      <w:r>
        <w:t xml:space="preserve">. En </w:t>
      </w:r>
      <w:proofErr w:type="spellStart"/>
      <w:r>
        <w:t>cambio</w:t>
      </w:r>
      <w:proofErr w:type="spellEnd"/>
      <w:r>
        <w:t xml:space="preserve">, </w:t>
      </w:r>
      <w:proofErr w:type="spellStart"/>
      <w:r>
        <w:t>quien</w:t>
      </w:r>
      <w:proofErr w:type="spellEnd"/>
      <w:r>
        <w:t xml:space="preserve"> </w:t>
      </w:r>
      <w:proofErr w:type="spellStart"/>
      <w:r>
        <w:t>sepa</w:t>
      </w:r>
      <w:proofErr w:type="spellEnd"/>
      <w:r>
        <w:t xml:space="preserve"> </w:t>
      </w:r>
      <w:proofErr w:type="spellStart"/>
      <w:r>
        <w:t>vivir</w:t>
      </w:r>
      <w:proofErr w:type="spellEnd"/>
      <w:r>
        <w:t xml:space="preserve"> de </w:t>
      </w:r>
      <w:proofErr w:type="spellStart"/>
      <w:r>
        <w:t>acuerdo</w:t>
      </w:r>
      <w:proofErr w:type="spellEnd"/>
      <w:r>
        <w:t xml:space="preserve"> con las </w:t>
      </w:r>
      <w:proofErr w:type="spellStart"/>
      <w:r>
        <w:t>leyes</w:t>
      </w:r>
      <w:proofErr w:type="spellEnd"/>
      <w:r>
        <w:t xml:space="preserve"> del </w:t>
      </w:r>
      <w:proofErr w:type="spellStart"/>
      <w:r>
        <w:t>espíritu</w:t>
      </w:r>
      <w:proofErr w:type="spellEnd"/>
      <w:r>
        <w:t xml:space="preserve"> y de la </w:t>
      </w:r>
      <w:proofErr w:type="spellStart"/>
      <w:r>
        <w:t>materia</w:t>
      </w:r>
      <w:proofErr w:type="spellEnd"/>
      <w:r>
        <w:t xml:space="preserve">, o sea, </w:t>
      </w:r>
      <w:proofErr w:type="spellStart"/>
      <w:r>
        <w:t>que</w:t>
      </w:r>
      <w:proofErr w:type="spellEnd"/>
      <w:r>
        <w:t xml:space="preserve"> viva </w:t>
      </w:r>
      <w:proofErr w:type="spellStart"/>
      <w:r>
        <w:t>en</w:t>
      </w:r>
      <w:proofErr w:type="spellEnd"/>
      <w:r>
        <w:t xml:space="preserve"> </w:t>
      </w:r>
      <w:proofErr w:type="spellStart"/>
      <w:r>
        <w:t>armonía</w:t>
      </w:r>
      <w:proofErr w:type="spellEnd"/>
      <w:r>
        <w:t xml:space="preserve"> con </w:t>
      </w:r>
      <w:proofErr w:type="spellStart"/>
      <w:r>
        <w:t>cuanto</w:t>
      </w:r>
      <w:proofErr w:type="spellEnd"/>
      <w:r>
        <w:t xml:space="preserve"> le </w:t>
      </w:r>
      <w:proofErr w:type="spellStart"/>
      <w:r>
        <w:t>rodea</w:t>
      </w:r>
      <w:proofErr w:type="spellEnd"/>
      <w:r>
        <w:t xml:space="preserve">, </w:t>
      </w:r>
      <w:proofErr w:type="spellStart"/>
      <w:r>
        <w:t>ése</w:t>
      </w:r>
      <w:proofErr w:type="spellEnd"/>
      <w:r>
        <w:t xml:space="preserve">, a </w:t>
      </w:r>
      <w:proofErr w:type="spellStart"/>
      <w:r>
        <w:t>través</w:t>
      </w:r>
      <w:proofErr w:type="spellEnd"/>
      <w:r>
        <w:t xml:space="preserve"> de </w:t>
      </w:r>
      <w:proofErr w:type="spellStart"/>
      <w:r>
        <w:t>su</w:t>
      </w:r>
      <w:proofErr w:type="spellEnd"/>
      <w:r>
        <w:t xml:space="preserve"> </w:t>
      </w:r>
      <w:proofErr w:type="spellStart"/>
      <w:r>
        <w:t>vida</w:t>
      </w:r>
      <w:proofErr w:type="spellEnd"/>
      <w:r>
        <w:t xml:space="preserve"> se </w:t>
      </w:r>
      <w:proofErr w:type="spellStart"/>
      <w:r>
        <w:t>identificará</w:t>
      </w:r>
      <w:proofErr w:type="spellEnd"/>
      <w:r>
        <w:t xml:space="preserve"> con </w:t>
      </w:r>
      <w:proofErr w:type="spellStart"/>
      <w:r>
        <w:t>su</w:t>
      </w:r>
      <w:proofErr w:type="spellEnd"/>
      <w:r>
        <w:t xml:space="preserve"> </w:t>
      </w:r>
      <w:proofErr w:type="spellStart"/>
      <w:r>
        <w:t>Creador</w:t>
      </w:r>
      <w:proofErr w:type="spellEnd"/>
      <w:r>
        <w:t xml:space="preserve">, </w:t>
      </w:r>
      <w:proofErr w:type="spellStart"/>
      <w:r>
        <w:t>haciéndose</w:t>
      </w:r>
      <w:proofErr w:type="spellEnd"/>
      <w:r>
        <w:t xml:space="preserve"> </w:t>
      </w:r>
      <w:proofErr w:type="spellStart"/>
      <w:r>
        <w:t>merecedor</w:t>
      </w:r>
      <w:proofErr w:type="spellEnd"/>
      <w:r>
        <w:t xml:space="preserve"> de </w:t>
      </w:r>
      <w:proofErr w:type="spellStart"/>
      <w:r>
        <w:t>que</w:t>
      </w:r>
      <w:proofErr w:type="spellEnd"/>
      <w:r>
        <w:t xml:space="preserve"> </w:t>
      </w:r>
      <w:proofErr w:type="spellStart"/>
      <w:r>
        <w:t>los</w:t>
      </w:r>
      <w:proofErr w:type="spellEnd"/>
      <w:r>
        <w:t xml:space="preserve"> </w:t>
      </w:r>
      <w:proofErr w:type="spellStart"/>
      <w:r>
        <w:t>elementos</w:t>
      </w:r>
      <w:proofErr w:type="spellEnd"/>
      <w:r>
        <w:t xml:space="preserve"> de la </w:t>
      </w:r>
      <w:proofErr w:type="spellStart"/>
      <w:r>
        <w:t>Naturaleza</w:t>
      </w:r>
      <w:proofErr w:type="spellEnd"/>
      <w:r>
        <w:t xml:space="preserve"> le </w:t>
      </w:r>
      <w:proofErr w:type="spellStart"/>
      <w:r>
        <w:t>sirvan</w:t>
      </w:r>
      <w:proofErr w:type="spellEnd"/>
      <w:r>
        <w:t xml:space="preserve"> y </w:t>
      </w:r>
      <w:proofErr w:type="spellStart"/>
      <w:r>
        <w:t>obedezcan</w:t>
      </w:r>
      <w:proofErr w:type="spellEnd"/>
      <w:r>
        <w:t xml:space="preserve">, </w:t>
      </w:r>
      <w:proofErr w:type="spellStart"/>
      <w:r>
        <w:t>como</w:t>
      </w:r>
      <w:proofErr w:type="spellEnd"/>
      <w:r>
        <w:t xml:space="preserve"> </w:t>
      </w:r>
      <w:proofErr w:type="spellStart"/>
      <w:r>
        <w:t>corresponde</w:t>
      </w:r>
      <w:proofErr w:type="spellEnd"/>
      <w:r>
        <w:t xml:space="preserve"> a </w:t>
      </w:r>
      <w:proofErr w:type="spellStart"/>
      <w:r>
        <w:t>todo</w:t>
      </w:r>
      <w:proofErr w:type="spellEnd"/>
      <w:r>
        <w:t xml:space="preserve"> </w:t>
      </w:r>
      <w:proofErr w:type="spellStart"/>
      <w:r>
        <w:t>hijo</w:t>
      </w:r>
      <w:proofErr w:type="spellEnd"/>
      <w:r>
        <w:t xml:space="preserve"> </w:t>
      </w:r>
      <w:proofErr w:type="spellStart"/>
      <w:r>
        <w:t>que</w:t>
      </w:r>
      <w:proofErr w:type="spellEnd"/>
      <w:r>
        <w:t xml:space="preserve"> sabe </w:t>
      </w:r>
      <w:proofErr w:type="spellStart"/>
      <w:r>
        <w:t>obedecer</w:t>
      </w:r>
      <w:proofErr w:type="spellEnd"/>
      <w:r>
        <w:t xml:space="preserve"> a </w:t>
      </w:r>
      <w:proofErr w:type="spellStart"/>
      <w:r>
        <w:t>su</w:t>
      </w:r>
      <w:proofErr w:type="spellEnd"/>
      <w:r>
        <w:t xml:space="preserve"> Padre, </w:t>
      </w:r>
      <w:proofErr w:type="spellStart"/>
      <w:r>
        <w:t>el</w:t>
      </w:r>
      <w:proofErr w:type="spellEnd"/>
      <w:r>
        <w:t xml:space="preserve"> </w:t>
      </w:r>
      <w:proofErr w:type="spellStart"/>
      <w:r>
        <w:t>Creador</w:t>
      </w:r>
      <w:proofErr w:type="spellEnd"/>
      <w:r>
        <w:t xml:space="preserve"> de </w:t>
      </w:r>
      <w:proofErr w:type="spellStart"/>
      <w:r>
        <w:t>cuanto</w:t>
      </w:r>
      <w:proofErr w:type="spellEnd"/>
      <w:r>
        <w:t xml:space="preserve"> </w:t>
      </w:r>
      <w:proofErr w:type="spellStart"/>
      <w:r>
        <w:t>existe</w:t>
      </w:r>
      <w:proofErr w:type="spellEnd"/>
      <w:r>
        <w:t xml:space="preserve">. </w:t>
      </w:r>
    </w:p>
    <w:p w14:paraId="43947A37" w14:textId="77777777" w:rsidR="00F50769" w:rsidRDefault="00F50769" w:rsidP="00F50769">
      <w:r>
        <w:t xml:space="preserve">40. </w:t>
      </w:r>
      <w:proofErr w:type="gramStart"/>
      <w:r>
        <w:t>No</w:t>
      </w:r>
      <w:proofErr w:type="gramEnd"/>
      <w:r>
        <w:t xml:space="preserve"> he </w:t>
      </w:r>
      <w:proofErr w:type="spellStart"/>
      <w:r>
        <w:t>dicho</w:t>
      </w:r>
      <w:proofErr w:type="spellEnd"/>
      <w:r>
        <w:t xml:space="preserve"> </w:t>
      </w:r>
      <w:proofErr w:type="spellStart"/>
      <w:r>
        <w:t>que</w:t>
      </w:r>
      <w:proofErr w:type="spellEnd"/>
      <w:r>
        <w:t xml:space="preserve"> </w:t>
      </w:r>
      <w:proofErr w:type="spellStart"/>
      <w:r>
        <w:t>este</w:t>
      </w:r>
      <w:proofErr w:type="spellEnd"/>
      <w:r>
        <w:t xml:space="preserve"> pueblo </w:t>
      </w:r>
      <w:proofErr w:type="spellStart"/>
      <w:r>
        <w:t>haya</w:t>
      </w:r>
      <w:proofErr w:type="spellEnd"/>
      <w:r>
        <w:t xml:space="preserve"> </w:t>
      </w:r>
      <w:proofErr w:type="spellStart"/>
      <w:r>
        <w:t>alcanzado</w:t>
      </w:r>
      <w:proofErr w:type="spellEnd"/>
      <w:r>
        <w:t xml:space="preserve"> la </w:t>
      </w:r>
      <w:proofErr w:type="spellStart"/>
      <w:r>
        <w:t>elevación</w:t>
      </w:r>
      <w:proofErr w:type="spellEnd"/>
      <w:r>
        <w:t xml:space="preserve"> </w:t>
      </w:r>
      <w:proofErr w:type="spellStart"/>
      <w:r>
        <w:t>necesaria</w:t>
      </w:r>
      <w:proofErr w:type="spellEnd"/>
      <w:r>
        <w:t xml:space="preserve"> para </w:t>
      </w:r>
      <w:proofErr w:type="spellStart"/>
      <w:r>
        <w:t>realizar</w:t>
      </w:r>
      <w:proofErr w:type="spellEnd"/>
      <w:r>
        <w:t xml:space="preserve"> </w:t>
      </w:r>
      <w:proofErr w:type="spellStart"/>
      <w:r>
        <w:t>esos</w:t>
      </w:r>
      <w:proofErr w:type="spellEnd"/>
      <w:r>
        <w:t xml:space="preserve"> </w:t>
      </w:r>
      <w:proofErr w:type="spellStart"/>
      <w:r>
        <w:t>milagros</w:t>
      </w:r>
      <w:proofErr w:type="spellEnd"/>
      <w:r>
        <w:t xml:space="preserve">, </w:t>
      </w:r>
      <w:proofErr w:type="spellStart"/>
      <w:r>
        <w:t>ni</w:t>
      </w:r>
      <w:proofErr w:type="spellEnd"/>
      <w:r>
        <w:t xml:space="preserve"> </w:t>
      </w:r>
      <w:proofErr w:type="spellStart"/>
      <w:r>
        <w:t>que</w:t>
      </w:r>
      <w:proofErr w:type="spellEnd"/>
      <w:r>
        <w:t xml:space="preserve"> </w:t>
      </w:r>
      <w:proofErr w:type="spellStart"/>
      <w:r>
        <w:t>ya</w:t>
      </w:r>
      <w:proofErr w:type="spellEnd"/>
      <w:r>
        <w:t xml:space="preserve"> </w:t>
      </w:r>
      <w:proofErr w:type="spellStart"/>
      <w:r>
        <w:t>esté</w:t>
      </w:r>
      <w:proofErr w:type="spellEnd"/>
      <w:r>
        <w:t xml:space="preserve"> </w:t>
      </w:r>
      <w:proofErr w:type="spellStart"/>
      <w:r>
        <w:t>logrando</w:t>
      </w:r>
      <w:proofErr w:type="spellEnd"/>
      <w:r>
        <w:t xml:space="preserve"> la </w:t>
      </w:r>
      <w:proofErr w:type="spellStart"/>
      <w:r>
        <w:t>armonía</w:t>
      </w:r>
      <w:proofErr w:type="spellEnd"/>
      <w:r>
        <w:t xml:space="preserve"> entre lo material y lo </w:t>
      </w:r>
      <w:proofErr w:type="spellStart"/>
      <w:r>
        <w:t>espiritual</w:t>
      </w:r>
      <w:proofErr w:type="spellEnd"/>
      <w:r>
        <w:t xml:space="preserve">, </w:t>
      </w:r>
      <w:proofErr w:type="spellStart"/>
      <w:r>
        <w:t>Yo</w:t>
      </w:r>
      <w:proofErr w:type="spellEnd"/>
      <w:r>
        <w:t xml:space="preserve"> </w:t>
      </w:r>
      <w:proofErr w:type="spellStart"/>
      <w:r>
        <w:t>sólo</w:t>
      </w:r>
      <w:proofErr w:type="spellEnd"/>
      <w:r>
        <w:t xml:space="preserve"> le </w:t>
      </w:r>
      <w:proofErr w:type="spellStart"/>
      <w:r>
        <w:t>inspiro</w:t>
      </w:r>
      <w:proofErr w:type="spellEnd"/>
      <w:r>
        <w:t xml:space="preserve"> para </w:t>
      </w:r>
      <w:proofErr w:type="spellStart"/>
      <w:r>
        <w:t>que</w:t>
      </w:r>
      <w:proofErr w:type="spellEnd"/>
      <w:r>
        <w:t xml:space="preserve"> </w:t>
      </w:r>
      <w:proofErr w:type="spellStart"/>
      <w:r>
        <w:t>busque</w:t>
      </w:r>
      <w:proofErr w:type="spellEnd"/>
      <w:r>
        <w:t xml:space="preserve"> </w:t>
      </w:r>
      <w:proofErr w:type="spellStart"/>
      <w:r>
        <w:t>esa</w:t>
      </w:r>
      <w:proofErr w:type="spellEnd"/>
      <w:r>
        <w:t xml:space="preserve"> meta a </w:t>
      </w:r>
      <w:proofErr w:type="spellStart"/>
      <w:r>
        <w:t>través</w:t>
      </w:r>
      <w:proofErr w:type="spellEnd"/>
      <w:r>
        <w:t xml:space="preserve"> de la </w:t>
      </w:r>
      <w:proofErr w:type="spellStart"/>
      <w:r>
        <w:t>espiritualidad</w:t>
      </w:r>
      <w:proofErr w:type="spellEnd"/>
      <w:r>
        <w:t xml:space="preserve">. </w:t>
      </w:r>
    </w:p>
    <w:p w14:paraId="32216D91" w14:textId="77777777" w:rsidR="00F50769" w:rsidRDefault="00F50769" w:rsidP="00F50769">
      <w:r>
        <w:lastRenderedPageBreak/>
        <w:t xml:space="preserve">41. A </w:t>
      </w:r>
      <w:proofErr w:type="spellStart"/>
      <w:r>
        <w:t>veces</w:t>
      </w:r>
      <w:proofErr w:type="spellEnd"/>
      <w:r>
        <w:t xml:space="preserve"> para </w:t>
      </w:r>
      <w:proofErr w:type="spellStart"/>
      <w:r>
        <w:t>alentaros</w:t>
      </w:r>
      <w:proofErr w:type="spellEnd"/>
      <w:r>
        <w:t xml:space="preserve"> </w:t>
      </w:r>
      <w:proofErr w:type="spellStart"/>
      <w:r>
        <w:t>en</w:t>
      </w:r>
      <w:proofErr w:type="spellEnd"/>
      <w:r>
        <w:t xml:space="preserve"> </w:t>
      </w:r>
      <w:proofErr w:type="spellStart"/>
      <w:r>
        <w:t>vuestra</w:t>
      </w:r>
      <w:proofErr w:type="spellEnd"/>
      <w:r>
        <w:t xml:space="preserve"> </w:t>
      </w:r>
      <w:proofErr w:type="spellStart"/>
      <w:r>
        <w:t>fe</w:t>
      </w:r>
      <w:proofErr w:type="spellEnd"/>
      <w:r>
        <w:t xml:space="preserve"> y </w:t>
      </w:r>
      <w:proofErr w:type="spellStart"/>
      <w:r>
        <w:t>probaros</w:t>
      </w:r>
      <w:proofErr w:type="spellEnd"/>
      <w:r>
        <w:t xml:space="preserve"> la </w:t>
      </w:r>
      <w:proofErr w:type="spellStart"/>
      <w:r>
        <w:t>verdad</w:t>
      </w:r>
      <w:proofErr w:type="spellEnd"/>
      <w:r>
        <w:t xml:space="preserve"> de mis palabras, </w:t>
      </w:r>
      <w:proofErr w:type="spellStart"/>
      <w:r>
        <w:t>realizo</w:t>
      </w:r>
      <w:proofErr w:type="spellEnd"/>
      <w:r>
        <w:t xml:space="preserve"> ante </w:t>
      </w:r>
      <w:proofErr w:type="spellStart"/>
      <w:r>
        <w:t>vosotros</w:t>
      </w:r>
      <w:proofErr w:type="spellEnd"/>
      <w:r>
        <w:t xml:space="preserve"> </w:t>
      </w:r>
      <w:proofErr w:type="spellStart"/>
      <w:r>
        <w:t>esas</w:t>
      </w:r>
      <w:proofErr w:type="spellEnd"/>
      <w:r>
        <w:t xml:space="preserve"> </w:t>
      </w:r>
      <w:proofErr w:type="spellStart"/>
      <w:r>
        <w:t>obras</w:t>
      </w:r>
      <w:proofErr w:type="spellEnd"/>
      <w:r>
        <w:t xml:space="preserve"> </w:t>
      </w:r>
      <w:proofErr w:type="spellStart"/>
      <w:r>
        <w:t>que</w:t>
      </w:r>
      <w:proofErr w:type="spellEnd"/>
      <w:r>
        <w:t xml:space="preserve"> </w:t>
      </w:r>
      <w:proofErr w:type="spellStart"/>
      <w:r>
        <w:t>llamáis</w:t>
      </w:r>
      <w:proofErr w:type="spellEnd"/>
      <w:r>
        <w:t xml:space="preserve"> </w:t>
      </w:r>
      <w:proofErr w:type="spellStart"/>
      <w:r>
        <w:t>milagros</w:t>
      </w:r>
      <w:proofErr w:type="spellEnd"/>
      <w:r>
        <w:t xml:space="preserve"> y </w:t>
      </w:r>
      <w:proofErr w:type="spellStart"/>
      <w:r>
        <w:t>prodigios</w:t>
      </w:r>
      <w:proofErr w:type="spellEnd"/>
      <w:r>
        <w:t xml:space="preserve">, y </w:t>
      </w:r>
      <w:proofErr w:type="spellStart"/>
      <w:r>
        <w:t>que</w:t>
      </w:r>
      <w:proofErr w:type="spellEnd"/>
      <w:r>
        <w:t xml:space="preserve"> </w:t>
      </w:r>
      <w:proofErr w:type="spellStart"/>
      <w:r>
        <w:t>sólo</w:t>
      </w:r>
      <w:proofErr w:type="spellEnd"/>
      <w:r>
        <w:t xml:space="preserve"> son </w:t>
      </w:r>
      <w:proofErr w:type="spellStart"/>
      <w:r>
        <w:t>el</w:t>
      </w:r>
      <w:proofErr w:type="spellEnd"/>
      <w:r>
        <w:t xml:space="preserve"> </w:t>
      </w:r>
      <w:proofErr w:type="spellStart"/>
      <w:r>
        <w:t>premio</w:t>
      </w:r>
      <w:proofErr w:type="spellEnd"/>
      <w:r>
        <w:t xml:space="preserve"> para </w:t>
      </w:r>
      <w:proofErr w:type="spellStart"/>
      <w:r>
        <w:t>quienes</w:t>
      </w:r>
      <w:proofErr w:type="spellEnd"/>
      <w:r>
        <w:t xml:space="preserve"> </w:t>
      </w:r>
      <w:proofErr w:type="spellStart"/>
      <w:r>
        <w:t>supieron</w:t>
      </w:r>
      <w:proofErr w:type="spellEnd"/>
      <w:r>
        <w:t xml:space="preserve"> </w:t>
      </w:r>
      <w:proofErr w:type="spellStart"/>
      <w:r>
        <w:t>penetrar</w:t>
      </w:r>
      <w:proofErr w:type="spellEnd"/>
      <w:r>
        <w:t xml:space="preserve"> </w:t>
      </w:r>
      <w:proofErr w:type="spellStart"/>
      <w:r>
        <w:t>en</w:t>
      </w:r>
      <w:proofErr w:type="spellEnd"/>
      <w:r>
        <w:t xml:space="preserve"> la </w:t>
      </w:r>
      <w:proofErr w:type="spellStart"/>
      <w:r>
        <w:t>armonía</w:t>
      </w:r>
      <w:proofErr w:type="spellEnd"/>
      <w:r>
        <w:t xml:space="preserve"> universal </w:t>
      </w:r>
      <w:proofErr w:type="spellStart"/>
      <w:r>
        <w:t>aunque</w:t>
      </w:r>
      <w:proofErr w:type="spellEnd"/>
      <w:r>
        <w:t xml:space="preserve"> </w:t>
      </w:r>
      <w:proofErr w:type="spellStart"/>
      <w:r>
        <w:t>haya</w:t>
      </w:r>
      <w:proofErr w:type="spellEnd"/>
      <w:r>
        <w:t xml:space="preserve"> </w:t>
      </w:r>
      <w:proofErr w:type="spellStart"/>
      <w:r>
        <w:t>sido</w:t>
      </w:r>
      <w:proofErr w:type="spellEnd"/>
      <w:r>
        <w:t xml:space="preserve"> </w:t>
      </w:r>
      <w:proofErr w:type="spellStart"/>
      <w:r>
        <w:t>por</w:t>
      </w:r>
      <w:proofErr w:type="spellEnd"/>
      <w:r>
        <w:t xml:space="preserve"> un </w:t>
      </w:r>
      <w:proofErr w:type="spellStart"/>
      <w:r>
        <w:t>momento</w:t>
      </w:r>
      <w:proofErr w:type="spellEnd"/>
      <w:r>
        <w:t xml:space="preserve">. </w:t>
      </w:r>
    </w:p>
    <w:p w14:paraId="4775287F" w14:textId="77777777" w:rsidR="00F50769" w:rsidRDefault="00F50769" w:rsidP="00F50769">
      <w:r>
        <w:t xml:space="preserve">42. La </w:t>
      </w:r>
      <w:proofErr w:type="spellStart"/>
      <w:r>
        <w:t>historia</w:t>
      </w:r>
      <w:proofErr w:type="spellEnd"/>
      <w:r>
        <w:t xml:space="preserve"> de </w:t>
      </w:r>
      <w:proofErr w:type="spellStart"/>
      <w:r>
        <w:t>los</w:t>
      </w:r>
      <w:proofErr w:type="spellEnd"/>
      <w:r>
        <w:t xml:space="preserve"> </w:t>
      </w:r>
      <w:proofErr w:type="spellStart"/>
      <w:r>
        <w:t>primeros</w:t>
      </w:r>
      <w:proofErr w:type="spellEnd"/>
      <w:r>
        <w:t xml:space="preserve"> hombres </w:t>
      </w:r>
      <w:proofErr w:type="spellStart"/>
      <w:r>
        <w:t>que</w:t>
      </w:r>
      <w:proofErr w:type="spellEnd"/>
      <w:r>
        <w:t xml:space="preserve"> </w:t>
      </w:r>
      <w:proofErr w:type="spellStart"/>
      <w:r>
        <w:t>habitaron</w:t>
      </w:r>
      <w:proofErr w:type="spellEnd"/>
      <w:r>
        <w:t xml:space="preserve"> la Tierra </w:t>
      </w:r>
      <w:proofErr w:type="spellStart"/>
      <w:r>
        <w:t>fue</w:t>
      </w:r>
      <w:proofErr w:type="spellEnd"/>
      <w:r>
        <w:t xml:space="preserve"> </w:t>
      </w:r>
      <w:proofErr w:type="spellStart"/>
      <w:r>
        <w:t>pasando</w:t>
      </w:r>
      <w:proofErr w:type="spellEnd"/>
      <w:r>
        <w:t xml:space="preserve"> de </w:t>
      </w:r>
      <w:proofErr w:type="spellStart"/>
      <w:r>
        <w:t>generación</w:t>
      </w:r>
      <w:proofErr w:type="spellEnd"/>
      <w:r>
        <w:t xml:space="preserve"> </w:t>
      </w:r>
      <w:proofErr w:type="spellStart"/>
      <w:r>
        <w:t>en</w:t>
      </w:r>
      <w:proofErr w:type="spellEnd"/>
      <w:r>
        <w:t xml:space="preserve"> </w:t>
      </w:r>
      <w:proofErr w:type="spellStart"/>
      <w:r>
        <w:t>generación</w:t>
      </w:r>
      <w:proofErr w:type="spellEnd"/>
      <w:r>
        <w:t xml:space="preserve"> hasta </w:t>
      </w:r>
      <w:proofErr w:type="spellStart"/>
      <w:r>
        <w:t>llegar</w:t>
      </w:r>
      <w:proofErr w:type="spellEnd"/>
      <w:r>
        <w:t xml:space="preserve"> a </w:t>
      </w:r>
      <w:proofErr w:type="spellStart"/>
      <w:r>
        <w:t>quedar</w:t>
      </w:r>
      <w:proofErr w:type="spellEnd"/>
      <w:r>
        <w:t xml:space="preserve"> </w:t>
      </w:r>
      <w:proofErr w:type="spellStart"/>
      <w:r>
        <w:t>escrita</w:t>
      </w:r>
      <w:proofErr w:type="spellEnd"/>
      <w:r>
        <w:t xml:space="preserve"> </w:t>
      </w:r>
      <w:proofErr w:type="spellStart"/>
      <w:r>
        <w:t>en</w:t>
      </w:r>
      <w:proofErr w:type="spellEnd"/>
      <w:r>
        <w:t xml:space="preserve"> </w:t>
      </w:r>
      <w:proofErr w:type="spellStart"/>
      <w:r>
        <w:t>el</w:t>
      </w:r>
      <w:proofErr w:type="spellEnd"/>
      <w:r>
        <w:t xml:space="preserve"> </w:t>
      </w:r>
      <w:proofErr w:type="spellStart"/>
      <w:r>
        <w:t>libro</w:t>
      </w:r>
      <w:proofErr w:type="spellEnd"/>
      <w:r>
        <w:t xml:space="preserve"> del Primer Tiempo. Es </w:t>
      </w:r>
      <w:proofErr w:type="spellStart"/>
      <w:r>
        <w:t>una</w:t>
      </w:r>
      <w:proofErr w:type="spellEnd"/>
      <w:r>
        <w:t xml:space="preserve"> </w:t>
      </w:r>
      <w:proofErr w:type="spellStart"/>
      <w:r>
        <w:t>parábola</w:t>
      </w:r>
      <w:proofErr w:type="spellEnd"/>
      <w:r>
        <w:t xml:space="preserve"> </w:t>
      </w:r>
      <w:proofErr w:type="spellStart"/>
      <w:r>
        <w:t>viviente</w:t>
      </w:r>
      <w:proofErr w:type="spellEnd"/>
      <w:r>
        <w:t xml:space="preserve"> la de </w:t>
      </w:r>
      <w:proofErr w:type="spellStart"/>
      <w:r>
        <w:t>aquellos</w:t>
      </w:r>
      <w:proofErr w:type="spellEnd"/>
      <w:r>
        <w:t xml:space="preserve"> </w:t>
      </w:r>
      <w:proofErr w:type="spellStart"/>
      <w:r>
        <w:t>primeros</w:t>
      </w:r>
      <w:proofErr w:type="spellEnd"/>
      <w:r>
        <w:t xml:space="preserve"> </w:t>
      </w:r>
      <w:proofErr w:type="spellStart"/>
      <w:r>
        <w:t>seres</w:t>
      </w:r>
      <w:proofErr w:type="spellEnd"/>
      <w:r>
        <w:t xml:space="preserve"> </w:t>
      </w:r>
      <w:proofErr w:type="spellStart"/>
      <w:r>
        <w:t>que</w:t>
      </w:r>
      <w:proofErr w:type="spellEnd"/>
      <w:r>
        <w:t xml:space="preserve"> </w:t>
      </w:r>
      <w:proofErr w:type="spellStart"/>
      <w:r>
        <w:t>habitaron</w:t>
      </w:r>
      <w:proofErr w:type="spellEnd"/>
      <w:r>
        <w:t xml:space="preserve"> la Tierra. Su </w:t>
      </w:r>
      <w:proofErr w:type="spellStart"/>
      <w:r>
        <w:t>pureza</w:t>
      </w:r>
      <w:proofErr w:type="spellEnd"/>
      <w:r>
        <w:t xml:space="preserve"> y </w:t>
      </w:r>
      <w:proofErr w:type="spellStart"/>
      <w:r>
        <w:t>su</w:t>
      </w:r>
      <w:proofErr w:type="spellEnd"/>
      <w:r>
        <w:t xml:space="preserve"> </w:t>
      </w:r>
      <w:proofErr w:type="spellStart"/>
      <w:r>
        <w:t>inocencia</w:t>
      </w:r>
      <w:proofErr w:type="spellEnd"/>
      <w:r>
        <w:t xml:space="preserve"> les </w:t>
      </w:r>
      <w:proofErr w:type="spellStart"/>
      <w:r>
        <w:t>permitieron</w:t>
      </w:r>
      <w:proofErr w:type="spellEnd"/>
      <w:r>
        <w:t xml:space="preserve"> </w:t>
      </w:r>
      <w:proofErr w:type="spellStart"/>
      <w:r>
        <w:t>sentir</w:t>
      </w:r>
      <w:proofErr w:type="spellEnd"/>
      <w:r>
        <w:t xml:space="preserve"> la </w:t>
      </w:r>
      <w:proofErr w:type="spellStart"/>
      <w:r>
        <w:t>caricia</w:t>
      </w:r>
      <w:proofErr w:type="spellEnd"/>
      <w:r>
        <w:t xml:space="preserve"> de la Madre </w:t>
      </w:r>
      <w:proofErr w:type="spellStart"/>
      <w:r>
        <w:t>Naturaleza</w:t>
      </w:r>
      <w:proofErr w:type="spellEnd"/>
      <w:r>
        <w:t xml:space="preserve">, un </w:t>
      </w:r>
      <w:proofErr w:type="spellStart"/>
      <w:r>
        <w:t>calor</w:t>
      </w:r>
      <w:proofErr w:type="spellEnd"/>
      <w:r>
        <w:t xml:space="preserve"> de </w:t>
      </w:r>
      <w:proofErr w:type="spellStart"/>
      <w:r>
        <w:t>amistad</w:t>
      </w:r>
      <w:proofErr w:type="spellEnd"/>
      <w:r>
        <w:t xml:space="preserve"> </w:t>
      </w:r>
      <w:proofErr w:type="spellStart"/>
      <w:r>
        <w:t>existió</w:t>
      </w:r>
      <w:proofErr w:type="spellEnd"/>
      <w:r>
        <w:t xml:space="preserve"> entre </w:t>
      </w:r>
      <w:proofErr w:type="spellStart"/>
      <w:r>
        <w:t>todos</w:t>
      </w:r>
      <w:proofErr w:type="spellEnd"/>
      <w:r>
        <w:t xml:space="preserve"> </w:t>
      </w:r>
      <w:proofErr w:type="spellStart"/>
      <w:r>
        <w:t>los</w:t>
      </w:r>
      <w:proofErr w:type="spellEnd"/>
      <w:r>
        <w:t xml:space="preserve"> </w:t>
      </w:r>
      <w:proofErr w:type="spellStart"/>
      <w:r>
        <w:t>seres</w:t>
      </w:r>
      <w:proofErr w:type="spellEnd"/>
      <w:r>
        <w:t xml:space="preserve"> y </w:t>
      </w:r>
      <w:proofErr w:type="spellStart"/>
      <w:r>
        <w:t>una</w:t>
      </w:r>
      <w:proofErr w:type="spellEnd"/>
      <w:r>
        <w:t xml:space="preserve"> completa </w:t>
      </w:r>
      <w:proofErr w:type="spellStart"/>
      <w:r>
        <w:t>fraternidad</w:t>
      </w:r>
      <w:proofErr w:type="spellEnd"/>
      <w:r>
        <w:t xml:space="preserve"> entre </w:t>
      </w:r>
      <w:proofErr w:type="spellStart"/>
      <w:r>
        <w:t>todas</w:t>
      </w:r>
      <w:proofErr w:type="spellEnd"/>
      <w:r>
        <w:t xml:space="preserve"> las </w:t>
      </w:r>
      <w:proofErr w:type="spellStart"/>
      <w:r>
        <w:t>criaturas</w:t>
      </w:r>
      <w:proofErr w:type="spellEnd"/>
      <w:r>
        <w:t xml:space="preserve">. </w:t>
      </w:r>
      <w:proofErr w:type="spellStart"/>
      <w:r>
        <w:t>Después</w:t>
      </w:r>
      <w:proofErr w:type="spellEnd"/>
      <w:r>
        <w:t xml:space="preserve"> las </w:t>
      </w:r>
      <w:proofErr w:type="spellStart"/>
      <w:r>
        <w:t>pasiones</w:t>
      </w:r>
      <w:proofErr w:type="spellEnd"/>
      <w:r>
        <w:t xml:space="preserve"> </w:t>
      </w:r>
      <w:proofErr w:type="spellStart"/>
      <w:r>
        <w:t>humanas</w:t>
      </w:r>
      <w:proofErr w:type="spellEnd"/>
      <w:r>
        <w:t xml:space="preserve"> </w:t>
      </w:r>
      <w:proofErr w:type="spellStart"/>
      <w:r>
        <w:t>fueron</w:t>
      </w:r>
      <w:proofErr w:type="spellEnd"/>
      <w:r>
        <w:t xml:space="preserve"> </w:t>
      </w:r>
      <w:proofErr w:type="spellStart"/>
      <w:r>
        <w:t>alejando</w:t>
      </w:r>
      <w:proofErr w:type="spellEnd"/>
      <w:r>
        <w:t xml:space="preserve"> a </w:t>
      </w:r>
      <w:proofErr w:type="spellStart"/>
      <w:r>
        <w:t>los</w:t>
      </w:r>
      <w:proofErr w:type="spellEnd"/>
      <w:r>
        <w:t xml:space="preserve"> hombres de </w:t>
      </w:r>
      <w:proofErr w:type="spellStart"/>
      <w:r>
        <w:t>aquella</w:t>
      </w:r>
      <w:proofErr w:type="spellEnd"/>
      <w:r>
        <w:t xml:space="preserve"> </w:t>
      </w:r>
      <w:proofErr w:type="spellStart"/>
      <w:r>
        <w:t>vida</w:t>
      </w:r>
      <w:proofErr w:type="spellEnd"/>
      <w:r>
        <w:t xml:space="preserve">, </w:t>
      </w:r>
      <w:proofErr w:type="spellStart"/>
      <w:r>
        <w:t>por</w:t>
      </w:r>
      <w:proofErr w:type="spellEnd"/>
      <w:r>
        <w:t xml:space="preserve"> lo </w:t>
      </w:r>
      <w:proofErr w:type="spellStart"/>
      <w:r>
        <w:t>que</w:t>
      </w:r>
      <w:proofErr w:type="spellEnd"/>
      <w:r>
        <w:t xml:space="preserve"> se </w:t>
      </w:r>
      <w:proofErr w:type="spellStart"/>
      <w:r>
        <w:t>vieron</w:t>
      </w:r>
      <w:proofErr w:type="spellEnd"/>
      <w:r>
        <w:t xml:space="preserve"> </w:t>
      </w:r>
      <w:proofErr w:type="spellStart"/>
      <w:r>
        <w:t>obligados</w:t>
      </w:r>
      <w:proofErr w:type="spellEnd"/>
      <w:r>
        <w:t xml:space="preserve"> a </w:t>
      </w:r>
      <w:proofErr w:type="spellStart"/>
      <w:r>
        <w:t>buscar</w:t>
      </w:r>
      <w:proofErr w:type="spellEnd"/>
      <w:r>
        <w:t xml:space="preserve"> </w:t>
      </w:r>
      <w:proofErr w:type="spellStart"/>
      <w:r>
        <w:t>por</w:t>
      </w:r>
      <w:proofErr w:type="spellEnd"/>
      <w:r>
        <w:t xml:space="preserve"> medio de la </w:t>
      </w:r>
      <w:proofErr w:type="spellStart"/>
      <w:r>
        <w:t>ciencia</w:t>
      </w:r>
      <w:proofErr w:type="spellEnd"/>
      <w:r>
        <w:t xml:space="preserve">, lo </w:t>
      </w:r>
      <w:proofErr w:type="spellStart"/>
      <w:r>
        <w:t>que</w:t>
      </w:r>
      <w:proofErr w:type="spellEnd"/>
      <w:r>
        <w:t xml:space="preserve"> </w:t>
      </w:r>
      <w:proofErr w:type="spellStart"/>
      <w:r>
        <w:t>habían</w:t>
      </w:r>
      <w:proofErr w:type="spellEnd"/>
      <w:r>
        <w:t xml:space="preserve"> </w:t>
      </w:r>
      <w:proofErr w:type="spellStart"/>
      <w:r>
        <w:t>perdido</w:t>
      </w:r>
      <w:proofErr w:type="spellEnd"/>
      <w:r>
        <w:t xml:space="preserve"> </w:t>
      </w:r>
      <w:proofErr w:type="spellStart"/>
      <w:r>
        <w:t>por</w:t>
      </w:r>
      <w:proofErr w:type="spellEnd"/>
      <w:r>
        <w:t xml:space="preserve"> </w:t>
      </w:r>
      <w:proofErr w:type="spellStart"/>
      <w:r>
        <w:t>su</w:t>
      </w:r>
      <w:proofErr w:type="spellEnd"/>
      <w:r>
        <w:t xml:space="preserve"> </w:t>
      </w:r>
      <w:proofErr w:type="spellStart"/>
      <w:r>
        <w:t>falta</w:t>
      </w:r>
      <w:proofErr w:type="spellEnd"/>
      <w:r>
        <w:t xml:space="preserve"> de </w:t>
      </w:r>
    </w:p>
    <w:p w14:paraId="749F5B49" w14:textId="77777777" w:rsidR="00F50769" w:rsidRDefault="00F50769" w:rsidP="00F50769">
      <w:proofErr w:type="spellStart"/>
      <w:r>
        <w:t>espiritualidad</w:t>
      </w:r>
      <w:proofErr w:type="spellEnd"/>
      <w:r>
        <w:t xml:space="preserve">. </w:t>
      </w:r>
      <w:proofErr w:type="spellStart"/>
      <w:r>
        <w:t>Así</w:t>
      </w:r>
      <w:proofErr w:type="spellEnd"/>
      <w:r>
        <w:t xml:space="preserve"> ha </w:t>
      </w:r>
      <w:proofErr w:type="spellStart"/>
      <w:r>
        <w:t>llegado</w:t>
      </w:r>
      <w:proofErr w:type="spellEnd"/>
      <w:r>
        <w:t xml:space="preserve"> la </w:t>
      </w:r>
      <w:proofErr w:type="spellStart"/>
      <w:r>
        <w:t>humanidad</w:t>
      </w:r>
      <w:proofErr w:type="spellEnd"/>
      <w:r>
        <w:t xml:space="preserve"> hasta </w:t>
      </w:r>
      <w:proofErr w:type="spellStart"/>
      <w:r>
        <w:t>estos</w:t>
      </w:r>
      <w:proofErr w:type="spellEnd"/>
      <w:r>
        <w:t xml:space="preserve"> </w:t>
      </w:r>
      <w:proofErr w:type="spellStart"/>
      <w:r>
        <w:t>tiempos</w:t>
      </w:r>
      <w:proofErr w:type="spellEnd"/>
      <w:r>
        <w:t xml:space="preserve"> </w:t>
      </w:r>
      <w:proofErr w:type="spellStart"/>
      <w:r>
        <w:t>en</w:t>
      </w:r>
      <w:proofErr w:type="spellEnd"/>
      <w:r>
        <w:t xml:space="preserve"> </w:t>
      </w:r>
      <w:proofErr w:type="spellStart"/>
      <w:r>
        <w:t>que</w:t>
      </w:r>
      <w:proofErr w:type="spellEnd"/>
      <w:r>
        <w:t xml:space="preserve">, para </w:t>
      </w:r>
      <w:proofErr w:type="spellStart"/>
      <w:r>
        <w:t>sobrevivir</w:t>
      </w:r>
      <w:proofErr w:type="spellEnd"/>
      <w:r>
        <w:t xml:space="preserve"> ha </w:t>
      </w:r>
      <w:proofErr w:type="spellStart"/>
      <w:r>
        <w:t>tenido</w:t>
      </w:r>
      <w:proofErr w:type="spellEnd"/>
      <w:r>
        <w:t xml:space="preserve"> </w:t>
      </w:r>
      <w:proofErr w:type="spellStart"/>
      <w:r>
        <w:t>que</w:t>
      </w:r>
      <w:proofErr w:type="spellEnd"/>
      <w:r>
        <w:t xml:space="preserve"> </w:t>
      </w:r>
      <w:proofErr w:type="spellStart"/>
      <w:r>
        <w:t>hurtar</w:t>
      </w:r>
      <w:proofErr w:type="spellEnd"/>
      <w:r>
        <w:t xml:space="preserve"> de </w:t>
      </w:r>
      <w:proofErr w:type="spellStart"/>
      <w:r>
        <w:t>los</w:t>
      </w:r>
      <w:proofErr w:type="spellEnd"/>
      <w:r>
        <w:t xml:space="preserve"> </w:t>
      </w:r>
      <w:proofErr w:type="spellStart"/>
      <w:r>
        <w:t>elementos</w:t>
      </w:r>
      <w:proofErr w:type="spellEnd"/>
      <w:r>
        <w:t xml:space="preserve"> y de las </w:t>
      </w:r>
      <w:proofErr w:type="spellStart"/>
      <w:r>
        <w:t>fuerzas</w:t>
      </w:r>
      <w:proofErr w:type="spellEnd"/>
      <w:r>
        <w:t xml:space="preserve">, lo </w:t>
      </w:r>
      <w:proofErr w:type="spellStart"/>
      <w:r>
        <w:t>necesario</w:t>
      </w:r>
      <w:proofErr w:type="spellEnd"/>
      <w:r>
        <w:t xml:space="preserve"> para </w:t>
      </w:r>
      <w:proofErr w:type="spellStart"/>
      <w:r>
        <w:t>su</w:t>
      </w:r>
      <w:proofErr w:type="spellEnd"/>
      <w:r>
        <w:t xml:space="preserve"> </w:t>
      </w:r>
      <w:proofErr w:type="spellStart"/>
      <w:r>
        <w:t>vida</w:t>
      </w:r>
      <w:proofErr w:type="spellEnd"/>
      <w:r>
        <w:t xml:space="preserve">. </w:t>
      </w:r>
    </w:p>
    <w:p w14:paraId="207E06D8" w14:textId="77777777" w:rsidR="00F50769" w:rsidRDefault="00F50769" w:rsidP="00F50769">
      <w:r>
        <w:t xml:space="preserve">43. </w:t>
      </w:r>
      <w:proofErr w:type="spellStart"/>
      <w:r>
        <w:t>Yo</w:t>
      </w:r>
      <w:proofErr w:type="spellEnd"/>
      <w:r>
        <w:t xml:space="preserve"> no </w:t>
      </w:r>
      <w:proofErr w:type="spellStart"/>
      <w:r>
        <w:t>os</w:t>
      </w:r>
      <w:proofErr w:type="spellEnd"/>
      <w:r>
        <w:t xml:space="preserve"> </w:t>
      </w:r>
      <w:proofErr w:type="spellStart"/>
      <w:r>
        <w:t>prohíbo</w:t>
      </w:r>
      <w:proofErr w:type="spellEnd"/>
      <w:r>
        <w:t xml:space="preserve"> </w:t>
      </w:r>
      <w:proofErr w:type="spellStart"/>
      <w:r>
        <w:t>que</w:t>
      </w:r>
      <w:proofErr w:type="spellEnd"/>
      <w:r>
        <w:t xml:space="preserve"> </w:t>
      </w:r>
      <w:proofErr w:type="spellStart"/>
      <w:r>
        <w:t>toméis</w:t>
      </w:r>
      <w:proofErr w:type="spellEnd"/>
      <w:r>
        <w:t xml:space="preserve"> la </w:t>
      </w:r>
      <w:proofErr w:type="spellStart"/>
      <w:r>
        <w:t>ciencia</w:t>
      </w:r>
      <w:proofErr w:type="spellEnd"/>
      <w:r>
        <w:t xml:space="preserve"> </w:t>
      </w:r>
      <w:proofErr w:type="spellStart"/>
      <w:r>
        <w:t>ni</w:t>
      </w:r>
      <w:proofErr w:type="spellEnd"/>
      <w:r>
        <w:t xml:space="preserve"> la </w:t>
      </w:r>
      <w:proofErr w:type="spellStart"/>
      <w:r>
        <w:t>condeno</w:t>
      </w:r>
      <w:proofErr w:type="spellEnd"/>
      <w:r>
        <w:t xml:space="preserve">. </w:t>
      </w:r>
      <w:proofErr w:type="spellStart"/>
      <w:r>
        <w:t>Sólo</w:t>
      </w:r>
      <w:proofErr w:type="spellEnd"/>
      <w:r>
        <w:t xml:space="preserve"> he </w:t>
      </w:r>
      <w:proofErr w:type="spellStart"/>
      <w:r>
        <w:t>querido</w:t>
      </w:r>
      <w:proofErr w:type="spellEnd"/>
      <w:r>
        <w:t xml:space="preserve"> </w:t>
      </w:r>
      <w:proofErr w:type="spellStart"/>
      <w:r>
        <w:t>que</w:t>
      </w:r>
      <w:proofErr w:type="spellEnd"/>
      <w:r>
        <w:t xml:space="preserve"> </w:t>
      </w:r>
      <w:proofErr w:type="spellStart"/>
      <w:r>
        <w:t>los</w:t>
      </w:r>
      <w:proofErr w:type="spellEnd"/>
      <w:r>
        <w:t xml:space="preserve"> hombres </w:t>
      </w:r>
      <w:proofErr w:type="spellStart"/>
      <w:r>
        <w:t>comprendan</w:t>
      </w:r>
      <w:proofErr w:type="spellEnd"/>
      <w:r>
        <w:t xml:space="preserve"> a </w:t>
      </w:r>
      <w:proofErr w:type="spellStart"/>
      <w:r>
        <w:t>través</w:t>
      </w:r>
      <w:proofErr w:type="spellEnd"/>
      <w:r>
        <w:t xml:space="preserve"> de mi </w:t>
      </w:r>
      <w:proofErr w:type="spellStart"/>
      <w:r>
        <w:t>Doctrina</w:t>
      </w:r>
      <w:proofErr w:type="spellEnd"/>
      <w:r>
        <w:t xml:space="preserve">, </w:t>
      </w:r>
      <w:proofErr w:type="spellStart"/>
      <w:r>
        <w:t>que</w:t>
      </w:r>
      <w:proofErr w:type="spellEnd"/>
      <w:r>
        <w:t xml:space="preserve"> hay </w:t>
      </w:r>
      <w:proofErr w:type="spellStart"/>
      <w:r>
        <w:t>una</w:t>
      </w:r>
      <w:proofErr w:type="spellEnd"/>
      <w:r>
        <w:t xml:space="preserve"> </w:t>
      </w:r>
      <w:proofErr w:type="spellStart"/>
      <w:r>
        <w:t>ciencia</w:t>
      </w:r>
      <w:proofErr w:type="spellEnd"/>
      <w:r>
        <w:t xml:space="preserve"> mayor </w:t>
      </w:r>
      <w:proofErr w:type="spellStart"/>
      <w:r>
        <w:t>que</w:t>
      </w:r>
      <w:proofErr w:type="spellEnd"/>
      <w:r>
        <w:t xml:space="preserve"> la </w:t>
      </w:r>
      <w:proofErr w:type="spellStart"/>
      <w:r>
        <w:t>que</w:t>
      </w:r>
      <w:proofErr w:type="spellEnd"/>
      <w:r>
        <w:t xml:space="preserve"> </w:t>
      </w:r>
      <w:proofErr w:type="spellStart"/>
      <w:r>
        <w:t>ellos</w:t>
      </w:r>
      <w:proofErr w:type="spellEnd"/>
      <w:r>
        <w:t xml:space="preserve"> </w:t>
      </w:r>
      <w:proofErr w:type="spellStart"/>
      <w:r>
        <w:t>conocen</w:t>
      </w:r>
      <w:proofErr w:type="spellEnd"/>
      <w:r>
        <w:t xml:space="preserve"> y la </w:t>
      </w:r>
      <w:proofErr w:type="spellStart"/>
      <w:r>
        <w:t>cual</w:t>
      </w:r>
      <w:proofErr w:type="spellEnd"/>
      <w:r>
        <w:t xml:space="preserve"> </w:t>
      </w:r>
      <w:proofErr w:type="spellStart"/>
      <w:r>
        <w:t>pueden</w:t>
      </w:r>
      <w:proofErr w:type="spellEnd"/>
      <w:r>
        <w:t xml:space="preserve"> </w:t>
      </w:r>
      <w:proofErr w:type="spellStart"/>
      <w:r>
        <w:t>alcanzar</w:t>
      </w:r>
      <w:proofErr w:type="spellEnd"/>
      <w:r>
        <w:t xml:space="preserve"> </w:t>
      </w:r>
      <w:proofErr w:type="spellStart"/>
      <w:r>
        <w:t>por</w:t>
      </w:r>
      <w:proofErr w:type="spellEnd"/>
      <w:r>
        <w:t xml:space="preserve"> medio del amor, </w:t>
      </w:r>
      <w:proofErr w:type="spellStart"/>
      <w:r>
        <w:t>que</w:t>
      </w:r>
      <w:proofErr w:type="spellEnd"/>
      <w:r>
        <w:t xml:space="preserve"> es la </w:t>
      </w:r>
      <w:proofErr w:type="spellStart"/>
      <w:r>
        <w:t>esencia</w:t>
      </w:r>
      <w:proofErr w:type="spellEnd"/>
      <w:r>
        <w:t xml:space="preserve"> de </w:t>
      </w:r>
      <w:proofErr w:type="spellStart"/>
      <w:r>
        <w:t>todas</w:t>
      </w:r>
      <w:proofErr w:type="spellEnd"/>
      <w:r>
        <w:t xml:space="preserve"> mis </w:t>
      </w:r>
      <w:proofErr w:type="spellStart"/>
      <w:r>
        <w:t>enseñanzas</w:t>
      </w:r>
      <w:proofErr w:type="spellEnd"/>
      <w:r>
        <w:t xml:space="preserve">. </w:t>
      </w:r>
    </w:p>
    <w:p w14:paraId="1DD94198" w14:textId="77777777" w:rsidR="00F50769" w:rsidRDefault="00F50769" w:rsidP="00F50769">
      <w:r>
        <w:t xml:space="preserve">44. </w:t>
      </w:r>
      <w:proofErr w:type="spellStart"/>
      <w:r>
        <w:t>Humanidad</w:t>
      </w:r>
      <w:proofErr w:type="spellEnd"/>
      <w:r>
        <w:t>: ¿</w:t>
      </w:r>
      <w:proofErr w:type="spellStart"/>
      <w:r>
        <w:t>Cómo</w:t>
      </w:r>
      <w:proofErr w:type="spellEnd"/>
      <w:r>
        <w:t xml:space="preserve"> no he de </w:t>
      </w:r>
      <w:proofErr w:type="spellStart"/>
      <w:r>
        <w:t>deciros</w:t>
      </w:r>
      <w:proofErr w:type="spellEnd"/>
      <w:r>
        <w:t xml:space="preserve"> </w:t>
      </w:r>
      <w:proofErr w:type="spellStart"/>
      <w:r>
        <w:t>que</w:t>
      </w:r>
      <w:proofErr w:type="spellEnd"/>
      <w:r>
        <w:t xml:space="preserve"> </w:t>
      </w:r>
      <w:proofErr w:type="spellStart"/>
      <w:r>
        <w:t>estos</w:t>
      </w:r>
      <w:proofErr w:type="spellEnd"/>
      <w:r>
        <w:t xml:space="preserve"> </w:t>
      </w:r>
      <w:proofErr w:type="spellStart"/>
      <w:r>
        <w:t>tiempos</w:t>
      </w:r>
      <w:proofErr w:type="spellEnd"/>
      <w:r>
        <w:t xml:space="preserve"> </w:t>
      </w:r>
      <w:proofErr w:type="spellStart"/>
      <w:r>
        <w:t>que</w:t>
      </w:r>
      <w:proofErr w:type="spellEnd"/>
      <w:r>
        <w:t xml:space="preserve"> </w:t>
      </w:r>
      <w:proofErr w:type="spellStart"/>
      <w:r>
        <w:t>vivís</w:t>
      </w:r>
      <w:proofErr w:type="spellEnd"/>
      <w:r>
        <w:t xml:space="preserve"> son de </w:t>
      </w:r>
      <w:proofErr w:type="spellStart"/>
      <w:r>
        <w:t>confusión</w:t>
      </w:r>
      <w:proofErr w:type="spellEnd"/>
      <w:r>
        <w:t xml:space="preserve">, </w:t>
      </w:r>
      <w:proofErr w:type="spellStart"/>
      <w:r>
        <w:t>cuando</w:t>
      </w:r>
      <w:proofErr w:type="spellEnd"/>
      <w:r>
        <w:t xml:space="preserve"> </w:t>
      </w:r>
      <w:proofErr w:type="spellStart"/>
      <w:r>
        <w:t>estoy</w:t>
      </w:r>
      <w:proofErr w:type="spellEnd"/>
      <w:r>
        <w:t xml:space="preserve"> </w:t>
      </w:r>
      <w:proofErr w:type="spellStart"/>
      <w:r>
        <w:t>viendo</w:t>
      </w:r>
      <w:proofErr w:type="spellEnd"/>
      <w:r>
        <w:t xml:space="preserve"> </w:t>
      </w:r>
      <w:proofErr w:type="spellStart"/>
      <w:r>
        <w:t>que</w:t>
      </w:r>
      <w:proofErr w:type="spellEnd"/>
      <w:r>
        <w:t xml:space="preserve"> no </w:t>
      </w:r>
      <w:proofErr w:type="spellStart"/>
      <w:r>
        <w:t>dejáis</w:t>
      </w:r>
      <w:proofErr w:type="spellEnd"/>
      <w:r>
        <w:t xml:space="preserve"> pasar mi luz a </w:t>
      </w:r>
      <w:proofErr w:type="spellStart"/>
      <w:r>
        <w:t>través</w:t>
      </w:r>
      <w:proofErr w:type="spellEnd"/>
      <w:r>
        <w:t xml:space="preserve"> de las </w:t>
      </w:r>
      <w:proofErr w:type="spellStart"/>
      <w:r>
        <w:t>oscuras</w:t>
      </w:r>
      <w:proofErr w:type="spellEnd"/>
      <w:r>
        <w:t xml:space="preserve"> </w:t>
      </w:r>
      <w:proofErr w:type="spellStart"/>
      <w:r>
        <w:t>nubes</w:t>
      </w:r>
      <w:proofErr w:type="spellEnd"/>
      <w:r>
        <w:t xml:space="preserve"> de </w:t>
      </w:r>
      <w:proofErr w:type="spellStart"/>
      <w:r>
        <w:t>vuestros</w:t>
      </w:r>
      <w:proofErr w:type="spellEnd"/>
      <w:r>
        <w:t xml:space="preserve"> </w:t>
      </w:r>
      <w:proofErr w:type="spellStart"/>
      <w:r>
        <w:t>pensamientos</w:t>
      </w:r>
      <w:proofErr w:type="spellEnd"/>
      <w:r>
        <w:t xml:space="preserve">? También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mi luz </w:t>
      </w:r>
      <w:proofErr w:type="spellStart"/>
      <w:r>
        <w:t>triunfará</w:t>
      </w:r>
      <w:proofErr w:type="spellEnd"/>
      <w:r>
        <w:t xml:space="preserve">, </w:t>
      </w:r>
      <w:proofErr w:type="spellStart"/>
      <w:r>
        <w:t>porque</w:t>
      </w:r>
      <w:proofErr w:type="spellEnd"/>
      <w:r>
        <w:t xml:space="preserve"> no </w:t>
      </w:r>
      <w:proofErr w:type="spellStart"/>
      <w:r>
        <w:t>existen</w:t>
      </w:r>
      <w:proofErr w:type="spellEnd"/>
      <w:r>
        <w:t xml:space="preserve"> </w:t>
      </w:r>
      <w:proofErr w:type="spellStart"/>
      <w:r>
        <w:t>tinieblas</w:t>
      </w:r>
      <w:proofErr w:type="spellEnd"/>
      <w:r>
        <w:t xml:space="preserve"> </w:t>
      </w:r>
      <w:proofErr w:type="spellStart"/>
      <w:r>
        <w:t>que</w:t>
      </w:r>
      <w:proofErr w:type="spellEnd"/>
      <w:r>
        <w:t xml:space="preserve"> </w:t>
      </w:r>
      <w:proofErr w:type="spellStart"/>
      <w:r>
        <w:t>puedan</w:t>
      </w:r>
      <w:proofErr w:type="spellEnd"/>
      <w:r>
        <w:t xml:space="preserve"> </w:t>
      </w:r>
      <w:proofErr w:type="spellStart"/>
      <w:r>
        <w:t>resistir</w:t>
      </w:r>
      <w:proofErr w:type="spellEnd"/>
      <w:r>
        <w:t xml:space="preserve"> </w:t>
      </w:r>
      <w:proofErr w:type="spellStart"/>
      <w:r>
        <w:t>su</w:t>
      </w:r>
      <w:proofErr w:type="spellEnd"/>
      <w:r>
        <w:t xml:space="preserve"> </w:t>
      </w:r>
      <w:proofErr w:type="spellStart"/>
      <w:r>
        <w:t>claridad</w:t>
      </w:r>
      <w:proofErr w:type="spellEnd"/>
      <w:r>
        <w:t xml:space="preserve">, </w:t>
      </w:r>
      <w:proofErr w:type="spellStart"/>
      <w:r>
        <w:t>entonces</w:t>
      </w:r>
      <w:proofErr w:type="spellEnd"/>
      <w:r>
        <w:t xml:space="preserve"> </w:t>
      </w:r>
      <w:proofErr w:type="spellStart"/>
      <w:r>
        <w:t>comprenderéis</w:t>
      </w:r>
      <w:proofErr w:type="spellEnd"/>
      <w:r>
        <w:t xml:space="preserve"> </w:t>
      </w:r>
      <w:proofErr w:type="spellStart"/>
      <w:r>
        <w:t>que</w:t>
      </w:r>
      <w:proofErr w:type="spellEnd"/>
      <w:r>
        <w:t xml:space="preserve"> </w:t>
      </w:r>
      <w:proofErr w:type="spellStart"/>
      <w:r>
        <w:t>el</w:t>
      </w:r>
      <w:proofErr w:type="spellEnd"/>
      <w:r>
        <w:t xml:space="preserve"> Padre no </w:t>
      </w:r>
      <w:proofErr w:type="spellStart"/>
      <w:r>
        <w:t>os</w:t>
      </w:r>
      <w:proofErr w:type="spellEnd"/>
      <w:r>
        <w:t xml:space="preserve"> </w:t>
      </w:r>
      <w:proofErr w:type="spellStart"/>
      <w:r>
        <w:t>abandona</w:t>
      </w:r>
      <w:proofErr w:type="spellEnd"/>
      <w:r>
        <w:t xml:space="preserve"> </w:t>
      </w:r>
      <w:proofErr w:type="spellStart"/>
      <w:r>
        <w:t>jamás</w:t>
      </w:r>
      <w:proofErr w:type="spellEnd"/>
      <w:r>
        <w:t xml:space="preserve"> </w:t>
      </w:r>
      <w:proofErr w:type="spellStart"/>
      <w:r>
        <w:t>en</w:t>
      </w:r>
      <w:proofErr w:type="spellEnd"/>
      <w:r>
        <w:t xml:space="preserve"> la hora de la </w:t>
      </w:r>
      <w:proofErr w:type="spellStart"/>
      <w:r>
        <w:t>prueba</w:t>
      </w:r>
      <w:proofErr w:type="spellEnd"/>
      <w:r>
        <w:t xml:space="preserve">.  </w:t>
      </w:r>
    </w:p>
    <w:p w14:paraId="32B635BE" w14:textId="77777777" w:rsidR="00F50769" w:rsidRDefault="00F50769" w:rsidP="00F50769">
      <w:r>
        <w:t xml:space="preserve">45. </w:t>
      </w:r>
      <w:proofErr w:type="gramStart"/>
      <w:r>
        <w:t>Muchos</w:t>
      </w:r>
      <w:proofErr w:type="gramEnd"/>
      <w:r>
        <w:t xml:space="preserve"> pueblos </w:t>
      </w:r>
      <w:proofErr w:type="spellStart"/>
      <w:r>
        <w:t>han</w:t>
      </w:r>
      <w:proofErr w:type="spellEnd"/>
      <w:r>
        <w:t xml:space="preserve"> </w:t>
      </w:r>
      <w:proofErr w:type="spellStart"/>
      <w:r>
        <w:t>caído</w:t>
      </w:r>
      <w:proofErr w:type="spellEnd"/>
      <w:r>
        <w:t xml:space="preserve"> al </w:t>
      </w:r>
      <w:proofErr w:type="spellStart"/>
      <w:r>
        <w:t>fondo</w:t>
      </w:r>
      <w:proofErr w:type="spellEnd"/>
      <w:r>
        <w:t xml:space="preserve"> del </w:t>
      </w:r>
      <w:proofErr w:type="spellStart"/>
      <w:r>
        <w:t>abismo</w:t>
      </w:r>
      <w:proofErr w:type="spellEnd"/>
      <w:r>
        <w:t xml:space="preserve"> de la </w:t>
      </w:r>
      <w:proofErr w:type="spellStart"/>
      <w:r>
        <w:t>materialidad</w:t>
      </w:r>
      <w:proofErr w:type="spellEnd"/>
      <w:r>
        <w:t xml:space="preserve"> y </w:t>
      </w:r>
      <w:proofErr w:type="spellStart"/>
      <w:r>
        <w:t>todavía</w:t>
      </w:r>
      <w:proofErr w:type="spellEnd"/>
      <w:r>
        <w:t xml:space="preserve"> </w:t>
      </w:r>
      <w:proofErr w:type="spellStart"/>
      <w:r>
        <w:t>están</w:t>
      </w:r>
      <w:proofErr w:type="spellEnd"/>
      <w:r>
        <w:t xml:space="preserve"> </w:t>
      </w:r>
      <w:proofErr w:type="spellStart"/>
      <w:r>
        <w:t>por</w:t>
      </w:r>
      <w:proofErr w:type="spellEnd"/>
      <w:r>
        <w:t xml:space="preserve"> </w:t>
      </w:r>
      <w:proofErr w:type="spellStart"/>
      <w:r>
        <w:t>caer</w:t>
      </w:r>
      <w:proofErr w:type="spellEnd"/>
      <w:r>
        <w:t xml:space="preserve"> </w:t>
      </w:r>
      <w:proofErr w:type="spellStart"/>
      <w:r>
        <w:t>otros</w:t>
      </w:r>
      <w:proofErr w:type="spellEnd"/>
      <w:r>
        <w:t xml:space="preserve">, </w:t>
      </w:r>
      <w:proofErr w:type="spellStart"/>
      <w:r>
        <w:t>más</w:t>
      </w:r>
      <w:proofErr w:type="spellEnd"/>
      <w:r>
        <w:t xml:space="preserve"> </w:t>
      </w:r>
      <w:proofErr w:type="spellStart"/>
      <w:r>
        <w:t>el</w:t>
      </w:r>
      <w:proofErr w:type="spellEnd"/>
      <w:r>
        <w:t xml:space="preserve"> dolor de </w:t>
      </w:r>
      <w:proofErr w:type="spellStart"/>
      <w:r>
        <w:t>su</w:t>
      </w:r>
      <w:proofErr w:type="spellEnd"/>
      <w:r>
        <w:t xml:space="preserve"> </w:t>
      </w:r>
      <w:proofErr w:type="spellStart"/>
      <w:r>
        <w:t>caída</w:t>
      </w:r>
      <w:proofErr w:type="spellEnd"/>
      <w:r>
        <w:t xml:space="preserve"> </w:t>
      </w:r>
      <w:proofErr w:type="spellStart"/>
      <w:r>
        <w:t>hará</w:t>
      </w:r>
      <w:proofErr w:type="spellEnd"/>
      <w:r>
        <w:t xml:space="preserve"> </w:t>
      </w:r>
      <w:proofErr w:type="spellStart"/>
      <w:r>
        <w:t>que</w:t>
      </w:r>
      <w:proofErr w:type="spellEnd"/>
      <w:r>
        <w:t xml:space="preserve"> </w:t>
      </w:r>
      <w:proofErr w:type="spellStart"/>
      <w:r>
        <w:t>despierten</w:t>
      </w:r>
      <w:proofErr w:type="spellEnd"/>
      <w:r>
        <w:t xml:space="preserve"> de </w:t>
      </w:r>
      <w:proofErr w:type="spellStart"/>
      <w:r>
        <w:t>su</w:t>
      </w:r>
      <w:proofErr w:type="spellEnd"/>
      <w:r>
        <w:t xml:space="preserve"> profundo </w:t>
      </w:r>
      <w:proofErr w:type="spellStart"/>
      <w:r>
        <w:t>sueño</w:t>
      </w:r>
      <w:proofErr w:type="spellEnd"/>
      <w:r>
        <w:t xml:space="preserve">. </w:t>
      </w:r>
    </w:p>
    <w:p w14:paraId="1338857B" w14:textId="77777777" w:rsidR="00F50769" w:rsidRDefault="00F50769" w:rsidP="00F50769">
      <w:r>
        <w:t xml:space="preserve">46. Son </w:t>
      </w:r>
      <w:proofErr w:type="spellStart"/>
      <w:r>
        <w:t>aquellas</w:t>
      </w:r>
      <w:proofErr w:type="spellEnd"/>
      <w:r>
        <w:t xml:space="preserve"> </w:t>
      </w:r>
      <w:proofErr w:type="spellStart"/>
      <w:r>
        <w:t>naciones</w:t>
      </w:r>
      <w:proofErr w:type="spellEnd"/>
      <w:r>
        <w:t xml:space="preserve"> las </w:t>
      </w:r>
      <w:proofErr w:type="spellStart"/>
      <w:r>
        <w:t>que</w:t>
      </w:r>
      <w:proofErr w:type="spellEnd"/>
      <w:r>
        <w:t xml:space="preserve"> </w:t>
      </w:r>
      <w:proofErr w:type="spellStart"/>
      <w:r>
        <w:t>después</w:t>
      </w:r>
      <w:proofErr w:type="spellEnd"/>
      <w:r>
        <w:t xml:space="preserve"> de un </w:t>
      </w:r>
      <w:proofErr w:type="spellStart"/>
      <w:r>
        <w:t>tiempo</w:t>
      </w:r>
      <w:proofErr w:type="spellEnd"/>
      <w:r>
        <w:t xml:space="preserve"> de </w:t>
      </w:r>
      <w:proofErr w:type="spellStart"/>
      <w:r>
        <w:t>esplendor</w:t>
      </w:r>
      <w:proofErr w:type="spellEnd"/>
      <w:r>
        <w:t xml:space="preserve">, </w:t>
      </w:r>
      <w:proofErr w:type="spellStart"/>
      <w:r>
        <w:t>rodaron</w:t>
      </w:r>
      <w:proofErr w:type="spellEnd"/>
      <w:r>
        <w:t xml:space="preserve"> al </w:t>
      </w:r>
      <w:proofErr w:type="spellStart"/>
      <w:r>
        <w:t>abismo</w:t>
      </w:r>
      <w:proofErr w:type="spellEnd"/>
      <w:r>
        <w:t xml:space="preserve">, para </w:t>
      </w:r>
      <w:proofErr w:type="spellStart"/>
      <w:r>
        <w:t>hundirse</w:t>
      </w:r>
      <w:proofErr w:type="spellEnd"/>
      <w:r>
        <w:t xml:space="preserve"> en la </w:t>
      </w:r>
      <w:proofErr w:type="spellStart"/>
      <w:r>
        <w:t>tiniebla</w:t>
      </w:r>
      <w:proofErr w:type="spellEnd"/>
      <w:r>
        <w:t xml:space="preserve"> del dolor, del </w:t>
      </w:r>
      <w:proofErr w:type="spellStart"/>
      <w:r>
        <w:t>vicio</w:t>
      </w:r>
      <w:proofErr w:type="spellEnd"/>
      <w:r>
        <w:t xml:space="preserve"> y de la </w:t>
      </w:r>
      <w:proofErr w:type="spellStart"/>
      <w:r>
        <w:t>miseria</w:t>
      </w:r>
      <w:proofErr w:type="spellEnd"/>
      <w:r>
        <w:t xml:space="preserve">. No es </w:t>
      </w:r>
      <w:proofErr w:type="spellStart"/>
      <w:r>
        <w:t>ahora</w:t>
      </w:r>
      <w:proofErr w:type="spellEnd"/>
      <w:r>
        <w:t xml:space="preserve"> un pueblo </w:t>
      </w:r>
      <w:proofErr w:type="spellStart"/>
      <w:r>
        <w:t>sino</w:t>
      </w:r>
      <w:proofErr w:type="spellEnd"/>
      <w:r>
        <w:t xml:space="preserve"> </w:t>
      </w:r>
      <w:proofErr w:type="spellStart"/>
      <w:r>
        <w:t>toda</w:t>
      </w:r>
      <w:proofErr w:type="spellEnd"/>
      <w:r>
        <w:t xml:space="preserve"> la </w:t>
      </w:r>
      <w:proofErr w:type="spellStart"/>
      <w:r>
        <w:t>humanidad</w:t>
      </w:r>
      <w:proofErr w:type="spellEnd"/>
      <w:r>
        <w:t xml:space="preserve">, la </w:t>
      </w:r>
      <w:proofErr w:type="spellStart"/>
      <w:r>
        <w:t>que</w:t>
      </w:r>
      <w:proofErr w:type="spellEnd"/>
      <w:r>
        <w:t xml:space="preserve"> </w:t>
      </w:r>
      <w:proofErr w:type="spellStart"/>
      <w:r>
        <w:t>ciega</w:t>
      </w:r>
      <w:proofErr w:type="spellEnd"/>
      <w:r>
        <w:t xml:space="preserve"> </w:t>
      </w:r>
      <w:proofErr w:type="spellStart"/>
      <w:r>
        <w:t>corre</w:t>
      </w:r>
      <w:proofErr w:type="spellEnd"/>
      <w:r>
        <w:t xml:space="preserve"> </w:t>
      </w:r>
      <w:proofErr w:type="spellStart"/>
      <w:r>
        <w:t>hacia</w:t>
      </w:r>
      <w:proofErr w:type="spellEnd"/>
      <w:r>
        <w:t xml:space="preserve"> la </w:t>
      </w:r>
      <w:proofErr w:type="spellStart"/>
      <w:r>
        <w:t>muerte</w:t>
      </w:r>
      <w:proofErr w:type="spellEnd"/>
      <w:r>
        <w:t xml:space="preserve"> y la </w:t>
      </w:r>
      <w:proofErr w:type="spellStart"/>
      <w:r>
        <w:t>confusión</w:t>
      </w:r>
      <w:proofErr w:type="spellEnd"/>
      <w:r>
        <w:t xml:space="preserve">. La </w:t>
      </w:r>
      <w:proofErr w:type="spellStart"/>
      <w:r>
        <w:t>soberbia</w:t>
      </w:r>
      <w:proofErr w:type="spellEnd"/>
      <w:r>
        <w:t xml:space="preserve"> de </w:t>
      </w:r>
      <w:proofErr w:type="spellStart"/>
      <w:r>
        <w:t>los</w:t>
      </w:r>
      <w:proofErr w:type="spellEnd"/>
      <w:r>
        <w:t xml:space="preserve"> pueblos </w:t>
      </w:r>
      <w:proofErr w:type="spellStart"/>
      <w:r>
        <w:t>será</w:t>
      </w:r>
      <w:proofErr w:type="spellEnd"/>
      <w:r>
        <w:t xml:space="preserve"> </w:t>
      </w:r>
      <w:proofErr w:type="spellStart"/>
      <w:r>
        <w:t>tocada</w:t>
      </w:r>
      <w:proofErr w:type="spellEnd"/>
      <w:r>
        <w:t xml:space="preserve"> </w:t>
      </w:r>
      <w:proofErr w:type="spellStart"/>
      <w:r>
        <w:t>por</w:t>
      </w:r>
      <w:proofErr w:type="spellEnd"/>
      <w:r>
        <w:t xml:space="preserve"> mi </w:t>
      </w:r>
      <w:proofErr w:type="spellStart"/>
      <w:r>
        <w:t>justicia</w:t>
      </w:r>
      <w:proofErr w:type="spellEnd"/>
      <w:r>
        <w:t xml:space="preserve">. </w:t>
      </w:r>
      <w:proofErr w:type="spellStart"/>
      <w:r>
        <w:t>Recordad</w:t>
      </w:r>
      <w:proofErr w:type="spellEnd"/>
      <w:r>
        <w:t xml:space="preserve"> a </w:t>
      </w:r>
      <w:proofErr w:type="spellStart"/>
      <w:r>
        <w:t>Nínive</w:t>
      </w:r>
      <w:proofErr w:type="spellEnd"/>
      <w:r>
        <w:t xml:space="preserve">, a Babilonia, a Grecia, a Roma, a Cartago; </w:t>
      </w:r>
      <w:proofErr w:type="spellStart"/>
      <w:r>
        <w:t>en</w:t>
      </w:r>
      <w:proofErr w:type="spellEnd"/>
      <w:r>
        <w:t xml:space="preserve"> </w:t>
      </w:r>
      <w:proofErr w:type="spellStart"/>
      <w:r>
        <w:t>ellas</w:t>
      </w:r>
      <w:proofErr w:type="spellEnd"/>
      <w:r>
        <w:t xml:space="preserve"> </w:t>
      </w:r>
      <w:proofErr w:type="spellStart"/>
      <w:r>
        <w:t>encontraréis</w:t>
      </w:r>
      <w:proofErr w:type="spellEnd"/>
      <w:r>
        <w:t xml:space="preserve"> </w:t>
      </w:r>
      <w:proofErr w:type="spellStart"/>
      <w:r>
        <w:t>profundas</w:t>
      </w:r>
      <w:proofErr w:type="spellEnd"/>
      <w:r>
        <w:t xml:space="preserve"> </w:t>
      </w:r>
      <w:proofErr w:type="spellStart"/>
      <w:r>
        <w:t>lecciones</w:t>
      </w:r>
      <w:proofErr w:type="spellEnd"/>
      <w:r>
        <w:t xml:space="preserve"> de la </w:t>
      </w:r>
      <w:proofErr w:type="spellStart"/>
      <w:r>
        <w:t>justicia</w:t>
      </w:r>
      <w:proofErr w:type="spellEnd"/>
      <w:r>
        <w:t xml:space="preserve"> </w:t>
      </w:r>
      <w:proofErr w:type="spellStart"/>
      <w:r>
        <w:t>divina</w:t>
      </w:r>
      <w:proofErr w:type="spellEnd"/>
      <w:r>
        <w:t xml:space="preserve">. </w:t>
      </w:r>
    </w:p>
    <w:p w14:paraId="7A656FC9" w14:textId="77777777" w:rsidR="00F50769" w:rsidRDefault="00F50769" w:rsidP="00F50769">
      <w:r>
        <w:t xml:space="preserve">47. Cuando </w:t>
      </w:r>
      <w:proofErr w:type="spellStart"/>
      <w:r>
        <w:t>los</w:t>
      </w:r>
      <w:proofErr w:type="spellEnd"/>
      <w:r>
        <w:t xml:space="preserve"> hombres, al </w:t>
      </w:r>
      <w:proofErr w:type="spellStart"/>
      <w:r>
        <w:t>empuñar</w:t>
      </w:r>
      <w:proofErr w:type="spellEnd"/>
      <w:r>
        <w:t xml:space="preserve"> </w:t>
      </w:r>
      <w:proofErr w:type="spellStart"/>
      <w:r>
        <w:t>el</w:t>
      </w:r>
      <w:proofErr w:type="spellEnd"/>
      <w:r>
        <w:t xml:space="preserve"> </w:t>
      </w:r>
      <w:proofErr w:type="spellStart"/>
      <w:r>
        <w:t>cetro</w:t>
      </w:r>
      <w:proofErr w:type="spellEnd"/>
      <w:r>
        <w:t xml:space="preserve"> del </w:t>
      </w:r>
      <w:proofErr w:type="spellStart"/>
      <w:r>
        <w:t>poder</w:t>
      </w:r>
      <w:proofErr w:type="spellEnd"/>
      <w:r>
        <w:t xml:space="preserve"> </w:t>
      </w:r>
      <w:proofErr w:type="spellStart"/>
      <w:r>
        <w:t>han</w:t>
      </w:r>
      <w:proofErr w:type="spellEnd"/>
      <w:r>
        <w:t xml:space="preserve"> </w:t>
      </w:r>
      <w:proofErr w:type="spellStart"/>
      <w:r>
        <w:t>dejado</w:t>
      </w:r>
      <w:proofErr w:type="spellEnd"/>
      <w:r>
        <w:t xml:space="preserve"> </w:t>
      </w:r>
      <w:proofErr w:type="spellStart"/>
      <w:r>
        <w:t>que</w:t>
      </w:r>
      <w:proofErr w:type="spellEnd"/>
      <w:r>
        <w:t xml:space="preserve"> </w:t>
      </w:r>
      <w:proofErr w:type="spellStart"/>
      <w:r>
        <w:t>su</w:t>
      </w:r>
      <w:proofErr w:type="spellEnd"/>
      <w:r>
        <w:t xml:space="preserve"> </w:t>
      </w:r>
      <w:proofErr w:type="spellStart"/>
      <w:r>
        <w:t>corazón</w:t>
      </w:r>
      <w:proofErr w:type="spellEnd"/>
      <w:r>
        <w:t xml:space="preserve"> se </w:t>
      </w:r>
      <w:proofErr w:type="spellStart"/>
      <w:r>
        <w:t>llene</w:t>
      </w:r>
      <w:proofErr w:type="spellEnd"/>
      <w:r>
        <w:t xml:space="preserve"> de </w:t>
      </w:r>
      <w:proofErr w:type="spellStart"/>
      <w:r>
        <w:t>impiedad</w:t>
      </w:r>
      <w:proofErr w:type="spellEnd"/>
      <w:r>
        <w:t xml:space="preserve">, de </w:t>
      </w:r>
      <w:proofErr w:type="spellStart"/>
      <w:r>
        <w:t>orgullo</w:t>
      </w:r>
      <w:proofErr w:type="spellEnd"/>
      <w:r>
        <w:t xml:space="preserve"> y de </w:t>
      </w:r>
      <w:proofErr w:type="spellStart"/>
      <w:r>
        <w:t>pasiones</w:t>
      </w:r>
      <w:proofErr w:type="spellEnd"/>
      <w:r>
        <w:t xml:space="preserve"> </w:t>
      </w:r>
      <w:proofErr w:type="spellStart"/>
      <w:r>
        <w:t>insanas</w:t>
      </w:r>
      <w:proofErr w:type="spellEnd"/>
      <w:r>
        <w:t xml:space="preserve">, </w:t>
      </w:r>
      <w:proofErr w:type="spellStart"/>
      <w:r>
        <w:t>arrastrando</w:t>
      </w:r>
      <w:proofErr w:type="spellEnd"/>
      <w:r>
        <w:t xml:space="preserve"> a </w:t>
      </w:r>
      <w:proofErr w:type="gramStart"/>
      <w:r>
        <w:t>sus pueblos</w:t>
      </w:r>
      <w:proofErr w:type="gramEnd"/>
      <w:r>
        <w:t xml:space="preserve"> a la </w:t>
      </w:r>
      <w:proofErr w:type="spellStart"/>
      <w:r>
        <w:t>degeneración</w:t>
      </w:r>
      <w:proofErr w:type="spellEnd"/>
      <w:r>
        <w:t xml:space="preserve">, mi </w:t>
      </w:r>
      <w:proofErr w:type="spellStart"/>
      <w:r>
        <w:t>justicia</w:t>
      </w:r>
      <w:proofErr w:type="spellEnd"/>
      <w:r>
        <w:t xml:space="preserve"> se ha </w:t>
      </w:r>
      <w:proofErr w:type="spellStart"/>
      <w:r>
        <w:t>acercado</w:t>
      </w:r>
      <w:proofErr w:type="spellEnd"/>
      <w:r>
        <w:t xml:space="preserve"> para </w:t>
      </w:r>
      <w:proofErr w:type="spellStart"/>
      <w:r>
        <w:t>despojarlos</w:t>
      </w:r>
      <w:proofErr w:type="spellEnd"/>
      <w:r>
        <w:t xml:space="preserve"> de </w:t>
      </w:r>
      <w:proofErr w:type="spellStart"/>
      <w:r>
        <w:t>su</w:t>
      </w:r>
      <w:proofErr w:type="spellEnd"/>
      <w:r>
        <w:t xml:space="preserve"> </w:t>
      </w:r>
      <w:proofErr w:type="spellStart"/>
      <w:r>
        <w:t>poder</w:t>
      </w:r>
      <w:proofErr w:type="spellEnd"/>
      <w:r>
        <w:t xml:space="preserve">, </w:t>
      </w:r>
      <w:proofErr w:type="spellStart"/>
      <w:r>
        <w:t>pero</w:t>
      </w:r>
      <w:proofErr w:type="spellEnd"/>
      <w:r>
        <w:t xml:space="preserve"> al </w:t>
      </w:r>
      <w:proofErr w:type="spellStart"/>
      <w:r>
        <w:t>mismo</w:t>
      </w:r>
      <w:proofErr w:type="spellEnd"/>
      <w:r>
        <w:t xml:space="preserve"> </w:t>
      </w:r>
      <w:proofErr w:type="spellStart"/>
      <w:r>
        <w:t>tiempo</w:t>
      </w:r>
      <w:proofErr w:type="spellEnd"/>
      <w:r>
        <w:t xml:space="preserve"> he </w:t>
      </w:r>
      <w:proofErr w:type="spellStart"/>
      <w:r>
        <w:t>encendido</w:t>
      </w:r>
      <w:proofErr w:type="spellEnd"/>
      <w:r>
        <w:t xml:space="preserve"> ante </w:t>
      </w:r>
      <w:proofErr w:type="spellStart"/>
      <w:r>
        <w:lastRenderedPageBreak/>
        <w:t>ellos</w:t>
      </w:r>
      <w:proofErr w:type="spellEnd"/>
      <w:r>
        <w:t xml:space="preserve"> </w:t>
      </w:r>
      <w:proofErr w:type="spellStart"/>
      <w:r>
        <w:t>una</w:t>
      </w:r>
      <w:proofErr w:type="spellEnd"/>
      <w:r>
        <w:t xml:space="preserve"> </w:t>
      </w:r>
      <w:proofErr w:type="spellStart"/>
      <w:r>
        <w:t>antorcha</w:t>
      </w:r>
      <w:proofErr w:type="spellEnd"/>
      <w:r>
        <w:t xml:space="preserve"> </w:t>
      </w:r>
      <w:proofErr w:type="spellStart"/>
      <w:r>
        <w:t>que</w:t>
      </w:r>
      <w:proofErr w:type="spellEnd"/>
      <w:r>
        <w:t xml:space="preserve"> </w:t>
      </w:r>
      <w:proofErr w:type="spellStart"/>
      <w:r>
        <w:t>ilumine</w:t>
      </w:r>
      <w:proofErr w:type="spellEnd"/>
      <w:r>
        <w:t xml:space="preserve"> </w:t>
      </w:r>
      <w:proofErr w:type="spellStart"/>
      <w:r>
        <w:t>el</w:t>
      </w:r>
      <w:proofErr w:type="spellEnd"/>
      <w:r>
        <w:t xml:space="preserve"> camino de </w:t>
      </w:r>
      <w:proofErr w:type="spellStart"/>
      <w:r>
        <w:t>salvación</w:t>
      </w:r>
      <w:proofErr w:type="spellEnd"/>
      <w:r>
        <w:t xml:space="preserve"> para </w:t>
      </w:r>
      <w:proofErr w:type="spellStart"/>
      <w:r>
        <w:t>su</w:t>
      </w:r>
      <w:proofErr w:type="spellEnd"/>
      <w:r>
        <w:t xml:space="preserve"> </w:t>
      </w:r>
      <w:proofErr w:type="spellStart"/>
      <w:r>
        <w:t>espíritu</w:t>
      </w:r>
      <w:proofErr w:type="spellEnd"/>
      <w:r>
        <w:t>. ¿</w:t>
      </w:r>
      <w:proofErr w:type="spellStart"/>
      <w:r>
        <w:t>Qué</w:t>
      </w:r>
      <w:proofErr w:type="spellEnd"/>
      <w:r>
        <w:t xml:space="preserve"> </w:t>
      </w:r>
      <w:proofErr w:type="spellStart"/>
      <w:r>
        <w:t>sería</w:t>
      </w:r>
      <w:proofErr w:type="spellEnd"/>
      <w:r>
        <w:t xml:space="preserve"> de </w:t>
      </w:r>
      <w:proofErr w:type="spellStart"/>
      <w:r>
        <w:t>los</w:t>
      </w:r>
      <w:proofErr w:type="spellEnd"/>
      <w:r>
        <w:t xml:space="preserve"> hombres </w:t>
      </w:r>
      <w:proofErr w:type="spellStart"/>
      <w:r>
        <w:t>si</w:t>
      </w:r>
      <w:proofErr w:type="spellEnd"/>
      <w:r>
        <w:t xml:space="preserve"> </w:t>
      </w:r>
      <w:proofErr w:type="spellStart"/>
      <w:r>
        <w:t>en</w:t>
      </w:r>
      <w:proofErr w:type="spellEnd"/>
      <w:r>
        <w:t xml:space="preserve"> </w:t>
      </w:r>
      <w:proofErr w:type="spellStart"/>
      <w:r>
        <w:t>el</w:t>
      </w:r>
      <w:proofErr w:type="spellEnd"/>
      <w:r>
        <w:t xml:space="preserve"> </w:t>
      </w:r>
      <w:proofErr w:type="spellStart"/>
      <w:r>
        <w:t>momento</w:t>
      </w:r>
      <w:proofErr w:type="spellEnd"/>
      <w:r>
        <w:t xml:space="preserve"> de sus </w:t>
      </w:r>
      <w:proofErr w:type="spellStart"/>
      <w:r>
        <w:t>pruebas</w:t>
      </w:r>
      <w:proofErr w:type="spellEnd"/>
      <w:r>
        <w:t xml:space="preserve">, </w:t>
      </w:r>
      <w:proofErr w:type="spellStart"/>
      <w:r>
        <w:t>los</w:t>
      </w:r>
      <w:proofErr w:type="spellEnd"/>
      <w:r>
        <w:t xml:space="preserve"> </w:t>
      </w:r>
      <w:proofErr w:type="spellStart"/>
      <w:r>
        <w:t>abandonase</w:t>
      </w:r>
      <w:proofErr w:type="spellEnd"/>
      <w:r>
        <w:t xml:space="preserve"> a sus </w:t>
      </w:r>
      <w:proofErr w:type="spellStart"/>
      <w:r>
        <w:t>propias</w:t>
      </w:r>
      <w:proofErr w:type="spellEnd"/>
      <w:r>
        <w:t xml:space="preserve"> </w:t>
      </w:r>
      <w:proofErr w:type="spellStart"/>
      <w:r>
        <w:t>fuerzas</w:t>
      </w:r>
      <w:proofErr w:type="spellEnd"/>
      <w:r>
        <w:t xml:space="preserve">? </w:t>
      </w:r>
      <w:proofErr w:type="spellStart"/>
      <w:r>
        <w:t>Mirad</w:t>
      </w:r>
      <w:proofErr w:type="spellEnd"/>
      <w:r>
        <w:t xml:space="preserve"> a </w:t>
      </w:r>
      <w:proofErr w:type="spellStart"/>
      <w:r>
        <w:t>todos</w:t>
      </w:r>
      <w:proofErr w:type="spellEnd"/>
      <w:r>
        <w:t xml:space="preserve"> </w:t>
      </w:r>
      <w:proofErr w:type="spellStart"/>
      <w:r>
        <w:t>esos</w:t>
      </w:r>
      <w:proofErr w:type="spellEnd"/>
      <w:r>
        <w:t xml:space="preserve"> pueblos, </w:t>
      </w:r>
      <w:proofErr w:type="spellStart"/>
      <w:r>
        <w:t>que</w:t>
      </w:r>
      <w:proofErr w:type="spellEnd"/>
      <w:r>
        <w:t xml:space="preserve"> </w:t>
      </w:r>
      <w:proofErr w:type="spellStart"/>
      <w:r>
        <w:t>ayer</w:t>
      </w:r>
      <w:proofErr w:type="spellEnd"/>
      <w:r>
        <w:t xml:space="preserve"> </w:t>
      </w:r>
      <w:proofErr w:type="spellStart"/>
      <w:r>
        <w:t>fueron</w:t>
      </w:r>
      <w:proofErr w:type="spellEnd"/>
      <w:r>
        <w:t xml:space="preserve"> </w:t>
      </w:r>
      <w:proofErr w:type="spellStart"/>
      <w:r>
        <w:t>grandes</w:t>
      </w:r>
      <w:proofErr w:type="spellEnd"/>
      <w:r>
        <w:t xml:space="preserve"> y </w:t>
      </w:r>
      <w:proofErr w:type="spellStart"/>
      <w:r>
        <w:t>que</w:t>
      </w:r>
      <w:proofErr w:type="spellEnd"/>
      <w:r>
        <w:t xml:space="preserve"> hoy se </w:t>
      </w:r>
      <w:proofErr w:type="spellStart"/>
      <w:r>
        <w:t>encuentran</w:t>
      </w:r>
      <w:proofErr w:type="spellEnd"/>
      <w:r>
        <w:t xml:space="preserve"> </w:t>
      </w:r>
      <w:proofErr w:type="spellStart"/>
      <w:r>
        <w:t>en</w:t>
      </w:r>
      <w:proofErr w:type="spellEnd"/>
      <w:r>
        <w:t xml:space="preserve"> </w:t>
      </w:r>
      <w:proofErr w:type="spellStart"/>
      <w:r>
        <w:t>ruinas</w:t>
      </w:r>
      <w:proofErr w:type="spellEnd"/>
      <w:r>
        <w:t xml:space="preserve">. </w:t>
      </w:r>
      <w:proofErr w:type="spellStart"/>
      <w:r>
        <w:t>Ellos</w:t>
      </w:r>
      <w:proofErr w:type="spellEnd"/>
      <w:r>
        <w:t xml:space="preserve"> </w:t>
      </w:r>
      <w:proofErr w:type="spellStart"/>
      <w:r>
        <w:t>florecerán</w:t>
      </w:r>
      <w:proofErr w:type="spellEnd"/>
      <w:r>
        <w:t xml:space="preserve"> </w:t>
      </w:r>
      <w:proofErr w:type="spellStart"/>
      <w:r>
        <w:t>nuevamente</w:t>
      </w:r>
      <w:proofErr w:type="spellEnd"/>
      <w:r>
        <w:t xml:space="preserve">, mas no </w:t>
      </w:r>
      <w:proofErr w:type="spellStart"/>
      <w:r>
        <w:t>será</w:t>
      </w:r>
      <w:proofErr w:type="spellEnd"/>
      <w:r>
        <w:t xml:space="preserve"> </w:t>
      </w:r>
      <w:proofErr w:type="spellStart"/>
      <w:r>
        <w:t>el</w:t>
      </w:r>
      <w:proofErr w:type="spellEnd"/>
      <w:r>
        <w:t xml:space="preserve"> </w:t>
      </w:r>
      <w:proofErr w:type="spellStart"/>
      <w:r>
        <w:t>orgullo</w:t>
      </w:r>
      <w:proofErr w:type="spellEnd"/>
      <w:r>
        <w:t xml:space="preserve"> y la </w:t>
      </w:r>
      <w:proofErr w:type="spellStart"/>
      <w:r>
        <w:t>ambición</w:t>
      </w:r>
      <w:proofErr w:type="spellEnd"/>
      <w:r>
        <w:t xml:space="preserve"> de </w:t>
      </w:r>
      <w:proofErr w:type="spellStart"/>
      <w:r>
        <w:t>grandeza</w:t>
      </w:r>
      <w:proofErr w:type="spellEnd"/>
      <w:r>
        <w:t xml:space="preserve"> </w:t>
      </w:r>
      <w:proofErr w:type="spellStart"/>
      <w:r>
        <w:t>terrestre</w:t>
      </w:r>
      <w:proofErr w:type="spellEnd"/>
      <w:r>
        <w:t xml:space="preserve"> lo </w:t>
      </w:r>
      <w:proofErr w:type="spellStart"/>
      <w:r>
        <w:t>que</w:t>
      </w:r>
      <w:proofErr w:type="spellEnd"/>
      <w:r>
        <w:t xml:space="preserve"> </w:t>
      </w:r>
      <w:proofErr w:type="spellStart"/>
      <w:r>
        <w:t>los</w:t>
      </w:r>
      <w:proofErr w:type="spellEnd"/>
      <w:r>
        <w:t xml:space="preserve"> </w:t>
      </w:r>
      <w:proofErr w:type="spellStart"/>
      <w:r>
        <w:t>levante</w:t>
      </w:r>
      <w:proofErr w:type="spellEnd"/>
      <w:r>
        <w:t xml:space="preserve">, </w:t>
      </w:r>
      <w:proofErr w:type="spellStart"/>
      <w:r>
        <w:t>sino</w:t>
      </w:r>
      <w:proofErr w:type="spellEnd"/>
      <w:r>
        <w:t xml:space="preserve"> </w:t>
      </w:r>
      <w:proofErr w:type="spellStart"/>
      <w:r>
        <w:t>el</w:t>
      </w:r>
      <w:proofErr w:type="spellEnd"/>
      <w:r>
        <w:t xml:space="preserve"> ideal </w:t>
      </w:r>
      <w:proofErr w:type="spellStart"/>
      <w:r>
        <w:t>inspirado</w:t>
      </w:r>
      <w:proofErr w:type="spellEnd"/>
      <w:r>
        <w:t xml:space="preserve"> </w:t>
      </w:r>
      <w:proofErr w:type="spellStart"/>
      <w:r>
        <w:t>en</w:t>
      </w:r>
      <w:proofErr w:type="spellEnd"/>
      <w:r>
        <w:t xml:space="preserve"> la </w:t>
      </w:r>
      <w:proofErr w:type="spellStart"/>
      <w:r>
        <w:t>justicia</w:t>
      </w:r>
      <w:proofErr w:type="spellEnd"/>
      <w:r>
        <w:t xml:space="preserve"> y </w:t>
      </w:r>
      <w:proofErr w:type="spellStart"/>
      <w:r>
        <w:t>en</w:t>
      </w:r>
      <w:proofErr w:type="spellEnd"/>
      <w:r>
        <w:t xml:space="preserve"> la </w:t>
      </w:r>
      <w:proofErr w:type="spellStart"/>
      <w:r>
        <w:t>virtud</w:t>
      </w:r>
      <w:proofErr w:type="spellEnd"/>
      <w:r>
        <w:t xml:space="preserve"> </w:t>
      </w:r>
      <w:proofErr w:type="spellStart"/>
      <w:r>
        <w:t>que</w:t>
      </w:r>
      <w:proofErr w:type="spellEnd"/>
      <w:r>
        <w:t xml:space="preserve"> </w:t>
      </w:r>
      <w:proofErr w:type="spellStart"/>
      <w:r>
        <w:t>vierten</w:t>
      </w:r>
      <w:proofErr w:type="spellEnd"/>
      <w:r>
        <w:t xml:space="preserve"> mis </w:t>
      </w:r>
      <w:proofErr w:type="spellStart"/>
      <w:r>
        <w:t>enseñanzas</w:t>
      </w:r>
      <w:proofErr w:type="spellEnd"/>
      <w:r>
        <w:t xml:space="preserve">. De sus </w:t>
      </w:r>
      <w:proofErr w:type="spellStart"/>
      <w:r>
        <w:t>escombros</w:t>
      </w:r>
      <w:proofErr w:type="spellEnd"/>
      <w:r>
        <w:t xml:space="preserve"> </w:t>
      </w:r>
      <w:proofErr w:type="spellStart"/>
      <w:r>
        <w:t>surgirán</w:t>
      </w:r>
      <w:proofErr w:type="spellEnd"/>
      <w:r>
        <w:t xml:space="preserve"> </w:t>
      </w:r>
      <w:proofErr w:type="spellStart"/>
      <w:r>
        <w:t>nuevas</w:t>
      </w:r>
      <w:proofErr w:type="spellEnd"/>
      <w:r>
        <w:t xml:space="preserve"> </w:t>
      </w:r>
      <w:proofErr w:type="spellStart"/>
      <w:r>
        <w:t>naciones</w:t>
      </w:r>
      <w:proofErr w:type="spellEnd"/>
      <w:r>
        <w:t xml:space="preserve"> y </w:t>
      </w:r>
      <w:proofErr w:type="spellStart"/>
      <w:r>
        <w:t>sobre</w:t>
      </w:r>
      <w:proofErr w:type="spellEnd"/>
      <w:r>
        <w:t xml:space="preserve"> las </w:t>
      </w:r>
      <w:proofErr w:type="spellStart"/>
      <w:r>
        <w:t>ruinas</w:t>
      </w:r>
      <w:proofErr w:type="spellEnd"/>
      <w:r>
        <w:t xml:space="preserve"> de sus </w:t>
      </w:r>
      <w:proofErr w:type="spellStart"/>
      <w:r>
        <w:t>templos</w:t>
      </w:r>
      <w:proofErr w:type="spellEnd"/>
      <w:r>
        <w:t xml:space="preserve"> y de sus </w:t>
      </w:r>
      <w:proofErr w:type="spellStart"/>
      <w:r>
        <w:t>ídolos</w:t>
      </w:r>
      <w:proofErr w:type="spellEnd"/>
      <w:r>
        <w:t xml:space="preserve"> </w:t>
      </w:r>
      <w:proofErr w:type="spellStart"/>
      <w:r>
        <w:t>levantarán</w:t>
      </w:r>
      <w:proofErr w:type="spellEnd"/>
      <w:r>
        <w:t xml:space="preserve"> </w:t>
      </w:r>
      <w:proofErr w:type="spellStart"/>
      <w:r>
        <w:t>el</w:t>
      </w:r>
      <w:proofErr w:type="spellEnd"/>
      <w:r>
        <w:t xml:space="preserve"> </w:t>
      </w:r>
      <w:proofErr w:type="spellStart"/>
      <w:r>
        <w:t>verdadero</w:t>
      </w:r>
      <w:proofErr w:type="spellEnd"/>
      <w:r>
        <w:t xml:space="preserve"> </w:t>
      </w:r>
      <w:proofErr w:type="spellStart"/>
      <w:r>
        <w:t>culto</w:t>
      </w:r>
      <w:proofErr w:type="spellEnd"/>
      <w:r>
        <w:t xml:space="preserve"> a </w:t>
      </w:r>
      <w:proofErr w:type="spellStart"/>
      <w:r>
        <w:t>su</w:t>
      </w:r>
      <w:proofErr w:type="spellEnd"/>
      <w:r>
        <w:t xml:space="preserve"> Dios. </w:t>
      </w:r>
    </w:p>
    <w:p w14:paraId="207E6363" w14:textId="77777777" w:rsidR="00F50769" w:rsidRDefault="00F50769" w:rsidP="00F50769">
      <w:r>
        <w:t xml:space="preserve">48. El </w:t>
      </w:r>
      <w:proofErr w:type="spellStart"/>
      <w:r>
        <w:t>orgullo</w:t>
      </w:r>
      <w:proofErr w:type="spellEnd"/>
      <w:r>
        <w:t xml:space="preserve"> ha </w:t>
      </w:r>
      <w:proofErr w:type="spellStart"/>
      <w:r>
        <w:t>sido</w:t>
      </w:r>
      <w:proofErr w:type="spellEnd"/>
      <w:r>
        <w:t xml:space="preserve"> </w:t>
      </w:r>
      <w:proofErr w:type="spellStart"/>
      <w:r>
        <w:t>humillado</w:t>
      </w:r>
      <w:proofErr w:type="spellEnd"/>
      <w:r>
        <w:t xml:space="preserve"> y </w:t>
      </w:r>
      <w:proofErr w:type="spellStart"/>
      <w:r>
        <w:t>el</w:t>
      </w:r>
      <w:proofErr w:type="spellEnd"/>
      <w:r>
        <w:t xml:space="preserve"> </w:t>
      </w:r>
      <w:proofErr w:type="spellStart"/>
      <w:r>
        <w:t>pecado</w:t>
      </w:r>
      <w:proofErr w:type="spellEnd"/>
      <w:r>
        <w:t xml:space="preserve"> ha </w:t>
      </w:r>
      <w:proofErr w:type="spellStart"/>
      <w:r>
        <w:t>sido</w:t>
      </w:r>
      <w:proofErr w:type="spellEnd"/>
      <w:r>
        <w:t xml:space="preserve"> </w:t>
      </w:r>
      <w:proofErr w:type="spellStart"/>
      <w:r>
        <w:t>lavado</w:t>
      </w:r>
      <w:proofErr w:type="spellEnd"/>
      <w:r>
        <w:t xml:space="preserve"> con </w:t>
      </w:r>
      <w:proofErr w:type="spellStart"/>
      <w:r>
        <w:t>el</w:t>
      </w:r>
      <w:proofErr w:type="spellEnd"/>
      <w:r>
        <w:t xml:space="preserve"> dolor, mas no </w:t>
      </w:r>
      <w:proofErr w:type="spellStart"/>
      <w:r>
        <w:t>olvidéis</w:t>
      </w:r>
      <w:proofErr w:type="spellEnd"/>
      <w:r>
        <w:t xml:space="preserve"> </w:t>
      </w:r>
      <w:proofErr w:type="spellStart"/>
      <w:r>
        <w:t>que</w:t>
      </w:r>
      <w:proofErr w:type="spellEnd"/>
      <w:r>
        <w:t xml:space="preserve"> </w:t>
      </w:r>
      <w:proofErr w:type="spellStart"/>
      <w:r>
        <w:t>queda</w:t>
      </w:r>
      <w:proofErr w:type="spellEnd"/>
      <w:r>
        <w:t xml:space="preserve"> </w:t>
      </w:r>
      <w:proofErr w:type="spellStart"/>
      <w:r>
        <w:t>aún</w:t>
      </w:r>
      <w:proofErr w:type="spellEnd"/>
      <w:r>
        <w:t xml:space="preserve"> </w:t>
      </w:r>
      <w:proofErr w:type="spellStart"/>
      <w:r>
        <w:t>mucho</w:t>
      </w:r>
      <w:proofErr w:type="spellEnd"/>
      <w:r>
        <w:t xml:space="preserve"> </w:t>
      </w:r>
      <w:proofErr w:type="spellStart"/>
      <w:r>
        <w:t>por</w:t>
      </w:r>
      <w:proofErr w:type="spellEnd"/>
      <w:r>
        <w:t xml:space="preserve"> </w:t>
      </w:r>
      <w:proofErr w:type="spellStart"/>
      <w:r>
        <w:t>desmanchar</w:t>
      </w:r>
      <w:proofErr w:type="spellEnd"/>
      <w:r>
        <w:t xml:space="preserve"> y </w:t>
      </w:r>
      <w:proofErr w:type="spellStart"/>
      <w:r>
        <w:t>que</w:t>
      </w:r>
      <w:proofErr w:type="spellEnd"/>
      <w:r>
        <w:t xml:space="preserve"> </w:t>
      </w:r>
      <w:proofErr w:type="spellStart"/>
      <w:r>
        <w:t>por</w:t>
      </w:r>
      <w:proofErr w:type="spellEnd"/>
      <w:r>
        <w:t xml:space="preserve"> </w:t>
      </w:r>
      <w:proofErr w:type="spellStart"/>
      <w:r>
        <w:t>muy</w:t>
      </w:r>
      <w:proofErr w:type="spellEnd"/>
      <w:r>
        <w:t xml:space="preserve"> pura </w:t>
      </w:r>
      <w:proofErr w:type="spellStart"/>
      <w:r>
        <w:t>que</w:t>
      </w:r>
      <w:proofErr w:type="spellEnd"/>
      <w:r>
        <w:t xml:space="preserve"> </w:t>
      </w:r>
      <w:proofErr w:type="spellStart"/>
      <w:r>
        <w:t>llegue</w:t>
      </w:r>
      <w:proofErr w:type="spellEnd"/>
      <w:r>
        <w:t xml:space="preserve"> a ser la </w:t>
      </w:r>
      <w:proofErr w:type="spellStart"/>
      <w:r>
        <w:t>vida</w:t>
      </w:r>
      <w:proofErr w:type="spellEnd"/>
      <w:r>
        <w:t xml:space="preserve"> de </w:t>
      </w:r>
      <w:proofErr w:type="spellStart"/>
      <w:r>
        <w:t>los</w:t>
      </w:r>
      <w:proofErr w:type="spellEnd"/>
      <w:r>
        <w:t xml:space="preserve"> hombres </w:t>
      </w:r>
      <w:proofErr w:type="spellStart"/>
      <w:r>
        <w:t>en</w:t>
      </w:r>
      <w:proofErr w:type="spellEnd"/>
      <w:r>
        <w:t xml:space="preserve"> la Tierra, </w:t>
      </w:r>
      <w:proofErr w:type="spellStart"/>
      <w:r>
        <w:t>nunca</w:t>
      </w:r>
      <w:proofErr w:type="spellEnd"/>
      <w:r>
        <w:t xml:space="preserve"> </w:t>
      </w:r>
      <w:proofErr w:type="spellStart"/>
      <w:r>
        <w:t>será</w:t>
      </w:r>
      <w:proofErr w:type="spellEnd"/>
      <w:r>
        <w:t xml:space="preserve"> </w:t>
      </w:r>
      <w:proofErr w:type="spellStart"/>
      <w:r>
        <w:t>este</w:t>
      </w:r>
      <w:proofErr w:type="spellEnd"/>
      <w:r>
        <w:t xml:space="preserve"> </w:t>
      </w:r>
      <w:proofErr w:type="spellStart"/>
      <w:r>
        <w:t>planeta</w:t>
      </w:r>
      <w:proofErr w:type="spellEnd"/>
      <w:r>
        <w:t xml:space="preserve"> la morada </w:t>
      </w:r>
      <w:proofErr w:type="spellStart"/>
      <w:r>
        <w:t>eterna</w:t>
      </w:r>
      <w:proofErr w:type="spellEnd"/>
      <w:r>
        <w:t xml:space="preserve"> para </w:t>
      </w:r>
      <w:proofErr w:type="spellStart"/>
      <w:r>
        <w:t>el</w:t>
      </w:r>
      <w:proofErr w:type="spellEnd"/>
      <w:r>
        <w:t xml:space="preserve"> </w:t>
      </w:r>
      <w:proofErr w:type="spellStart"/>
      <w:r>
        <w:t>espíritu</w:t>
      </w:r>
      <w:proofErr w:type="spellEnd"/>
      <w:r>
        <w:t xml:space="preserve">, </w:t>
      </w:r>
      <w:proofErr w:type="spellStart"/>
      <w:r>
        <w:t>pues</w:t>
      </w:r>
      <w:proofErr w:type="spellEnd"/>
      <w:r>
        <w:t xml:space="preserve"> </w:t>
      </w:r>
      <w:proofErr w:type="spellStart"/>
      <w:r>
        <w:t>quien</w:t>
      </w:r>
      <w:proofErr w:type="spellEnd"/>
      <w:r>
        <w:t xml:space="preserve"> </w:t>
      </w:r>
      <w:proofErr w:type="spellStart"/>
      <w:r>
        <w:t>así</w:t>
      </w:r>
      <w:proofErr w:type="spellEnd"/>
      <w:r>
        <w:t xml:space="preserve"> lo </w:t>
      </w:r>
      <w:proofErr w:type="spellStart"/>
      <w:r>
        <w:t>creyere</w:t>
      </w:r>
      <w:proofErr w:type="spellEnd"/>
      <w:r>
        <w:t xml:space="preserve"> </w:t>
      </w:r>
      <w:proofErr w:type="spellStart"/>
      <w:r>
        <w:t>habrá</w:t>
      </w:r>
      <w:proofErr w:type="spellEnd"/>
      <w:r>
        <w:t xml:space="preserve"> </w:t>
      </w:r>
      <w:proofErr w:type="spellStart"/>
      <w:r>
        <w:t>interpretado</w:t>
      </w:r>
      <w:proofErr w:type="spellEnd"/>
      <w:r>
        <w:t xml:space="preserve"> mal mi palabra, o </w:t>
      </w:r>
      <w:proofErr w:type="spellStart"/>
      <w:r>
        <w:t>estará</w:t>
      </w:r>
      <w:proofErr w:type="spellEnd"/>
      <w:r>
        <w:t xml:space="preserve"> </w:t>
      </w:r>
      <w:proofErr w:type="spellStart"/>
      <w:r>
        <w:t>ignorando</w:t>
      </w:r>
      <w:proofErr w:type="spellEnd"/>
      <w:r>
        <w:t xml:space="preserve"> </w:t>
      </w:r>
      <w:proofErr w:type="spellStart"/>
      <w:r>
        <w:t>el</w:t>
      </w:r>
      <w:proofErr w:type="spellEnd"/>
      <w:r>
        <w:t xml:space="preserve"> </w:t>
      </w:r>
      <w:proofErr w:type="spellStart"/>
      <w:r>
        <w:t>verdadero</w:t>
      </w:r>
      <w:proofErr w:type="spellEnd"/>
      <w:r>
        <w:t xml:space="preserve"> </w:t>
      </w:r>
      <w:proofErr w:type="spellStart"/>
      <w:r>
        <w:t>sentido</w:t>
      </w:r>
      <w:proofErr w:type="spellEnd"/>
      <w:r>
        <w:t xml:space="preserve"> de la </w:t>
      </w:r>
      <w:proofErr w:type="spellStart"/>
      <w:r>
        <w:t>vida</w:t>
      </w:r>
      <w:proofErr w:type="spellEnd"/>
      <w:r>
        <w:t xml:space="preserve">. </w:t>
      </w:r>
    </w:p>
    <w:p w14:paraId="2BB7A010" w14:textId="77777777" w:rsidR="00F50769" w:rsidRDefault="00F50769" w:rsidP="00F50769">
      <w:r>
        <w:t xml:space="preserve">49. Este </w:t>
      </w:r>
      <w:proofErr w:type="spellStart"/>
      <w:r>
        <w:t>mundo</w:t>
      </w:r>
      <w:proofErr w:type="spellEnd"/>
      <w:r>
        <w:t xml:space="preserve"> </w:t>
      </w:r>
      <w:proofErr w:type="spellStart"/>
      <w:r>
        <w:t>será</w:t>
      </w:r>
      <w:proofErr w:type="spellEnd"/>
      <w:r>
        <w:t xml:space="preserve"> </w:t>
      </w:r>
      <w:proofErr w:type="spellStart"/>
      <w:r>
        <w:t>siempre</w:t>
      </w:r>
      <w:proofErr w:type="spellEnd"/>
      <w:r>
        <w:t xml:space="preserve"> la morada </w:t>
      </w:r>
      <w:proofErr w:type="spellStart"/>
      <w:r>
        <w:t>pasajera</w:t>
      </w:r>
      <w:proofErr w:type="spellEnd"/>
      <w:r>
        <w:t xml:space="preserve"> del </w:t>
      </w:r>
      <w:proofErr w:type="spellStart"/>
      <w:r>
        <w:t>espíritu</w:t>
      </w:r>
      <w:proofErr w:type="spellEnd"/>
      <w:r>
        <w:t xml:space="preserve">; </w:t>
      </w:r>
      <w:proofErr w:type="spellStart"/>
      <w:r>
        <w:t>una</w:t>
      </w:r>
      <w:proofErr w:type="spellEnd"/>
      <w:r>
        <w:t xml:space="preserve"> </w:t>
      </w:r>
      <w:proofErr w:type="spellStart"/>
      <w:r>
        <w:t>parte</w:t>
      </w:r>
      <w:proofErr w:type="spellEnd"/>
      <w:r>
        <w:t xml:space="preserve"> tan </w:t>
      </w:r>
      <w:proofErr w:type="spellStart"/>
      <w:r>
        <w:t>sólo</w:t>
      </w:r>
      <w:proofErr w:type="spellEnd"/>
      <w:r>
        <w:t xml:space="preserve"> </w:t>
      </w:r>
      <w:proofErr w:type="spellStart"/>
      <w:r>
        <w:t>en</w:t>
      </w:r>
      <w:proofErr w:type="spellEnd"/>
      <w:r>
        <w:t xml:space="preserve"> </w:t>
      </w:r>
      <w:proofErr w:type="spellStart"/>
      <w:r>
        <w:t>el</w:t>
      </w:r>
      <w:proofErr w:type="spellEnd"/>
      <w:r>
        <w:t xml:space="preserve"> camino de </w:t>
      </w:r>
      <w:proofErr w:type="spellStart"/>
      <w:r>
        <w:t>su</w:t>
      </w:r>
      <w:proofErr w:type="spellEnd"/>
      <w:r>
        <w:t xml:space="preserve"> </w:t>
      </w:r>
      <w:proofErr w:type="spellStart"/>
      <w:r>
        <w:t>restitución</w:t>
      </w:r>
      <w:proofErr w:type="spellEnd"/>
      <w:r>
        <w:t xml:space="preserve">, de </w:t>
      </w:r>
      <w:proofErr w:type="spellStart"/>
      <w:r>
        <w:t>su</w:t>
      </w:r>
      <w:proofErr w:type="spellEnd"/>
      <w:r>
        <w:t xml:space="preserve"> </w:t>
      </w:r>
      <w:proofErr w:type="spellStart"/>
      <w:r>
        <w:t>evolución</w:t>
      </w:r>
      <w:proofErr w:type="spellEnd"/>
      <w:r>
        <w:t xml:space="preserve"> y </w:t>
      </w:r>
      <w:proofErr w:type="spellStart"/>
      <w:r>
        <w:t>perfeccionamiento</w:t>
      </w:r>
      <w:proofErr w:type="spellEnd"/>
      <w:r>
        <w:t xml:space="preserve">. Es </w:t>
      </w:r>
      <w:proofErr w:type="spellStart"/>
      <w:r>
        <w:t>otra</w:t>
      </w:r>
      <w:proofErr w:type="spellEnd"/>
      <w:r>
        <w:t xml:space="preserve"> la </w:t>
      </w:r>
      <w:proofErr w:type="spellStart"/>
      <w:r>
        <w:t>vida</w:t>
      </w:r>
      <w:proofErr w:type="spellEnd"/>
      <w:r>
        <w:t xml:space="preserve"> </w:t>
      </w:r>
      <w:proofErr w:type="spellStart"/>
      <w:r>
        <w:t>que</w:t>
      </w:r>
      <w:proofErr w:type="spellEnd"/>
      <w:r>
        <w:t xml:space="preserve"> </w:t>
      </w:r>
      <w:proofErr w:type="spellStart"/>
      <w:r>
        <w:t>os</w:t>
      </w:r>
      <w:proofErr w:type="spellEnd"/>
      <w:r>
        <w:t xml:space="preserve"> </w:t>
      </w:r>
      <w:proofErr w:type="spellStart"/>
      <w:r>
        <w:t>espera</w:t>
      </w:r>
      <w:proofErr w:type="spellEnd"/>
      <w:r>
        <w:t xml:space="preserve"> para </w:t>
      </w:r>
      <w:proofErr w:type="spellStart"/>
      <w:r>
        <w:t>guardaros</w:t>
      </w:r>
      <w:proofErr w:type="spellEnd"/>
      <w:r>
        <w:t xml:space="preserve"> </w:t>
      </w:r>
      <w:proofErr w:type="spellStart"/>
      <w:r>
        <w:t>eternamente</w:t>
      </w:r>
      <w:proofErr w:type="spellEnd"/>
      <w:r>
        <w:t xml:space="preserve">. </w:t>
      </w:r>
    </w:p>
    <w:p w14:paraId="3E844A26" w14:textId="77777777" w:rsidR="00F50769" w:rsidRDefault="00F50769" w:rsidP="00F50769">
      <w:r>
        <w:t xml:space="preserve">50. </w:t>
      </w:r>
      <w:proofErr w:type="spellStart"/>
      <w:r>
        <w:t>Llegan</w:t>
      </w:r>
      <w:proofErr w:type="spellEnd"/>
      <w:r>
        <w:t xml:space="preserve"> hasta mi </w:t>
      </w:r>
      <w:proofErr w:type="spellStart"/>
      <w:r>
        <w:t>presencia</w:t>
      </w:r>
      <w:proofErr w:type="spellEnd"/>
      <w:r>
        <w:t xml:space="preserve"> </w:t>
      </w:r>
      <w:proofErr w:type="spellStart"/>
      <w:r>
        <w:t>los</w:t>
      </w:r>
      <w:proofErr w:type="spellEnd"/>
      <w:r>
        <w:t xml:space="preserve"> </w:t>
      </w:r>
      <w:proofErr w:type="spellStart"/>
      <w:r>
        <w:t>enfermos</w:t>
      </w:r>
      <w:proofErr w:type="spellEnd"/>
      <w:r>
        <w:t xml:space="preserve">, </w:t>
      </w:r>
      <w:proofErr w:type="spellStart"/>
      <w:r>
        <w:t>los</w:t>
      </w:r>
      <w:proofErr w:type="spellEnd"/>
      <w:r>
        <w:t xml:space="preserve"> </w:t>
      </w:r>
      <w:proofErr w:type="spellStart"/>
      <w:r>
        <w:t>derrotados</w:t>
      </w:r>
      <w:proofErr w:type="spellEnd"/>
      <w:r>
        <w:t xml:space="preserve">, </w:t>
      </w:r>
      <w:proofErr w:type="spellStart"/>
      <w:r>
        <w:t>los</w:t>
      </w:r>
      <w:proofErr w:type="spellEnd"/>
      <w:r>
        <w:t xml:space="preserve"> </w:t>
      </w:r>
      <w:proofErr w:type="spellStart"/>
      <w:r>
        <w:t>pobres</w:t>
      </w:r>
      <w:proofErr w:type="spellEnd"/>
      <w:r>
        <w:t xml:space="preserve"> de </w:t>
      </w:r>
      <w:proofErr w:type="spellStart"/>
      <w:r>
        <w:t>espíritu</w:t>
      </w:r>
      <w:proofErr w:type="spellEnd"/>
      <w:r>
        <w:t xml:space="preserve"> y </w:t>
      </w:r>
      <w:proofErr w:type="spellStart"/>
      <w:r>
        <w:t>mientras</w:t>
      </w:r>
      <w:proofErr w:type="spellEnd"/>
      <w:r>
        <w:t xml:space="preserve"> </w:t>
      </w:r>
      <w:proofErr w:type="spellStart"/>
      <w:r>
        <w:t>unos</w:t>
      </w:r>
      <w:proofErr w:type="spellEnd"/>
      <w:r>
        <w:t xml:space="preserve"> </w:t>
      </w:r>
      <w:proofErr w:type="spellStart"/>
      <w:r>
        <w:t>bendicen</w:t>
      </w:r>
      <w:proofErr w:type="spellEnd"/>
      <w:r>
        <w:t xml:space="preserve"> mi </w:t>
      </w:r>
      <w:proofErr w:type="spellStart"/>
      <w:r>
        <w:t>voluntad</w:t>
      </w:r>
      <w:proofErr w:type="spellEnd"/>
      <w:r>
        <w:t xml:space="preserve">, </w:t>
      </w:r>
      <w:proofErr w:type="spellStart"/>
      <w:r>
        <w:t>otros</w:t>
      </w:r>
      <w:proofErr w:type="spellEnd"/>
      <w:r>
        <w:t xml:space="preserve"> se </w:t>
      </w:r>
      <w:proofErr w:type="spellStart"/>
      <w:r>
        <w:t>rebotan</w:t>
      </w:r>
      <w:proofErr w:type="spellEnd"/>
      <w:r>
        <w:t xml:space="preserve"> ante </w:t>
      </w:r>
      <w:proofErr w:type="spellStart"/>
      <w:r>
        <w:t>el</w:t>
      </w:r>
      <w:proofErr w:type="spellEnd"/>
      <w:r>
        <w:t xml:space="preserve"> dolor y </w:t>
      </w:r>
      <w:proofErr w:type="spellStart"/>
      <w:r>
        <w:t>atribuyen</w:t>
      </w:r>
      <w:proofErr w:type="spellEnd"/>
      <w:r>
        <w:t xml:space="preserve"> sus </w:t>
      </w:r>
      <w:proofErr w:type="spellStart"/>
      <w:r>
        <w:t>sufrimientos</w:t>
      </w:r>
      <w:proofErr w:type="spellEnd"/>
      <w:r>
        <w:t xml:space="preserve"> a </w:t>
      </w:r>
      <w:proofErr w:type="spellStart"/>
      <w:r>
        <w:t>castigo</w:t>
      </w:r>
      <w:proofErr w:type="spellEnd"/>
      <w:r>
        <w:t xml:space="preserve"> </w:t>
      </w:r>
      <w:proofErr w:type="spellStart"/>
      <w:r>
        <w:t>divino</w:t>
      </w:r>
      <w:proofErr w:type="spellEnd"/>
      <w:r>
        <w:t xml:space="preserve"> </w:t>
      </w:r>
      <w:proofErr w:type="spellStart"/>
      <w:r>
        <w:t>o</w:t>
      </w:r>
      <w:proofErr w:type="spellEnd"/>
      <w:r>
        <w:t xml:space="preserve"> </w:t>
      </w:r>
      <w:proofErr w:type="gramStart"/>
      <w:r>
        <w:t>a</w:t>
      </w:r>
      <w:proofErr w:type="gramEnd"/>
      <w:r>
        <w:t xml:space="preserve"> </w:t>
      </w:r>
      <w:proofErr w:type="spellStart"/>
      <w:r>
        <w:t>injusticias</w:t>
      </w:r>
      <w:proofErr w:type="spellEnd"/>
      <w:r>
        <w:t xml:space="preserve"> del </w:t>
      </w:r>
      <w:proofErr w:type="spellStart"/>
      <w:r>
        <w:t>destino</w:t>
      </w:r>
      <w:proofErr w:type="spellEnd"/>
      <w:r>
        <w:t xml:space="preserve">; </w:t>
      </w:r>
      <w:proofErr w:type="spellStart"/>
      <w:r>
        <w:t>entonces</w:t>
      </w:r>
      <w:proofErr w:type="spellEnd"/>
      <w:r>
        <w:t xml:space="preserve"> se </w:t>
      </w:r>
      <w:proofErr w:type="spellStart"/>
      <w:r>
        <w:t>hace</w:t>
      </w:r>
      <w:proofErr w:type="spellEnd"/>
      <w:r>
        <w:t xml:space="preserve"> </w:t>
      </w:r>
      <w:proofErr w:type="spellStart"/>
      <w:r>
        <w:t>necesario</w:t>
      </w:r>
      <w:proofErr w:type="spellEnd"/>
      <w:r>
        <w:t xml:space="preserve"> </w:t>
      </w:r>
      <w:proofErr w:type="spellStart"/>
      <w:r>
        <w:t>que</w:t>
      </w:r>
      <w:proofErr w:type="spellEnd"/>
      <w:r>
        <w:t xml:space="preserve"> </w:t>
      </w:r>
      <w:proofErr w:type="spellStart"/>
      <w:r>
        <w:t>Yo</w:t>
      </w:r>
      <w:proofErr w:type="spellEnd"/>
      <w:r>
        <w:t xml:space="preserve"> </w:t>
      </w:r>
      <w:proofErr w:type="spellStart"/>
      <w:r>
        <w:t>venga</w:t>
      </w:r>
      <w:proofErr w:type="spellEnd"/>
      <w:r>
        <w:t xml:space="preserve"> a </w:t>
      </w:r>
      <w:proofErr w:type="spellStart"/>
      <w:r>
        <w:t>sacaros</w:t>
      </w:r>
      <w:proofErr w:type="spellEnd"/>
      <w:r>
        <w:t xml:space="preserve"> de la </w:t>
      </w:r>
      <w:proofErr w:type="spellStart"/>
      <w:r>
        <w:t>ignorancia</w:t>
      </w:r>
      <w:proofErr w:type="spellEnd"/>
      <w:r>
        <w:t xml:space="preserve">, </w:t>
      </w:r>
      <w:proofErr w:type="spellStart"/>
      <w:r>
        <w:t>descubriéndoos</w:t>
      </w:r>
      <w:proofErr w:type="spellEnd"/>
      <w:r>
        <w:t xml:space="preserve"> </w:t>
      </w:r>
      <w:proofErr w:type="spellStart"/>
      <w:r>
        <w:t>el</w:t>
      </w:r>
      <w:proofErr w:type="spellEnd"/>
      <w:r>
        <w:t xml:space="preserve"> </w:t>
      </w:r>
      <w:proofErr w:type="spellStart"/>
      <w:r>
        <w:t>fondo</w:t>
      </w:r>
      <w:proofErr w:type="spellEnd"/>
      <w:r>
        <w:t xml:space="preserve"> de la </w:t>
      </w:r>
      <w:proofErr w:type="spellStart"/>
      <w:r>
        <w:t>verdad</w:t>
      </w:r>
      <w:proofErr w:type="spellEnd"/>
      <w:r>
        <w:t xml:space="preserve">. </w:t>
      </w:r>
    </w:p>
    <w:p w14:paraId="741D6074" w14:textId="77777777" w:rsidR="00F50769" w:rsidRDefault="00F50769" w:rsidP="00F50769">
      <w:r>
        <w:t xml:space="preserve">51. Cuando </w:t>
      </w:r>
      <w:proofErr w:type="spellStart"/>
      <w:r>
        <w:t>habitáis</w:t>
      </w:r>
      <w:proofErr w:type="spellEnd"/>
      <w:r>
        <w:t xml:space="preserve"> </w:t>
      </w:r>
      <w:proofErr w:type="spellStart"/>
      <w:r>
        <w:t>en</w:t>
      </w:r>
      <w:proofErr w:type="spellEnd"/>
      <w:r>
        <w:t xml:space="preserve"> la carne, </w:t>
      </w:r>
      <w:proofErr w:type="spellStart"/>
      <w:r>
        <w:t>vuestro</w:t>
      </w:r>
      <w:proofErr w:type="spellEnd"/>
      <w:r>
        <w:t xml:space="preserve"> </w:t>
      </w:r>
      <w:proofErr w:type="spellStart"/>
      <w:r>
        <w:t>espíritu</w:t>
      </w:r>
      <w:proofErr w:type="spellEnd"/>
      <w:r>
        <w:t xml:space="preserve"> </w:t>
      </w:r>
      <w:proofErr w:type="spellStart"/>
      <w:r>
        <w:t>viene</w:t>
      </w:r>
      <w:proofErr w:type="spellEnd"/>
      <w:r>
        <w:t xml:space="preserve"> a </w:t>
      </w:r>
      <w:proofErr w:type="spellStart"/>
      <w:r>
        <w:t>purificar</w:t>
      </w:r>
      <w:proofErr w:type="spellEnd"/>
      <w:r>
        <w:t xml:space="preserve"> </w:t>
      </w:r>
      <w:proofErr w:type="spellStart"/>
      <w:r>
        <w:t>manchas</w:t>
      </w:r>
      <w:proofErr w:type="spellEnd"/>
      <w:r>
        <w:t xml:space="preserve"> de </w:t>
      </w:r>
      <w:proofErr w:type="spellStart"/>
      <w:r>
        <w:t>vidas</w:t>
      </w:r>
      <w:proofErr w:type="spellEnd"/>
      <w:r>
        <w:t xml:space="preserve"> </w:t>
      </w:r>
      <w:proofErr w:type="spellStart"/>
      <w:r>
        <w:t>pasadas</w:t>
      </w:r>
      <w:proofErr w:type="spellEnd"/>
      <w:r>
        <w:t xml:space="preserve"> y se ha </w:t>
      </w:r>
      <w:proofErr w:type="spellStart"/>
      <w:r>
        <w:t>hecho</w:t>
      </w:r>
      <w:proofErr w:type="spellEnd"/>
      <w:r>
        <w:t xml:space="preserve"> </w:t>
      </w:r>
      <w:proofErr w:type="spellStart"/>
      <w:r>
        <w:t>necesario</w:t>
      </w:r>
      <w:proofErr w:type="spellEnd"/>
      <w:r>
        <w:t xml:space="preserve"> </w:t>
      </w:r>
      <w:proofErr w:type="spellStart"/>
      <w:r>
        <w:t>revelaros</w:t>
      </w:r>
      <w:proofErr w:type="spellEnd"/>
      <w:r>
        <w:t xml:space="preserve"> </w:t>
      </w:r>
      <w:proofErr w:type="spellStart"/>
      <w:r>
        <w:t>todo</w:t>
      </w:r>
      <w:proofErr w:type="spellEnd"/>
      <w:r>
        <w:t xml:space="preserve"> </w:t>
      </w:r>
      <w:proofErr w:type="spellStart"/>
      <w:r>
        <w:t>esto</w:t>
      </w:r>
      <w:proofErr w:type="spellEnd"/>
      <w:r>
        <w:t xml:space="preserve"> para </w:t>
      </w:r>
      <w:proofErr w:type="spellStart"/>
      <w:r>
        <w:t>que</w:t>
      </w:r>
      <w:proofErr w:type="spellEnd"/>
      <w:r>
        <w:t xml:space="preserve"> </w:t>
      </w:r>
      <w:proofErr w:type="spellStart"/>
      <w:r>
        <w:t>podáis</w:t>
      </w:r>
      <w:proofErr w:type="spellEnd"/>
      <w:r>
        <w:t xml:space="preserve"> </w:t>
      </w:r>
      <w:proofErr w:type="spellStart"/>
      <w:r>
        <w:t>llevar</w:t>
      </w:r>
      <w:proofErr w:type="spellEnd"/>
      <w:r>
        <w:t xml:space="preserve"> con </w:t>
      </w:r>
      <w:proofErr w:type="spellStart"/>
      <w:r>
        <w:t>paciencia</w:t>
      </w:r>
      <w:proofErr w:type="spellEnd"/>
      <w:r>
        <w:t xml:space="preserve"> </w:t>
      </w:r>
      <w:proofErr w:type="spellStart"/>
      <w:r>
        <w:t>los</w:t>
      </w:r>
      <w:proofErr w:type="spellEnd"/>
      <w:r>
        <w:t xml:space="preserve"> </w:t>
      </w:r>
      <w:proofErr w:type="spellStart"/>
      <w:r>
        <w:t>sufrimientos</w:t>
      </w:r>
      <w:proofErr w:type="spellEnd"/>
      <w:r>
        <w:t xml:space="preserve"> de la Tierra. </w:t>
      </w:r>
    </w:p>
    <w:p w14:paraId="260A3B60" w14:textId="77777777" w:rsidR="00F50769" w:rsidRDefault="00F50769" w:rsidP="00F50769">
      <w:r>
        <w:t xml:space="preserve">52. </w:t>
      </w:r>
      <w:proofErr w:type="spellStart"/>
      <w:r>
        <w:t>Desde</w:t>
      </w:r>
      <w:proofErr w:type="spellEnd"/>
      <w:r>
        <w:t xml:space="preserve"> </w:t>
      </w:r>
      <w:proofErr w:type="spellStart"/>
      <w:r>
        <w:t>el</w:t>
      </w:r>
      <w:proofErr w:type="spellEnd"/>
      <w:r>
        <w:t xml:space="preserve"> principio de la </w:t>
      </w:r>
      <w:proofErr w:type="spellStart"/>
      <w:r>
        <w:t>humanidad</w:t>
      </w:r>
      <w:proofErr w:type="spellEnd"/>
      <w:r>
        <w:t xml:space="preserve"> </w:t>
      </w:r>
      <w:proofErr w:type="spellStart"/>
      <w:r>
        <w:t>existe</w:t>
      </w:r>
      <w:proofErr w:type="spellEnd"/>
      <w:r>
        <w:t xml:space="preserve"> la </w:t>
      </w:r>
      <w:proofErr w:type="spellStart"/>
      <w:r>
        <w:t>reencarnación</w:t>
      </w:r>
      <w:proofErr w:type="spellEnd"/>
      <w:r>
        <w:t xml:space="preserve"> del </w:t>
      </w:r>
      <w:proofErr w:type="spellStart"/>
      <w:r>
        <w:t>espíritu</w:t>
      </w:r>
      <w:proofErr w:type="spellEnd"/>
      <w:r>
        <w:t xml:space="preserve"> </w:t>
      </w:r>
      <w:proofErr w:type="spellStart"/>
      <w:r>
        <w:t>como</w:t>
      </w:r>
      <w:proofErr w:type="spellEnd"/>
      <w:r>
        <w:t xml:space="preserve"> </w:t>
      </w:r>
      <w:proofErr w:type="spellStart"/>
      <w:r>
        <w:t>una</w:t>
      </w:r>
      <w:proofErr w:type="spellEnd"/>
      <w:r>
        <w:t xml:space="preserve"> ley de amor y </w:t>
      </w:r>
      <w:proofErr w:type="spellStart"/>
      <w:r>
        <w:t>justicia</w:t>
      </w:r>
      <w:proofErr w:type="spellEnd"/>
      <w:r>
        <w:t xml:space="preserve"> y </w:t>
      </w:r>
      <w:proofErr w:type="spellStart"/>
      <w:r>
        <w:t>una</w:t>
      </w:r>
      <w:proofErr w:type="spellEnd"/>
      <w:r>
        <w:t xml:space="preserve"> de las formas </w:t>
      </w:r>
      <w:proofErr w:type="spellStart"/>
      <w:r>
        <w:t>en</w:t>
      </w:r>
      <w:proofErr w:type="spellEnd"/>
      <w:r>
        <w:t xml:space="preserve"> las </w:t>
      </w:r>
      <w:proofErr w:type="spellStart"/>
      <w:r>
        <w:t>que</w:t>
      </w:r>
      <w:proofErr w:type="spellEnd"/>
      <w:r>
        <w:t xml:space="preserve"> </w:t>
      </w:r>
      <w:proofErr w:type="spellStart"/>
      <w:r>
        <w:t>el</w:t>
      </w:r>
      <w:proofErr w:type="spellEnd"/>
      <w:r>
        <w:t xml:space="preserve"> Padre ha </w:t>
      </w:r>
      <w:proofErr w:type="spellStart"/>
      <w:r>
        <w:t>demostrado</w:t>
      </w:r>
      <w:proofErr w:type="spellEnd"/>
      <w:r>
        <w:t xml:space="preserve"> </w:t>
      </w:r>
      <w:proofErr w:type="spellStart"/>
      <w:r>
        <w:t>su</w:t>
      </w:r>
      <w:proofErr w:type="spellEnd"/>
      <w:r>
        <w:t xml:space="preserve"> </w:t>
      </w:r>
      <w:proofErr w:type="spellStart"/>
      <w:r>
        <w:t>infinita</w:t>
      </w:r>
      <w:proofErr w:type="spellEnd"/>
      <w:r>
        <w:t xml:space="preserve"> </w:t>
      </w:r>
      <w:proofErr w:type="spellStart"/>
      <w:r>
        <w:t>clemencia</w:t>
      </w:r>
      <w:proofErr w:type="spellEnd"/>
      <w:r>
        <w:t xml:space="preserve">. La </w:t>
      </w:r>
      <w:proofErr w:type="spellStart"/>
      <w:r>
        <w:t>reencarnación</w:t>
      </w:r>
      <w:proofErr w:type="spellEnd"/>
      <w:r>
        <w:t xml:space="preserve"> no es </w:t>
      </w:r>
      <w:proofErr w:type="spellStart"/>
      <w:r>
        <w:t>sólo</w:t>
      </w:r>
      <w:proofErr w:type="spellEnd"/>
      <w:r>
        <w:t xml:space="preserve"> de </w:t>
      </w:r>
      <w:proofErr w:type="spellStart"/>
      <w:r>
        <w:t>este</w:t>
      </w:r>
      <w:proofErr w:type="spellEnd"/>
      <w:r>
        <w:t xml:space="preserve"> </w:t>
      </w:r>
      <w:proofErr w:type="spellStart"/>
      <w:r>
        <w:t>tiempo</w:t>
      </w:r>
      <w:proofErr w:type="spellEnd"/>
      <w:r>
        <w:t xml:space="preserve">, lo es de </w:t>
      </w:r>
      <w:proofErr w:type="spellStart"/>
      <w:r>
        <w:t>todos</w:t>
      </w:r>
      <w:proofErr w:type="spellEnd"/>
      <w:r>
        <w:t xml:space="preserve"> </w:t>
      </w:r>
      <w:proofErr w:type="spellStart"/>
      <w:r>
        <w:t>los</w:t>
      </w:r>
      <w:proofErr w:type="spellEnd"/>
      <w:r>
        <w:t xml:space="preserve"> </w:t>
      </w:r>
      <w:proofErr w:type="spellStart"/>
      <w:r>
        <w:t>tiempos</w:t>
      </w:r>
      <w:proofErr w:type="spellEnd"/>
      <w:r>
        <w:t xml:space="preserve">, mas </w:t>
      </w:r>
      <w:proofErr w:type="spellStart"/>
      <w:r>
        <w:t>tampoco</w:t>
      </w:r>
      <w:proofErr w:type="spellEnd"/>
      <w:r>
        <w:t xml:space="preserve"> </w:t>
      </w:r>
      <w:proofErr w:type="spellStart"/>
      <w:r>
        <w:t>penséis</w:t>
      </w:r>
      <w:proofErr w:type="spellEnd"/>
      <w:r>
        <w:t xml:space="preserve"> </w:t>
      </w:r>
      <w:proofErr w:type="spellStart"/>
      <w:r>
        <w:t>que</w:t>
      </w:r>
      <w:proofErr w:type="spellEnd"/>
      <w:r>
        <w:t xml:space="preserve"> es hasta </w:t>
      </w:r>
      <w:proofErr w:type="spellStart"/>
      <w:r>
        <w:t>ahora</w:t>
      </w:r>
      <w:proofErr w:type="spellEnd"/>
      <w:r>
        <w:t xml:space="preserve"> </w:t>
      </w:r>
      <w:proofErr w:type="spellStart"/>
      <w:r>
        <w:t>cuando</w:t>
      </w:r>
      <w:proofErr w:type="spellEnd"/>
      <w:r>
        <w:t xml:space="preserve"> </w:t>
      </w:r>
      <w:proofErr w:type="spellStart"/>
      <w:r>
        <w:t>os</w:t>
      </w:r>
      <w:proofErr w:type="spellEnd"/>
      <w:r>
        <w:t xml:space="preserve"> ha </w:t>
      </w:r>
      <w:proofErr w:type="spellStart"/>
      <w:r>
        <w:t>sido</w:t>
      </w:r>
      <w:proofErr w:type="spellEnd"/>
      <w:r>
        <w:t xml:space="preserve"> </w:t>
      </w:r>
      <w:proofErr w:type="spellStart"/>
      <w:r>
        <w:t>revelado</w:t>
      </w:r>
      <w:proofErr w:type="spellEnd"/>
      <w:r>
        <w:t xml:space="preserve"> ese </w:t>
      </w:r>
      <w:proofErr w:type="spellStart"/>
      <w:r>
        <w:t>misterio</w:t>
      </w:r>
      <w:proofErr w:type="spellEnd"/>
      <w:r>
        <w:t xml:space="preserve">. </w:t>
      </w:r>
      <w:proofErr w:type="spellStart"/>
      <w:r>
        <w:t>Desde</w:t>
      </w:r>
      <w:proofErr w:type="spellEnd"/>
      <w:r>
        <w:t xml:space="preserve"> </w:t>
      </w:r>
      <w:proofErr w:type="spellStart"/>
      <w:r>
        <w:t>los</w:t>
      </w:r>
      <w:proofErr w:type="spellEnd"/>
      <w:r>
        <w:t xml:space="preserve"> </w:t>
      </w:r>
      <w:proofErr w:type="spellStart"/>
      <w:r>
        <w:t>primeros</w:t>
      </w:r>
      <w:proofErr w:type="spellEnd"/>
      <w:r>
        <w:t xml:space="preserve"> </w:t>
      </w:r>
      <w:proofErr w:type="spellStart"/>
      <w:r>
        <w:t>tiempos</w:t>
      </w:r>
      <w:proofErr w:type="spellEnd"/>
      <w:r>
        <w:t xml:space="preserve"> </w:t>
      </w:r>
      <w:proofErr w:type="spellStart"/>
      <w:r>
        <w:t>existió</w:t>
      </w:r>
      <w:proofErr w:type="spellEnd"/>
      <w:r>
        <w:t xml:space="preserve"> </w:t>
      </w:r>
      <w:proofErr w:type="spellStart"/>
      <w:r>
        <w:t>en</w:t>
      </w:r>
      <w:proofErr w:type="spellEnd"/>
      <w:r>
        <w:t xml:space="preserve"> </w:t>
      </w:r>
      <w:proofErr w:type="spellStart"/>
      <w:r>
        <w:t>el</w:t>
      </w:r>
      <w:proofErr w:type="spellEnd"/>
      <w:r>
        <w:t xml:space="preserve"> hombre la </w:t>
      </w:r>
      <w:proofErr w:type="spellStart"/>
      <w:r>
        <w:t>intuición</w:t>
      </w:r>
      <w:proofErr w:type="spellEnd"/>
      <w:r>
        <w:t xml:space="preserve"> </w:t>
      </w:r>
      <w:proofErr w:type="spellStart"/>
      <w:r>
        <w:t>sobre</w:t>
      </w:r>
      <w:proofErr w:type="spellEnd"/>
      <w:r>
        <w:t xml:space="preserve"> la </w:t>
      </w:r>
      <w:proofErr w:type="spellStart"/>
      <w:r>
        <w:t>reencarnación</w:t>
      </w:r>
      <w:proofErr w:type="spellEnd"/>
      <w:r>
        <w:t xml:space="preserve"> del </w:t>
      </w:r>
      <w:proofErr w:type="spellStart"/>
      <w:r>
        <w:t>espíritu</w:t>
      </w:r>
      <w:proofErr w:type="spellEnd"/>
      <w:r>
        <w:t xml:space="preserve">, mas </w:t>
      </w:r>
      <w:proofErr w:type="spellStart"/>
      <w:r>
        <w:t>esta</w:t>
      </w:r>
      <w:proofErr w:type="spellEnd"/>
      <w:r>
        <w:t xml:space="preserve"> </w:t>
      </w:r>
      <w:proofErr w:type="spellStart"/>
      <w:r>
        <w:t>humanidad</w:t>
      </w:r>
      <w:proofErr w:type="spellEnd"/>
      <w:r>
        <w:t xml:space="preserve">, </w:t>
      </w:r>
      <w:proofErr w:type="spellStart"/>
      <w:r>
        <w:t>buscando</w:t>
      </w:r>
      <w:proofErr w:type="spellEnd"/>
      <w:r>
        <w:t xml:space="preserve"> </w:t>
      </w:r>
      <w:proofErr w:type="spellStart"/>
      <w:r>
        <w:t>ciencias</w:t>
      </w:r>
      <w:proofErr w:type="spellEnd"/>
      <w:r>
        <w:t xml:space="preserve"> </w:t>
      </w:r>
      <w:proofErr w:type="spellStart"/>
      <w:r>
        <w:t>materiales</w:t>
      </w:r>
      <w:proofErr w:type="spellEnd"/>
      <w:r>
        <w:t xml:space="preserve"> y </w:t>
      </w:r>
      <w:proofErr w:type="spellStart"/>
      <w:r>
        <w:t>riquezas</w:t>
      </w:r>
      <w:proofErr w:type="spellEnd"/>
      <w:r>
        <w:t xml:space="preserve"> del </w:t>
      </w:r>
      <w:proofErr w:type="spellStart"/>
      <w:r>
        <w:t>mundo</w:t>
      </w:r>
      <w:proofErr w:type="spellEnd"/>
      <w:r>
        <w:t xml:space="preserve">, se </w:t>
      </w:r>
      <w:proofErr w:type="spellStart"/>
      <w:r>
        <w:t>dejó</w:t>
      </w:r>
      <w:proofErr w:type="spellEnd"/>
      <w:r>
        <w:t xml:space="preserve"> </w:t>
      </w:r>
      <w:proofErr w:type="spellStart"/>
      <w:r>
        <w:t>dominar</w:t>
      </w:r>
      <w:proofErr w:type="spellEnd"/>
      <w:r>
        <w:t xml:space="preserve"> </w:t>
      </w:r>
      <w:proofErr w:type="spellStart"/>
      <w:r>
        <w:t>por</w:t>
      </w:r>
      <w:proofErr w:type="spellEnd"/>
      <w:r>
        <w:t xml:space="preserve"> las </w:t>
      </w:r>
      <w:proofErr w:type="spellStart"/>
      <w:r>
        <w:t>pasiones</w:t>
      </w:r>
      <w:proofErr w:type="spellEnd"/>
      <w:r>
        <w:t xml:space="preserve"> de la carne </w:t>
      </w:r>
      <w:proofErr w:type="spellStart"/>
      <w:r>
        <w:t>endureciéndosele</w:t>
      </w:r>
      <w:proofErr w:type="spellEnd"/>
      <w:r>
        <w:t xml:space="preserve"> </w:t>
      </w:r>
      <w:proofErr w:type="spellStart"/>
      <w:r>
        <w:t>aquellas</w:t>
      </w:r>
      <w:proofErr w:type="spellEnd"/>
      <w:r>
        <w:t xml:space="preserve"> </w:t>
      </w:r>
      <w:proofErr w:type="spellStart"/>
      <w:r>
        <w:t>fibras</w:t>
      </w:r>
      <w:proofErr w:type="spellEnd"/>
      <w:r>
        <w:t xml:space="preserve"> con las </w:t>
      </w:r>
      <w:proofErr w:type="spellStart"/>
      <w:r>
        <w:t>que</w:t>
      </w:r>
      <w:proofErr w:type="spellEnd"/>
      <w:r>
        <w:t xml:space="preserve"> se </w:t>
      </w:r>
      <w:proofErr w:type="spellStart"/>
      <w:r>
        <w:t>percibe</w:t>
      </w:r>
      <w:proofErr w:type="spellEnd"/>
      <w:r>
        <w:t xml:space="preserve"> lo </w:t>
      </w:r>
      <w:proofErr w:type="spellStart"/>
      <w:r>
        <w:t>espiritual</w:t>
      </w:r>
      <w:proofErr w:type="spellEnd"/>
      <w:r>
        <w:t xml:space="preserve">, </w:t>
      </w:r>
      <w:proofErr w:type="spellStart"/>
      <w:r>
        <w:t>convirtiéndose</w:t>
      </w:r>
      <w:proofErr w:type="spellEnd"/>
      <w:r>
        <w:t xml:space="preserve"> </w:t>
      </w:r>
      <w:proofErr w:type="spellStart"/>
      <w:r>
        <w:t>en</w:t>
      </w:r>
      <w:proofErr w:type="spellEnd"/>
      <w:r>
        <w:t xml:space="preserve"> </w:t>
      </w:r>
      <w:proofErr w:type="spellStart"/>
      <w:r>
        <w:t>sorda</w:t>
      </w:r>
      <w:proofErr w:type="spellEnd"/>
      <w:r>
        <w:t xml:space="preserve"> y </w:t>
      </w:r>
      <w:proofErr w:type="spellStart"/>
      <w:r>
        <w:t>ciega</w:t>
      </w:r>
      <w:proofErr w:type="spellEnd"/>
      <w:r>
        <w:t xml:space="preserve"> para </w:t>
      </w:r>
      <w:proofErr w:type="spellStart"/>
      <w:r>
        <w:t>todo</w:t>
      </w:r>
      <w:proofErr w:type="spellEnd"/>
      <w:r>
        <w:t xml:space="preserve"> lo </w:t>
      </w:r>
      <w:proofErr w:type="spellStart"/>
      <w:r>
        <w:t>que</w:t>
      </w:r>
      <w:proofErr w:type="spellEnd"/>
      <w:r>
        <w:t xml:space="preserve"> </w:t>
      </w:r>
      <w:proofErr w:type="spellStart"/>
      <w:r>
        <w:t>corresponde</w:t>
      </w:r>
      <w:proofErr w:type="spellEnd"/>
      <w:r>
        <w:t xml:space="preserve"> al </w:t>
      </w:r>
      <w:proofErr w:type="spellStart"/>
      <w:r>
        <w:t>espíritu</w:t>
      </w:r>
      <w:proofErr w:type="spellEnd"/>
      <w:r>
        <w:t xml:space="preserve">. ¿De </w:t>
      </w:r>
      <w:proofErr w:type="spellStart"/>
      <w:r>
        <w:t>qué</w:t>
      </w:r>
      <w:proofErr w:type="spellEnd"/>
      <w:r>
        <w:t xml:space="preserve"> le </w:t>
      </w:r>
      <w:proofErr w:type="spellStart"/>
      <w:r>
        <w:t>sirve</w:t>
      </w:r>
      <w:proofErr w:type="spellEnd"/>
      <w:r>
        <w:t xml:space="preserve"> </w:t>
      </w:r>
      <w:proofErr w:type="spellStart"/>
      <w:r>
        <w:t>posar</w:t>
      </w:r>
      <w:proofErr w:type="spellEnd"/>
      <w:r>
        <w:t xml:space="preserve"> sus ojos </w:t>
      </w:r>
      <w:proofErr w:type="spellStart"/>
      <w:r>
        <w:t>en</w:t>
      </w:r>
      <w:proofErr w:type="spellEnd"/>
      <w:r>
        <w:t xml:space="preserve"> </w:t>
      </w:r>
      <w:proofErr w:type="spellStart"/>
      <w:r>
        <w:t>los</w:t>
      </w:r>
      <w:proofErr w:type="spellEnd"/>
      <w:r>
        <w:t xml:space="preserve"> </w:t>
      </w:r>
      <w:proofErr w:type="spellStart"/>
      <w:r>
        <w:t>libros</w:t>
      </w:r>
      <w:proofErr w:type="spellEnd"/>
      <w:r>
        <w:t xml:space="preserve"> </w:t>
      </w:r>
      <w:proofErr w:type="spellStart"/>
      <w:r>
        <w:t>que</w:t>
      </w:r>
      <w:proofErr w:type="spellEnd"/>
      <w:r>
        <w:t xml:space="preserve"> </w:t>
      </w:r>
      <w:proofErr w:type="spellStart"/>
      <w:r>
        <w:t>contienen</w:t>
      </w:r>
      <w:proofErr w:type="spellEnd"/>
      <w:r>
        <w:t xml:space="preserve"> la Ley y la </w:t>
      </w:r>
      <w:proofErr w:type="spellStart"/>
      <w:r>
        <w:t>Doctrina</w:t>
      </w:r>
      <w:proofErr w:type="spellEnd"/>
      <w:r>
        <w:t xml:space="preserve"> </w:t>
      </w:r>
      <w:proofErr w:type="spellStart"/>
      <w:r>
        <w:t>que</w:t>
      </w:r>
      <w:proofErr w:type="spellEnd"/>
      <w:r>
        <w:t xml:space="preserve"> </w:t>
      </w:r>
      <w:proofErr w:type="spellStart"/>
      <w:r>
        <w:t>os</w:t>
      </w:r>
      <w:proofErr w:type="spellEnd"/>
      <w:r>
        <w:t xml:space="preserve"> </w:t>
      </w:r>
      <w:proofErr w:type="spellStart"/>
      <w:r>
        <w:t>revelé</w:t>
      </w:r>
      <w:proofErr w:type="spellEnd"/>
      <w:r>
        <w:t xml:space="preserve"> </w:t>
      </w:r>
      <w:proofErr w:type="spellStart"/>
      <w:r>
        <w:t>en</w:t>
      </w:r>
      <w:proofErr w:type="spellEnd"/>
      <w:r>
        <w:t xml:space="preserve"> </w:t>
      </w:r>
      <w:proofErr w:type="spellStart"/>
      <w:r>
        <w:t>los</w:t>
      </w:r>
      <w:proofErr w:type="spellEnd"/>
      <w:r>
        <w:t xml:space="preserve"> </w:t>
      </w:r>
      <w:proofErr w:type="spellStart"/>
      <w:r>
        <w:t>tiempos</w:t>
      </w:r>
      <w:proofErr w:type="spellEnd"/>
      <w:r>
        <w:t xml:space="preserve"> </w:t>
      </w:r>
      <w:proofErr w:type="spellStart"/>
      <w:r>
        <w:t>pasados</w:t>
      </w:r>
      <w:proofErr w:type="spellEnd"/>
      <w:r>
        <w:t xml:space="preserve">, </w:t>
      </w:r>
      <w:proofErr w:type="spellStart"/>
      <w:r>
        <w:t>si</w:t>
      </w:r>
      <w:proofErr w:type="spellEnd"/>
      <w:r>
        <w:t xml:space="preserve"> </w:t>
      </w:r>
      <w:proofErr w:type="spellStart"/>
      <w:r>
        <w:t>su</w:t>
      </w:r>
      <w:proofErr w:type="spellEnd"/>
      <w:r>
        <w:t xml:space="preserve"> </w:t>
      </w:r>
      <w:proofErr w:type="spellStart"/>
      <w:r>
        <w:t>mente</w:t>
      </w:r>
      <w:proofErr w:type="spellEnd"/>
      <w:r>
        <w:t xml:space="preserve"> no </w:t>
      </w:r>
      <w:proofErr w:type="spellStart"/>
      <w:r>
        <w:t>logra</w:t>
      </w:r>
      <w:proofErr w:type="spellEnd"/>
      <w:r>
        <w:t xml:space="preserve"> </w:t>
      </w:r>
      <w:proofErr w:type="spellStart"/>
      <w:r>
        <w:t>penetrar</w:t>
      </w:r>
      <w:proofErr w:type="spellEnd"/>
      <w:r>
        <w:t xml:space="preserve"> </w:t>
      </w:r>
      <w:proofErr w:type="spellStart"/>
      <w:r>
        <w:t>en</w:t>
      </w:r>
      <w:proofErr w:type="spellEnd"/>
      <w:r>
        <w:t xml:space="preserve"> </w:t>
      </w:r>
      <w:proofErr w:type="spellStart"/>
      <w:r>
        <w:t>su</w:t>
      </w:r>
      <w:proofErr w:type="spellEnd"/>
      <w:r>
        <w:t xml:space="preserve"> </w:t>
      </w:r>
      <w:proofErr w:type="spellStart"/>
      <w:r>
        <w:t>significado</w:t>
      </w:r>
      <w:proofErr w:type="spellEnd"/>
      <w:r>
        <w:t xml:space="preserve">, </w:t>
      </w:r>
      <w:proofErr w:type="spellStart"/>
      <w:r>
        <w:lastRenderedPageBreak/>
        <w:t>ni</w:t>
      </w:r>
      <w:proofErr w:type="spellEnd"/>
      <w:r>
        <w:t xml:space="preserve"> </w:t>
      </w:r>
      <w:proofErr w:type="spellStart"/>
      <w:r>
        <w:t>su</w:t>
      </w:r>
      <w:proofErr w:type="spellEnd"/>
      <w:r>
        <w:t xml:space="preserve"> </w:t>
      </w:r>
      <w:proofErr w:type="spellStart"/>
      <w:r>
        <w:t>corazón</w:t>
      </w:r>
      <w:proofErr w:type="spellEnd"/>
      <w:r>
        <w:t xml:space="preserve"> </w:t>
      </w:r>
      <w:proofErr w:type="spellStart"/>
      <w:r>
        <w:t>percibe</w:t>
      </w:r>
      <w:proofErr w:type="spellEnd"/>
      <w:r>
        <w:t xml:space="preserve"> </w:t>
      </w:r>
      <w:proofErr w:type="spellStart"/>
      <w:r>
        <w:t>su</w:t>
      </w:r>
      <w:proofErr w:type="spellEnd"/>
      <w:r>
        <w:t xml:space="preserve"> </w:t>
      </w:r>
      <w:proofErr w:type="spellStart"/>
      <w:r>
        <w:t>esencia</w:t>
      </w:r>
      <w:proofErr w:type="spellEnd"/>
      <w:r>
        <w:t xml:space="preserve">? </w:t>
      </w:r>
      <w:proofErr w:type="spellStart"/>
      <w:r>
        <w:t>Reconoced</w:t>
      </w:r>
      <w:proofErr w:type="spellEnd"/>
      <w:r>
        <w:t xml:space="preserve"> </w:t>
      </w:r>
      <w:proofErr w:type="spellStart"/>
      <w:r>
        <w:t>que</w:t>
      </w:r>
      <w:proofErr w:type="spellEnd"/>
      <w:r>
        <w:t xml:space="preserve"> la </w:t>
      </w:r>
      <w:proofErr w:type="spellStart"/>
      <w:r>
        <w:t>sensibilidad</w:t>
      </w:r>
      <w:proofErr w:type="spellEnd"/>
      <w:r>
        <w:t xml:space="preserve"> y la </w:t>
      </w:r>
      <w:proofErr w:type="spellStart"/>
      <w:r>
        <w:t>intuición</w:t>
      </w:r>
      <w:proofErr w:type="spellEnd"/>
      <w:r>
        <w:t xml:space="preserve"> </w:t>
      </w:r>
      <w:proofErr w:type="spellStart"/>
      <w:r>
        <w:t>espiritual</w:t>
      </w:r>
      <w:proofErr w:type="spellEnd"/>
      <w:r>
        <w:t xml:space="preserve"> </w:t>
      </w:r>
      <w:proofErr w:type="spellStart"/>
      <w:r>
        <w:t>están</w:t>
      </w:r>
      <w:proofErr w:type="spellEnd"/>
      <w:r>
        <w:t xml:space="preserve"> </w:t>
      </w:r>
      <w:proofErr w:type="spellStart"/>
      <w:r>
        <w:t>atrofiadas</w:t>
      </w:r>
      <w:proofErr w:type="spellEnd"/>
      <w:r>
        <w:t xml:space="preserve"> </w:t>
      </w:r>
      <w:proofErr w:type="spellStart"/>
      <w:r>
        <w:t>en</w:t>
      </w:r>
      <w:proofErr w:type="spellEnd"/>
      <w:r>
        <w:t xml:space="preserve"> </w:t>
      </w:r>
      <w:proofErr w:type="spellStart"/>
      <w:r>
        <w:t>los</w:t>
      </w:r>
      <w:proofErr w:type="spellEnd"/>
      <w:r>
        <w:t xml:space="preserve"> hombres, y </w:t>
      </w:r>
      <w:proofErr w:type="spellStart"/>
      <w:r>
        <w:t>que</w:t>
      </w:r>
      <w:proofErr w:type="spellEnd"/>
      <w:r>
        <w:t xml:space="preserve"> </w:t>
      </w:r>
      <w:proofErr w:type="spellStart"/>
      <w:r>
        <w:t>por</w:t>
      </w:r>
      <w:proofErr w:type="spellEnd"/>
      <w:r>
        <w:t xml:space="preserve"> </w:t>
      </w:r>
      <w:proofErr w:type="spellStart"/>
      <w:r>
        <w:t>eso</w:t>
      </w:r>
      <w:proofErr w:type="spellEnd"/>
      <w:r>
        <w:t xml:space="preserve"> las </w:t>
      </w:r>
      <w:proofErr w:type="spellStart"/>
      <w:r>
        <w:t>más</w:t>
      </w:r>
      <w:proofErr w:type="spellEnd"/>
      <w:r>
        <w:t xml:space="preserve"> de las </w:t>
      </w:r>
      <w:proofErr w:type="spellStart"/>
      <w:r>
        <w:t>veces</w:t>
      </w:r>
      <w:proofErr w:type="spellEnd"/>
      <w:r>
        <w:t xml:space="preserve">, al </w:t>
      </w:r>
      <w:proofErr w:type="spellStart"/>
      <w:r>
        <w:t>buscar</w:t>
      </w:r>
      <w:proofErr w:type="spellEnd"/>
      <w:r>
        <w:t xml:space="preserve"> mi </w:t>
      </w:r>
      <w:proofErr w:type="spellStart"/>
      <w:r>
        <w:t>verdad</w:t>
      </w:r>
      <w:proofErr w:type="spellEnd"/>
      <w:r>
        <w:t xml:space="preserve"> </w:t>
      </w:r>
      <w:proofErr w:type="spellStart"/>
      <w:r>
        <w:t>en</w:t>
      </w:r>
      <w:proofErr w:type="spellEnd"/>
      <w:r>
        <w:t xml:space="preserve"> </w:t>
      </w:r>
      <w:proofErr w:type="spellStart"/>
      <w:r>
        <w:t>aquellos</w:t>
      </w:r>
      <w:proofErr w:type="spellEnd"/>
      <w:r>
        <w:t xml:space="preserve"> </w:t>
      </w:r>
      <w:proofErr w:type="spellStart"/>
      <w:r>
        <w:t>textos</w:t>
      </w:r>
      <w:proofErr w:type="spellEnd"/>
      <w:r>
        <w:t xml:space="preserve"> </w:t>
      </w:r>
      <w:proofErr w:type="spellStart"/>
      <w:r>
        <w:t>caen</w:t>
      </w:r>
      <w:proofErr w:type="spellEnd"/>
      <w:r>
        <w:t xml:space="preserve"> </w:t>
      </w:r>
      <w:proofErr w:type="spellStart"/>
      <w:r>
        <w:t>en</w:t>
      </w:r>
      <w:proofErr w:type="spellEnd"/>
      <w:r>
        <w:t xml:space="preserve"> </w:t>
      </w:r>
      <w:proofErr w:type="spellStart"/>
      <w:r>
        <w:t>erróneas</w:t>
      </w:r>
      <w:proofErr w:type="spellEnd"/>
      <w:r>
        <w:t xml:space="preserve"> </w:t>
      </w:r>
      <w:proofErr w:type="spellStart"/>
      <w:r>
        <w:t>interpretaciones</w:t>
      </w:r>
      <w:proofErr w:type="spellEnd"/>
      <w:r>
        <w:t xml:space="preserve">. </w:t>
      </w:r>
      <w:proofErr w:type="spellStart"/>
      <w:r>
        <w:t>Ellos</w:t>
      </w:r>
      <w:proofErr w:type="spellEnd"/>
      <w:r>
        <w:t xml:space="preserve"> </w:t>
      </w:r>
      <w:proofErr w:type="spellStart"/>
      <w:r>
        <w:t>tienen</w:t>
      </w:r>
      <w:proofErr w:type="spellEnd"/>
      <w:r>
        <w:t xml:space="preserve"> la luz </w:t>
      </w:r>
      <w:proofErr w:type="spellStart"/>
      <w:r>
        <w:t>frente</w:t>
      </w:r>
      <w:proofErr w:type="spellEnd"/>
      <w:r>
        <w:t xml:space="preserve"> a sus ojos; </w:t>
      </w:r>
      <w:proofErr w:type="spellStart"/>
      <w:r>
        <w:t>pero</w:t>
      </w:r>
      <w:proofErr w:type="spellEnd"/>
      <w:r>
        <w:t xml:space="preserve"> </w:t>
      </w:r>
      <w:proofErr w:type="spellStart"/>
      <w:r>
        <w:t>en</w:t>
      </w:r>
      <w:proofErr w:type="spellEnd"/>
      <w:r>
        <w:t xml:space="preserve"> </w:t>
      </w:r>
      <w:proofErr w:type="spellStart"/>
      <w:r>
        <w:t>vez</w:t>
      </w:r>
      <w:proofErr w:type="spellEnd"/>
      <w:r>
        <w:t xml:space="preserve"> de </w:t>
      </w:r>
      <w:proofErr w:type="spellStart"/>
      <w:r>
        <w:t>penetrar</w:t>
      </w:r>
      <w:proofErr w:type="spellEnd"/>
      <w:r>
        <w:t xml:space="preserve"> al </w:t>
      </w:r>
      <w:proofErr w:type="spellStart"/>
      <w:r>
        <w:t>fondo</w:t>
      </w:r>
      <w:proofErr w:type="spellEnd"/>
      <w:r>
        <w:t xml:space="preserve"> de las </w:t>
      </w:r>
      <w:proofErr w:type="spellStart"/>
      <w:r>
        <w:t>lecciones</w:t>
      </w:r>
      <w:proofErr w:type="spellEnd"/>
      <w:r>
        <w:t xml:space="preserve">, se </w:t>
      </w:r>
      <w:proofErr w:type="spellStart"/>
      <w:r>
        <w:t>detienen</w:t>
      </w:r>
      <w:proofErr w:type="spellEnd"/>
      <w:r>
        <w:t xml:space="preserve"> </w:t>
      </w:r>
      <w:proofErr w:type="spellStart"/>
      <w:r>
        <w:t>en</w:t>
      </w:r>
      <w:proofErr w:type="spellEnd"/>
      <w:r>
        <w:t xml:space="preserve"> las </w:t>
      </w:r>
      <w:proofErr w:type="spellStart"/>
      <w:r>
        <w:t>letras</w:t>
      </w:r>
      <w:proofErr w:type="spellEnd"/>
      <w:r>
        <w:t xml:space="preserve">, o sea </w:t>
      </w:r>
      <w:proofErr w:type="spellStart"/>
      <w:r>
        <w:t>en</w:t>
      </w:r>
      <w:proofErr w:type="spellEnd"/>
      <w:r>
        <w:t xml:space="preserve"> la forma exterior, con lo </w:t>
      </w:r>
      <w:proofErr w:type="spellStart"/>
      <w:r>
        <w:t>que</w:t>
      </w:r>
      <w:proofErr w:type="spellEnd"/>
      <w:r>
        <w:t xml:space="preserve"> </w:t>
      </w:r>
      <w:proofErr w:type="spellStart"/>
      <w:r>
        <w:t>frecuentemente</w:t>
      </w:r>
      <w:proofErr w:type="spellEnd"/>
      <w:r>
        <w:t xml:space="preserve"> se </w:t>
      </w:r>
      <w:proofErr w:type="spellStart"/>
      <w:r>
        <w:t>confunden</w:t>
      </w:r>
      <w:proofErr w:type="spellEnd"/>
      <w:r>
        <w:t xml:space="preserve">. Mas </w:t>
      </w:r>
      <w:proofErr w:type="spellStart"/>
      <w:r>
        <w:t>ya</w:t>
      </w:r>
      <w:proofErr w:type="spellEnd"/>
      <w:r>
        <w:t xml:space="preserve"> </w:t>
      </w:r>
      <w:proofErr w:type="spellStart"/>
      <w:r>
        <w:t>estoy</w:t>
      </w:r>
      <w:proofErr w:type="spellEnd"/>
      <w:r>
        <w:t xml:space="preserve"> </w:t>
      </w:r>
      <w:proofErr w:type="spellStart"/>
      <w:r>
        <w:t>aquí</w:t>
      </w:r>
      <w:proofErr w:type="spellEnd"/>
      <w:r>
        <w:t xml:space="preserve">, para </w:t>
      </w:r>
      <w:proofErr w:type="spellStart"/>
      <w:r>
        <w:t>hacer</w:t>
      </w:r>
      <w:proofErr w:type="spellEnd"/>
      <w:r>
        <w:t xml:space="preserve"> luz </w:t>
      </w:r>
      <w:proofErr w:type="spellStart"/>
      <w:r>
        <w:t>en</w:t>
      </w:r>
      <w:proofErr w:type="spellEnd"/>
      <w:r>
        <w:t xml:space="preserve"> </w:t>
      </w:r>
      <w:proofErr w:type="spellStart"/>
      <w:r>
        <w:t>los</w:t>
      </w:r>
      <w:proofErr w:type="spellEnd"/>
      <w:r>
        <w:t xml:space="preserve"> </w:t>
      </w:r>
      <w:proofErr w:type="spellStart"/>
      <w:r>
        <w:t>misterios</w:t>
      </w:r>
      <w:proofErr w:type="spellEnd"/>
      <w:r>
        <w:t xml:space="preserve"> y </w:t>
      </w:r>
      <w:proofErr w:type="spellStart"/>
      <w:r>
        <w:t>en</w:t>
      </w:r>
      <w:proofErr w:type="spellEnd"/>
      <w:r>
        <w:t xml:space="preserve"> las </w:t>
      </w:r>
      <w:proofErr w:type="spellStart"/>
      <w:r>
        <w:t>tinieblas</w:t>
      </w:r>
      <w:proofErr w:type="spellEnd"/>
      <w:r>
        <w:t xml:space="preserve"> </w:t>
      </w:r>
      <w:proofErr w:type="spellStart"/>
      <w:r>
        <w:t>así</w:t>
      </w:r>
      <w:proofErr w:type="spellEnd"/>
      <w:r>
        <w:t xml:space="preserve"> </w:t>
      </w:r>
      <w:proofErr w:type="spellStart"/>
      <w:r>
        <w:t>como</w:t>
      </w:r>
      <w:proofErr w:type="spellEnd"/>
      <w:r>
        <w:t xml:space="preserve"> para </w:t>
      </w:r>
      <w:proofErr w:type="spellStart"/>
      <w:r>
        <w:t>libraros</w:t>
      </w:r>
      <w:proofErr w:type="spellEnd"/>
      <w:r>
        <w:t xml:space="preserve"> de </w:t>
      </w:r>
      <w:proofErr w:type="spellStart"/>
      <w:r>
        <w:t>confusiones</w:t>
      </w:r>
      <w:proofErr w:type="spellEnd"/>
      <w:r>
        <w:t xml:space="preserve"> y de </w:t>
      </w:r>
      <w:proofErr w:type="spellStart"/>
      <w:r>
        <w:t>errores</w:t>
      </w:r>
      <w:proofErr w:type="spellEnd"/>
      <w:r>
        <w:t xml:space="preserve">. </w:t>
      </w:r>
    </w:p>
    <w:p w14:paraId="7194A7AA" w14:textId="77777777" w:rsidR="00F50769" w:rsidRDefault="00F50769" w:rsidP="00F50769">
      <w:r>
        <w:t xml:space="preserve">53. </w:t>
      </w:r>
      <w:proofErr w:type="spellStart"/>
      <w:r>
        <w:t>Bienaventurados</w:t>
      </w:r>
      <w:proofErr w:type="spellEnd"/>
      <w:r>
        <w:t xml:space="preserve"> </w:t>
      </w:r>
      <w:proofErr w:type="spellStart"/>
      <w:r>
        <w:t>los</w:t>
      </w:r>
      <w:proofErr w:type="spellEnd"/>
      <w:r>
        <w:t xml:space="preserve"> </w:t>
      </w:r>
      <w:proofErr w:type="spellStart"/>
      <w:r>
        <w:t>que</w:t>
      </w:r>
      <w:proofErr w:type="spellEnd"/>
      <w:r>
        <w:t xml:space="preserve"> me </w:t>
      </w:r>
      <w:proofErr w:type="spellStart"/>
      <w:r>
        <w:t>han</w:t>
      </w:r>
      <w:proofErr w:type="spellEnd"/>
      <w:r>
        <w:t xml:space="preserve"> </w:t>
      </w:r>
      <w:proofErr w:type="spellStart"/>
      <w:r>
        <w:t>llamado</w:t>
      </w:r>
      <w:proofErr w:type="spellEnd"/>
      <w:r>
        <w:t xml:space="preserve">, </w:t>
      </w:r>
      <w:proofErr w:type="spellStart"/>
      <w:r>
        <w:t>porque</w:t>
      </w:r>
      <w:proofErr w:type="spellEnd"/>
      <w:r>
        <w:t xml:space="preserve"> con </w:t>
      </w:r>
      <w:proofErr w:type="spellStart"/>
      <w:r>
        <w:t>ello</w:t>
      </w:r>
      <w:proofErr w:type="spellEnd"/>
      <w:r>
        <w:t xml:space="preserve"> </w:t>
      </w:r>
      <w:proofErr w:type="spellStart"/>
      <w:r>
        <w:t>han</w:t>
      </w:r>
      <w:proofErr w:type="spellEnd"/>
      <w:r>
        <w:t xml:space="preserve"> </w:t>
      </w:r>
      <w:proofErr w:type="spellStart"/>
      <w:r>
        <w:t>demostrado</w:t>
      </w:r>
      <w:proofErr w:type="spellEnd"/>
      <w:r>
        <w:t xml:space="preserve"> </w:t>
      </w:r>
      <w:proofErr w:type="spellStart"/>
      <w:r>
        <w:t>su</w:t>
      </w:r>
      <w:proofErr w:type="spellEnd"/>
      <w:r>
        <w:t xml:space="preserve"> </w:t>
      </w:r>
      <w:proofErr w:type="spellStart"/>
      <w:r>
        <w:t>anhelo</w:t>
      </w:r>
      <w:proofErr w:type="spellEnd"/>
      <w:r>
        <w:t xml:space="preserve"> de amor y de saber; </w:t>
      </w:r>
      <w:proofErr w:type="spellStart"/>
      <w:r>
        <w:t>ellos</w:t>
      </w:r>
      <w:proofErr w:type="spellEnd"/>
      <w:r>
        <w:t xml:space="preserve"> </w:t>
      </w:r>
      <w:proofErr w:type="spellStart"/>
      <w:r>
        <w:t>han</w:t>
      </w:r>
      <w:proofErr w:type="spellEnd"/>
      <w:r>
        <w:t xml:space="preserve"> visto </w:t>
      </w:r>
      <w:proofErr w:type="spellStart"/>
      <w:r>
        <w:t>cómo</w:t>
      </w:r>
      <w:proofErr w:type="spellEnd"/>
      <w:r>
        <w:t xml:space="preserve"> mi </w:t>
      </w:r>
      <w:proofErr w:type="spellStart"/>
      <w:r>
        <w:t>caridad</w:t>
      </w:r>
      <w:proofErr w:type="spellEnd"/>
      <w:r>
        <w:t xml:space="preserve"> les </w:t>
      </w:r>
      <w:proofErr w:type="spellStart"/>
      <w:r>
        <w:t>ayuda</w:t>
      </w:r>
      <w:proofErr w:type="spellEnd"/>
      <w:r>
        <w:t xml:space="preserve">; mas </w:t>
      </w:r>
      <w:proofErr w:type="spellStart"/>
      <w:r>
        <w:t>debéis</w:t>
      </w:r>
      <w:proofErr w:type="spellEnd"/>
      <w:r>
        <w:t xml:space="preserve"> </w:t>
      </w:r>
      <w:proofErr w:type="spellStart"/>
      <w:r>
        <w:t>comprender</w:t>
      </w:r>
      <w:proofErr w:type="spellEnd"/>
      <w:r>
        <w:t xml:space="preserve">, </w:t>
      </w:r>
      <w:proofErr w:type="spellStart"/>
      <w:r>
        <w:t>que</w:t>
      </w:r>
      <w:proofErr w:type="spellEnd"/>
      <w:r>
        <w:t xml:space="preserve"> </w:t>
      </w:r>
      <w:proofErr w:type="spellStart"/>
      <w:r>
        <w:t>todo</w:t>
      </w:r>
      <w:proofErr w:type="spellEnd"/>
      <w:r>
        <w:t xml:space="preserve"> lo </w:t>
      </w:r>
      <w:proofErr w:type="spellStart"/>
      <w:r>
        <w:t>que</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queréis</w:t>
      </w:r>
      <w:proofErr w:type="spellEnd"/>
      <w:r>
        <w:t xml:space="preserve"> saber no </w:t>
      </w:r>
      <w:proofErr w:type="spellStart"/>
      <w:r>
        <w:t>podréis</w:t>
      </w:r>
      <w:proofErr w:type="spellEnd"/>
      <w:r>
        <w:t xml:space="preserve"> </w:t>
      </w:r>
      <w:proofErr w:type="spellStart"/>
      <w:r>
        <w:t>obtenerlo</w:t>
      </w:r>
      <w:proofErr w:type="spellEnd"/>
      <w:r>
        <w:t xml:space="preserve"> </w:t>
      </w:r>
      <w:proofErr w:type="spellStart"/>
      <w:r>
        <w:t>en</w:t>
      </w:r>
      <w:proofErr w:type="spellEnd"/>
      <w:r>
        <w:t xml:space="preserve"> un </w:t>
      </w:r>
      <w:proofErr w:type="spellStart"/>
      <w:r>
        <w:t>instante</w:t>
      </w:r>
      <w:proofErr w:type="spellEnd"/>
      <w:r>
        <w:t xml:space="preserve">, </w:t>
      </w:r>
      <w:proofErr w:type="spellStart"/>
      <w:r>
        <w:t>porque</w:t>
      </w:r>
      <w:proofErr w:type="spellEnd"/>
      <w:r>
        <w:t xml:space="preserve"> es </w:t>
      </w:r>
      <w:proofErr w:type="spellStart"/>
      <w:r>
        <w:t>preciso</w:t>
      </w:r>
      <w:proofErr w:type="spellEnd"/>
      <w:r>
        <w:t xml:space="preserve"> </w:t>
      </w:r>
      <w:proofErr w:type="spellStart"/>
      <w:r>
        <w:t>que</w:t>
      </w:r>
      <w:proofErr w:type="spellEnd"/>
      <w:r>
        <w:t xml:space="preserve"> </w:t>
      </w:r>
      <w:proofErr w:type="spellStart"/>
      <w:r>
        <w:t>oréis</w:t>
      </w:r>
      <w:proofErr w:type="spellEnd"/>
      <w:r>
        <w:t xml:space="preserve">, </w:t>
      </w:r>
      <w:proofErr w:type="spellStart"/>
      <w:r>
        <w:t>meditéis</w:t>
      </w:r>
      <w:proofErr w:type="spellEnd"/>
      <w:r>
        <w:t xml:space="preserve"> y </w:t>
      </w:r>
      <w:proofErr w:type="spellStart"/>
      <w:r>
        <w:t>viváis</w:t>
      </w:r>
      <w:proofErr w:type="spellEnd"/>
      <w:r>
        <w:t xml:space="preserve"> mis </w:t>
      </w:r>
      <w:proofErr w:type="spellStart"/>
      <w:r>
        <w:t>enseñanzas</w:t>
      </w:r>
      <w:proofErr w:type="spellEnd"/>
      <w:r>
        <w:t xml:space="preserve">, para </w:t>
      </w:r>
      <w:proofErr w:type="spellStart"/>
      <w:r>
        <w:t>que</w:t>
      </w:r>
      <w:proofErr w:type="spellEnd"/>
      <w:r>
        <w:t xml:space="preserve"> </w:t>
      </w:r>
      <w:proofErr w:type="spellStart"/>
      <w:r>
        <w:t>lleguéis</w:t>
      </w:r>
      <w:proofErr w:type="spellEnd"/>
      <w:r>
        <w:t xml:space="preserve"> a </w:t>
      </w:r>
      <w:proofErr w:type="spellStart"/>
      <w:r>
        <w:t>poseer</w:t>
      </w:r>
      <w:proofErr w:type="spellEnd"/>
      <w:r>
        <w:t xml:space="preserve"> </w:t>
      </w:r>
      <w:proofErr w:type="spellStart"/>
      <w:r>
        <w:t>cuanto</w:t>
      </w:r>
      <w:proofErr w:type="spellEnd"/>
      <w:r>
        <w:t xml:space="preserve"> </w:t>
      </w:r>
      <w:proofErr w:type="spellStart"/>
      <w:r>
        <w:t>anheláis</w:t>
      </w:r>
      <w:proofErr w:type="spellEnd"/>
      <w:r>
        <w:t xml:space="preserve">.  </w:t>
      </w:r>
    </w:p>
    <w:p w14:paraId="6EF12422" w14:textId="77777777" w:rsidR="00F50769" w:rsidRDefault="00F50769" w:rsidP="00F50769">
      <w:r>
        <w:t xml:space="preserve">54. </w:t>
      </w:r>
      <w:proofErr w:type="spellStart"/>
      <w:r>
        <w:t>Igual</w:t>
      </w:r>
      <w:proofErr w:type="spellEnd"/>
      <w:r>
        <w:t xml:space="preserve"> </w:t>
      </w:r>
      <w:proofErr w:type="spellStart"/>
      <w:r>
        <w:t>que</w:t>
      </w:r>
      <w:proofErr w:type="spellEnd"/>
      <w:r>
        <w:t xml:space="preserve"> </w:t>
      </w:r>
      <w:proofErr w:type="spellStart"/>
      <w:r>
        <w:t>el</w:t>
      </w:r>
      <w:proofErr w:type="spellEnd"/>
      <w:r>
        <w:t xml:space="preserve"> hombre </w:t>
      </w:r>
      <w:proofErr w:type="spellStart"/>
      <w:r>
        <w:t>que</w:t>
      </w:r>
      <w:proofErr w:type="spellEnd"/>
      <w:r>
        <w:t xml:space="preserve"> </w:t>
      </w:r>
      <w:proofErr w:type="spellStart"/>
      <w:r>
        <w:t>busca</w:t>
      </w:r>
      <w:proofErr w:type="spellEnd"/>
      <w:r>
        <w:t xml:space="preserve"> la luz del saber </w:t>
      </w:r>
      <w:proofErr w:type="spellStart"/>
      <w:r>
        <w:t>en</w:t>
      </w:r>
      <w:proofErr w:type="spellEnd"/>
      <w:r>
        <w:t xml:space="preserve"> la </w:t>
      </w:r>
      <w:proofErr w:type="spellStart"/>
      <w:r>
        <w:t>Naturaleza</w:t>
      </w:r>
      <w:proofErr w:type="spellEnd"/>
      <w:r>
        <w:t xml:space="preserve">, </w:t>
      </w:r>
      <w:proofErr w:type="spellStart"/>
      <w:r>
        <w:t>como</w:t>
      </w:r>
      <w:proofErr w:type="spellEnd"/>
      <w:r>
        <w:t xml:space="preserve"> </w:t>
      </w:r>
      <w:proofErr w:type="spellStart"/>
      <w:r>
        <w:t>el</w:t>
      </w:r>
      <w:proofErr w:type="spellEnd"/>
      <w:r>
        <w:t xml:space="preserve"> </w:t>
      </w:r>
      <w:proofErr w:type="spellStart"/>
      <w:r>
        <w:t>que</w:t>
      </w:r>
      <w:proofErr w:type="spellEnd"/>
      <w:r>
        <w:t xml:space="preserve"> </w:t>
      </w:r>
      <w:proofErr w:type="spellStart"/>
      <w:r>
        <w:t>busque</w:t>
      </w:r>
      <w:proofErr w:type="spellEnd"/>
      <w:r>
        <w:t xml:space="preserve"> mi </w:t>
      </w:r>
      <w:proofErr w:type="spellStart"/>
      <w:r>
        <w:t>sabiduría</w:t>
      </w:r>
      <w:proofErr w:type="spellEnd"/>
      <w:r>
        <w:t xml:space="preserve"> </w:t>
      </w:r>
      <w:proofErr w:type="spellStart"/>
      <w:r>
        <w:t>en</w:t>
      </w:r>
      <w:proofErr w:type="spellEnd"/>
      <w:r>
        <w:t xml:space="preserve"> las </w:t>
      </w:r>
      <w:proofErr w:type="spellStart"/>
      <w:r>
        <w:t>revelaciones</w:t>
      </w:r>
      <w:proofErr w:type="spellEnd"/>
      <w:r>
        <w:t xml:space="preserve"> </w:t>
      </w:r>
      <w:proofErr w:type="spellStart"/>
      <w:r>
        <w:t>espirituales</w:t>
      </w:r>
      <w:proofErr w:type="spellEnd"/>
      <w:r>
        <w:t xml:space="preserve">, </w:t>
      </w:r>
      <w:proofErr w:type="spellStart"/>
      <w:r>
        <w:t>tendrá</w:t>
      </w:r>
      <w:proofErr w:type="spellEnd"/>
      <w:r>
        <w:t xml:space="preserve"> </w:t>
      </w:r>
      <w:proofErr w:type="spellStart"/>
      <w:r>
        <w:t>que</w:t>
      </w:r>
      <w:proofErr w:type="spellEnd"/>
      <w:r>
        <w:t xml:space="preserve"> </w:t>
      </w:r>
      <w:proofErr w:type="spellStart"/>
      <w:r>
        <w:t>recorrer</w:t>
      </w:r>
      <w:proofErr w:type="spellEnd"/>
      <w:r>
        <w:t xml:space="preserve"> </w:t>
      </w:r>
      <w:proofErr w:type="spellStart"/>
      <w:r>
        <w:t>por</w:t>
      </w:r>
      <w:proofErr w:type="spellEnd"/>
      <w:r>
        <w:t xml:space="preserve"> </w:t>
      </w:r>
      <w:proofErr w:type="spellStart"/>
      <w:r>
        <w:t>su</w:t>
      </w:r>
      <w:proofErr w:type="spellEnd"/>
      <w:r>
        <w:t xml:space="preserve"> </w:t>
      </w:r>
      <w:proofErr w:type="spellStart"/>
      <w:r>
        <w:t>propio</w:t>
      </w:r>
      <w:proofErr w:type="spellEnd"/>
      <w:r>
        <w:t xml:space="preserve"> pie </w:t>
      </w:r>
      <w:proofErr w:type="spellStart"/>
      <w:r>
        <w:t>el</w:t>
      </w:r>
      <w:proofErr w:type="spellEnd"/>
      <w:r>
        <w:t xml:space="preserve"> camino </w:t>
      </w:r>
      <w:proofErr w:type="spellStart"/>
      <w:r>
        <w:t>en</w:t>
      </w:r>
      <w:proofErr w:type="spellEnd"/>
      <w:r>
        <w:t xml:space="preserve"> </w:t>
      </w:r>
      <w:proofErr w:type="spellStart"/>
      <w:r>
        <w:t>donde</w:t>
      </w:r>
      <w:proofErr w:type="spellEnd"/>
      <w:r>
        <w:t xml:space="preserve"> </w:t>
      </w:r>
      <w:proofErr w:type="spellStart"/>
      <w:r>
        <w:t>hallará</w:t>
      </w:r>
      <w:proofErr w:type="spellEnd"/>
      <w:r>
        <w:t xml:space="preserve"> </w:t>
      </w:r>
      <w:proofErr w:type="spellStart"/>
      <w:r>
        <w:t>todas</w:t>
      </w:r>
      <w:proofErr w:type="spellEnd"/>
      <w:r>
        <w:t xml:space="preserve"> </w:t>
      </w:r>
      <w:proofErr w:type="spellStart"/>
      <w:r>
        <w:t>aquellas</w:t>
      </w:r>
      <w:proofErr w:type="spellEnd"/>
      <w:r>
        <w:t xml:space="preserve"> </w:t>
      </w:r>
      <w:proofErr w:type="spellStart"/>
      <w:r>
        <w:t>verdades</w:t>
      </w:r>
      <w:proofErr w:type="spellEnd"/>
      <w:r>
        <w:t xml:space="preserve"> </w:t>
      </w:r>
      <w:proofErr w:type="spellStart"/>
      <w:r>
        <w:t>que</w:t>
      </w:r>
      <w:proofErr w:type="spellEnd"/>
      <w:r>
        <w:t xml:space="preserve"> </w:t>
      </w:r>
      <w:proofErr w:type="spellStart"/>
      <w:r>
        <w:t>por</w:t>
      </w:r>
      <w:proofErr w:type="spellEnd"/>
      <w:r>
        <w:t xml:space="preserve"> </w:t>
      </w:r>
      <w:proofErr w:type="spellStart"/>
      <w:r>
        <w:t>otros</w:t>
      </w:r>
      <w:proofErr w:type="spellEnd"/>
      <w:r>
        <w:t xml:space="preserve"> </w:t>
      </w:r>
      <w:proofErr w:type="spellStart"/>
      <w:r>
        <w:t>senderos</w:t>
      </w:r>
      <w:proofErr w:type="spellEnd"/>
      <w:r>
        <w:t xml:space="preserve"> no </w:t>
      </w:r>
      <w:proofErr w:type="spellStart"/>
      <w:r>
        <w:t>puede</w:t>
      </w:r>
      <w:proofErr w:type="spellEnd"/>
      <w:r>
        <w:t xml:space="preserve"> </w:t>
      </w:r>
      <w:proofErr w:type="spellStart"/>
      <w:r>
        <w:t>encontrar</w:t>
      </w:r>
      <w:proofErr w:type="spellEnd"/>
      <w:r>
        <w:t xml:space="preserve">. Es </w:t>
      </w:r>
      <w:proofErr w:type="spellStart"/>
      <w:r>
        <w:t>por</w:t>
      </w:r>
      <w:proofErr w:type="spellEnd"/>
      <w:r>
        <w:t xml:space="preserve"> </w:t>
      </w:r>
    </w:p>
    <w:p w14:paraId="34042476" w14:textId="77777777" w:rsidR="00F50769" w:rsidRDefault="00F50769" w:rsidP="00F50769">
      <w:proofErr w:type="spellStart"/>
      <w:r>
        <w:t>eso</w:t>
      </w:r>
      <w:proofErr w:type="spellEnd"/>
      <w:r>
        <w:t xml:space="preserve"> </w:t>
      </w:r>
      <w:proofErr w:type="spellStart"/>
      <w:r>
        <w:t>que</w:t>
      </w:r>
      <w:proofErr w:type="spellEnd"/>
      <w:r>
        <w:t xml:space="preserve"> he </w:t>
      </w:r>
      <w:proofErr w:type="spellStart"/>
      <w:r>
        <w:t>enviado</w:t>
      </w:r>
      <w:proofErr w:type="spellEnd"/>
      <w:r>
        <w:t xml:space="preserve"> a </w:t>
      </w:r>
      <w:proofErr w:type="spellStart"/>
      <w:r>
        <w:t>vuestro</w:t>
      </w:r>
      <w:proofErr w:type="spellEnd"/>
      <w:r>
        <w:t xml:space="preserve"> </w:t>
      </w:r>
      <w:proofErr w:type="spellStart"/>
      <w:r>
        <w:t>espíritu</w:t>
      </w:r>
      <w:proofErr w:type="spellEnd"/>
      <w:r>
        <w:t xml:space="preserve"> a </w:t>
      </w:r>
      <w:proofErr w:type="spellStart"/>
      <w:r>
        <w:t>vivir</w:t>
      </w:r>
      <w:proofErr w:type="spellEnd"/>
      <w:r>
        <w:t xml:space="preserve"> </w:t>
      </w:r>
      <w:proofErr w:type="spellStart"/>
      <w:r>
        <w:t>una</w:t>
      </w:r>
      <w:proofErr w:type="spellEnd"/>
      <w:r>
        <w:t xml:space="preserve"> </w:t>
      </w:r>
      <w:proofErr w:type="spellStart"/>
      <w:r>
        <w:t>vida</w:t>
      </w:r>
      <w:proofErr w:type="spellEnd"/>
      <w:r>
        <w:t xml:space="preserve"> </w:t>
      </w:r>
      <w:proofErr w:type="spellStart"/>
      <w:r>
        <w:t>tras</w:t>
      </w:r>
      <w:proofErr w:type="spellEnd"/>
      <w:r>
        <w:t xml:space="preserve"> </w:t>
      </w:r>
      <w:proofErr w:type="spellStart"/>
      <w:r>
        <w:t>otra</w:t>
      </w:r>
      <w:proofErr w:type="spellEnd"/>
      <w:r>
        <w:t xml:space="preserve"> </w:t>
      </w:r>
      <w:proofErr w:type="spellStart"/>
      <w:r>
        <w:t>aquí</w:t>
      </w:r>
      <w:proofErr w:type="spellEnd"/>
      <w:r>
        <w:t xml:space="preserve"> </w:t>
      </w:r>
      <w:proofErr w:type="spellStart"/>
      <w:r>
        <w:t>en</w:t>
      </w:r>
      <w:proofErr w:type="spellEnd"/>
      <w:r>
        <w:t xml:space="preserve"> la Tierra para </w:t>
      </w:r>
      <w:proofErr w:type="spellStart"/>
      <w:r>
        <w:t>que</w:t>
      </w:r>
      <w:proofErr w:type="spellEnd"/>
      <w:r>
        <w:t xml:space="preserve"> </w:t>
      </w:r>
      <w:proofErr w:type="spellStart"/>
      <w:r>
        <w:t>mediante</w:t>
      </w:r>
      <w:proofErr w:type="spellEnd"/>
      <w:r>
        <w:t xml:space="preserve"> </w:t>
      </w:r>
      <w:proofErr w:type="spellStart"/>
      <w:r>
        <w:t>su</w:t>
      </w:r>
      <w:proofErr w:type="spellEnd"/>
      <w:r>
        <w:t xml:space="preserve"> </w:t>
      </w:r>
      <w:proofErr w:type="spellStart"/>
      <w:r>
        <w:t>evolución</w:t>
      </w:r>
      <w:proofErr w:type="spellEnd"/>
      <w:r>
        <w:t xml:space="preserve"> y </w:t>
      </w:r>
      <w:proofErr w:type="spellStart"/>
      <w:r>
        <w:t>su</w:t>
      </w:r>
      <w:proofErr w:type="spellEnd"/>
      <w:r>
        <w:t xml:space="preserve"> </w:t>
      </w:r>
      <w:proofErr w:type="spellStart"/>
      <w:r>
        <w:t>experiencia</w:t>
      </w:r>
      <w:proofErr w:type="spellEnd"/>
      <w:r>
        <w:t xml:space="preserve">, </w:t>
      </w:r>
      <w:proofErr w:type="spellStart"/>
      <w:r>
        <w:t>descubra</w:t>
      </w:r>
      <w:proofErr w:type="spellEnd"/>
      <w:r>
        <w:t xml:space="preserve"> </w:t>
      </w:r>
      <w:proofErr w:type="spellStart"/>
      <w:r>
        <w:t>todo</w:t>
      </w:r>
      <w:proofErr w:type="spellEnd"/>
      <w:r>
        <w:t xml:space="preserve"> lo </w:t>
      </w:r>
      <w:proofErr w:type="spellStart"/>
      <w:r>
        <w:t>que</w:t>
      </w:r>
      <w:proofErr w:type="spellEnd"/>
      <w:r>
        <w:t xml:space="preserve"> hay </w:t>
      </w:r>
      <w:proofErr w:type="spellStart"/>
      <w:r>
        <w:t>en</w:t>
      </w:r>
      <w:proofErr w:type="spellEnd"/>
      <w:r>
        <w:t xml:space="preserve"> </w:t>
      </w:r>
      <w:proofErr w:type="spellStart"/>
      <w:r>
        <w:t>él</w:t>
      </w:r>
      <w:proofErr w:type="spellEnd"/>
      <w:r>
        <w:t xml:space="preserve"> y </w:t>
      </w:r>
      <w:proofErr w:type="spellStart"/>
      <w:r>
        <w:t>en</w:t>
      </w:r>
      <w:proofErr w:type="spellEnd"/>
      <w:r>
        <w:t xml:space="preserve"> lo </w:t>
      </w:r>
      <w:proofErr w:type="spellStart"/>
      <w:r>
        <w:t>que</w:t>
      </w:r>
      <w:proofErr w:type="spellEnd"/>
      <w:r>
        <w:t xml:space="preserve"> lo </w:t>
      </w:r>
      <w:proofErr w:type="spellStart"/>
      <w:r>
        <w:t>rodea</w:t>
      </w:r>
      <w:proofErr w:type="spellEnd"/>
      <w:r>
        <w:t xml:space="preserve">. </w:t>
      </w:r>
    </w:p>
    <w:p w14:paraId="1DF7A34D" w14:textId="77777777" w:rsidR="00F50769" w:rsidRDefault="00F50769" w:rsidP="00F50769">
      <w:r>
        <w:t xml:space="preserve">55. Si </w:t>
      </w:r>
      <w:proofErr w:type="spellStart"/>
      <w:r>
        <w:t>queréis</w:t>
      </w:r>
      <w:proofErr w:type="spellEnd"/>
      <w:r>
        <w:t xml:space="preserve">, </w:t>
      </w:r>
      <w:proofErr w:type="spellStart"/>
      <w:r>
        <w:t>escudriñad</w:t>
      </w:r>
      <w:proofErr w:type="spellEnd"/>
      <w:r>
        <w:t xml:space="preserve"> mis palabras, mas luego </w:t>
      </w:r>
      <w:proofErr w:type="spellStart"/>
      <w:r>
        <w:t>estudiad</w:t>
      </w:r>
      <w:proofErr w:type="spellEnd"/>
      <w:r>
        <w:t xml:space="preserve"> y </w:t>
      </w:r>
      <w:proofErr w:type="spellStart"/>
      <w:r>
        <w:t>observad</w:t>
      </w:r>
      <w:proofErr w:type="spellEnd"/>
      <w:r>
        <w:t xml:space="preserve"> la </w:t>
      </w:r>
      <w:proofErr w:type="spellStart"/>
      <w:r>
        <w:t>vida</w:t>
      </w:r>
      <w:proofErr w:type="spellEnd"/>
      <w:r>
        <w:t xml:space="preserve"> a </w:t>
      </w:r>
      <w:proofErr w:type="spellStart"/>
      <w:r>
        <w:t>través</w:t>
      </w:r>
      <w:proofErr w:type="spellEnd"/>
      <w:r>
        <w:t xml:space="preserve"> de </w:t>
      </w:r>
      <w:proofErr w:type="spellStart"/>
      <w:r>
        <w:t>ellas</w:t>
      </w:r>
      <w:proofErr w:type="spellEnd"/>
      <w:r>
        <w:t xml:space="preserve"> y para </w:t>
      </w:r>
      <w:proofErr w:type="spellStart"/>
      <w:r>
        <w:t>que</w:t>
      </w:r>
      <w:proofErr w:type="spellEnd"/>
      <w:r>
        <w:t xml:space="preserve"> </w:t>
      </w:r>
      <w:proofErr w:type="spellStart"/>
      <w:r>
        <w:t>podáis</w:t>
      </w:r>
      <w:proofErr w:type="spellEnd"/>
      <w:r>
        <w:t xml:space="preserve"> </w:t>
      </w:r>
      <w:proofErr w:type="spellStart"/>
      <w:r>
        <w:t>comprobar</w:t>
      </w:r>
      <w:proofErr w:type="spellEnd"/>
      <w:r>
        <w:t xml:space="preserve"> la </w:t>
      </w:r>
      <w:proofErr w:type="spellStart"/>
      <w:r>
        <w:t>verdad</w:t>
      </w:r>
      <w:proofErr w:type="spellEnd"/>
      <w:r>
        <w:t xml:space="preserve"> </w:t>
      </w:r>
      <w:proofErr w:type="spellStart"/>
      <w:r>
        <w:t>que</w:t>
      </w:r>
      <w:proofErr w:type="spellEnd"/>
      <w:r>
        <w:t xml:space="preserve"> </w:t>
      </w:r>
      <w:proofErr w:type="spellStart"/>
      <w:r>
        <w:t>encierra</w:t>
      </w:r>
      <w:proofErr w:type="spellEnd"/>
      <w:r>
        <w:t xml:space="preserve"> </w:t>
      </w:r>
      <w:proofErr w:type="spellStart"/>
      <w:r>
        <w:t>cuanto</w:t>
      </w:r>
      <w:proofErr w:type="spellEnd"/>
      <w:r>
        <w:t xml:space="preserve"> </w:t>
      </w:r>
      <w:proofErr w:type="spellStart"/>
      <w:r>
        <w:t>os</w:t>
      </w:r>
      <w:proofErr w:type="spellEnd"/>
      <w:r>
        <w:t xml:space="preserve"> he </w:t>
      </w:r>
      <w:proofErr w:type="spellStart"/>
      <w:r>
        <w:t>dicho</w:t>
      </w:r>
      <w:proofErr w:type="spellEnd"/>
      <w:r>
        <w:t xml:space="preserve">.  </w:t>
      </w:r>
    </w:p>
    <w:p w14:paraId="4040920C" w14:textId="77777777" w:rsidR="00F50769" w:rsidRDefault="00F50769" w:rsidP="00F50769">
      <w:r>
        <w:t xml:space="preserve">56. </w:t>
      </w:r>
      <w:proofErr w:type="spellStart"/>
      <w:r>
        <w:t>Habrá</w:t>
      </w:r>
      <w:proofErr w:type="spellEnd"/>
      <w:r>
        <w:t xml:space="preserve"> </w:t>
      </w:r>
      <w:proofErr w:type="spellStart"/>
      <w:r>
        <w:t>ocasiones</w:t>
      </w:r>
      <w:proofErr w:type="spellEnd"/>
      <w:r>
        <w:t xml:space="preserve"> </w:t>
      </w:r>
      <w:proofErr w:type="spellStart"/>
      <w:r>
        <w:t>en</w:t>
      </w:r>
      <w:proofErr w:type="spellEnd"/>
      <w:r>
        <w:t xml:space="preserve"> </w:t>
      </w:r>
      <w:proofErr w:type="spellStart"/>
      <w:r>
        <w:t>que</w:t>
      </w:r>
      <w:proofErr w:type="spellEnd"/>
      <w:r>
        <w:t xml:space="preserve"> </w:t>
      </w:r>
      <w:proofErr w:type="spellStart"/>
      <w:r>
        <w:t>os</w:t>
      </w:r>
      <w:proofErr w:type="spellEnd"/>
      <w:r>
        <w:t xml:space="preserve"> </w:t>
      </w:r>
      <w:proofErr w:type="spellStart"/>
      <w:r>
        <w:t>parezca</w:t>
      </w:r>
      <w:proofErr w:type="spellEnd"/>
      <w:r>
        <w:t xml:space="preserve"> </w:t>
      </w:r>
      <w:proofErr w:type="spellStart"/>
      <w:r>
        <w:t>que</w:t>
      </w:r>
      <w:proofErr w:type="spellEnd"/>
      <w:r>
        <w:t xml:space="preserve"> </w:t>
      </w:r>
      <w:proofErr w:type="spellStart"/>
      <w:r>
        <w:t>existe</w:t>
      </w:r>
      <w:proofErr w:type="spellEnd"/>
      <w:r>
        <w:t xml:space="preserve"> </w:t>
      </w:r>
      <w:proofErr w:type="spellStart"/>
      <w:r>
        <w:t>contradicción</w:t>
      </w:r>
      <w:proofErr w:type="spellEnd"/>
      <w:r>
        <w:t xml:space="preserve"> entre lo </w:t>
      </w:r>
      <w:proofErr w:type="spellStart"/>
      <w:r>
        <w:t>que</w:t>
      </w:r>
      <w:proofErr w:type="spellEnd"/>
      <w:r>
        <w:t xml:space="preserve"> hoy </w:t>
      </w:r>
      <w:proofErr w:type="spellStart"/>
      <w:r>
        <w:t>os</w:t>
      </w:r>
      <w:proofErr w:type="spellEnd"/>
      <w:r>
        <w:t xml:space="preserve"> </w:t>
      </w:r>
      <w:proofErr w:type="spellStart"/>
      <w:r>
        <w:t>digo</w:t>
      </w:r>
      <w:proofErr w:type="spellEnd"/>
      <w:r>
        <w:t xml:space="preserve"> y lo </w:t>
      </w:r>
      <w:proofErr w:type="spellStart"/>
      <w:r>
        <w:t>que</w:t>
      </w:r>
      <w:proofErr w:type="spellEnd"/>
      <w:r>
        <w:t xml:space="preserve"> </w:t>
      </w:r>
      <w:proofErr w:type="spellStart"/>
      <w:r>
        <w:t>os</w:t>
      </w:r>
      <w:proofErr w:type="spellEnd"/>
      <w:r>
        <w:t xml:space="preserve"> </w:t>
      </w:r>
      <w:proofErr w:type="spellStart"/>
      <w:r>
        <w:t>fue</w:t>
      </w:r>
      <w:proofErr w:type="spellEnd"/>
      <w:r>
        <w:t xml:space="preserve"> </w:t>
      </w:r>
      <w:proofErr w:type="spellStart"/>
      <w:r>
        <w:t>revelado</w:t>
      </w:r>
      <w:proofErr w:type="spellEnd"/>
      <w:r>
        <w:t xml:space="preserve"> </w:t>
      </w:r>
      <w:proofErr w:type="spellStart"/>
      <w:r>
        <w:t>en</w:t>
      </w:r>
      <w:proofErr w:type="spellEnd"/>
      <w:r>
        <w:t xml:space="preserve"> </w:t>
      </w:r>
      <w:proofErr w:type="spellStart"/>
      <w:r>
        <w:t>los</w:t>
      </w:r>
      <w:proofErr w:type="spellEnd"/>
      <w:r>
        <w:t xml:space="preserve"> </w:t>
      </w:r>
      <w:proofErr w:type="spellStart"/>
      <w:r>
        <w:t>tiempos</w:t>
      </w:r>
      <w:proofErr w:type="spellEnd"/>
      <w:r>
        <w:t xml:space="preserve"> </w:t>
      </w:r>
      <w:proofErr w:type="spellStart"/>
      <w:r>
        <w:t>pasados</w:t>
      </w:r>
      <w:proofErr w:type="spellEnd"/>
      <w:r>
        <w:t xml:space="preserve">, mas </w:t>
      </w:r>
      <w:proofErr w:type="gramStart"/>
      <w:r>
        <w:t>no</w:t>
      </w:r>
      <w:proofErr w:type="gramEnd"/>
      <w:r>
        <w:t xml:space="preserve"> la hay; la </w:t>
      </w:r>
      <w:proofErr w:type="spellStart"/>
      <w:r>
        <w:t>confusión</w:t>
      </w:r>
      <w:proofErr w:type="spellEnd"/>
      <w:r>
        <w:t xml:space="preserve"> es de </w:t>
      </w:r>
      <w:proofErr w:type="spellStart"/>
      <w:r>
        <w:t>los</w:t>
      </w:r>
      <w:proofErr w:type="spellEnd"/>
      <w:r>
        <w:t xml:space="preserve"> hombres, </w:t>
      </w:r>
      <w:proofErr w:type="spellStart"/>
      <w:r>
        <w:t>pero</w:t>
      </w:r>
      <w:proofErr w:type="spellEnd"/>
      <w:r>
        <w:t xml:space="preserve"> </w:t>
      </w:r>
      <w:proofErr w:type="spellStart"/>
      <w:r>
        <w:t>ya</w:t>
      </w:r>
      <w:proofErr w:type="spellEnd"/>
      <w:r>
        <w:t xml:space="preserve"> </w:t>
      </w:r>
      <w:proofErr w:type="spellStart"/>
      <w:r>
        <w:t>llegarán</w:t>
      </w:r>
      <w:proofErr w:type="spellEnd"/>
      <w:r>
        <w:t xml:space="preserve"> </w:t>
      </w:r>
      <w:proofErr w:type="spellStart"/>
      <w:r>
        <w:t>todos</w:t>
      </w:r>
      <w:proofErr w:type="spellEnd"/>
      <w:r>
        <w:t xml:space="preserve"> a la luz. </w:t>
      </w:r>
    </w:p>
    <w:p w14:paraId="082F9E5F" w14:textId="77777777" w:rsidR="00F50769" w:rsidRDefault="00F50769" w:rsidP="00F50769">
      <w:r>
        <w:t xml:space="preserve">57. Si </w:t>
      </w:r>
      <w:proofErr w:type="spellStart"/>
      <w:r>
        <w:t>os</w:t>
      </w:r>
      <w:proofErr w:type="spellEnd"/>
      <w:r>
        <w:t xml:space="preserve"> </w:t>
      </w:r>
      <w:proofErr w:type="spellStart"/>
      <w:r>
        <w:t>viereis</w:t>
      </w:r>
      <w:proofErr w:type="spellEnd"/>
      <w:r>
        <w:t xml:space="preserve"> </w:t>
      </w:r>
      <w:proofErr w:type="spellStart"/>
      <w:r>
        <w:t>atacados</w:t>
      </w:r>
      <w:proofErr w:type="spellEnd"/>
      <w:r>
        <w:t xml:space="preserve"> </w:t>
      </w:r>
      <w:proofErr w:type="spellStart"/>
      <w:r>
        <w:t>por</w:t>
      </w:r>
      <w:proofErr w:type="spellEnd"/>
      <w:r>
        <w:t xml:space="preserve"> </w:t>
      </w:r>
      <w:proofErr w:type="spellStart"/>
      <w:r>
        <w:t>esta</w:t>
      </w:r>
      <w:proofErr w:type="spellEnd"/>
      <w:r>
        <w:t xml:space="preserve"> forma de </w:t>
      </w:r>
      <w:proofErr w:type="spellStart"/>
      <w:r>
        <w:t>entender</w:t>
      </w:r>
      <w:proofErr w:type="spellEnd"/>
      <w:r>
        <w:t xml:space="preserve"> mi </w:t>
      </w:r>
      <w:proofErr w:type="spellStart"/>
      <w:r>
        <w:t>Doctrina</w:t>
      </w:r>
      <w:proofErr w:type="spellEnd"/>
      <w:r>
        <w:t xml:space="preserve"> no </w:t>
      </w:r>
      <w:proofErr w:type="spellStart"/>
      <w:r>
        <w:t>temáis</w:t>
      </w:r>
      <w:proofErr w:type="spellEnd"/>
      <w:r>
        <w:t xml:space="preserve">, </w:t>
      </w:r>
      <w:proofErr w:type="spellStart"/>
      <w:r>
        <w:t>porque</w:t>
      </w:r>
      <w:proofErr w:type="spellEnd"/>
      <w:r>
        <w:t xml:space="preserve"> de </w:t>
      </w:r>
      <w:proofErr w:type="spellStart"/>
      <w:r>
        <w:t>cierto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todavía</w:t>
      </w:r>
      <w:proofErr w:type="spellEnd"/>
      <w:r>
        <w:t xml:space="preserve"> </w:t>
      </w:r>
      <w:proofErr w:type="spellStart"/>
      <w:r>
        <w:t>nadie</w:t>
      </w:r>
      <w:proofErr w:type="spellEnd"/>
      <w:r>
        <w:t xml:space="preserve"> se </w:t>
      </w:r>
      <w:proofErr w:type="spellStart"/>
      <w:r>
        <w:t>encuentra</w:t>
      </w:r>
      <w:proofErr w:type="spellEnd"/>
      <w:r>
        <w:t xml:space="preserve"> </w:t>
      </w:r>
      <w:proofErr w:type="spellStart"/>
      <w:r>
        <w:t>en</w:t>
      </w:r>
      <w:proofErr w:type="spellEnd"/>
      <w:r>
        <w:t xml:space="preserve"> lo </w:t>
      </w:r>
      <w:proofErr w:type="spellStart"/>
      <w:r>
        <w:t>justo</w:t>
      </w:r>
      <w:proofErr w:type="spellEnd"/>
      <w:r>
        <w:t xml:space="preserve">, </w:t>
      </w:r>
      <w:proofErr w:type="spellStart"/>
      <w:r>
        <w:t>por</w:t>
      </w:r>
      <w:proofErr w:type="spellEnd"/>
      <w:r>
        <w:t xml:space="preserve"> lo </w:t>
      </w:r>
      <w:proofErr w:type="spellStart"/>
      <w:r>
        <w:t>que</w:t>
      </w:r>
      <w:proofErr w:type="spellEnd"/>
      <w:r>
        <w:t xml:space="preserve"> </w:t>
      </w:r>
      <w:proofErr w:type="spellStart"/>
      <w:r>
        <w:t>ninguno</w:t>
      </w:r>
      <w:proofErr w:type="spellEnd"/>
      <w:r>
        <w:t xml:space="preserve"> </w:t>
      </w:r>
      <w:proofErr w:type="spellStart"/>
      <w:r>
        <w:t>podrá</w:t>
      </w:r>
      <w:proofErr w:type="spellEnd"/>
      <w:r>
        <w:t xml:space="preserve"> </w:t>
      </w:r>
      <w:proofErr w:type="spellStart"/>
      <w:r>
        <w:t>probaros</w:t>
      </w:r>
      <w:proofErr w:type="spellEnd"/>
      <w:r>
        <w:t xml:space="preserve"> </w:t>
      </w:r>
      <w:proofErr w:type="spellStart"/>
      <w:r>
        <w:t>que</w:t>
      </w:r>
      <w:proofErr w:type="spellEnd"/>
      <w:r>
        <w:t xml:space="preserve"> ha </w:t>
      </w:r>
      <w:proofErr w:type="spellStart"/>
      <w:r>
        <w:t>penetrado</w:t>
      </w:r>
      <w:proofErr w:type="spellEnd"/>
      <w:r>
        <w:t xml:space="preserve"> </w:t>
      </w:r>
      <w:proofErr w:type="spellStart"/>
      <w:r>
        <w:t>ya</w:t>
      </w:r>
      <w:proofErr w:type="spellEnd"/>
      <w:r>
        <w:t xml:space="preserve"> al </w:t>
      </w:r>
      <w:proofErr w:type="spellStart"/>
      <w:r>
        <w:t>fondo</w:t>
      </w:r>
      <w:proofErr w:type="spellEnd"/>
      <w:r>
        <w:t xml:space="preserve"> de la </w:t>
      </w:r>
      <w:proofErr w:type="spellStart"/>
      <w:r>
        <w:t>verdad</w:t>
      </w:r>
      <w:proofErr w:type="spellEnd"/>
      <w:r>
        <w:t xml:space="preserve">. </w:t>
      </w:r>
    </w:p>
    <w:p w14:paraId="25DB44FB" w14:textId="77777777" w:rsidR="00F50769" w:rsidRDefault="00F50769" w:rsidP="00F50769">
      <w:r>
        <w:t xml:space="preserve">58. </w:t>
      </w:r>
      <w:proofErr w:type="spellStart"/>
      <w:r>
        <w:t>Estudiad</w:t>
      </w:r>
      <w:proofErr w:type="spellEnd"/>
      <w:r>
        <w:t xml:space="preserve"> mi </w:t>
      </w:r>
      <w:proofErr w:type="spellStart"/>
      <w:r>
        <w:t>Doctrina</w:t>
      </w:r>
      <w:proofErr w:type="spellEnd"/>
      <w:r>
        <w:t xml:space="preserve">, </w:t>
      </w:r>
      <w:proofErr w:type="spellStart"/>
      <w:r>
        <w:t>alcanzad</w:t>
      </w:r>
      <w:proofErr w:type="spellEnd"/>
      <w:r>
        <w:t xml:space="preserve"> la luz </w:t>
      </w:r>
      <w:proofErr w:type="spellStart"/>
      <w:r>
        <w:t>por</w:t>
      </w:r>
      <w:proofErr w:type="spellEnd"/>
      <w:r>
        <w:t xml:space="preserve"> medio de la </w:t>
      </w:r>
      <w:proofErr w:type="spellStart"/>
      <w:r>
        <w:t>oración</w:t>
      </w:r>
      <w:proofErr w:type="spellEnd"/>
      <w:r>
        <w:t xml:space="preserve">, </w:t>
      </w:r>
      <w:proofErr w:type="spellStart"/>
      <w:r>
        <w:t>haced</w:t>
      </w:r>
      <w:proofErr w:type="spellEnd"/>
      <w:r>
        <w:t xml:space="preserve"> del bien la norma de </w:t>
      </w:r>
      <w:proofErr w:type="spellStart"/>
      <w:r>
        <w:t>vuestra</w:t>
      </w:r>
      <w:proofErr w:type="spellEnd"/>
      <w:r>
        <w:t xml:space="preserve"> </w:t>
      </w:r>
      <w:proofErr w:type="spellStart"/>
      <w:r>
        <w:t>vida</w:t>
      </w:r>
      <w:proofErr w:type="spellEnd"/>
      <w:r>
        <w:t xml:space="preserve">, y </w:t>
      </w:r>
      <w:proofErr w:type="spellStart"/>
      <w:r>
        <w:t>en</w:t>
      </w:r>
      <w:proofErr w:type="spellEnd"/>
      <w:r>
        <w:t xml:space="preserve"> </w:t>
      </w:r>
      <w:proofErr w:type="spellStart"/>
      <w:r>
        <w:t>los</w:t>
      </w:r>
      <w:proofErr w:type="spellEnd"/>
      <w:r>
        <w:t xml:space="preserve"> </w:t>
      </w:r>
      <w:proofErr w:type="spellStart"/>
      <w:r>
        <w:t>instantes</w:t>
      </w:r>
      <w:proofErr w:type="spellEnd"/>
      <w:r>
        <w:t xml:space="preserve"> </w:t>
      </w:r>
      <w:proofErr w:type="spellStart"/>
      <w:r>
        <w:t>en</w:t>
      </w:r>
      <w:proofErr w:type="spellEnd"/>
      <w:r>
        <w:t xml:space="preserve"> </w:t>
      </w:r>
      <w:proofErr w:type="spellStart"/>
      <w:r>
        <w:t>que</w:t>
      </w:r>
      <w:proofErr w:type="spellEnd"/>
      <w:r>
        <w:t xml:space="preserve"> </w:t>
      </w:r>
      <w:proofErr w:type="spellStart"/>
      <w:r>
        <w:t>menos</w:t>
      </w:r>
      <w:proofErr w:type="spellEnd"/>
      <w:r>
        <w:t xml:space="preserve"> lo </w:t>
      </w:r>
      <w:proofErr w:type="spellStart"/>
      <w:r>
        <w:t>esperéis</w:t>
      </w:r>
      <w:proofErr w:type="spellEnd"/>
      <w:r>
        <w:t xml:space="preserve">, </w:t>
      </w:r>
      <w:proofErr w:type="spellStart"/>
      <w:r>
        <w:t>os</w:t>
      </w:r>
      <w:proofErr w:type="spellEnd"/>
      <w:r>
        <w:t xml:space="preserve"> </w:t>
      </w:r>
      <w:proofErr w:type="spellStart"/>
      <w:r>
        <w:t>veréis</w:t>
      </w:r>
      <w:proofErr w:type="spellEnd"/>
      <w:r>
        <w:t xml:space="preserve"> </w:t>
      </w:r>
      <w:proofErr w:type="spellStart"/>
      <w:r>
        <w:t>sorprendidos</w:t>
      </w:r>
      <w:proofErr w:type="spellEnd"/>
      <w:r>
        <w:t xml:space="preserve"> </w:t>
      </w:r>
      <w:proofErr w:type="spellStart"/>
      <w:r>
        <w:t>por</w:t>
      </w:r>
      <w:proofErr w:type="spellEnd"/>
      <w:r>
        <w:t xml:space="preserve"> </w:t>
      </w:r>
      <w:proofErr w:type="spellStart"/>
      <w:r>
        <w:t>inspiraciones</w:t>
      </w:r>
      <w:proofErr w:type="spellEnd"/>
      <w:r>
        <w:t xml:space="preserve"> y </w:t>
      </w:r>
      <w:proofErr w:type="spellStart"/>
      <w:r>
        <w:t>pensamientos</w:t>
      </w:r>
      <w:proofErr w:type="spellEnd"/>
      <w:r>
        <w:t xml:space="preserve"> </w:t>
      </w:r>
      <w:proofErr w:type="spellStart"/>
      <w:r>
        <w:t>que</w:t>
      </w:r>
      <w:proofErr w:type="spellEnd"/>
      <w:r>
        <w:t xml:space="preserve"> </w:t>
      </w:r>
      <w:proofErr w:type="spellStart"/>
      <w:r>
        <w:t>serán</w:t>
      </w:r>
      <w:proofErr w:type="spellEnd"/>
      <w:r>
        <w:t xml:space="preserve"> </w:t>
      </w:r>
      <w:proofErr w:type="spellStart"/>
      <w:r>
        <w:t>verdaderas</w:t>
      </w:r>
      <w:proofErr w:type="spellEnd"/>
      <w:r>
        <w:t xml:space="preserve"> </w:t>
      </w:r>
      <w:proofErr w:type="spellStart"/>
      <w:r>
        <w:t>revelaciones</w:t>
      </w:r>
      <w:proofErr w:type="spellEnd"/>
      <w:r>
        <w:t xml:space="preserve"> de mi Espíritu. </w:t>
      </w:r>
    </w:p>
    <w:p w14:paraId="67F219F0" w14:textId="77777777" w:rsidR="00F50769" w:rsidRDefault="00F50769" w:rsidP="00F50769">
      <w:r>
        <w:t xml:space="preserve">59. Cuando </w:t>
      </w:r>
      <w:proofErr w:type="spellStart"/>
      <w:r>
        <w:t>sintáis</w:t>
      </w:r>
      <w:proofErr w:type="spellEnd"/>
      <w:r>
        <w:t xml:space="preserve"> </w:t>
      </w:r>
      <w:proofErr w:type="spellStart"/>
      <w:r>
        <w:t>que</w:t>
      </w:r>
      <w:proofErr w:type="spellEnd"/>
      <w:r>
        <w:t xml:space="preserve"> a </w:t>
      </w:r>
      <w:proofErr w:type="spellStart"/>
      <w:r>
        <w:t>vosotros</w:t>
      </w:r>
      <w:proofErr w:type="spellEnd"/>
      <w:r>
        <w:t xml:space="preserve"> </w:t>
      </w:r>
      <w:proofErr w:type="spellStart"/>
      <w:r>
        <w:t>llegan</w:t>
      </w:r>
      <w:proofErr w:type="spellEnd"/>
      <w:r>
        <w:t xml:space="preserve"> </w:t>
      </w:r>
      <w:proofErr w:type="spellStart"/>
      <w:r>
        <w:t>inspiraciones</w:t>
      </w:r>
      <w:proofErr w:type="spellEnd"/>
      <w:r>
        <w:t xml:space="preserve"> </w:t>
      </w:r>
      <w:proofErr w:type="spellStart"/>
      <w:r>
        <w:t>mías</w:t>
      </w:r>
      <w:proofErr w:type="spellEnd"/>
      <w:r>
        <w:t xml:space="preserve">, </w:t>
      </w:r>
      <w:proofErr w:type="spellStart"/>
      <w:r>
        <w:t>mostraos</w:t>
      </w:r>
      <w:proofErr w:type="spellEnd"/>
      <w:r>
        <w:t xml:space="preserve"> </w:t>
      </w:r>
      <w:proofErr w:type="spellStart"/>
      <w:r>
        <w:t>humildes</w:t>
      </w:r>
      <w:proofErr w:type="spellEnd"/>
      <w:r>
        <w:t xml:space="preserve">, para </w:t>
      </w:r>
      <w:proofErr w:type="spellStart"/>
      <w:r>
        <w:t>que</w:t>
      </w:r>
      <w:proofErr w:type="spellEnd"/>
      <w:r>
        <w:t xml:space="preserve"> </w:t>
      </w:r>
      <w:proofErr w:type="spellStart"/>
      <w:r>
        <w:t>nunca</w:t>
      </w:r>
      <w:proofErr w:type="spellEnd"/>
      <w:r>
        <w:t xml:space="preserve"> </w:t>
      </w:r>
      <w:proofErr w:type="spellStart"/>
      <w:r>
        <w:t>os</w:t>
      </w:r>
      <w:proofErr w:type="spellEnd"/>
      <w:r>
        <w:t xml:space="preserve"> </w:t>
      </w:r>
      <w:proofErr w:type="spellStart"/>
      <w:r>
        <w:t>creáis</w:t>
      </w:r>
      <w:proofErr w:type="spellEnd"/>
      <w:r>
        <w:t xml:space="preserve"> </w:t>
      </w:r>
      <w:proofErr w:type="spellStart"/>
      <w:r>
        <w:t>mayores</w:t>
      </w:r>
      <w:proofErr w:type="spellEnd"/>
      <w:r>
        <w:t xml:space="preserve"> </w:t>
      </w:r>
      <w:proofErr w:type="spellStart"/>
      <w:r>
        <w:t>que</w:t>
      </w:r>
      <w:proofErr w:type="spellEnd"/>
      <w:r>
        <w:t xml:space="preserve"> </w:t>
      </w:r>
      <w:proofErr w:type="spellStart"/>
      <w:r>
        <w:t>los</w:t>
      </w:r>
      <w:proofErr w:type="spellEnd"/>
      <w:r>
        <w:t xml:space="preserve"> </w:t>
      </w:r>
      <w:proofErr w:type="spellStart"/>
      <w:r>
        <w:t>demás</w:t>
      </w:r>
      <w:proofErr w:type="spellEnd"/>
      <w:r>
        <w:t xml:space="preserve"> y para </w:t>
      </w:r>
      <w:proofErr w:type="spellStart"/>
      <w:r>
        <w:t>que</w:t>
      </w:r>
      <w:proofErr w:type="spellEnd"/>
      <w:r>
        <w:t xml:space="preserve"> </w:t>
      </w:r>
      <w:proofErr w:type="spellStart"/>
      <w:r>
        <w:t>procuréis</w:t>
      </w:r>
      <w:proofErr w:type="spellEnd"/>
      <w:r>
        <w:t xml:space="preserve"> </w:t>
      </w:r>
      <w:proofErr w:type="spellStart"/>
      <w:r>
        <w:t>participar</w:t>
      </w:r>
      <w:proofErr w:type="spellEnd"/>
      <w:r>
        <w:t xml:space="preserve"> de la luz a </w:t>
      </w:r>
      <w:proofErr w:type="spellStart"/>
      <w:r>
        <w:t>vuestros</w:t>
      </w:r>
      <w:proofErr w:type="spellEnd"/>
      <w:r>
        <w:t xml:space="preserve"> </w:t>
      </w:r>
      <w:proofErr w:type="spellStart"/>
      <w:r>
        <w:t>hermanos</w:t>
      </w:r>
      <w:proofErr w:type="spellEnd"/>
      <w:r>
        <w:t xml:space="preserve">, con ese amor con </w:t>
      </w:r>
      <w:proofErr w:type="spellStart"/>
      <w:r>
        <w:t>que</w:t>
      </w:r>
      <w:proofErr w:type="spellEnd"/>
      <w:r>
        <w:t xml:space="preserve"> Ya </w:t>
      </w:r>
      <w:proofErr w:type="spellStart"/>
      <w:r>
        <w:t>os</w:t>
      </w:r>
      <w:proofErr w:type="spellEnd"/>
      <w:r>
        <w:t xml:space="preserve"> la he </w:t>
      </w:r>
      <w:proofErr w:type="spellStart"/>
      <w:r>
        <w:t>enviado</w:t>
      </w:r>
      <w:proofErr w:type="spellEnd"/>
      <w:r>
        <w:t xml:space="preserve">. </w:t>
      </w:r>
    </w:p>
    <w:p w14:paraId="4DD9F456" w14:textId="77777777" w:rsidR="00F50769" w:rsidRDefault="00F50769" w:rsidP="00F50769">
      <w:r>
        <w:lastRenderedPageBreak/>
        <w:t xml:space="preserve"> </w:t>
      </w:r>
    </w:p>
    <w:p w14:paraId="3D7F7384" w14:textId="77777777" w:rsidR="00F50769" w:rsidRDefault="00F50769" w:rsidP="00F50769">
      <w:r>
        <w:t xml:space="preserve">¡MI PAZ SEA CON VOSOTROS! </w:t>
      </w:r>
    </w:p>
    <w:p w14:paraId="5D7F547C" w14:textId="77777777" w:rsidR="00F50769" w:rsidRDefault="00F50769" w:rsidP="00F50769">
      <w:r>
        <w:t xml:space="preserve"> </w:t>
      </w:r>
    </w:p>
    <w:p w14:paraId="78D90876" w14:textId="77777777" w:rsidR="00F50769" w:rsidRDefault="00F50769" w:rsidP="00F50769">
      <w:r>
        <w:t xml:space="preserve"> </w:t>
      </w:r>
    </w:p>
    <w:p w14:paraId="39269AE4" w14:textId="77777777" w:rsidR="00F50769" w:rsidRDefault="00F50769" w:rsidP="00F50769">
      <w:r>
        <w:t xml:space="preserve">ENSEÑANZA N° 106 </w:t>
      </w:r>
    </w:p>
    <w:p w14:paraId="1910F89E" w14:textId="77777777" w:rsidR="00F50769" w:rsidRDefault="00F50769" w:rsidP="00F50769">
      <w:r>
        <w:t xml:space="preserve"> </w:t>
      </w:r>
    </w:p>
    <w:p w14:paraId="3B1E8C6E" w14:textId="77777777" w:rsidR="00F50769" w:rsidRDefault="00F50769" w:rsidP="00F50769">
      <w:r>
        <w:t xml:space="preserve">1. </w:t>
      </w:r>
      <w:proofErr w:type="spellStart"/>
      <w:r>
        <w:t>Discípulos</w:t>
      </w:r>
      <w:proofErr w:type="spellEnd"/>
      <w:r>
        <w:t xml:space="preserve">, he </w:t>
      </w:r>
      <w:proofErr w:type="spellStart"/>
      <w:r>
        <w:t>aquí</w:t>
      </w:r>
      <w:proofErr w:type="spellEnd"/>
      <w:r>
        <w:t xml:space="preserve"> a </w:t>
      </w:r>
      <w:proofErr w:type="spellStart"/>
      <w:r>
        <w:t>vuestro</w:t>
      </w:r>
      <w:proofErr w:type="spellEnd"/>
      <w:r>
        <w:t xml:space="preserve"> Maestro. Vengo a </w:t>
      </w:r>
      <w:proofErr w:type="spellStart"/>
      <w:r>
        <w:t>descorrer</w:t>
      </w:r>
      <w:proofErr w:type="spellEnd"/>
      <w:r>
        <w:t xml:space="preserve"> ante </w:t>
      </w:r>
      <w:proofErr w:type="spellStart"/>
      <w:r>
        <w:t>vosotros</w:t>
      </w:r>
      <w:proofErr w:type="spellEnd"/>
      <w:r>
        <w:t xml:space="preserve"> </w:t>
      </w:r>
      <w:proofErr w:type="spellStart"/>
      <w:r>
        <w:t>el</w:t>
      </w:r>
      <w:proofErr w:type="spellEnd"/>
      <w:r>
        <w:t xml:space="preserve"> velo de </w:t>
      </w:r>
      <w:proofErr w:type="spellStart"/>
      <w:r>
        <w:t>muchos</w:t>
      </w:r>
      <w:proofErr w:type="spellEnd"/>
      <w:r>
        <w:t xml:space="preserve"> </w:t>
      </w:r>
      <w:proofErr w:type="spellStart"/>
      <w:r>
        <w:t>misterios</w:t>
      </w:r>
      <w:proofErr w:type="spellEnd"/>
      <w:r>
        <w:t xml:space="preserve">; </w:t>
      </w:r>
      <w:proofErr w:type="spellStart"/>
      <w:r>
        <w:t>preguntad</w:t>
      </w:r>
      <w:proofErr w:type="spellEnd"/>
      <w:r>
        <w:t xml:space="preserve">, </w:t>
      </w:r>
      <w:proofErr w:type="spellStart"/>
      <w:r>
        <w:t>pedid</w:t>
      </w:r>
      <w:proofErr w:type="spellEnd"/>
      <w:r>
        <w:t xml:space="preserve">, </w:t>
      </w:r>
      <w:proofErr w:type="spellStart"/>
      <w:r>
        <w:t>que</w:t>
      </w:r>
      <w:proofErr w:type="spellEnd"/>
      <w:r>
        <w:t xml:space="preserve"> se </w:t>
      </w:r>
      <w:proofErr w:type="spellStart"/>
      <w:r>
        <w:t>os</w:t>
      </w:r>
      <w:proofErr w:type="spellEnd"/>
      <w:r>
        <w:t xml:space="preserve"> </w:t>
      </w:r>
      <w:proofErr w:type="spellStart"/>
      <w:r>
        <w:t>dará</w:t>
      </w:r>
      <w:proofErr w:type="spellEnd"/>
      <w:r>
        <w:t xml:space="preserve">. Más no me </w:t>
      </w:r>
      <w:proofErr w:type="spellStart"/>
      <w:r>
        <w:t>pidáis</w:t>
      </w:r>
      <w:proofErr w:type="spellEnd"/>
      <w:r>
        <w:t xml:space="preserve"> </w:t>
      </w:r>
      <w:proofErr w:type="spellStart"/>
      <w:r>
        <w:t>más</w:t>
      </w:r>
      <w:proofErr w:type="spellEnd"/>
      <w:r>
        <w:t xml:space="preserve"> de lo </w:t>
      </w:r>
      <w:proofErr w:type="spellStart"/>
      <w:r>
        <w:t>que</w:t>
      </w:r>
      <w:proofErr w:type="spellEnd"/>
      <w:r>
        <w:t xml:space="preserve"> </w:t>
      </w:r>
      <w:proofErr w:type="spellStart"/>
      <w:r>
        <w:t>debéis</w:t>
      </w:r>
      <w:proofErr w:type="spellEnd"/>
      <w:r>
        <w:t xml:space="preserve"> saber. </w:t>
      </w:r>
    </w:p>
    <w:p w14:paraId="1DFE394C" w14:textId="77777777" w:rsidR="00F50769" w:rsidRDefault="00F50769" w:rsidP="00F50769">
      <w:r>
        <w:t xml:space="preserve">2. En </w:t>
      </w:r>
      <w:proofErr w:type="spellStart"/>
      <w:r>
        <w:t>los</w:t>
      </w:r>
      <w:proofErr w:type="spellEnd"/>
      <w:r>
        <w:t xml:space="preserve"> </w:t>
      </w:r>
      <w:proofErr w:type="spellStart"/>
      <w:r>
        <w:t>tiempos</w:t>
      </w:r>
      <w:proofErr w:type="spellEnd"/>
      <w:r>
        <w:t xml:space="preserve"> </w:t>
      </w:r>
      <w:proofErr w:type="spellStart"/>
      <w:r>
        <w:t>pasados</w:t>
      </w:r>
      <w:proofErr w:type="spellEnd"/>
      <w:r>
        <w:t xml:space="preserve">, no </w:t>
      </w:r>
      <w:proofErr w:type="spellStart"/>
      <w:r>
        <w:t>pude</w:t>
      </w:r>
      <w:proofErr w:type="spellEnd"/>
      <w:r>
        <w:t xml:space="preserve"> </w:t>
      </w:r>
      <w:proofErr w:type="spellStart"/>
      <w:r>
        <w:t>revelaros</w:t>
      </w:r>
      <w:proofErr w:type="spellEnd"/>
      <w:r>
        <w:t xml:space="preserve"> </w:t>
      </w:r>
      <w:proofErr w:type="spellStart"/>
      <w:r>
        <w:t>los</w:t>
      </w:r>
      <w:proofErr w:type="spellEnd"/>
      <w:r>
        <w:t xml:space="preserve"> </w:t>
      </w:r>
      <w:proofErr w:type="spellStart"/>
      <w:r>
        <w:t>misterios</w:t>
      </w:r>
      <w:proofErr w:type="spellEnd"/>
      <w:r>
        <w:t xml:space="preserve"> </w:t>
      </w:r>
      <w:proofErr w:type="spellStart"/>
      <w:r>
        <w:t>que</w:t>
      </w:r>
      <w:proofErr w:type="spellEnd"/>
      <w:r>
        <w:t xml:space="preserve"> </w:t>
      </w:r>
      <w:proofErr w:type="spellStart"/>
      <w:r>
        <w:t>os</w:t>
      </w:r>
      <w:proofErr w:type="spellEnd"/>
      <w:r>
        <w:t xml:space="preserve"> </w:t>
      </w:r>
      <w:proofErr w:type="spellStart"/>
      <w:r>
        <w:t>estoy</w:t>
      </w:r>
      <w:proofErr w:type="spellEnd"/>
      <w:r>
        <w:t xml:space="preserve"> </w:t>
      </w:r>
      <w:proofErr w:type="spellStart"/>
      <w:r>
        <w:t>dando</w:t>
      </w:r>
      <w:proofErr w:type="spellEnd"/>
      <w:r>
        <w:t xml:space="preserve"> a </w:t>
      </w:r>
      <w:proofErr w:type="spellStart"/>
      <w:r>
        <w:t>conocer</w:t>
      </w:r>
      <w:proofErr w:type="spellEnd"/>
      <w:r>
        <w:t xml:space="preserve"> </w:t>
      </w:r>
      <w:proofErr w:type="spellStart"/>
      <w:r>
        <w:t>en</w:t>
      </w:r>
      <w:proofErr w:type="spellEnd"/>
      <w:r>
        <w:t xml:space="preserve"> </w:t>
      </w:r>
      <w:proofErr w:type="spellStart"/>
      <w:r>
        <w:t>este</w:t>
      </w:r>
      <w:proofErr w:type="spellEnd"/>
      <w:r>
        <w:t xml:space="preserve"> </w:t>
      </w:r>
      <w:proofErr w:type="spellStart"/>
      <w:r>
        <w:t>Tercer</w:t>
      </w:r>
      <w:proofErr w:type="spellEnd"/>
      <w:r>
        <w:t xml:space="preserve"> Tiempo, </w:t>
      </w:r>
      <w:proofErr w:type="spellStart"/>
      <w:r>
        <w:t>porque</w:t>
      </w:r>
      <w:proofErr w:type="spellEnd"/>
      <w:r>
        <w:t xml:space="preserve"> </w:t>
      </w:r>
      <w:proofErr w:type="spellStart"/>
      <w:r>
        <w:t>vuestro</w:t>
      </w:r>
      <w:proofErr w:type="spellEnd"/>
      <w:r>
        <w:t xml:space="preserve"> </w:t>
      </w:r>
      <w:proofErr w:type="spellStart"/>
      <w:r>
        <w:t>espíritu</w:t>
      </w:r>
      <w:proofErr w:type="spellEnd"/>
      <w:r>
        <w:t xml:space="preserve"> no </w:t>
      </w:r>
      <w:proofErr w:type="spellStart"/>
      <w:r>
        <w:t>estaba</w:t>
      </w:r>
      <w:proofErr w:type="spellEnd"/>
      <w:r>
        <w:t xml:space="preserve"> </w:t>
      </w:r>
      <w:proofErr w:type="spellStart"/>
      <w:r>
        <w:t>capacitado</w:t>
      </w:r>
      <w:proofErr w:type="spellEnd"/>
      <w:r>
        <w:t xml:space="preserve"> para </w:t>
      </w:r>
      <w:proofErr w:type="spellStart"/>
      <w:r>
        <w:t>comprender</w:t>
      </w:r>
      <w:proofErr w:type="spellEnd"/>
      <w:r>
        <w:t xml:space="preserve"> o </w:t>
      </w:r>
      <w:proofErr w:type="spellStart"/>
      <w:r>
        <w:t>concebir</w:t>
      </w:r>
      <w:proofErr w:type="spellEnd"/>
      <w:r>
        <w:t xml:space="preserve"> </w:t>
      </w:r>
      <w:proofErr w:type="spellStart"/>
      <w:r>
        <w:t>más</w:t>
      </w:r>
      <w:proofErr w:type="spellEnd"/>
      <w:r>
        <w:t xml:space="preserve"> </w:t>
      </w:r>
      <w:proofErr w:type="spellStart"/>
      <w:r>
        <w:t>allá</w:t>
      </w:r>
      <w:proofErr w:type="spellEnd"/>
      <w:r>
        <w:t xml:space="preserve"> de lo </w:t>
      </w:r>
      <w:proofErr w:type="spellStart"/>
      <w:r>
        <w:t>que</w:t>
      </w:r>
      <w:proofErr w:type="spellEnd"/>
      <w:r>
        <w:t xml:space="preserve"> </w:t>
      </w:r>
      <w:proofErr w:type="spellStart"/>
      <w:r>
        <w:t>su</w:t>
      </w:r>
      <w:proofErr w:type="spellEnd"/>
      <w:r>
        <w:t xml:space="preserve"> </w:t>
      </w:r>
      <w:proofErr w:type="spellStart"/>
      <w:r>
        <w:t>desarrollo</w:t>
      </w:r>
      <w:proofErr w:type="spellEnd"/>
      <w:r>
        <w:t xml:space="preserve"> </w:t>
      </w:r>
      <w:proofErr w:type="spellStart"/>
      <w:r>
        <w:t>espiritual</w:t>
      </w:r>
      <w:proofErr w:type="spellEnd"/>
      <w:r>
        <w:t xml:space="preserve"> le </w:t>
      </w:r>
      <w:proofErr w:type="spellStart"/>
      <w:r>
        <w:t>permitía</w:t>
      </w:r>
      <w:proofErr w:type="spellEnd"/>
      <w:r>
        <w:t xml:space="preserve">; </w:t>
      </w:r>
      <w:proofErr w:type="spellStart"/>
      <w:r>
        <w:t>pero</w:t>
      </w:r>
      <w:proofErr w:type="spellEnd"/>
      <w:r>
        <w:t xml:space="preserve"> mi palabra es la </w:t>
      </w:r>
      <w:proofErr w:type="spellStart"/>
      <w:r>
        <w:t>misma</w:t>
      </w:r>
      <w:proofErr w:type="spellEnd"/>
      <w:r>
        <w:t xml:space="preserve">, </w:t>
      </w:r>
      <w:proofErr w:type="spellStart"/>
      <w:r>
        <w:t>inmutable</w:t>
      </w:r>
      <w:proofErr w:type="spellEnd"/>
      <w:r>
        <w:t xml:space="preserve">, </w:t>
      </w:r>
      <w:proofErr w:type="spellStart"/>
      <w:r>
        <w:t>eterna</w:t>
      </w:r>
      <w:proofErr w:type="spellEnd"/>
      <w:r>
        <w:t xml:space="preserve">. </w:t>
      </w:r>
      <w:proofErr w:type="spellStart"/>
      <w:r>
        <w:t>Vuestro</w:t>
      </w:r>
      <w:proofErr w:type="spellEnd"/>
      <w:r>
        <w:t xml:space="preserve"> </w:t>
      </w:r>
      <w:proofErr w:type="spellStart"/>
      <w:r>
        <w:t>espíritu</w:t>
      </w:r>
      <w:proofErr w:type="spellEnd"/>
      <w:r>
        <w:t xml:space="preserve"> es </w:t>
      </w:r>
      <w:proofErr w:type="spellStart"/>
      <w:r>
        <w:t>el</w:t>
      </w:r>
      <w:proofErr w:type="spellEnd"/>
      <w:r>
        <w:t xml:space="preserve"> </w:t>
      </w:r>
      <w:proofErr w:type="spellStart"/>
      <w:r>
        <w:t>que</w:t>
      </w:r>
      <w:proofErr w:type="spellEnd"/>
      <w:r>
        <w:t xml:space="preserve"> ha </w:t>
      </w:r>
      <w:proofErr w:type="spellStart"/>
      <w:r>
        <w:t>nacido</w:t>
      </w:r>
      <w:proofErr w:type="spellEnd"/>
      <w:r>
        <w:t xml:space="preserve">, </w:t>
      </w:r>
      <w:proofErr w:type="spellStart"/>
      <w:r>
        <w:t>el</w:t>
      </w:r>
      <w:proofErr w:type="spellEnd"/>
      <w:r>
        <w:t xml:space="preserve"> </w:t>
      </w:r>
      <w:proofErr w:type="spellStart"/>
      <w:r>
        <w:t>que</w:t>
      </w:r>
      <w:proofErr w:type="spellEnd"/>
      <w:r>
        <w:t xml:space="preserve"> </w:t>
      </w:r>
      <w:proofErr w:type="spellStart"/>
      <w:r>
        <w:t>crece</w:t>
      </w:r>
      <w:proofErr w:type="spellEnd"/>
      <w:r>
        <w:t xml:space="preserve"> y </w:t>
      </w:r>
      <w:proofErr w:type="spellStart"/>
      <w:r>
        <w:t>evoluciona</w:t>
      </w:r>
      <w:proofErr w:type="spellEnd"/>
      <w:r>
        <w:t xml:space="preserve"> hasta </w:t>
      </w:r>
      <w:proofErr w:type="spellStart"/>
      <w:r>
        <w:t>alcanzar</w:t>
      </w:r>
      <w:proofErr w:type="spellEnd"/>
      <w:r>
        <w:t xml:space="preserve"> la </w:t>
      </w:r>
      <w:proofErr w:type="spellStart"/>
      <w:r>
        <w:t>perfección</w:t>
      </w:r>
      <w:proofErr w:type="spellEnd"/>
      <w:r>
        <w:t xml:space="preserve">. El Espíritu Divino no </w:t>
      </w:r>
      <w:proofErr w:type="spellStart"/>
      <w:r>
        <w:t>tiene</w:t>
      </w:r>
      <w:proofErr w:type="spellEnd"/>
      <w:r>
        <w:t xml:space="preserve"> principio </w:t>
      </w:r>
      <w:proofErr w:type="spellStart"/>
      <w:r>
        <w:t>ni</w:t>
      </w:r>
      <w:proofErr w:type="spellEnd"/>
      <w:r>
        <w:t xml:space="preserve"> </w:t>
      </w:r>
      <w:proofErr w:type="spellStart"/>
      <w:r>
        <w:t>tendrá</w:t>
      </w:r>
      <w:proofErr w:type="spellEnd"/>
      <w:r>
        <w:t xml:space="preserve"> fin, es </w:t>
      </w:r>
      <w:proofErr w:type="spellStart"/>
      <w:r>
        <w:t>inmutable</w:t>
      </w:r>
      <w:proofErr w:type="spellEnd"/>
      <w:r>
        <w:t xml:space="preserve">. </w:t>
      </w:r>
    </w:p>
    <w:p w14:paraId="3CE8CA36" w14:textId="77777777" w:rsidR="00F50769" w:rsidRDefault="00F50769" w:rsidP="00F50769">
      <w:r>
        <w:t xml:space="preserve">3. </w:t>
      </w:r>
      <w:proofErr w:type="spellStart"/>
      <w:r>
        <w:t>Vuestro</w:t>
      </w:r>
      <w:proofErr w:type="spellEnd"/>
      <w:r>
        <w:t xml:space="preserve"> </w:t>
      </w:r>
      <w:proofErr w:type="spellStart"/>
      <w:r>
        <w:t>espíritu</w:t>
      </w:r>
      <w:proofErr w:type="spellEnd"/>
      <w:r>
        <w:t xml:space="preserve"> forma </w:t>
      </w:r>
      <w:proofErr w:type="spellStart"/>
      <w:r>
        <w:t>parte</w:t>
      </w:r>
      <w:proofErr w:type="spellEnd"/>
      <w:r>
        <w:t xml:space="preserve"> de un pueblo al </w:t>
      </w:r>
      <w:proofErr w:type="spellStart"/>
      <w:r>
        <w:t>cual</w:t>
      </w:r>
      <w:proofErr w:type="spellEnd"/>
      <w:r>
        <w:t xml:space="preserve"> he </w:t>
      </w:r>
      <w:proofErr w:type="spellStart"/>
      <w:r>
        <w:t>tomado</w:t>
      </w:r>
      <w:proofErr w:type="spellEnd"/>
      <w:r>
        <w:t xml:space="preserve"> </w:t>
      </w:r>
      <w:proofErr w:type="spellStart"/>
      <w:r>
        <w:t>como</w:t>
      </w:r>
      <w:proofErr w:type="spellEnd"/>
      <w:r>
        <w:t xml:space="preserve"> medio o </w:t>
      </w:r>
      <w:proofErr w:type="spellStart"/>
      <w:r>
        <w:t>instrumento</w:t>
      </w:r>
      <w:proofErr w:type="spellEnd"/>
      <w:r>
        <w:t xml:space="preserve"> para </w:t>
      </w:r>
      <w:proofErr w:type="spellStart"/>
      <w:r>
        <w:t>entregar</w:t>
      </w:r>
      <w:proofErr w:type="spellEnd"/>
      <w:r>
        <w:t xml:space="preserve"> mis </w:t>
      </w:r>
      <w:proofErr w:type="spellStart"/>
      <w:r>
        <w:t>grandes</w:t>
      </w:r>
      <w:proofErr w:type="spellEnd"/>
      <w:r>
        <w:t xml:space="preserve"> </w:t>
      </w:r>
      <w:proofErr w:type="spellStart"/>
      <w:r>
        <w:t>lecciones</w:t>
      </w:r>
      <w:proofErr w:type="spellEnd"/>
      <w:r>
        <w:t xml:space="preserve"> a la </w:t>
      </w:r>
      <w:proofErr w:type="spellStart"/>
      <w:r>
        <w:t>humanidad</w:t>
      </w:r>
      <w:proofErr w:type="spellEnd"/>
      <w:r>
        <w:t xml:space="preserve">. Tres </w:t>
      </w:r>
      <w:proofErr w:type="spellStart"/>
      <w:r>
        <w:t>han</w:t>
      </w:r>
      <w:proofErr w:type="spellEnd"/>
      <w:r>
        <w:t xml:space="preserve"> </w:t>
      </w:r>
      <w:proofErr w:type="spellStart"/>
      <w:r>
        <w:t>sido</w:t>
      </w:r>
      <w:proofErr w:type="spellEnd"/>
      <w:r>
        <w:t xml:space="preserve"> las </w:t>
      </w:r>
      <w:proofErr w:type="spellStart"/>
      <w:r>
        <w:t>revelaciones</w:t>
      </w:r>
      <w:proofErr w:type="spellEnd"/>
      <w:r>
        <w:t xml:space="preserve"> </w:t>
      </w:r>
      <w:proofErr w:type="spellStart"/>
      <w:r>
        <w:t>que</w:t>
      </w:r>
      <w:proofErr w:type="spellEnd"/>
      <w:r>
        <w:t xml:space="preserve"> </w:t>
      </w:r>
      <w:proofErr w:type="spellStart"/>
      <w:r>
        <w:t>el</w:t>
      </w:r>
      <w:proofErr w:type="spellEnd"/>
      <w:r>
        <w:t xml:space="preserve"> Padre ha </w:t>
      </w:r>
      <w:proofErr w:type="spellStart"/>
      <w:r>
        <w:t>hecho</w:t>
      </w:r>
      <w:proofErr w:type="spellEnd"/>
      <w:r>
        <w:t xml:space="preserve"> </w:t>
      </w:r>
      <w:proofErr w:type="gramStart"/>
      <w:r>
        <w:t>a</w:t>
      </w:r>
      <w:proofErr w:type="gramEnd"/>
      <w:r>
        <w:t xml:space="preserve"> </w:t>
      </w:r>
      <w:proofErr w:type="spellStart"/>
      <w:r>
        <w:t>este</w:t>
      </w:r>
      <w:proofErr w:type="spellEnd"/>
      <w:r>
        <w:t xml:space="preserve"> pueblo: La </w:t>
      </w:r>
      <w:proofErr w:type="spellStart"/>
      <w:r>
        <w:t>primera</w:t>
      </w:r>
      <w:proofErr w:type="spellEnd"/>
      <w:r>
        <w:t xml:space="preserve"> </w:t>
      </w:r>
      <w:proofErr w:type="spellStart"/>
      <w:r>
        <w:t>lección</w:t>
      </w:r>
      <w:proofErr w:type="spellEnd"/>
      <w:r>
        <w:t xml:space="preserve"> </w:t>
      </w:r>
      <w:proofErr w:type="spellStart"/>
      <w:r>
        <w:t>fue</w:t>
      </w:r>
      <w:proofErr w:type="spellEnd"/>
      <w:r>
        <w:t xml:space="preserve"> la Ley de Justicia del Primer Tiempo, </w:t>
      </w:r>
      <w:proofErr w:type="spellStart"/>
      <w:r>
        <w:t>en</w:t>
      </w:r>
      <w:proofErr w:type="spellEnd"/>
      <w:r>
        <w:t xml:space="preserve"> la </w:t>
      </w:r>
      <w:proofErr w:type="spellStart"/>
      <w:r>
        <w:t>niñez</w:t>
      </w:r>
      <w:proofErr w:type="spellEnd"/>
      <w:r>
        <w:t xml:space="preserve"> de </w:t>
      </w:r>
      <w:proofErr w:type="spellStart"/>
      <w:r>
        <w:t>este</w:t>
      </w:r>
      <w:proofErr w:type="spellEnd"/>
      <w:r>
        <w:t xml:space="preserve"> pueblo; la </w:t>
      </w:r>
      <w:proofErr w:type="spellStart"/>
      <w:r>
        <w:t>segunda</w:t>
      </w:r>
      <w:proofErr w:type="spellEnd"/>
      <w:r>
        <w:t xml:space="preserve">, </w:t>
      </w:r>
      <w:proofErr w:type="spellStart"/>
      <w:r>
        <w:t>fue</w:t>
      </w:r>
      <w:proofErr w:type="spellEnd"/>
      <w:r>
        <w:t xml:space="preserve"> la Ley de Amor </w:t>
      </w:r>
      <w:proofErr w:type="spellStart"/>
      <w:r>
        <w:t>revelada</w:t>
      </w:r>
      <w:proofErr w:type="spellEnd"/>
      <w:r>
        <w:t xml:space="preserve"> </w:t>
      </w:r>
      <w:proofErr w:type="spellStart"/>
      <w:r>
        <w:t>en</w:t>
      </w:r>
      <w:proofErr w:type="spellEnd"/>
      <w:r>
        <w:t xml:space="preserve"> </w:t>
      </w:r>
      <w:proofErr w:type="spellStart"/>
      <w:r>
        <w:t>el</w:t>
      </w:r>
      <w:proofErr w:type="spellEnd"/>
      <w:r>
        <w:t xml:space="preserve"> </w:t>
      </w:r>
    </w:p>
    <w:p w14:paraId="49A25CE6" w14:textId="77777777" w:rsidR="00F50769" w:rsidRDefault="00F50769" w:rsidP="00F50769">
      <w:r>
        <w:t xml:space="preserve">Segundo Tiempo, </w:t>
      </w:r>
      <w:proofErr w:type="spellStart"/>
      <w:r>
        <w:t>cuando</w:t>
      </w:r>
      <w:proofErr w:type="spellEnd"/>
      <w:r>
        <w:t xml:space="preserve"> </w:t>
      </w:r>
      <w:proofErr w:type="spellStart"/>
      <w:r>
        <w:t>apenas</w:t>
      </w:r>
      <w:proofErr w:type="spellEnd"/>
      <w:r>
        <w:t xml:space="preserve"> </w:t>
      </w:r>
      <w:proofErr w:type="spellStart"/>
      <w:r>
        <w:t>había</w:t>
      </w:r>
      <w:proofErr w:type="spellEnd"/>
      <w:r>
        <w:t xml:space="preserve"> </w:t>
      </w:r>
      <w:proofErr w:type="spellStart"/>
      <w:r>
        <w:t>penetrado</w:t>
      </w:r>
      <w:proofErr w:type="spellEnd"/>
      <w:r>
        <w:t xml:space="preserve"> </w:t>
      </w:r>
      <w:proofErr w:type="spellStart"/>
      <w:r>
        <w:t>en</w:t>
      </w:r>
      <w:proofErr w:type="spellEnd"/>
      <w:r>
        <w:t xml:space="preserve"> la </w:t>
      </w:r>
      <w:proofErr w:type="spellStart"/>
      <w:r>
        <w:t>adolescencia</w:t>
      </w:r>
      <w:proofErr w:type="spellEnd"/>
      <w:r>
        <w:t xml:space="preserve"> </w:t>
      </w:r>
      <w:proofErr w:type="spellStart"/>
      <w:r>
        <w:t>espiritual</w:t>
      </w:r>
      <w:proofErr w:type="spellEnd"/>
      <w:r>
        <w:t xml:space="preserve">; la </w:t>
      </w:r>
      <w:proofErr w:type="spellStart"/>
      <w:r>
        <w:t>tercera</w:t>
      </w:r>
      <w:proofErr w:type="spellEnd"/>
      <w:r>
        <w:t xml:space="preserve"> </w:t>
      </w:r>
      <w:proofErr w:type="spellStart"/>
      <w:r>
        <w:t>lección</w:t>
      </w:r>
      <w:proofErr w:type="spellEnd"/>
      <w:r>
        <w:t xml:space="preserve"> es </w:t>
      </w:r>
      <w:proofErr w:type="spellStart"/>
      <w:r>
        <w:t>ésta</w:t>
      </w:r>
      <w:proofErr w:type="spellEnd"/>
      <w:r>
        <w:t xml:space="preserve"> </w:t>
      </w:r>
      <w:proofErr w:type="spellStart"/>
      <w:r>
        <w:t>que</w:t>
      </w:r>
      <w:proofErr w:type="spellEnd"/>
      <w:r>
        <w:t xml:space="preserve"> </w:t>
      </w:r>
      <w:proofErr w:type="spellStart"/>
      <w:r>
        <w:t>os</w:t>
      </w:r>
      <w:proofErr w:type="spellEnd"/>
      <w:r>
        <w:t xml:space="preserve"> </w:t>
      </w:r>
      <w:proofErr w:type="spellStart"/>
      <w:r>
        <w:t>estoy</w:t>
      </w:r>
      <w:proofErr w:type="spellEnd"/>
      <w:r>
        <w:t xml:space="preserve"> </w:t>
      </w:r>
      <w:proofErr w:type="spellStart"/>
      <w:r>
        <w:t>dando</w:t>
      </w:r>
      <w:proofErr w:type="spellEnd"/>
      <w:r>
        <w:t xml:space="preserve"> </w:t>
      </w:r>
      <w:proofErr w:type="spellStart"/>
      <w:r>
        <w:t>en</w:t>
      </w:r>
      <w:proofErr w:type="spellEnd"/>
      <w:r>
        <w:t xml:space="preserve"> la era </w:t>
      </w:r>
      <w:proofErr w:type="spellStart"/>
      <w:r>
        <w:t>presente</w:t>
      </w:r>
      <w:proofErr w:type="spellEnd"/>
      <w:r>
        <w:t xml:space="preserve">, a la </w:t>
      </w:r>
      <w:proofErr w:type="spellStart"/>
      <w:r>
        <w:t>que</w:t>
      </w:r>
      <w:proofErr w:type="spellEnd"/>
      <w:r>
        <w:t xml:space="preserve"> he </w:t>
      </w:r>
      <w:proofErr w:type="spellStart"/>
      <w:r>
        <w:t>llamado</w:t>
      </w:r>
      <w:proofErr w:type="spellEnd"/>
      <w:r>
        <w:t xml:space="preserve"> </w:t>
      </w:r>
      <w:proofErr w:type="spellStart"/>
      <w:r>
        <w:t>Tercer</w:t>
      </w:r>
      <w:proofErr w:type="spellEnd"/>
      <w:r>
        <w:t xml:space="preserve"> Tiempo; </w:t>
      </w:r>
      <w:proofErr w:type="spellStart"/>
      <w:r>
        <w:t>en</w:t>
      </w:r>
      <w:proofErr w:type="spellEnd"/>
      <w:r>
        <w:t xml:space="preserve"> </w:t>
      </w:r>
      <w:proofErr w:type="spellStart"/>
      <w:r>
        <w:t>ella</w:t>
      </w:r>
      <w:proofErr w:type="spellEnd"/>
      <w:r>
        <w:t xml:space="preserve"> </w:t>
      </w:r>
      <w:proofErr w:type="spellStart"/>
      <w:r>
        <w:t>os</w:t>
      </w:r>
      <w:proofErr w:type="spellEnd"/>
      <w:r>
        <w:t xml:space="preserve"> </w:t>
      </w:r>
      <w:proofErr w:type="spellStart"/>
      <w:r>
        <w:t>revelo</w:t>
      </w:r>
      <w:proofErr w:type="spellEnd"/>
      <w:r>
        <w:t xml:space="preserve"> la Ley </w:t>
      </w:r>
      <w:proofErr w:type="spellStart"/>
      <w:r>
        <w:t>Espiritual</w:t>
      </w:r>
      <w:proofErr w:type="spellEnd"/>
      <w:r>
        <w:t xml:space="preserve"> </w:t>
      </w:r>
      <w:proofErr w:type="spellStart"/>
      <w:r>
        <w:t>en</w:t>
      </w:r>
      <w:proofErr w:type="spellEnd"/>
      <w:r>
        <w:t xml:space="preserve"> </w:t>
      </w:r>
      <w:proofErr w:type="spellStart"/>
      <w:r>
        <w:t>plenitud</w:t>
      </w:r>
      <w:proofErr w:type="spellEnd"/>
      <w:r>
        <w:t xml:space="preserve">, ley </w:t>
      </w:r>
      <w:proofErr w:type="spellStart"/>
      <w:r>
        <w:t>que</w:t>
      </w:r>
      <w:proofErr w:type="spellEnd"/>
      <w:r>
        <w:t xml:space="preserve"> </w:t>
      </w:r>
      <w:proofErr w:type="spellStart"/>
      <w:r>
        <w:t>encierra</w:t>
      </w:r>
      <w:proofErr w:type="spellEnd"/>
      <w:r>
        <w:t xml:space="preserve"> </w:t>
      </w:r>
      <w:proofErr w:type="spellStart"/>
      <w:r>
        <w:t>todo</w:t>
      </w:r>
      <w:proofErr w:type="spellEnd"/>
      <w:r>
        <w:t xml:space="preserve"> lo </w:t>
      </w:r>
      <w:proofErr w:type="spellStart"/>
      <w:r>
        <w:t>que</w:t>
      </w:r>
      <w:proofErr w:type="spellEnd"/>
      <w:r>
        <w:t xml:space="preserve"> </w:t>
      </w:r>
      <w:proofErr w:type="spellStart"/>
      <w:r>
        <w:t>os</w:t>
      </w:r>
      <w:proofErr w:type="spellEnd"/>
      <w:r>
        <w:t xml:space="preserve"> </w:t>
      </w:r>
      <w:proofErr w:type="spellStart"/>
      <w:r>
        <w:t>fue</w:t>
      </w:r>
      <w:proofErr w:type="spellEnd"/>
      <w:r>
        <w:t xml:space="preserve"> </w:t>
      </w:r>
      <w:proofErr w:type="spellStart"/>
      <w:r>
        <w:t>mostrado</w:t>
      </w:r>
      <w:proofErr w:type="spellEnd"/>
      <w:r>
        <w:t xml:space="preserve"> </w:t>
      </w:r>
      <w:proofErr w:type="spellStart"/>
      <w:r>
        <w:t>en</w:t>
      </w:r>
      <w:proofErr w:type="spellEnd"/>
      <w:r>
        <w:t xml:space="preserve"> </w:t>
      </w:r>
      <w:proofErr w:type="spellStart"/>
      <w:r>
        <w:t>los</w:t>
      </w:r>
      <w:proofErr w:type="spellEnd"/>
      <w:r>
        <w:t xml:space="preserve"> </w:t>
      </w:r>
      <w:proofErr w:type="spellStart"/>
      <w:r>
        <w:t>tiempos</w:t>
      </w:r>
      <w:proofErr w:type="spellEnd"/>
      <w:r>
        <w:t xml:space="preserve"> </w:t>
      </w:r>
      <w:proofErr w:type="spellStart"/>
      <w:r>
        <w:t>pasados</w:t>
      </w:r>
      <w:proofErr w:type="spellEnd"/>
      <w:r>
        <w:t xml:space="preserve"> y </w:t>
      </w:r>
      <w:proofErr w:type="spellStart"/>
      <w:r>
        <w:t>todo</w:t>
      </w:r>
      <w:proofErr w:type="spellEnd"/>
      <w:r>
        <w:t xml:space="preserve"> lo </w:t>
      </w:r>
      <w:proofErr w:type="spellStart"/>
      <w:r>
        <w:t>que</w:t>
      </w:r>
      <w:proofErr w:type="spellEnd"/>
      <w:r>
        <w:t xml:space="preserve"> </w:t>
      </w:r>
      <w:proofErr w:type="spellStart"/>
      <w:r>
        <w:t>debe</w:t>
      </w:r>
      <w:proofErr w:type="spellEnd"/>
      <w:r>
        <w:t xml:space="preserve"> saber y </w:t>
      </w:r>
      <w:proofErr w:type="spellStart"/>
      <w:r>
        <w:t>poseer</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Espiritualmente</w:t>
      </w:r>
      <w:proofErr w:type="spellEnd"/>
      <w:r>
        <w:t xml:space="preserve"> </w:t>
      </w:r>
      <w:proofErr w:type="spellStart"/>
      <w:r>
        <w:t>habéis</w:t>
      </w:r>
      <w:proofErr w:type="spellEnd"/>
      <w:r>
        <w:t xml:space="preserve"> </w:t>
      </w:r>
      <w:proofErr w:type="spellStart"/>
      <w:r>
        <w:t>alcanzado</w:t>
      </w:r>
      <w:proofErr w:type="spellEnd"/>
      <w:r>
        <w:t xml:space="preserve"> la </w:t>
      </w:r>
      <w:proofErr w:type="spellStart"/>
      <w:r>
        <w:t>juventud</w:t>
      </w:r>
      <w:proofErr w:type="spellEnd"/>
      <w:r>
        <w:t xml:space="preserve">. </w:t>
      </w:r>
    </w:p>
    <w:p w14:paraId="74D2B0E1" w14:textId="77777777" w:rsidR="00F50769" w:rsidRDefault="00F50769" w:rsidP="00F50769">
      <w:r>
        <w:t xml:space="preserve">4. Si </w:t>
      </w:r>
      <w:proofErr w:type="spellStart"/>
      <w:r>
        <w:t>evolucionáis</w:t>
      </w:r>
      <w:proofErr w:type="spellEnd"/>
      <w:r>
        <w:t xml:space="preserve"> </w:t>
      </w:r>
      <w:proofErr w:type="spellStart"/>
      <w:r>
        <w:t>constantemente</w:t>
      </w:r>
      <w:proofErr w:type="spellEnd"/>
      <w:r>
        <w:t xml:space="preserve">, ¿Por </w:t>
      </w:r>
      <w:proofErr w:type="spellStart"/>
      <w:r>
        <w:t>qué</w:t>
      </w:r>
      <w:proofErr w:type="spellEnd"/>
      <w:r>
        <w:t xml:space="preserve"> </w:t>
      </w:r>
      <w:proofErr w:type="spellStart"/>
      <w:r>
        <w:t>había</w:t>
      </w:r>
      <w:proofErr w:type="spellEnd"/>
      <w:r>
        <w:t xml:space="preserve"> de </w:t>
      </w:r>
      <w:proofErr w:type="spellStart"/>
      <w:r>
        <w:t>traeros</w:t>
      </w:r>
      <w:proofErr w:type="spellEnd"/>
      <w:r>
        <w:t xml:space="preserve"> </w:t>
      </w:r>
      <w:proofErr w:type="spellStart"/>
      <w:r>
        <w:t>siempre</w:t>
      </w:r>
      <w:proofErr w:type="spellEnd"/>
      <w:r>
        <w:t xml:space="preserve"> la </w:t>
      </w:r>
      <w:proofErr w:type="spellStart"/>
      <w:r>
        <w:t>misma</w:t>
      </w:r>
      <w:proofErr w:type="spellEnd"/>
      <w:r>
        <w:t xml:space="preserve"> </w:t>
      </w:r>
      <w:proofErr w:type="spellStart"/>
      <w:r>
        <w:t>lección</w:t>
      </w:r>
      <w:proofErr w:type="spellEnd"/>
      <w:r>
        <w:t xml:space="preserve">? Esa es la </w:t>
      </w:r>
      <w:proofErr w:type="spellStart"/>
      <w:r>
        <w:t>razón</w:t>
      </w:r>
      <w:proofErr w:type="spellEnd"/>
      <w:r>
        <w:t xml:space="preserve"> </w:t>
      </w:r>
      <w:proofErr w:type="spellStart"/>
      <w:r>
        <w:t>por</w:t>
      </w:r>
      <w:proofErr w:type="spellEnd"/>
      <w:r>
        <w:t xml:space="preserve"> la </w:t>
      </w:r>
      <w:proofErr w:type="spellStart"/>
      <w:r>
        <w:t>que</w:t>
      </w:r>
      <w:proofErr w:type="spellEnd"/>
      <w:r>
        <w:t xml:space="preserve"> mi </w:t>
      </w:r>
      <w:proofErr w:type="spellStart"/>
      <w:r>
        <w:t>arcano</w:t>
      </w:r>
      <w:proofErr w:type="spellEnd"/>
      <w:r>
        <w:t xml:space="preserve"> </w:t>
      </w:r>
      <w:proofErr w:type="spellStart"/>
      <w:r>
        <w:t>os</w:t>
      </w:r>
      <w:proofErr w:type="spellEnd"/>
      <w:r>
        <w:t xml:space="preserve"> </w:t>
      </w:r>
      <w:proofErr w:type="spellStart"/>
      <w:r>
        <w:t>revela</w:t>
      </w:r>
      <w:proofErr w:type="spellEnd"/>
      <w:r>
        <w:t xml:space="preserve"> </w:t>
      </w:r>
      <w:proofErr w:type="spellStart"/>
      <w:r>
        <w:t>en</w:t>
      </w:r>
      <w:proofErr w:type="spellEnd"/>
      <w:r>
        <w:t xml:space="preserve"> </w:t>
      </w:r>
      <w:proofErr w:type="spellStart"/>
      <w:r>
        <w:t>cada</w:t>
      </w:r>
      <w:proofErr w:type="spellEnd"/>
      <w:r>
        <w:t xml:space="preserve"> era, </w:t>
      </w:r>
      <w:proofErr w:type="spellStart"/>
      <w:r>
        <w:t>misterios</w:t>
      </w:r>
      <w:proofErr w:type="spellEnd"/>
      <w:r>
        <w:t xml:space="preserve"> </w:t>
      </w:r>
      <w:proofErr w:type="spellStart"/>
      <w:r>
        <w:t>más</w:t>
      </w:r>
      <w:proofErr w:type="spellEnd"/>
      <w:r>
        <w:t xml:space="preserve"> </w:t>
      </w:r>
      <w:proofErr w:type="spellStart"/>
      <w:r>
        <w:t>profundos</w:t>
      </w:r>
      <w:proofErr w:type="spellEnd"/>
      <w:r>
        <w:t xml:space="preserve">. </w:t>
      </w:r>
    </w:p>
    <w:p w14:paraId="51D892F6" w14:textId="77777777" w:rsidR="00F50769" w:rsidRDefault="00F50769" w:rsidP="00F50769">
      <w:r>
        <w:t xml:space="preserve">5. Ante </w:t>
      </w:r>
      <w:proofErr w:type="spellStart"/>
      <w:r>
        <w:t>el</w:t>
      </w:r>
      <w:proofErr w:type="spellEnd"/>
      <w:r>
        <w:t xml:space="preserve"> </w:t>
      </w:r>
      <w:proofErr w:type="spellStart"/>
      <w:r>
        <w:t>materialismo</w:t>
      </w:r>
      <w:proofErr w:type="spellEnd"/>
      <w:r>
        <w:t xml:space="preserve"> y la </w:t>
      </w:r>
      <w:proofErr w:type="spellStart"/>
      <w:r>
        <w:t>maldad</w:t>
      </w:r>
      <w:proofErr w:type="spellEnd"/>
      <w:r>
        <w:t xml:space="preserve"> </w:t>
      </w:r>
      <w:proofErr w:type="spellStart"/>
      <w:r>
        <w:t>reinantes</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dudáis</w:t>
      </w:r>
      <w:proofErr w:type="spellEnd"/>
      <w:r>
        <w:t xml:space="preserve"> de </w:t>
      </w:r>
      <w:proofErr w:type="spellStart"/>
      <w:r>
        <w:t>tener</w:t>
      </w:r>
      <w:proofErr w:type="spellEnd"/>
      <w:r>
        <w:t xml:space="preserve"> </w:t>
      </w:r>
      <w:proofErr w:type="spellStart"/>
      <w:r>
        <w:t>capacidad</w:t>
      </w:r>
      <w:proofErr w:type="spellEnd"/>
      <w:r>
        <w:t xml:space="preserve"> </w:t>
      </w:r>
      <w:proofErr w:type="spellStart"/>
      <w:r>
        <w:t>espiritual</w:t>
      </w:r>
      <w:proofErr w:type="spellEnd"/>
      <w:r>
        <w:t xml:space="preserve"> para </w:t>
      </w:r>
      <w:proofErr w:type="spellStart"/>
      <w:r>
        <w:t>comprender</w:t>
      </w:r>
      <w:proofErr w:type="spellEnd"/>
      <w:r>
        <w:t xml:space="preserve">, </w:t>
      </w:r>
      <w:proofErr w:type="spellStart"/>
      <w:r>
        <w:t>sentir</w:t>
      </w:r>
      <w:proofErr w:type="spellEnd"/>
      <w:r>
        <w:t xml:space="preserve"> y </w:t>
      </w:r>
      <w:proofErr w:type="spellStart"/>
      <w:r>
        <w:t>vivir</w:t>
      </w:r>
      <w:proofErr w:type="spellEnd"/>
      <w:r>
        <w:t xml:space="preserve"> mis </w:t>
      </w:r>
      <w:proofErr w:type="spellStart"/>
      <w:r>
        <w:t>nuevas</w:t>
      </w:r>
      <w:proofErr w:type="spellEnd"/>
      <w:r>
        <w:t xml:space="preserve"> </w:t>
      </w:r>
      <w:proofErr w:type="spellStart"/>
      <w:r>
        <w:t>enseñanzas</w:t>
      </w:r>
      <w:proofErr w:type="spellEnd"/>
      <w:r>
        <w:t xml:space="preserve">, y </w:t>
      </w:r>
      <w:proofErr w:type="spellStart"/>
      <w:r>
        <w:t>Yo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detrás</w:t>
      </w:r>
      <w:proofErr w:type="spellEnd"/>
      <w:r>
        <w:t xml:space="preserve"> del </w:t>
      </w:r>
      <w:proofErr w:type="spellStart"/>
      <w:r>
        <w:t>materialismo</w:t>
      </w:r>
      <w:proofErr w:type="spellEnd"/>
      <w:r>
        <w:t xml:space="preserve"> de la </w:t>
      </w:r>
      <w:proofErr w:type="spellStart"/>
      <w:r>
        <w:t>humanidad</w:t>
      </w:r>
      <w:proofErr w:type="spellEnd"/>
      <w:r>
        <w:t xml:space="preserve">, </w:t>
      </w:r>
      <w:proofErr w:type="spellStart"/>
      <w:r>
        <w:t>detrás</w:t>
      </w:r>
      <w:proofErr w:type="spellEnd"/>
      <w:r>
        <w:t xml:space="preserve"> de </w:t>
      </w:r>
      <w:proofErr w:type="spellStart"/>
      <w:r>
        <w:t>su</w:t>
      </w:r>
      <w:proofErr w:type="spellEnd"/>
      <w:r>
        <w:t xml:space="preserve"> </w:t>
      </w:r>
      <w:proofErr w:type="spellStart"/>
      <w:r>
        <w:t>miseria</w:t>
      </w:r>
      <w:proofErr w:type="spellEnd"/>
      <w:r>
        <w:t xml:space="preserve">, de sus </w:t>
      </w:r>
      <w:proofErr w:type="spellStart"/>
      <w:r>
        <w:t>vicios</w:t>
      </w:r>
      <w:proofErr w:type="spellEnd"/>
      <w:r>
        <w:t xml:space="preserve"> y </w:t>
      </w:r>
      <w:proofErr w:type="spellStart"/>
      <w:r>
        <w:t>ambiciones</w:t>
      </w:r>
      <w:proofErr w:type="spellEnd"/>
      <w:r>
        <w:t xml:space="preserve">, </w:t>
      </w:r>
      <w:proofErr w:type="spellStart"/>
      <w:r>
        <w:t>existe</w:t>
      </w:r>
      <w:proofErr w:type="spellEnd"/>
      <w:r>
        <w:t xml:space="preserve"> un </w:t>
      </w:r>
      <w:proofErr w:type="spellStart"/>
      <w:r>
        <w:t>espíritu</w:t>
      </w:r>
      <w:proofErr w:type="spellEnd"/>
      <w:r>
        <w:t xml:space="preserve"> </w:t>
      </w:r>
      <w:proofErr w:type="spellStart"/>
      <w:r>
        <w:t>que</w:t>
      </w:r>
      <w:proofErr w:type="spellEnd"/>
      <w:r>
        <w:t xml:space="preserve"> ha </w:t>
      </w:r>
      <w:proofErr w:type="spellStart"/>
      <w:r>
        <w:t>pasado</w:t>
      </w:r>
      <w:proofErr w:type="spellEnd"/>
      <w:r>
        <w:t xml:space="preserve"> </w:t>
      </w:r>
      <w:proofErr w:type="spellStart"/>
      <w:r>
        <w:t>por</w:t>
      </w:r>
      <w:proofErr w:type="spellEnd"/>
      <w:r>
        <w:t xml:space="preserve"> </w:t>
      </w:r>
      <w:proofErr w:type="spellStart"/>
      <w:r>
        <w:t>grandes</w:t>
      </w:r>
      <w:proofErr w:type="spellEnd"/>
      <w:r>
        <w:t xml:space="preserve"> jornadas y </w:t>
      </w:r>
      <w:proofErr w:type="spellStart"/>
      <w:r>
        <w:t>luchas</w:t>
      </w:r>
      <w:proofErr w:type="spellEnd"/>
      <w:r>
        <w:t xml:space="preserve">, y </w:t>
      </w:r>
      <w:proofErr w:type="spellStart"/>
      <w:r>
        <w:t>sólo</w:t>
      </w:r>
      <w:proofErr w:type="spellEnd"/>
      <w:r>
        <w:t xml:space="preserve"> </w:t>
      </w:r>
      <w:proofErr w:type="spellStart"/>
      <w:r>
        <w:t>espera</w:t>
      </w:r>
      <w:proofErr w:type="spellEnd"/>
      <w:r>
        <w:t xml:space="preserve"> </w:t>
      </w:r>
      <w:proofErr w:type="spellStart"/>
      <w:r>
        <w:t>el</w:t>
      </w:r>
      <w:proofErr w:type="spellEnd"/>
      <w:r>
        <w:t xml:space="preserve"> </w:t>
      </w:r>
      <w:proofErr w:type="spellStart"/>
      <w:r>
        <w:t>instante</w:t>
      </w:r>
      <w:proofErr w:type="spellEnd"/>
      <w:r>
        <w:t xml:space="preserve"> de </w:t>
      </w:r>
      <w:proofErr w:type="spellStart"/>
      <w:r>
        <w:t>despojarse</w:t>
      </w:r>
      <w:proofErr w:type="spellEnd"/>
      <w:r>
        <w:t xml:space="preserve"> de </w:t>
      </w:r>
      <w:proofErr w:type="spellStart"/>
      <w:r>
        <w:t>su</w:t>
      </w:r>
      <w:proofErr w:type="spellEnd"/>
      <w:r>
        <w:t xml:space="preserve"> falsa </w:t>
      </w:r>
      <w:proofErr w:type="spellStart"/>
      <w:r>
        <w:lastRenderedPageBreak/>
        <w:t>vestidura</w:t>
      </w:r>
      <w:proofErr w:type="spellEnd"/>
      <w:r>
        <w:t xml:space="preserve">, para </w:t>
      </w:r>
      <w:proofErr w:type="spellStart"/>
      <w:r>
        <w:t>levantarse</w:t>
      </w:r>
      <w:proofErr w:type="spellEnd"/>
      <w:r>
        <w:t xml:space="preserve"> </w:t>
      </w:r>
      <w:proofErr w:type="spellStart"/>
      <w:r>
        <w:t>lleno</w:t>
      </w:r>
      <w:proofErr w:type="spellEnd"/>
      <w:r>
        <w:t xml:space="preserve"> de </w:t>
      </w:r>
      <w:proofErr w:type="spellStart"/>
      <w:r>
        <w:t>fuerza</w:t>
      </w:r>
      <w:proofErr w:type="spellEnd"/>
      <w:r>
        <w:t xml:space="preserve"> </w:t>
      </w:r>
      <w:proofErr w:type="spellStart"/>
      <w:r>
        <w:t>por</w:t>
      </w:r>
      <w:proofErr w:type="spellEnd"/>
      <w:r>
        <w:t xml:space="preserve"> la </w:t>
      </w:r>
      <w:proofErr w:type="spellStart"/>
      <w:r>
        <w:t>senda</w:t>
      </w:r>
      <w:proofErr w:type="spellEnd"/>
      <w:r>
        <w:t xml:space="preserve"> de </w:t>
      </w:r>
      <w:proofErr w:type="spellStart"/>
      <w:r>
        <w:t>justicia</w:t>
      </w:r>
      <w:proofErr w:type="spellEnd"/>
      <w:r>
        <w:t xml:space="preserve"> y amor </w:t>
      </w:r>
      <w:proofErr w:type="spellStart"/>
      <w:r>
        <w:t>que</w:t>
      </w:r>
      <w:proofErr w:type="spellEnd"/>
      <w:r>
        <w:t xml:space="preserve"> </w:t>
      </w:r>
      <w:proofErr w:type="spellStart"/>
      <w:r>
        <w:t>corresponde</w:t>
      </w:r>
      <w:proofErr w:type="spellEnd"/>
      <w:r>
        <w:t xml:space="preserve"> al </w:t>
      </w:r>
      <w:proofErr w:type="spellStart"/>
      <w:r>
        <w:t>espíritu</w:t>
      </w:r>
      <w:proofErr w:type="spellEnd"/>
      <w:r>
        <w:t xml:space="preserve">. </w:t>
      </w:r>
    </w:p>
    <w:p w14:paraId="7C8ABE81" w14:textId="77777777" w:rsidR="00F50769" w:rsidRDefault="00F50769" w:rsidP="00F50769">
      <w:r>
        <w:t xml:space="preserve">6. La </w:t>
      </w:r>
      <w:proofErr w:type="spellStart"/>
      <w:r>
        <w:t>ciencia</w:t>
      </w:r>
      <w:proofErr w:type="spellEnd"/>
      <w:r>
        <w:t xml:space="preserve"> humana, es la </w:t>
      </w:r>
      <w:proofErr w:type="spellStart"/>
      <w:r>
        <w:t>expresión</w:t>
      </w:r>
      <w:proofErr w:type="spellEnd"/>
      <w:r>
        <w:t xml:space="preserve"> </w:t>
      </w:r>
      <w:proofErr w:type="spellStart"/>
      <w:r>
        <w:t>materializada</w:t>
      </w:r>
      <w:proofErr w:type="spellEnd"/>
      <w:r>
        <w:t xml:space="preserve"> de la </w:t>
      </w:r>
      <w:proofErr w:type="spellStart"/>
      <w:r>
        <w:t>capacidad</w:t>
      </w:r>
      <w:proofErr w:type="spellEnd"/>
      <w:r>
        <w:t xml:space="preserve"> </w:t>
      </w:r>
      <w:proofErr w:type="spellStart"/>
      <w:r>
        <w:t>espiritual</w:t>
      </w:r>
      <w:proofErr w:type="spellEnd"/>
      <w:r>
        <w:t xml:space="preserve"> </w:t>
      </w:r>
      <w:proofErr w:type="spellStart"/>
      <w:r>
        <w:t>que</w:t>
      </w:r>
      <w:proofErr w:type="spellEnd"/>
      <w:r>
        <w:t xml:space="preserve"> </w:t>
      </w:r>
      <w:proofErr w:type="spellStart"/>
      <w:r>
        <w:t>el</w:t>
      </w:r>
      <w:proofErr w:type="spellEnd"/>
      <w:r>
        <w:t xml:space="preserve"> hombre ha </w:t>
      </w:r>
      <w:proofErr w:type="spellStart"/>
      <w:r>
        <w:t>alcanzado</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La </w:t>
      </w:r>
      <w:proofErr w:type="spellStart"/>
      <w:r>
        <w:t>obra</w:t>
      </w:r>
      <w:proofErr w:type="spellEnd"/>
      <w:r>
        <w:t xml:space="preserve"> de </w:t>
      </w:r>
      <w:proofErr w:type="spellStart"/>
      <w:r>
        <w:t>los</w:t>
      </w:r>
      <w:proofErr w:type="spellEnd"/>
      <w:r>
        <w:t xml:space="preserve"> hombres </w:t>
      </w:r>
      <w:proofErr w:type="spellStart"/>
      <w:r>
        <w:t>en</w:t>
      </w:r>
      <w:proofErr w:type="spellEnd"/>
      <w:r>
        <w:t xml:space="preserve"> </w:t>
      </w:r>
      <w:proofErr w:type="spellStart"/>
      <w:r>
        <w:t>esta</w:t>
      </w:r>
      <w:proofErr w:type="spellEnd"/>
      <w:r>
        <w:t xml:space="preserve"> era, no es tan </w:t>
      </w:r>
      <w:proofErr w:type="spellStart"/>
      <w:r>
        <w:t>sólo</w:t>
      </w:r>
      <w:proofErr w:type="spellEnd"/>
      <w:r>
        <w:t xml:space="preserve"> </w:t>
      </w:r>
      <w:proofErr w:type="spellStart"/>
      <w:r>
        <w:t>producto</w:t>
      </w:r>
      <w:proofErr w:type="spellEnd"/>
      <w:r>
        <w:t xml:space="preserve"> de la </w:t>
      </w:r>
      <w:proofErr w:type="spellStart"/>
      <w:r>
        <w:t>mente</w:t>
      </w:r>
      <w:proofErr w:type="spellEnd"/>
      <w:r>
        <w:t xml:space="preserve">, </w:t>
      </w:r>
      <w:proofErr w:type="spellStart"/>
      <w:r>
        <w:t>sino</w:t>
      </w:r>
      <w:proofErr w:type="spellEnd"/>
      <w:r>
        <w:t xml:space="preserve"> de </w:t>
      </w:r>
      <w:proofErr w:type="spellStart"/>
      <w:r>
        <w:t>su</w:t>
      </w:r>
      <w:proofErr w:type="spellEnd"/>
      <w:r>
        <w:t xml:space="preserve"> </w:t>
      </w:r>
      <w:proofErr w:type="spellStart"/>
      <w:r>
        <w:t>evolución</w:t>
      </w:r>
      <w:proofErr w:type="spellEnd"/>
      <w:r>
        <w:t xml:space="preserve"> </w:t>
      </w:r>
      <w:proofErr w:type="spellStart"/>
      <w:r>
        <w:t>espiritual</w:t>
      </w:r>
      <w:proofErr w:type="spellEnd"/>
      <w:r>
        <w:t xml:space="preserve">. </w:t>
      </w:r>
    </w:p>
    <w:p w14:paraId="71BB6494" w14:textId="77777777" w:rsidR="00F50769" w:rsidRDefault="00F50769" w:rsidP="00F50769">
      <w:r>
        <w:t xml:space="preserve">7. El Maestro, </w:t>
      </w:r>
      <w:proofErr w:type="spellStart"/>
      <w:r>
        <w:t>que</w:t>
      </w:r>
      <w:proofErr w:type="spellEnd"/>
      <w:r>
        <w:t xml:space="preserve"> ha </w:t>
      </w:r>
      <w:proofErr w:type="spellStart"/>
      <w:r>
        <w:t>encontrado</w:t>
      </w:r>
      <w:proofErr w:type="spellEnd"/>
      <w:r>
        <w:t xml:space="preserve"> a sus </w:t>
      </w:r>
      <w:proofErr w:type="spellStart"/>
      <w:r>
        <w:t>discípulos</w:t>
      </w:r>
      <w:proofErr w:type="spellEnd"/>
      <w:r>
        <w:t xml:space="preserve"> </w:t>
      </w:r>
      <w:proofErr w:type="spellStart"/>
      <w:r>
        <w:t>en</w:t>
      </w:r>
      <w:proofErr w:type="spellEnd"/>
      <w:r>
        <w:t xml:space="preserve"> la </w:t>
      </w:r>
      <w:proofErr w:type="spellStart"/>
      <w:r>
        <w:t>juventud</w:t>
      </w:r>
      <w:proofErr w:type="spellEnd"/>
      <w:r>
        <w:t xml:space="preserve"> </w:t>
      </w:r>
      <w:proofErr w:type="spellStart"/>
      <w:r>
        <w:t>espiritual</w:t>
      </w:r>
      <w:proofErr w:type="spellEnd"/>
      <w:r>
        <w:t xml:space="preserve">, </w:t>
      </w:r>
      <w:proofErr w:type="spellStart"/>
      <w:r>
        <w:t>ya</w:t>
      </w:r>
      <w:proofErr w:type="spellEnd"/>
      <w:r>
        <w:t xml:space="preserve"> </w:t>
      </w:r>
      <w:proofErr w:type="spellStart"/>
      <w:r>
        <w:t>preparados</w:t>
      </w:r>
      <w:proofErr w:type="spellEnd"/>
      <w:r>
        <w:t xml:space="preserve"> para </w:t>
      </w:r>
      <w:proofErr w:type="spellStart"/>
      <w:r>
        <w:t>comprender</w:t>
      </w:r>
      <w:proofErr w:type="spellEnd"/>
      <w:r>
        <w:t xml:space="preserve"> la </w:t>
      </w:r>
      <w:proofErr w:type="spellStart"/>
      <w:r>
        <w:t>nueva</w:t>
      </w:r>
      <w:proofErr w:type="spellEnd"/>
      <w:r>
        <w:t xml:space="preserve"> </w:t>
      </w:r>
      <w:proofErr w:type="spellStart"/>
      <w:r>
        <w:t>lección</w:t>
      </w:r>
      <w:proofErr w:type="spellEnd"/>
      <w:r>
        <w:t xml:space="preserve">, </w:t>
      </w:r>
      <w:proofErr w:type="spellStart"/>
      <w:r>
        <w:t>viene</w:t>
      </w:r>
      <w:proofErr w:type="spellEnd"/>
      <w:r>
        <w:t xml:space="preserve"> a </w:t>
      </w:r>
      <w:proofErr w:type="spellStart"/>
      <w:r>
        <w:t>reunir</w:t>
      </w:r>
      <w:proofErr w:type="spellEnd"/>
      <w:r>
        <w:t xml:space="preserve"> </w:t>
      </w:r>
      <w:proofErr w:type="spellStart"/>
      <w:r>
        <w:t>en</w:t>
      </w:r>
      <w:proofErr w:type="spellEnd"/>
      <w:r>
        <w:t xml:space="preserve"> un solo </w:t>
      </w:r>
      <w:proofErr w:type="spellStart"/>
      <w:r>
        <w:t>libro</w:t>
      </w:r>
      <w:proofErr w:type="spellEnd"/>
      <w:r>
        <w:t xml:space="preserve"> las </w:t>
      </w:r>
      <w:proofErr w:type="spellStart"/>
      <w:r>
        <w:t>tres</w:t>
      </w:r>
      <w:proofErr w:type="spellEnd"/>
      <w:r>
        <w:t xml:space="preserve"> </w:t>
      </w:r>
      <w:proofErr w:type="spellStart"/>
      <w:r>
        <w:t>revelaciones</w:t>
      </w:r>
      <w:proofErr w:type="spellEnd"/>
      <w:r>
        <w:t xml:space="preserve"> </w:t>
      </w:r>
      <w:proofErr w:type="spellStart"/>
      <w:r>
        <w:t>divinas</w:t>
      </w:r>
      <w:proofErr w:type="spellEnd"/>
      <w:r>
        <w:t xml:space="preserve">, </w:t>
      </w:r>
      <w:proofErr w:type="spellStart"/>
      <w:r>
        <w:t>como</w:t>
      </w:r>
      <w:proofErr w:type="spellEnd"/>
      <w:r>
        <w:t xml:space="preserve"> </w:t>
      </w:r>
      <w:proofErr w:type="spellStart"/>
      <w:r>
        <w:t>testamento</w:t>
      </w:r>
      <w:proofErr w:type="spellEnd"/>
      <w:r>
        <w:t xml:space="preserve"> de amor a </w:t>
      </w:r>
      <w:proofErr w:type="spellStart"/>
      <w:r>
        <w:t>los</w:t>
      </w:r>
      <w:proofErr w:type="spellEnd"/>
      <w:r>
        <w:t xml:space="preserve"> hombres. Esa es la </w:t>
      </w:r>
      <w:proofErr w:type="spellStart"/>
      <w:r>
        <w:t>razón</w:t>
      </w:r>
      <w:proofErr w:type="spellEnd"/>
      <w:r>
        <w:t xml:space="preserve"> </w:t>
      </w:r>
      <w:proofErr w:type="spellStart"/>
      <w:r>
        <w:t>por</w:t>
      </w:r>
      <w:proofErr w:type="spellEnd"/>
      <w:r>
        <w:t xml:space="preserve"> la </w:t>
      </w:r>
      <w:proofErr w:type="spellStart"/>
      <w:r>
        <w:t>cual</w:t>
      </w:r>
      <w:proofErr w:type="spellEnd"/>
      <w:r>
        <w:t xml:space="preserve"> </w:t>
      </w:r>
      <w:proofErr w:type="spellStart"/>
      <w:r>
        <w:t>os</w:t>
      </w:r>
      <w:proofErr w:type="spellEnd"/>
      <w:r>
        <w:t xml:space="preserve"> </w:t>
      </w:r>
      <w:proofErr w:type="spellStart"/>
      <w:r>
        <w:t>llamáis</w:t>
      </w:r>
      <w:proofErr w:type="spellEnd"/>
      <w:r>
        <w:t xml:space="preserve"> </w:t>
      </w:r>
      <w:proofErr w:type="spellStart"/>
      <w:r>
        <w:t>trinitarios</w:t>
      </w:r>
      <w:proofErr w:type="spellEnd"/>
      <w:r>
        <w:t xml:space="preserve">, </w:t>
      </w:r>
      <w:proofErr w:type="spellStart"/>
      <w:r>
        <w:t>porque</w:t>
      </w:r>
      <w:proofErr w:type="spellEnd"/>
      <w:r>
        <w:t xml:space="preserve"> </w:t>
      </w:r>
      <w:proofErr w:type="spellStart"/>
      <w:r>
        <w:t>lleváis</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la </w:t>
      </w:r>
      <w:proofErr w:type="spellStart"/>
      <w:r>
        <w:t>simiente</w:t>
      </w:r>
      <w:proofErr w:type="spellEnd"/>
      <w:r>
        <w:t xml:space="preserve"> de </w:t>
      </w:r>
      <w:proofErr w:type="spellStart"/>
      <w:r>
        <w:t>esas</w:t>
      </w:r>
      <w:proofErr w:type="spellEnd"/>
      <w:r>
        <w:t xml:space="preserve"> </w:t>
      </w:r>
      <w:proofErr w:type="spellStart"/>
      <w:r>
        <w:t>tres</w:t>
      </w:r>
      <w:proofErr w:type="spellEnd"/>
      <w:r>
        <w:t xml:space="preserve"> </w:t>
      </w:r>
      <w:proofErr w:type="spellStart"/>
      <w:r>
        <w:t>lecciones</w:t>
      </w:r>
      <w:proofErr w:type="spellEnd"/>
      <w:r>
        <w:t xml:space="preserve">; sin embargo, no </w:t>
      </w:r>
      <w:proofErr w:type="spellStart"/>
      <w:r>
        <w:t>todos</w:t>
      </w:r>
      <w:proofErr w:type="spellEnd"/>
      <w:r>
        <w:t xml:space="preserve"> se </w:t>
      </w:r>
      <w:proofErr w:type="spellStart"/>
      <w:r>
        <w:t>levantarán</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a </w:t>
      </w:r>
      <w:proofErr w:type="spellStart"/>
      <w:r>
        <w:t>seguirme</w:t>
      </w:r>
      <w:proofErr w:type="spellEnd"/>
      <w:r>
        <w:t xml:space="preserve">, </w:t>
      </w:r>
      <w:proofErr w:type="spellStart"/>
      <w:r>
        <w:t>ni</w:t>
      </w:r>
      <w:proofErr w:type="spellEnd"/>
      <w:r>
        <w:t xml:space="preserve"> </w:t>
      </w:r>
      <w:proofErr w:type="spellStart"/>
      <w:r>
        <w:t>siquiera</w:t>
      </w:r>
      <w:proofErr w:type="spellEnd"/>
      <w:r>
        <w:t xml:space="preserve"> </w:t>
      </w:r>
      <w:proofErr w:type="spellStart"/>
      <w:r>
        <w:t>todos</w:t>
      </w:r>
      <w:proofErr w:type="spellEnd"/>
      <w:r>
        <w:t xml:space="preserve"> </w:t>
      </w:r>
      <w:proofErr w:type="spellStart"/>
      <w:r>
        <w:t>los</w:t>
      </w:r>
      <w:proofErr w:type="spellEnd"/>
      <w:r>
        <w:t xml:space="preserve"> </w:t>
      </w:r>
      <w:proofErr w:type="spellStart"/>
      <w:r>
        <w:t>que</w:t>
      </w:r>
      <w:proofErr w:type="spellEnd"/>
      <w:r>
        <w:t xml:space="preserve"> me </w:t>
      </w:r>
      <w:proofErr w:type="spellStart"/>
      <w:r>
        <w:t>escuchan</w:t>
      </w:r>
      <w:proofErr w:type="spellEnd"/>
      <w:r>
        <w:t xml:space="preserve">, </w:t>
      </w:r>
      <w:proofErr w:type="spellStart"/>
      <w:r>
        <w:t>porque</w:t>
      </w:r>
      <w:proofErr w:type="spellEnd"/>
      <w:r>
        <w:t xml:space="preserve"> no </w:t>
      </w:r>
      <w:proofErr w:type="spellStart"/>
      <w:r>
        <w:t>todos</w:t>
      </w:r>
      <w:proofErr w:type="spellEnd"/>
      <w:r>
        <w:t xml:space="preserve"> </w:t>
      </w:r>
      <w:proofErr w:type="spellStart"/>
      <w:r>
        <w:t>han</w:t>
      </w:r>
      <w:proofErr w:type="spellEnd"/>
      <w:r>
        <w:t xml:space="preserve"> </w:t>
      </w:r>
      <w:proofErr w:type="spellStart"/>
      <w:r>
        <w:t>despertado</w:t>
      </w:r>
      <w:proofErr w:type="spellEnd"/>
      <w:r>
        <w:t xml:space="preserve">, </w:t>
      </w:r>
      <w:proofErr w:type="spellStart"/>
      <w:r>
        <w:t>ni</w:t>
      </w:r>
      <w:proofErr w:type="spellEnd"/>
      <w:r>
        <w:t xml:space="preserve"> </w:t>
      </w:r>
      <w:proofErr w:type="spellStart"/>
      <w:r>
        <w:t>han</w:t>
      </w:r>
      <w:proofErr w:type="spellEnd"/>
      <w:r>
        <w:t xml:space="preserve"> </w:t>
      </w:r>
      <w:proofErr w:type="spellStart"/>
      <w:r>
        <w:t>sabido</w:t>
      </w:r>
      <w:proofErr w:type="spellEnd"/>
      <w:r>
        <w:t xml:space="preserve"> </w:t>
      </w:r>
      <w:proofErr w:type="spellStart"/>
      <w:r>
        <w:t>aprovechar</w:t>
      </w:r>
      <w:proofErr w:type="spellEnd"/>
      <w:r>
        <w:t xml:space="preserve"> las </w:t>
      </w:r>
      <w:proofErr w:type="spellStart"/>
      <w:r>
        <w:t>pruebas</w:t>
      </w:r>
      <w:proofErr w:type="spellEnd"/>
      <w:r>
        <w:t xml:space="preserve"> </w:t>
      </w:r>
      <w:proofErr w:type="spellStart"/>
      <w:r>
        <w:t>que</w:t>
      </w:r>
      <w:proofErr w:type="spellEnd"/>
      <w:r>
        <w:t xml:space="preserve"> </w:t>
      </w:r>
      <w:proofErr w:type="spellStart"/>
      <w:r>
        <w:t>en</w:t>
      </w:r>
      <w:proofErr w:type="spellEnd"/>
      <w:r>
        <w:t xml:space="preserve"> </w:t>
      </w:r>
      <w:proofErr w:type="spellStart"/>
      <w:r>
        <w:t>su</w:t>
      </w:r>
      <w:proofErr w:type="spellEnd"/>
      <w:r>
        <w:t xml:space="preserve"> </w:t>
      </w:r>
      <w:proofErr w:type="spellStart"/>
      <w:r>
        <w:t>vida</w:t>
      </w:r>
      <w:proofErr w:type="spellEnd"/>
      <w:r>
        <w:t xml:space="preserve"> </w:t>
      </w:r>
      <w:proofErr w:type="spellStart"/>
      <w:r>
        <w:t>han</w:t>
      </w:r>
      <w:proofErr w:type="spellEnd"/>
      <w:r>
        <w:t xml:space="preserve"> </w:t>
      </w:r>
      <w:proofErr w:type="spellStart"/>
      <w:r>
        <w:t>tenido</w:t>
      </w:r>
      <w:proofErr w:type="spellEnd"/>
      <w:r>
        <w:t xml:space="preserve">. </w:t>
      </w:r>
      <w:proofErr w:type="spellStart"/>
      <w:r>
        <w:t>Existen</w:t>
      </w:r>
      <w:proofErr w:type="spellEnd"/>
      <w:r>
        <w:t xml:space="preserve"> </w:t>
      </w:r>
      <w:proofErr w:type="spellStart"/>
      <w:r>
        <w:t>los</w:t>
      </w:r>
      <w:proofErr w:type="spellEnd"/>
      <w:r>
        <w:t xml:space="preserve"> </w:t>
      </w:r>
      <w:proofErr w:type="spellStart"/>
      <w:r>
        <w:t>aletargados</w:t>
      </w:r>
      <w:proofErr w:type="spellEnd"/>
      <w:r>
        <w:t xml:space="preserve"> para las </w:t>
      </w:r>
      <w:proofErr w:type="spellStart"/>
      <w:r>
        <w:t>lecciones</w:t>
      </w:r>
      <w:proofErr w:type="spellEnd"/>
      <w:r>
        <w:t xml:space="preserve"> </w:t>
      </w:r>
      <w:proofErr w:type="spellStart"/>
      <w:r>
        <w:t>espirituales</w:t>
      </w:r>
      <w:proofErr w:type="spellEnd"/>
      <w:r>
        <w:t xml:space="preserve">, </w:t>
      </w:r>
      <w:proofErr w:type="spellStart"/>
      <w:r>
        <w:t>los</w:t>
      </w:r>
      <w:proofErr w:type="spellEnd"/>
      <w:r>
        <w:t xml:space="preserve"> </w:t>
      </w:r>
      <w:proofErr w:type="spellStart"/>
      <w:r>
        <w:t>estacionados</w:t>
      </w:r>
      <w:proofErr w:type="spellEnd"/>
      <w:r>
        <w:t xml:space="preserve">, </w:t>
      </w:r>
      <w:proofErr w:type="spellStart"/>
      <w:r>
        <w:t>los</w:t>
      </w:r>
      <w:proofErr w:type="spellEnd"/>
      <w:r>
        <w:t xml:space="preserve"> </w:t>
      </w:r>
      <w:proofErr w:type="spellStart"/>
      <w:r>
        <w:t>confundidos</w:t>
      </w:r>
      <w:proofErr w:type="spellEnd"/>
      <w:r>
        <w:t xml:space="preserve">, mas </w:t>
      </w:r>
      <w:proofErr w:type="spellStart"/>
      <w:r>
        <w:t>cada</w:t>
      </w:r>
      <w:proofErr w:type="spellEnd"/>
      <w:r>
        <w:t xml:space="preserve"> uno </w:t>
      </w:r>
      <w:proofErr w:type="spellStart"/>
      <w:r>
        <w:t>tiene</w:t>
      </w:r>
      <w:proofErr w:type="spellEnd"/>
      <w:r>
        <w:t xml:space="preserve"> </w:t>
      </w:r>
      <w:proofErr w:type="spellStart"/>
      <w:r>
        <w:t>marcado</w:t>
      </w:r>
      <w:proofErr w:type="spellEnd"/>
      <w:r>
        <w:t xml:space="preserve"> </w:t>
      </w:r>
      <w:proofErr w:type="spellStart"/>
      <w:r>
        <w:t>el</w:t>
      </w:r>
      <w:proofErr w:type="spellEnd"/>
      <w:r>
        <w:t xml:space="preserve"> </w:t>
      </w:r>
      <w:proofErr w:type="spellStart"/>
      <w:r>
        <w:t>momento</w:t>
      </w:r>
      <w:proofErr w:type="spellEnd"/>
      <w:r>
        <w:t xml:space="preserve"> </w:t>
      </w:r>
      <w:proofErr w:type="spellStart"/>
      <w:r>
        <w:t>en</w:t>
      </w:r>
      <w:proofErr w:type="spellEnd"/>
      <w:r>
        <w:t xml:space="preserve"> </w:t>
      </w:r>
      <w:proofErr w:type="spellStart"/>
      <w:r>
        <w:t>que</w:t>
      </w:r>
      <w:proofErr w:type="spellEnd"/>
      <w:r>
        <w:t xml:space="preserve"> </w:t>
      </w:r>
      <w:proofErr w:type="spellStart"/>
      <w:r>
        <w:t>debe</w:t>
      </w:r>
      <w:proofErr w:type="spellEnd"/>
      <w:r>
        <w:t xml:space="preserve"> </w:t>
      </w:r>
      <w:proofErr w:type="spellStart"/>
      <w:r>
        <w:t>despertar</w:t>
      </w:r>
      <w:proofErr w:type="spellEnd"/>
      <w:r>
        <w:t xml:space="preserve"> y </w:t>
      </w:r>
      <w:proofErr w:type="spellStart"/>
      <w:r>
        <w:t>oír</w:t>
      </w:r>
      <w:proofErr w:type="spellEnd"/>
      <w:r>
        <w:t xml:space="preserve"> la </w:t>
      </w:r>
      <w:proofErr w:type="spellStart"/>
      <w:r>
        <w:t>voz</w:t>
      </w:r>
      <w:proofErr w:type="spellEnd"/>
      <w:r>
        <w:t xml:space="preserve"> de </w:t>
      </w:r>
      <w:proofErr w:type="spellStart"/>
      <w:r>
        <w:t>su</w:t>
      </w:r>
      <w:proofErr w:type="spellEnd"/>
      <w:r>
        <w:t xml:space="preserve"> </w:t>
      </w:r>
      <w:proofErr w:type="spellStart"/>
      <w:r>
        <w:t>conciencia</w:t>
      </w:r>
      <w:proofErr w:type="spellEnd"/>
      <w:r>
        <w:t xml:space="preserve">. </w:t>
      </w:r>
      <w:proofErr w:type="gramStart"/>
      <w:r>
        <w:t>Los</w:t>
      </w:r>
      <w:proofErr w:type="gramEnd"/>
      <w:r>
        <w:t xml:space="preserve"> </w:t>
      </w:r>
      <w:proofErr w:type="spellStart"/>
      <w:r>
        <w:t>que</w:t>
      </w:r>
      <w:proofErr w:type="spellEnd"/>
      <w:r>
        <w:t xml:space="preserve"> se </w:t>
      </w:r>
      <w:proofErr w:type="spellStart"/>
      <w:r>
        <w:t>estremecieron</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al </w:t>
      </w:r>
      <w:proofErr w:type="spellStart"/>
      <w:r>
        <w:t>escuchar</w:t>
      </w:r>
      <w:proofErr w:type="spellEnd"/>
      <w:r>
        <w:t xml:space="preserve"> mi palabra, </w:t>
      </w:r>
      <w:proofErr w:type="spellStart"/>
      <w:r>
        <w:t>eran</w:t>
      </w:r>
      <w:proofErr w:type="spellEnd"/>
      <w:r>
        <w:t xml:space="preserve"> </w:t>
      </w:r>
      <w:proofErr w:type="spellStart"/>
      <w:r>
        <w:t>los</w:t>
      </w:r>
      <w:proofErr w:type="spellEnd"/>
      <w:r>
        <w:t xml:space="preserve"> </w:t>
      </w:r>
      <w:proofErr w:type="spellStart"/>
      <w:r>
        <w:t>que</w:t>
      </w:r>
      <w:proofErr w:type="spellEnd"/>
      <w:r>
        <w:t xml:space="preserve"> </w:t>
      </w:r>
      <w:proofErr w:type="spellStart"/>
      <w:r>
        <w:t>aguardaban</w:t>
      </w:r>
      <w:proofErr w:type="spellEnd"/>
      <w:r>
        <w:t xml:space="preserve"> con </w:t>
      </w:r>
      <w:proofErr w:type="spellStart"/>
      <w:r>
        <w:t>impaciencia</w:t>
      </w:r>
      <w:proofErr w:type="spellEnd"/>
      <w:r>
        <w:t xml:space="preserve"> mi </w:t>
      </w:r>
      <w:proofErr w:type="spellStart"/>
      <w:r>
        <w:t>nueva</w:t>
      </w:r>
      <w:proofErr w:type="spellEnd"/>
      <w:r>
        <w:t xml:space="preserve"> </w:t>
      </w:r>
      <w:proofErr w:type="spellStart"/>
      <w:r>
        <w:t>manifestación</w:t>
      </w:r>
      <w:proofErr w:type="spellEnd"/>
      <w:r>
        <w:t xml:space="preserve">, </w:t>
      </w:r>
      <w:proofErr w:type="spellStart"/>
      <w:r>
        <w:t>los</w:t>
      </w:r>
      <w:proofErr w:type="spellEnd"/>
      <w:r>
        <w:t xml:space="preserve"> </w:t>
      </w:r>
      <w:proofErr w:type="spellStart"/>
      <w:r>
        <w:t>que</w:t>
      </w:r>
      <w:proofErr w:type="spellEnd"/>
      <w:r>
        <w:t xml:space="preserve"> </w:t>
      </w:r>
      <w:proofErr w:type="spellStart"/>
      <w:r>
        <w:t>recordaban</w:t>
      </w:r>
      <w:proofErr w:type="spellEnd"/>
      <w:r>
        <w:t xml:space="preserve"> mi </w:t>
      </w:r>
      <w:proofErr w:type="spellStart"/>
      <w:r>
        <w:t>promesa</w:t>
      </w:r>
      <w:proofErr w:type="spellEnd"/>
      <w:r>
        <w:t xml:space="preserve"> de </w:t>
      </w:r>
      <w:proofErr w:type="spellStart"/>
      <w:r>
        <w:t>volver</w:t>
      </w:r>
      <w:proofErr w:type="spellEnd"/>
      <w:r>
        <w:t xml:space="preserve">, </w:t>
      </w:r>
      <w:proofErr w:type="spellStart"/>
      <w:r>
        <w:t>como</w:t>
      </w:r>
      <w:proofErr w:type="spellEnd"/>
      <w:r>
        <w:t xml:space="preserve"> </w:t>
      </w:r>
      <w:proofErr w:type="spellStart"/>
      <w:r>
        <w:t>espera</w:t>
      </w:r>
      <w:proofErr w:type="spellEnd"/>
      <w:r>
        <w:t xml:space="preserve"> </w:t>
      </w:r>
      <w:proofErr w:type="spellStart"/>
      <w:r>
        <w:t>el</w:t>
      </w:r>
      <w:proofErr w:type="spellEnd"/>
      <w:r>
        <w:t xml:space="preserve"> </w:t>
      </w:r>
      <w:proofErr w:type="spellStart"/>
      <w:r>
        <w:t>caminante</w:t>
      </w:r>
      <w:proofErr w:type="spellEnd"/>
      <w:r>
        <w:t xml:space="preserve"> </w:t>
      </w:r>
      <w:proofErr w:type="spellStart"/>
      <w:r>
        <w:t>perdido</w:t>
      </w:r>
      <w:proofErr w:type="spellEnd"/>
      <w:r>
        <w:t xml:space="preserve"> </w:t>
      </w:r>
      <w:proofErr w:type="spellStart"/>
      <w:r>
        <w:t>en</w:t>
      </w:r>
      <w:proofErr w:type="spellEnd"/>
      <w:r>
        <w:t xml:space="preserve"> </w:t>
      </w:r>
      <w:proofErr w:type="spellStart"/>
      <w:r>
        <w:t>mitad</w:t>
      </w:r>
      <w:proofErr w:type="spellEnd"/>
      <w:r>
        <w:t xml:space="preserve"> de la </w:t>
      </w:r>
      <w:proofErr w:type="spellStart"/>
      <w:r>
        <w:t>noche</w:t>
      </w:r>
      <w:proofErr w:type="spellEnd"/>
      <w:r>
        <w:t xml:space="preserve"> a </w:t>
      </w:r>
      <w:proofErr w:type="spellStart"/>
      <w:r>
        <w:t>que</w:t>
      </w:r>
      <w:proofErr w:type="spellEnd"/>
      <w:r>
        <w:t xml:space="preserve"> </w:t>
      </w:r>
      <w:proofErr w:type="spellStart"/>
      <w:r>
        <w:t>aparezca</w:t>
      </w:r>
      <w:proofErr w:type="spellEnd"/>
      <w:r>
        <w:t xml:space="preserve"> la aurora para </w:t>
      </w:r>
      <w:proofErr w:type="spellStart"/>
      <w:r>
        <w:t>encontrar</w:t>
      </w:r>
      <w:proofErr w:type="spellEnd"/>
      <w:r>
        <w:t xml:space="preserve"> </w:t>
      </w:r>
      <w:proofErr w:type="spellStart"/>
      <w:r>
        <w:t>el</w:t>
      </w:r>
      <w:proofErr w:type="spellEnd"/>
      <w:r>
        <w:t xml:space="preserve"> camino y </w:t>
      </w:r>
      <w:proofErr w:type="spellStart"/>
      <w:r>
        <w:t>proseguir</w:t>
      </w:r>
      <w:proofErr w:type="spellEnd"/>
      <w:r>
        <w:t xml:space="preserve"> el </w:t>
      </w:r>
      <w:proofErr w:type="spellStart"/>
      <w:r>
        <w:t>viaje</w:t>
      </w:r>
      <w:proofErr w:type="spellEnd"/>
      <w:r>
        <w:t xml:space="preserve">. </w:t>
      </w:r>
    </w:p>
    <w:p w14:paraId="3D0E7C6C" w14:textId="77777777" w:rsidR="00F50769" w:rsidRDefault="00F50769" w:rsidP="00F50769">
      <w:r>
        <w:t xml:space="preserve">8. Mi </w:t>
      </w:r>
      <w:proofErr w:type="spellStart"/>
      <w:r>
        <w:t>voz</w:t>
      </w:r>
      <w:proofErr w:type="spellEnd"/>
      <w:r>
        <w:t xml:space="preserve">, </w:t>
      </w:r>
      <w:proofErr w:type="spellStart"/>
      <w:r>
        <w:t>que</w:t>
      </w:r>
      <w:proofErr w:type="spellEnd"/>
      <w:r>
        <w:t xml:space="preserve"> hoy </w:t>
      </w:r>
      <w:proofErr w:type="spellStart"/>
      <w:r>
        <w:t>materializo</w:t>
      </w:r>
      <w:proofErr w:type="spellEnd"/>
      <w:r>
        <w:t xml:space="preserve"> </w:t>
      </w:r>
      <w:proofErr w:type="spellStart"/>
      <w:r>
        <w:t>en</w:t>
      </w:r>
      <w:proofErr w:type="spellEnd"/>
      <w:r>
        <w:t xml:space="preserve"> </w:t>
      </w:r>
      <w:proofErr w:type="spellStart"/>
      <w:r>
        <w:t>esta</w:t>
      </w:r>
      <w:proofErr w:type="spellEnd"/>
      <w:r>
        <w:t xml:space="preserve"> forma, </w:t>
      </w:r>
      <w:proofErr w:type="spellStart"/>
      <w:r>
        <w:t>cesará</w:t>
      </w:r>
      <w:proofErr w:type="spellEnd"/>
      <w:r>
        <w:t xml:space="preserve"> de </w:t>
      </w:r>
      <w:proofErr w:type="spellStart"/>
      <w:r>
        <w:t>escucharse</w:t>
      </w:r>
      <w:proofErr w:type="spellEnd"/>
      <w:r>
        <w:t xml:space="preserve"> y </w:t>
      </w:r>
      <w:proofErr w:type="spellStart"/>
      <w:r>
        <w:t>entonces</w:t>
      </w:r>
      <w:proofErr w:type="spellEnd"/>
      <w:r>
        <w:t xml:space="preserve"> </w:t>
      </w:r>
      <w:proofErr w:type="spellStart"/>
      <w:r>
        <w:t>contemplaré</w:t>
      </w:r>
      <w:proofErr w:type="spellEnd"/>
      <w:r>
        <w:t xml:space="preserve"> </w:t>
      </w:r>
      <w:proofErr w:type="spellStart"/>
      <w:r>
        <w:t>en</w:t>
      </w:r>
      <w:proofErr w:type="spellEnd"/>
      <w:r>
        <w:t xml:space="preserve"> </w:t>
      </w:r>
      <w:proofErr w:type="spellStart"/>
      <w:r>
        <w:t>vuestras</w:t>
      </w:r>
      <w:proofErr w:type="spellEnd"/>
      <w:r>
        <w:t xml:space="preserve"> </w:t>
      </w:r>
      <w:proofErr w:type="spellStart"/>
      <w:r>
        <w:t>obras</w:t>
      </w:r>
      <w:proofErr w:type="spellEnd"/>
      <w:r>
        <w:t xml:space="preserve">, </w:t>
      </w:r>
      <w:proofErr w:type="spellStart"/>
      <w:r>
        <w:t>el</w:t>
      </w:r>
      <w:proofErr w:type="spellEnd"/>
      <w:r>
        <w:t xml:space="preserve"> </w:t>
      </w:r>
      <w:proofErr w:type="spellStart"/>
      <w:r>
        <w:t>fruto</w:t>
      </w:r>
      <w:proofErr w:type="spellEnd"/>
      <w:r>
        <w:t xml:space="preserve"> de mi </w:t>
      </w:r>
      <w:proofErr w:type="spellStart"/>
      <w:r>
        <w:t>siembra</w:t>
      </w:r>
      <w:proofErr w:type="spellEnd"/>
      <w:r>
        <w:t xml:space="preserve">. </w:t>
      </w:r>
      <w:proofErr w:type="spellStart"/>
      <w:r>
        <w:t>Dejaré</w:t>
      </w:r>
      <w:proofErr w:type="spellEnd"/>
      <w:r>
        <w:t xml:space="preserve"> </w:t>
      </w:r>
      <w:proofErr w:type="spellStart"/>
      <w:r>
        <w:t>en</w:t>
      </w:r>
      <w:proofErr w:type="spellEnd"/>
      <w:r>
        <w:t xml:space="preserve"> </w:t>
      </w:r>
      <w:proofErr w:type="spellStart"/>
      <w:r>
        <w:t>cada</w:t>
      </w:r>
      <w:proofErr w:type="spellEnd"/>
      <w:r>
        <w:t xml:space="preserve"> uno de </w:t>
      </w:r>
      <w:proofErr w:type="spellStart"/>
      <w:r>
        <w:t>vosotros</w:t>
      </w:r>
      <w:proofErr w:type="spellEnd"/>
      <w:r>
        <w:t xml:space="preserve"> </w:t>
      </w:r>
      <w:proofErr w:type="spellStart"/>
      <w:r>
        <w:t>una</w:t>
      </w:r>
      <w:proofErr w:type="spellEnd"/>
      <w:r>
        <w:t xml:space="preserve"> </w:t>
      </w:r>
      <w:proofErr w:type="spellStart"/>
      <w:r>
        <w:t>espiga</w:t>
      </w:r>
      <w:proofErr w:type="spellEnd"/>
      <w:r>
        <w:t xml:space="preserve"> y un </w:t>
      </w:r>
      <w:proofErr w:type="spellStart"/>
      <w:r>
        <w:t>fruto</w:t>
      </w:r>
      <w:proofErr w:type="spellEnd"/>
      <w:r>
        <w:t xml:space="preserve"> para </w:t>
      </w:r>
      <w:proofErr w:type="spellStart"/>
      <w:r>
        <w:t>que</w:t>
      </w:r>
      <w:proofErr w:type="spellEnd"/>
      <w:r>
        <w:t xml:space="preserve"> </w:t>
      </w:r>
      <w:proofErr w:type="spellStart"/>
      <w:r>
        <w:t>cuando</w:t>
      </w:r>
      <w:proofErr w:type="spellEnd"/>
      <w:r>
        <w:t xml:space="preserve"> </w:t>
      </w:r>
      <w:proofErr w:type="spellStart"/>
      <w:r>
        <w:t>sintáis</w:t>
      </w:r>
      <w:proofErr w:type="spellEnd"/>
      <w:r>
        <w:t xml:space="preserve"> </w:t>
      </w:r>
      <w:proofErr w:type="spellStart"/>
      <w:r>
        <w:t>hambre</w:t>
      </w:r>
      <w:proofErr w:type="spellEnd"/>
      <w:r>
        <w:t xml:space="preserve"> o se </w:t>
      </w:r>
      <w:proofErr w:type="spellStart"/>
      <w:r>
        <w:t>acerque</w:t>
      </w:r>
      <w:proofErr w:type="spellEnd"/>
      <w:r>
        <w:t xml:space="preserve"> un </w:t>
      </w:r>
      <w:proofErr w:type="spellStart"/>
      <w:r>
        <w:t>necesitado</w:t>
      </w:r>
      <w:proofErr w:type="spellEnd"/>
      <w:r>
        <w:t xml:space="preserve"> a </w:t>
      </w:r>
      <w:proofErr w:type="spellStart"/>
      <w:r>
        <w:t>pediros</w:t>
      </w:r>
      <w:proofErr w:type="spellEnd"/>
      <w:r>
        <w:t xml:space="preserve">, </w:t>
      </w:r>
      <w:proofErr w:type="spellStart"/>
      <w:r>
        <w:t>tengáis</w:t>
      </w:r>
      <w:proofErr w:type="spellEnd"/>
      <w:r>
        <w:t xml:space="preserve"> pan y no </w:t>
      </w:r>
      <w:proofErr w:type="spellStart"/>
      <w:r>
        <w:t>digáis</w:t>
      </w:r>
      <w:proofErr w:type="spellEnd"/>
      <w:r>
        <w:t xml:space="preserve"> al Padre </w:t>
      </w:r>
      <w:proofErr w:type="spellStart"/>
      <w:r>
        <w:t>que</w:t>
      </w:r>
      <w:proofErr w:type="spellEnd"/>
      <w:r>
        <w:t xml:space="preserve"> </w:t>
      </w:r>
      <w:proofErr w:type="spellStart"/>
      <w:r>
        <w:t>os</w:t>
      </w:r>
      <w:proofErr w:type="spellEnd"/>
      <w:r>
        <w:t xml:space="preserve"> </w:t>
      </w:r>
      <w:proofErr w:type="spellStart"/>
      <w:r>
        <w:t>abandonó</w:t>
      </w:r>
      <w:proofErr w:type="spellEnd"/>
      <w:r>
        <w:t xml:space="preserve"> y </w:t>
      </w:r>
      <w:proofErr w:type="spellStart"/>
      <w:r>
        <w:t>os</w:t>
      </w:r>
      <w:proofErr w:type="spellEnd"/>
      <w:r>
        <w:t xml:space="preserve"> </w:t>
      </w:r>
      <w:proofErr w:type="spellStart"/>
      <w:r>
        <w:t>dejó</w:t>
      </w:r>
      <w:proofErr w:type="spellEnd"/>
      <w:r>
        <w:t xml:space="preserve"> sin </w:t>
      </w:r>
      <w:proofErr w:type="spellStart"/>
      <w:r>
        <w:t>heredad</w:t>
      </w:r>
      <w:proofErr w:type="spellEnd"/>
      <w:r>
        <w:t xml:space="preserve">. </w:t>
      </w:r>
      <w:proofErr w:type="spellStart"/>
      <w:r>
        <w:t>Quiero</w:t>
      </w:r>
      <w:proofErr w:type="spellEnd"/>
      <w:r>
        <w:t xml:space="preserve"> </w:t>
      </w:r>
      <w:proofErr w:type="spellStart"/>
      <w:r>
        <w:t>que</w:t>
      </w:r>
      <w:proofErr w:type="spellEnd"/>
      <w:r>
        <w:t xml:space="preserve"> </w:t>
      </w:r>
      <w:proofErr w:type="spellStart"/>
      <w:r>
        <w:t>en</w:t>
      </w:r>
      <w:proofErr w:type="spellEnd"/>
      <w:r>
        <w:t xml:space="preserve"> </w:t>
      </w:r>
      <w:proofErr w:type="spellStart"/>
      <w:r>
        <w:t>esos</w:t>
      </w:r>
      <w:proofErr w:type="spellEnd"/>
      <w:r>
        <w:t xml:space="preserve"> </w:t>
      </w:r>
      <w:proofErr w:type="spellStart"/>
      <w:r>
        <w:t>tiempos</w:t>
      </w:r>
      <w:proofErr w:type="spellEnd"/>
      <w:r>
        <w:t xml:space="preserve">, </w:t>
      </w:r>
      <w:proofErr w:type="spellStart"/>
      <w:r>
        <w:t>cuando</w:t>
      </w:r>
      <w:proofErr w:type="spellEnd"/>
      <w:r>
        <w:t xml:space="preserve"> </w:t>
      </w:r>
      <w:proofErr w:type="spellStart"/>
      <w:r>
        <w:t>sintáis</w:t>
      </w:r>
      <w:proofErr w:type="spellEnd"/>
      <w:r>
        <w:t xml:space="preserve"> </w:t>
      </w:r>
      <w:proofErr w:type="spellStart"/>
      <w:r>
        <w:t>necesidad</w:t>
      </w:r>
      <w:proofErr w:type="spellEnd"/>
      <w:r>
        <w:t xml:space="preserve"> de mis </w:t>
      </w:r>
      <w:proofErr w:type="spellStart"/>
      <w:r>
        <w:t>complacencias</w:t>
      </w:r>
      <w:proofErr w:type="spellEnd"/>
      <w:r>
        <w:t xml:space="preserve"> </w:t>
      </w:r>
      <w:proofErr w:type="spellStart"/>
      <w:r>
        <w:t>divinas</w:t>
      </w:r>
      <w:proofErr w:type="spellEnd"/>
      <w:r>
        <w:t xml:space="preserve">, </w:t>
      </w:r>
      <w:proofErr w:type="spellStart"/>
      <w:r>
        <w:t>sepáis</w:t>
      </w:r>
      <w:proofErr w:type="spellEnd"/>
      <w:r>
        <w:t xml:space="preserve"> </w:t>
      </w:r>
      <w:proofErr w:type="spellStart"/>
      <w:r>
        <w:t>recurrir</w:t>
      </w:r>
      <w:proofErr w:type="spellEnd"/>
      <w:r>
        <w:t xml:space="preserve"> a </w:t>
      </w:r>
      <w:proofErr w:type="spellStart"/>
      <w:r>
        <w:t>vuestro</w:t>
      </w:r>
      <w:proofErr w:type="spellEnd"/>
      <w:r>
        <w:t xml:space="preserve"> </w:t>
      </w:r>
      <w:proofErr w:type="spellStart"/>
      <w:r>
        <w:t>espíritu</w:t>
      </w:r>
      <w:proofErr w:type="spellEnd"/>
      <w:r>
        <w:t xml:space="preserve"> y </w:t>
      </w:r>
      <w:proofErr w:type="spellStart"/>
      <w:r>
        <w:t>buscar</w:t>
      </w:r>
      <w:proofErr w:type="spellEnd"/>
      <w:r>
        <w:t xml:space="preserve"> </w:t>
      </w:r>
      <w:proofErr w:type="spellStart"/>
      <w:r>
        <w:t>en</w:t>
      </w:r>
      <w:proofErr w:type="spellEnd"/>
      <w:r>
        <w:t xml:space="preserve"> </w:t>
      </w:r>
      <w:proofErr w:type="spellStart"/>
      <w:r>
        <w:t>él</w:t>
      </w:r>
      <w:proofErr w:type="spellEnd"/>
      <w:r>
        <w:t xml:space="preserve">, </w:t>
      </w:r>
      <w:proofErr w:type="spellStart"/>
      <w:r>
        <w:t>que</w:t>
      </w:r>
      <w:proofErr w:type="spellEnd"/>
      <w:r>
        <w:t xml:space="preserve"> </w:t>
      </w:r>
      <w:proofErr w:type="spellStart"/>
      <w:r>
        <w:t>ahí</w:t>
      </w:r>
      <w:proofErr w:type="spellEnd"/>
      <w:r>
        <w:t xml:space="preserve"> </w:t>
      </w:r>
      <w:proofErr w:type="spellStart"/>
      <w:r>
        <w:t>encontraréis</w:t>
      </w:r>
      <w:proofErr w:type="spellEnd"/>
      <w:r>
        <w:t xml:space="preserve"> </w:t>
      </w:r>
      <w:proofErr w:type="spellStart"/>
      <w:r>
        <w:t>guardadas</w:t>
      </w:r>
      <w:proofErr w:type="spellEnd"/>
      <w:r>
        <w:t xml:space="preserve"> </w:t>
      </w:r>
      <w:proofErr w:type="spellStart"/>
      <w:r>
        <w:t>muchas</w:t>
      </w:r>
      <w:proofErr w:type="spellEnd"/>
      <w:r>
        <w:t xml:space="preserve"> </w:t>
      </w:r>
      <w:proofErr w:type="spellStart"/>
      <w:r>
        <w:t>riquezas</w:t>
      </w:r>
      <w:proofErr w:type="spellEnd"/>
      <w:r>
        <w:t xml:space="preserve"> </w:t>
      </w:r>
      <w:proofErr w:type="spellStart"/>
      <w:r>
        <w:t>que</w:t>
      </w:r>
      <w:proofErr w:type="spellEnd"/>
      <w:r>
        <w:t xml:space="preserve"> </w:t>
      </w:r>
      <w:proofErr w:type="spellStart"/>
      <w:r>
        <w:t>en</w:t>
      </w:r>
      <w:proofErr w:type="spellEnd"/>
      <w:r>
        <w:t xml:space="preserve"> </w:t>
      </w:r>
      <w:proofErr w:type="spellStart"/>
      <w:r>
        <w:t>él</w:t>
      </w:r>
      <w:proofErr w:type="spellEnd"/>
      <w:r>
        <w:t xml:space="preserve"> </w:t>
      </w:r>
      <w:proofErr w:type="spellStart"/>
      <w:r>
        <w:t>depositó</w:t>
      </w:r>
      <w:proofErr w:type="spellEnd"/>
      <w:r>
        <w:t xml:space="preserve"> mi </w:t>
      </w:r>
      <w:proofErr w:type="spellStart"/>
      <w:r>
        <w:t>caridad</w:t>
      </w:r>
      <w:proofErr w:type="spellEnd"/>
      <w:r>
        <w:t xml:space="preserve">. También </w:t>
      </w:r>
      <w:proofErr w:type="spellStart"/>
      <w:r>
        <w:t>encontraréis</w:t>
      </w:r>
      <w:proofErr w:type="spellEnd"/>
      <w:r>
        <w:t xml:space="preserve"> </w:t>
      </w:r>
    </w:p>
    <w:p w14:paraId="6FC82268" w14:textId="77777777" w:rsidR="00F50769" w:rsidRDefault="00F50769" w:rsidP="00F50769">
      <w:r>
        <w:t xml:space="preserve">mi </w:t>
      </w:r>
      <w:proofErr w:type="spellStart"/>
      <w:r>
        <w:t>semilla</w:t>
      </w:r>
      <w:proofErr w:type="spellEnd"/>
      <w:r>
        <w:t xml:space="preserve"> </w:t>
      </w:r>
      <w:proofErr w:type="spellStart"/>
      <w:r>
        <w:t>en</w:t>
      </w:r>
      <w:proofErr w:type="spellEnd"/>
      <w:r>
        <w:t xml:space="preserve"> </w:t>
      </w:r>
      <w:proofErr w:type="spellStart"/>
      <w:r>
        <w:t>abundancia</w:t>
      </w:r>
      <w:proofErr w:type="spellEnd"/>
      <w:r>
        <w:t xml:space="preserve">, </w:t>
      </w:r>
      <w:proofErr w:type="spellStart"/>
      <w:r>
        <w:t>en</w:t>
      </w:r>
      <w:proofErr w:type="spellEnd"/>
      <w:r>
        <w:t xml:space="preserve"> </w:t>
      </w:r>
      <w:proofErr w:type="spellStart"/>
      <w:r>
        <w:t>espera</w:t>
      </w:r>
      <w:proofErr w:type="spellEnd"/>
      <w:r>
        <w:t xml:space="preserve"> de </w:t>
      </w:r>
      <w:proofErr w:type="spellStart"/>
      <w:r>
        <w:t>que</w:t>
      </w:r>
      <w:proofErr w:type="spellEnd"/>
      <w:r>
        <w:t xml:space="preserve"> </w:t>
      </w:r>
      <w:proofErr w:type="spellStart"/>
      <w:r>
        <w:t>preparéis</w:t>
      </w:r>
      <w:proofErr w:type="spellEnd"/>
      <w:r>
        <w:t xml:space="preserve"> las tierras, para </w:t>
      </w:r>
      <w:proofErr w:type="spellStart"/>
      <w:r>
        <w:t>que</w:t>
      </w:r>
      <w:proofErr w:type="spellEnd"/>
      <w:r>
        <w:t xml:space="preserve"> la </w:t>
      </w:r>
      <w:proofErr w:type="spellStart"/>
      <w:r>
        <w:t>sembréis</w:t>
      </w:r>
      <w:proofErr w:type="spellEnd"/>
      <w:r>
        <w:t xml:space="preserve">. </w:t>
      </w:r>
      <w:proofErr w:type="spellStart"/>
      <w:r>
        <w:t>Yo</w:t>
      </w:r>
      <w:proofErr w:type="spellEnd"/>
      <w:r>
        <w:t xml:space="preserve"> </w:t>
      </w:r>
      <w:proofErr w:type="spellStart"/>
      <w:r>
        <w:t>os</w:t>
      </w:r>
      <w:proofErr w:type="spellEnd"/>
      <w:r>
        <w:t xml:space="preserve"> he </w:t>
      </w:r>
      <w:proofErr w:type="spellStart"/>
      <w:r>
        <w:t>enseñado</w:t>
      </w:r>
      <w:proofErr w:type="spellEnd"/>
      <w:r>
        <w:t xml:space="preserve"> a cultivar </w:t>
      </w:r>
      <w:proofErr w:type="spellStart"/>
      <w:r>
        <w:t>esas</w:t>
      </w:r>
      <w:proofErr w:type="spellEnd"/>
      <w:r>
        <w:t xml:space="preserve"> tierras y a velar </w:t>
      </w:r>
      <w:proofErr w:type="spellStart"/>
      <w:r>
        <w:t>por</w:t>
      </w:r>
      <w:proofErr w:type="spellEnd"/>
      <w:r>
        <w:t xml:space="preserve"> la </w:t>
      </w:r>
      <w:proofErr w:type="spellStart"/>
      <w:r>
        <w:t>siembra</w:t>
      </w:r>
      <w:proofErr w:type="spellEnd"/>
      <w:r>
        <w:t xml:space="preserve">. </w:t>
      </w:r>
      <w:proofErr w:type="spellStart"/>
      <w:r>
        <w:t>Mañana</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recogerá</w:t>
      </w:r>
      <w:proofErr w:type="spellEnd"/>
      <w:r>
        <w:t xml:space="preserve"> </w:t>
      </w:r>
      <w:proofErr w:type="spellStart"/>
      <w:r>
        <w:t>el</w:t>
      </w:r>
      <w:proofErr w:type="spellEnd"/>
      <w:r>
        <w:t xml:space="preserve"> </w:t>
      </w:r>
      <w:proofErr w:type="spellStart"/>
      <w:r>
        <w:t>fruto</w:t>
      </w:r>
      <w:proofErr w:type="spellEnd"/>
      <w:r>
        <w:t xml:space="preserve"> de sus </w:t>
      </w:r>
      <w:proofErr w:type="spellStart"/>
      <w:r>
        <w:t>obras</w:t>
      </w:r>
      <w:proofErr w:type="spellEnd"/>
      <w:r>
        <w:t xml:space="preserve">, </w:t>
      </w:r>
      <w:proofErr w:type="spellStart"/>
      <w:r>
        <w:t>como</w:t>
      </w:r>
      <w:proofErr w:type="spellEnd"/>
      <w:r>
        <w:t xml:space="preserve"> </w:t>
      </w:r>
      <w:proofErr w:type="spellStart"/>
      <w:r>
        <w:t>una</w:t>
      </w:r>
      <w:proofErr w:type="spellEnd"/>
      <w:r>
        <w:t xml:space="preserve"> </w:t>
      </w:r>
      <w:proofErr w:type="spellStart"/>
      <w:r>
        <w:t>cosecha</w:t>
      </w:r>
      <w:proofErr w:type="spellEnd"/>
      <w:r>
        <w:t xml:space="preserve"> </w:t>
      </w:r>
      <w:proofErr w:type="spellStart"/>
      <w:r>
        <w:t>digna</w:t>
      </w:r>
      <w:proofErr w:type="spellEnd"/>
      <w:r>
        <w:t xml:space="preserve"> de ser </w:t>
      </w:r>
      <w:proofErr w:type="spellStart"/>
      <w:r>
        <w:t>ofrecida</w:t>
      </w:r>
      <w:proofErr w:type="spellEnd"/>
      <w:r>
        <w:t xml:space="preserve"> al Padre y de ser </w:t>
      </w:r>
      <w:proofErr w:type="spellStart"/>
      <w:r>
        <w:t>guardada</w:t>
      </w:r>
      <w:proofErr w:type="spellEnd"/>
      <w:r>
        <w:t xml:space="preserve"> </w:t>
      </w:r>
      <w:proofErr w:type="spellStart"/>
      <w:r>
        <w:t>en</w:t>
      </w:r>
      <w:proofErr w:type="spellEnd"/>
      <w:r>
        <w:t xml:space="preserve"> sus </w:t>
      </w:r>
      <w:proofErr w:type="spellStart"/>
      <w:r>
        <w:t>graneros</w:t>
      </w:r>
      <w:proofErr w:type="spellEnd"/>
      <w:r>
        <w:t xml:space="preserve">. </w:t>
      </w:r>
    </w:p>
    <w:p w14:paraId="6BDCF48D" w14:textId="77777777" w:rsidR="00F50769" w:rsidRDefault="00F50769" w:rsidP="00F50769">
      <w:r>
        <w:t xml:space="preserve">9. </w:t>
      </w:r>
      <w:proofErr w:type="spellStart"/>
      <w:r>
        <w:t>Habrá</w:t>
      </w:r>
      <w:proofErr w:type="spellEnd"/>
      <w:r>
        <w:t xml:space="preserve"> un </w:t>
      </w:r>
      <w:proofErr w:type="spellStart"/>
      <w:r>
        <w:t>instante</w:t>
      </w:r>
      <w:proofErr w:type="spellEnd"/>
      <w:r>
        <w:t xml:space="preserve"> </w:t>
      </w:r>
      <w:proofErr w:type="spellStart"/>
      <w:r>
        <w:t>en</w:t>
      </w:r>
      <w:proofErr w:type="spellEnd"/>
      <w:r>
        <w:t xml:space="preserve"> </w:t>
      </w:r>
      <w:proofErr w:type="spellStart"/>
      <w:r>
        <w:t>que</w:t>
      </w:r>
      <w:proofErr w:type="spellEnd"/>
      <w:r>
        <w:t xml:space="preserve"> mi palabra dada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aparentemente</w:t>
      </w:r>
      <w:proofErr w:type="spellEnd"/>
      <w:r>
        <w:t xml:space="preserve"> </w:t>
      </w:r>
      <w:proofErr w:type="spellStart"/>
      <w:r>
        <w:t>quede</w:t>
      </w:r>
      <w:proofErr w:type="spellEnd"/>
      <w:r>
        <w:t xml:space="preserve"> </w:t>
      </w:r>
      <w:proofErr w:type="spellStart"/>
      <w:r>
        <w:t>borrada</w:t>
      </w:r>
      <w:proofErr w:type="spellEnd"/>
      <w:r>
        <w:t xml:space="preserve"> del </w:t>
      </w:r>
      <w:proofErr w:type="spellStart"/>
      <w:r>
        <w:t>haz</w:t>
      </w:r>
      <w:proofErr w:type="spellEnd"/>
      <w:r>
        <w:t xml:space="preserve"> de la Tierra, </w:t>
      </w:r>
      <w:proofErr w:type="spellStart"/>
      <w:r>
        <w:t>entonces</w:t>
      </w:r>
      <w:proofErr w:type="spellEnd"/>
      <w:r>
        <w:t xml:space="preserve"> se </w:t>
      </w:r>
      <w:proofErr w:type="spellStart"/>
      <w:r>
        <w:t>levantarán</w:t>
      </w:r>
      <w:proofErr w:type="spellEnd"/>
      <w:r>
        <w:t xml:space="preserve"> </w:t>
      </w:r>
      <w:proofErr w:type="spellStart"/>
      <w:r>
        <w:t>los</w:t>
      </w:r>
      <w:proofErr w:type="spellEnd"/>
      <w:r>
        <w:t xml:space="preserve"> hombres </w:t>
      </w:r>
      <w:proofErr w:type="spellStart"/>
      <w:r>
        <w:t>inventando</w:t>
      </w:r>
      <w:proofErr w:type="spellEnd"/>
      <w:r>
        <w:t xml:space="preserve"> </w:t>
      </w:r>
      <w:proofErr w:type="spellStart"/>
      <w:r>
        <w:t>doctrinas</w:t>
      </w:r>
      <w:proofErr w:type="spellEnd"/>
      <w:r>
        <w:t xml:space="preserve"> </w:t>
      </w:r>
      <w:proofErr w:type="spellStart"/>
      <w:r>
        <w:t>espiritualistas</w:t>
      </w:r>
      <w:proofErr w:type="spellEnd"/>
      <w:r>
        <w:t xml:space="preserve">, </w:t>
      </w:r>
      <w:proofErr w:type="spellStart"/>
      <w:r>
        <w:t>enseñando</w:t>
      </w:r>
      <w:proofErr w:type="spellEnd"/>
      <w:r>
        <w:t xml:space="preserve"> </w:t>
      </w:r>
      <w:proofErr w:type="spellStart"/>
      <w:r>
        <w:t>nuevas</w:t>
      </w:r>
      <w:proofErr w:type="spellEnd"/>
      <w:r>
        <w:t xml:space="preserve"> </w:t>
      </w:r>
      <w:proofErr w:type="spellStart"/>
      <w:r>
        <w:t>leyes</w:t>
      </w:r>
      <w:proofErr w:type="spellEnd"/>
      <w:r>
        <w:t xml:space="preserve"> y </w:t>
      </w:r>
      <w:proofErr w:type="spellStart"/>
      <w:r>
        <w:t>preceptos</w:t>
      </w:r>
      <w:proofErr w:type="spellEnd"/>
      <w:r>
        <w:t xml:space="preserve">, se </w:t>
      </w:r>
      <w:proofErr w:type="spellStart"/>
      <w:r>
        <w:t>dirán</w:t>
      </w:r>
      <w:proofErr w:type="spellEnd"/>
      <w:r>
        <w:t xml:space="preserve"> maestros, </w:t>
      </w:r>
      <w:proofErr w:type="spellStart"/>
      <w:r>
        <w:t>apóstoles</w:t>
      </w:r>
      <w:proofErr w:type="spellEnd"/>
      <w:r>
        <w:t xml:space="preserve">, </w:t>
      </w:r>
      <w:proofErr w:type="spellStart"/>
      <w:r>
        <w:t>profetas</w:t>
      </w:r>
      <w:proofErr w:type="spellEnd"/>
      <w:r>
        <w:t xml:space="preserve"> y </w:t>
      </w:r>
      <w:proofErr w:type="spellStart"/>
      <w:r>
        <w:t>enviados</w:t>
      </w:r>
      <w:proofErr w:type="spellEnd"/>
      <w:r>
        <w:t xml:space="preserve">, y </w:t>
      </w:r>
      <w:proofErr w:type="spellStart"/>
      <w:r>
        <w:t>Yo</w:t>
      </w:r>
      <w:proofErr w:type="spellEnd"/>
      <w:r>
        <w:t xml:space="preserve">, </w:t>
      </w:r>
      <w:proofErr w:type="spellStart"/>
      <w:r>
        <w:t>por</w:t>
      </w:r>
      <w:proofErr w:type="spellEnd"/>
      <w:r>
        <w:t xml:space="preserve"> un </w:t>
      </w:r>
      <w:proofErr w:type="spellStart"/>
      <w:r>
        <w:t>tiempo</w:t>
      </w:r>
      <w:proofErr w:type="spellEnd"/>
      <w:r>
        <w:t xml:space="preserve">, </w:t>
      </w:r>
      <w:r>
        <w:lastRenderedPageBreak/>
        <w:t xml:space="preserve">les </w:t>
      </w:r>
      <w:proofErr w:type="spellStart"/>
      <w:r>
        <w:t>dejaré</w:t>
      </w:r>
      <w:proofErr w:type="spellEnd"/>
      <w:r>
        <w:t xml:space="preserve"> </w:t>
      </w:r>
      <w:proofErr w:type="spellStart"/>
      <w:r>
        <w:t>hablar</w:t>
      </w:r>
      <w:proofErr w:type="spellEnd"/>
      <w:r>
        <w:t xml:space="preserve"> y </w:t>
      </w:r>
      <w:proofErr w:type="spellStart"/>
      <w:r>
        <w:t>sembrar</w:t>
      </w:r>
      <w:proofErr w:type="spellEnd"/>
      <w:r>
        <w:t xml:space="preserve">, les </w:t>
      </w:r>
      <w:proofErr w:type="spellStart"/>
      <w:r>
        <w:t>dejaré</w:t>
      </w:r>
      <w:proofErr w:type="spellEnd"/>
      <w:r>
        <w:t xml:space="preserve"> cultivar </w:t>
      </w:r>
      <w:proofErr w:type="spellStart"/>
      <w:r>
        <w:t>su</w:t>
      </w:r>
      <w:proofErr w:type="spellEnd"/>
      <w:r>
        <w:t xml:space="preserve"> </w:t>
      </w:r>
      <w:proofErr w:type="spellStart"/>
      <w:r>
        <w:t>simiente</w:t>
      </w:r>
      <w:proofErr w:type="spellEnd"/>
      <w:r>
        <w:t xml:space="preserve">, a fin de </w:t>
      </w:r>
      <w:proofErr w:type="spellStart"/>
      <w:r>
        <w:t>que</w:t>
      </w:r>
      <w:proofErr w:type="spellEnd"/>
      <w:r>
        <w:t xml:space="preserve"> al </w:t>
      </w:r>
      <w:proofErr w:type="spellStart"/>
      <w:r>
        <w:t>recoger</w:t>
      </w:r>
      <w:proofErr w:type="spellEnd"/>
      <w:r>
        <w:t xml:space="preserve"> </w:t>
      </w:r>
      <w:proofErr w:type="spellStart"/>
      <w:r>
        <w:t>el</w:t>
      </w:r>
      <w:proofErr w:type="spellEnd"/>
      <w:r>
        <w:t xml:space="preserve"> </w:t>
      </w:r>
      <w:proofErr w:type="spellStart"/>
      <w:r>
        <w:t>fruto</w:t>
      </w:r>
      <w:proofErr w:type="spellEnd"/>
      <w:r>
        <w:t xml:space="preserve">, </w:t>
      </w:r>
      <w:proofErr w:type="spellStart"/>
      <w:r>
        <w:t>sepan</w:t>
      </w:r>
      <w:proofErr w:type="spellEnd"/>
      <w:r>
        <w:t xml:space="preserve"> </w:t>
      </w:r>
      <w:proofErr w:type="spellStart"/>
      <w:r>
        <w:t>qué</w:t>
      </w:r>
      <w:proofErr w:type="spellEnd"/>
      <w:r>
        <w:t xml:space="preserve"> </w:t>
      </w:r>
      <w:proofErr w:type="spellStart"/>
      <w:r>
        <w:t>fue</w:t>
      </w:r>
      <w:proofErr w:type="spellEnd"/>
      <w:r>
        <w:t xml:space="preserve"> lo </w:t>
      </w:r>
      <w:proofErr w:type="spellStart"/>
      <w:r>
        <w:t>que</w:t>
      </w:r>
      <w:proofErr w:type="spellEnd"/>
      <w:r>
        <w:t xml:space="preserve"> </w:t>
      </w:r>
      <w:proofErr w:type="spellStart"/>
      <w:r>
        <w:t>sembraron</w:t>
      </w:r>
      <w:proofErr w:type="spellEnd"/>
      <w:r>
        <w:t xml:space="preserve">. El </w:t>
      </w:r>
      <w:proofErr w:type="spellStart"/>
      <w:r>
        <w:t>tiempo</w:t>
      </w:r>
      <w:proofErr w:type="spellEnd"/>
      <w:r>
        <w:t xml:space="preserve"> y </w:t>
      </w:r>
      <w:proofErr w:type="spellStart"/>
      <w:r>
        <w:t>los</w:t>
      </w:r>
      <w:proofErr w:type="spellEnd"/>
      <w:r>
        <w:t xml:space="preserve"> </w:t>
      </w:r>
      <w:proofErr w:type="spellStart"/>
      <w:r>
        <w:t>elementos</w:t>
      </w:r>
      <w:proofErr w:type="spellEnd"/>
      <w:r>
        <w:t xml:space="preserve"> </w:t>
      </w:r>
      <w:proofErr w:type="spellStart"/>
      <w:r>
        <w:t>pasarán</w:t>
      </w:r>
      <w:proofErr w:type="spellEnd"/>
      <w:r>
        <w:t xml:space="preserve"> </w:t>
      </w:r>
      <w:proofErr w:type="spellStart"/>
      <w:r>
        <w:t>sobre</w:t>
      </w:r>
      <w:proofErr w:type="spellEnd"/>
      <w:r>
        <w:t xml:space="preserve"> sus </w:t>
      </w:r>
      <w:proofErr w:type="spellStart"/>
      <w:r>
        <w:t>siembras</w:t>
      </w:r>
      <w:proofErr w:type="spellEnd"/>
      <w:r>
        <w:t xml:space="preserve"> y </w:t>
      </w:r>
      <w:proofErr w:type="spellStart"/>
      <w:r>
        <w:t>su</w:t>
      </w:r>
      <w:proofErr w:type="spellEnd"/>
      <w:r>
        <w:t xml:space="preserve"> paso </w:t>
      </w:r>
      <w:proofErr w:type="spellStart"/>
      <w:r>
        <w:t>será</w:t>
      </w:r>
      <w:proofErr w:type="spellEnd"/>
      <w:r>
        <w:t xml:space="preserve"> </w:t>
      </w:r>
      <w:proofErr w:type="spellStart"/>
      <w:r>
        <w:t>como</w:t>
      </w:r>
      <w:proofErr w:type="spellEnd"/>
      <w:r>
        <w:t xml:space="preserve"> un </w:t>
      </w:r>
      <w:proofErr w:type="spellStart"/>
      <w:r>
        <w:t>juicio</w:t>
      </w:r>
      <w:proofErr w:type="spellEnd"/>
      <w:r>
        <w:t xml:space="preserve"> para </w:t>
      </w:r>
      <w:proofErr w:type="spellStart"/>
      <w:r>
        <w:t>cada</w:t>
      </w:r>
      <w:proofErr w:type="spellEnd"/>
      <w:r>
        <w:t xml:space="preserve"> uno de </w:t>
      </w:r>
      <w:proofErr w:type="spellStart"/>
      <w:r>
        <w:t>esos</w:t>
      </w:r>
      <w:proofErr w:type="spellEnd"/>
      <w:r>
        <w:t xml:space="preserve"> </w:t>
      </w:r>
      <w:proofErr w:type="spellStart"/>
      <w:r>
        <w:t>seres</w:t>
      </w:r>
      <w:proofErr w:type="spellEnd"/>
      <w:r>
        <w:t xml:space="preserve">. </w:t>
      </w:r>
    </w:p>
    <w:p w14:paraId="169EC055" w14:textId="77777777" w:rsidR="00F50769" w:rsidRDefault="00F50769" w:rsidP="00F50769">
      <w:r>
        <w:t xml:space="preserve">10. Es </w:t>
      </w:r>
      <w:proofErr w:type="spellStart"/>
      <w:r>
        <w:t>menester</w:t>
      </w:r>
      <w:proofErr w:type="spellEnd"/>
      <w:r>
        <w:t xml:space="preserve"> </w:t>
      </w:r>
      <w:proofErr w:type="spellStart"/>
      <w:r>
        <w:t>que</w:t>
      </w:r>
      <w:proofErr w:type="spellEnd"/>
      <w:r>
        <w:t xml:space="preserve"> </w:t>
      </w:r>
      <w:proofErr w:type="spellStart"/>
      <w:r>
        <w:t>el</w:t>
      </w:r>
      <w:proofErr w:type="spellEnd"/>
      <w:r>
        <w:t xml:space="preserve"> </w:t>
      </w:r>
      <w:proofErr w:type="spellStart"/>
      <w:r>
        <w:t>mundo</w:t>
      </w:r>
      <w:proofErr w:type="spellEnd"/>
      <w:r>
        <w:t xml:space="preserve"> </w:t>
      </w:r>
      <w:proofErr w:type="spellStart"/>
      <w:r>
        <w:t>sepa</w:t>
      </w:r>
      <w:proofErr w:type="spellEnd"/>
      <w:r>
        <w:t xml:space="preserve"> de la </w:t>
      </w:r>
      <w:proofErr w:type="spellStart"/>
      <w:r>
        <w:t>impostura</w:t>
      </w:r>
      <w:proofErr w:type="spellEnd"/>
      <w:r>
        <w:t xml:space="preserve">, para </w:t>
      </w:r>
      <w:proofErr w:type="spellStart"/>
      <w:r>
        <w:t>que</w:t>
      </w:r>
      <w:proofErr w:type="spellEnd"/>
      <w:r>
        <w:t xml:space="preserve"> </w:t>
      </w:r>
      <w:proofErr w:type="spellStart"/>
      <w:r>
        <w:t>reconozca</w:t>
      </w:r>
      <w:proofErr w:type="spellEnd"/>
      <w:r>
        <w:t xml:space="preserve"> la </w:t>
      </w:r>
      <w:proofErr w:type="spellStart"/>
      <w:r>
        <w:t>verdad</w:t>
      </w:r>
      <w:proofErr w:type="spellEnd"/>
      <w:r>
        <w:t xml:space="preserve">. </w:t>
      </w:r>
      <w:proofErr w:type="spellStart"/>
      <w:r>
        <w:t>Entonces</w:t>
      </w:r>
      <w:proofErr w:type="spellEnd"/>
      <w:r>
        <w:t xml:space="preserve">, la </w:t>
      </w:r>
      <w:proofErr w:type="spellStart"/>
      <w:r>
        <w:t>verdad</w:t>
      </w:r>
      <w:proofErr w:type="spellEnd"/>
      <w:r>
        <w:t xml:space="preserve"> y la </w:t>
      </w:r>
      <w:proofErr w:type="spellStart"/>
      <w:r>
        <w:t>esencia</w:t>
      </w:r>
      <w:proofErr w:type="spellEnd"/>
      <w:r>
        <w:t xml:space="preserve"> </w:t>
      </w:r>
      <w:proofErr w:type="spellStart"/>
      <w:r>
        <w:t>que</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os</w:t>
      </w:r>
      <w:proofErr w:type="spellEnd"/>
      <w:r>
        <w:t xml:space="preserve"> </w:t>
      </w:r>
      <w:proofErr w:type="spellStart"/>
      <w:r>
        <w:t>entregué</w:t>
      </w:r>
      <w:proofErr w:type="spellEnd"/>
      <w:r>
        <w:t xml:space="preserve">, </w:t>
      </w:r>
      <w:proofErr w:type="spellStart"/>
      <w:r>
        <w:t>volverán</w:t>
      </w:r>
      <w:proofErr w:type="spellEnd"/>
      <w:r>
        <w:t xml:space="preserve"> a </w:t>
      </w:r>
      <w:proofErr w:type="spellStart"/>
      <w:r>
        <w:t>resurgir</w:t>
      </w:r>
      <w:proofErr w:type="spellEnd"/>
      <w:r>
        <w:t xml:space="preserve"> entre la </w:t>
      </w:r>
      <w:proofErr w:type="spellStart"/>
      <w:r>
        <w:t>humanidad</w:t>
      </w:r>
      <w:proofErr w:type="spellEnd"/>
      <w:r>
        <w:t xml:space="preserve"> </w:t>
      </w:r>
      <w:proofErr w:type="spellStart"/>
      <w:r>
        <w:t>en</w:t>
      </w:r>
      <w:proofErr w:type="spellEnd"/>
      <w:r>
        <w:t xml:space="preserve"> </w:t>
      </w:r>
      <w:proofErr w:type="spellStart"/>
      <w:r>
        <w:t>toda</w:t>
      </w:r>
      <w:proofErr w:type="spellEnd"/>
      <w:r>
        <w:t xml:space="preserve"> </w:t>
      </w:r>
      <w:proofErr w:type="spellStart"/>
      <w:r>
        <w:t>su</w:t>
      </w:r>
      <w:proofErr w:type="spellEnd"/>
      <w:r>
        <w:t xml:space="preserve"> </w:t>
      </w:r>
      <w:proofErr w:type="spellStart"/>
      <w:r>
        <w:t>pureza</w:t>
      </w:r>
      <w:proofErr w:type="spellEnd"/>
      <w:r>
        <w:t xml:space="preserve"> y </w:t>
      </w:r>
      <w:proofErr w:type="spellStart"/>
      <w:r>
        <w:t>espiritualidad</w:t>
      </w:r>
      <w:proofErr w:type="spellEnd"/>
      <w:r>
        <w:t xml:space="preserve">. </w:t>
      </w:r>
    </w:p>
    <w:p w14:paraId="63454123" w14:textId="77777777" w:rsidR="00F50769" w:rsidRDefault="00F50769" w:rsidP="00F50769">
      <w:r>
        <w:t xml:space="preserve">11. Ved a </w:t>
      </w:r>
      <w:proofErr w:type="spellStart"/>
      <w:r>
        <w:t>los</w:t>
      </w:r>
      <w:proofErr w:type="spellEnd"/>
      <w:r>
        <w:t xml:space="preserve"> hombres </w:t>
      </w:r>
      <w:proofErr w:type="spellStart"/>
      <w:r>
        <w:t>que</w:t>
      </w:r>
      <w:proofErr w:type="spellEnd"/>
      <w:r>
        <w:t xml:space="preserve"> </w:t>
      </w:r>
      <w:proofErr w:type="spellStart"/>
      <w:r>
        <w:t>conducen</w:t>
      </w:r>
      <w:proofErr w:type="spellEnd"/>
      <w:r>
        <w:t xml:space="preserve"> a </w:t>
      </w:r>
      <w:proofErr w:type="spellStart"/>
      <w:r>
        <w:t>los</w:t>
      </w:r>
      <w:proofErr w:type="spellEnd"/>
      <w:r>
        <w:t xml:space="preserve"> pueblos, </w:t>
      </w:r>
      <w:proofErr w:type="spellStart"/>
      <w:r>
        <w:t>creando</w:t>
      </w:r>
      <w:proofErr w:type="spellEnd"/>
      <w:r>
        <w:t xml:space="preserve"> </w:t>
      </w:r>
      <w:proofErr w:type="spellStart"/>
      <w:r>
        <w:t>doctrinas</w:t>
      </w:r>
      <w:proofErr w:type="spellEnd"/>
      <w:r>
        <w:t xml:space="preserve"> e </w:t>
      </w:r>
      <w:proofErr w:type="spellStart"/>
      <w:r>
        <w:t>imponiéndolas</w:t>
      </w:r>
      <w:proofErr w:type="spellEnd"/>
      <w:r>
        <w:t xml:space="preserve"> a </w:t>
      </w:r>
      <w:proofErr w:type="spellStart"/>
      <w:r>
        <w:t>los</w:t>
      </w:r>
      <w:proofErr w:type="spellEnd"/>
      <w:r>
        <w:t xml:space="preserve"> hombres. Cada </w:t>
      </w:r>
      <w:proofErr w:type="spellStart"/>
      <w:r>
        <w:t>quien</w:t>
      </w:r>
      <w:proofErr w:type="spellEnd"/>
      <w:r>
        <w:t xml:space="preserve"> </w:t>
      </w:r>
      <w:proofErr w:type="spellStart"/>
      <w:r>
        <w:t>pregona</w:t>
      </w:r>
      <w:proofErr w:type="spellEnd"/>
      <w:r>
        <w:t xml:space="preserve"> la </w:t>
      </w:r>
      <w:proofErr w:type="spellStart"/>
      <w:r>
        <w:t>superioridad</w:t>
      </w:r>
      <w:proofErr w:type="spellEnd"/>
      <w:r>
        <w:t xml:space="preserve"> de </w:t>
      </w:r>
      <w:proofErr w:type="spellStart"/>
      <w:r>
        <w:t>su</w:t>
      </w:r>
      <w:proofErr w:type="spellEnd"/>
      <w:r>
        <w:t xml:space="preserve"> </w:t>
      </w:r>
      <w:proofErr w:type="spellStart"/>
      <w:r>
        <w:t>doctrina</w:t>
      </w:r>
      <w:proofErr w:type="spellEnd"/>
      <w:r>
        <w:t xml:space="preserve">, mas </w:t>
      </w:r>
      <w:proofErr w:type="spellStart"/>
      <w:r>
        <w:t>Yo</w:t>
      </w:r>
      <w:proofErr w:type="spellEnd"/>
      <w:r>
        <w:t xml:space="preserve"> </w:t>
      </w:r>
      <w:proofErr w:type="spellStart"/>
      <w:r>
        <w:t>pregunto</w:t>
      </w:r>
      <w:proofErr w:type="spellEnd"/>
      <w:r>
        <w:t>: ¿</w:t>
      </w:r>
      <w:proofErr w:type="spellStart"/>
      <w:r>
        <w:t>Cuál</w:t>
      </w:r>
      <w:proofErr w:type="spellEnd"/>
      <w:r>
        <w:t xml:space="preserve"> ha </w:t>
      </w:r>
      <w:proofErr w:type="spellStart"/>
      <w:r>
        <w:t>sido</w:t>
      </w:r>
      <w:proofErr w:type="spellEnd"/>
      <w:r>
        <w:t xml:space="preserve"> </w:t>
      </w:r>
      <w:proofErr w:type="spellStart"/>
      <w:r>
        <w:t>el</w:t>
      </w:r>
      <w:proofErr w:type="spellEnd"/>
      <w:r>
        <w:t xml:space="preserve"> </w:t>
      </w:r>
      <w:proofErr w:type="spellStart"/>
      <w:r>
        <w:t>fruto</w:t>
      </w:r>
      <w:proofErr w:type="spellEnd"/>
      <w:r>
        <w:t xml:space="preserve"> de </w:t>
      </w:r>
      <w:proofErr w:type="spellStart"/>
      <w:r>
        <w:t>todo</w:t>
      </w:r>
      <w:proofErr w:type="spellEnd"/>
      <w:r>
        <w:t xml:space="preserve"> </w:t>
      </w:r>
      <w:proofErr w:type="spellStart"/>
      <w:r>
        <w:t>ello</w:t>
      </w:r>
      <w:proofErr w:type="spellEnd"/>
      <w:r>
        <w:t xml:space="preserve">? Las </w:t>
      </w:r>
      <w:proofErr w:type="spellStart"/>
      <w:r>
        <w:t>guerras</w:t>
      </w:r>
      <w:proofErr w:type="spellEnd"/>
      <w:r>
        <w:t xml:space="preserve">, con </w:t>
      </w:r>
      <w:proofErr w:type="spellStart"/>
      <w:r>
        <w:t>su</w:t>
      </w:r>
      <w:proofErr w:type="spellEnd"/>
      <w:r>
        <w:t xml:space="preserve"> </w:t>
      </w:r>
      <w:proofErr w:type="spellStart"/>
      <w:r>
        <w:t>cortejo</w:t>
      </w:r>
      <w:proofErr w:type="spellEnd"/>
      <w:r>
        <w:t xml:space="preserve"> de </w:t>
      </w:r>
      <w:proofErr w:type="spellStart"/>
      <w:r>
        <w:t>miserias</w:t>
      </w:r>
      <w:proofErr w:type="spellEnd"/>
      <w:r>
        <w:t xml:space="preserve">, de </w:t>
      </w:r>
      <w:proofErr w:type="spellStart"/>
      <w:r>
        <w:t>sufrimientos</w:t>
      </w:r>
      <w:proofErr w:type="spellEnd"/>
      <w:r>
        <w:t xml:space="preserve">, de </w:t>
      </w:r>
      <w:proofErr w:type="spellStart"/>
      <w:r>
        <w:t>destrucción</w:t>
      </w:r>
      <w:proofErr w:type="spellEnd"/>
      <w:r>
        <w:t xml:space="preserve"> y de </w:t>
      </w:r>
      <w:proofErr w:type="spellStart"/>
      <w:r>
        <w:t>muerte</w:t>
      </w:r>
      <w:proofErr w:type="spellEnd"/>
      <w:r>
        <w:t xml:space="preserve">. Esa ha </w:t>
      </w:r>
      <w:proofErr w:type="spellStart"/>
      <w:r>
        <w:t>sido</w:t>
      </w:r>
      <w:proofErr w:type="spellEnd"/>
      <w:r>
        <w:t xml:space="preserve"> la </w:t>
      </w:r>
      <w:proofErr w:type="spellStart"/>
      <w:r>
        <w:t>cosecha</w:t>
      </w:r>
      <w:proofErr w:type="spellEnd"/>
      <w:r>
        <w:t xml:space="preserve"> </w:t>
      </w:r>
      <w:proofErr w:type="spellStart"/>
      <w:r>
        <w:t>que</w:t>
      </w:r>
      <w:proofErr w:type="spellEnd"/>
      <w:r>
        <w:t xml:space="preserve"> </w:t>
      </w:r>
      <w:proofErr w:type="spellStart"/>
      <w:r>
        <w:t>aquí</w:t>
      </w:r>
      <w:proofErr w:type="spellEnd"/>
      <w:r>
        <w:t xml:space="preserve">, </w:t>
      </w:r>
      <w:proofErr w:type="spellStart"/>
      <w:r>
        <w:t>en</w:t>
      </w:r>
      <w:proofErr w:type="spellEnd"/>
      <w:r>
        <w:t xml:space="preserve"> la Tierra, </w:t>
      </w:r>
      <w:proofErr w:type="spellStart"/>
      <w:r>
        <w:t>han</w:t>
      </w:r>
      <w:proofErr w:type="spellEnd"/>
      <w:r>
        <w:t xml:space="preserve"> </w:t>
      </w:r>
      <w:proofErr w:type="spellStart"/>
      <w:r>
        <w:t>recogido</w:t>
      </w:r>
      <w:proofErr w:type="spellEnd"/>
      <w:r>
        <w:t xml:space="preserve"> </w:t>
      </w:r>
      <w:proofErr w:type="spellStart"/>
      <w:r>
        <w:t>los</w:t>
      </w:r>
      <w:proofErr w:type="spellEnd"/>
      <w:r>
        <w:t xml:space="preserve"> </w:t>
      </w:r>
      <w:proofErr w:type="spellStart"/>
      <w:r>
        <w:t>apóstoles</w:t>
      </w:r>
      <w:proofErr w:type="spellEnd"/>
      <w:r>
        <w:t xml:space="preserve"> de tales </w:t>
      </w:r>
      <w:proofErr w:type="spellStart"/>
      <w:r>
        <w:t>teorías</w:t>
      </w:r>
      <w:proofErr w:type="spellEnd"/>
      <w:r>
        <w:t xml:space="preserve">. Ved </w:t>
      </w:r>
      <w:proofErr w:type="spellStart"/>
      <w:r>
        <w:t>que</w:t>
      </w:r>
      <w:proofErr w:type="spellEnd"/>
      <w:r>
        <w:t xml:space="preserve"> no he </w:t>
      </w:r>
      <w:proofErr w:type="spellStart"/>
      <w:r>
        <w:t>contrariado</w:t>
      </w:r>
      <w:proofErr w:type="spellEnd"/>
      <w:r>
        <w:t xml:space="preserve"> </w:t>
      </w:r>
      <w:proofErr w:type="spellStart"/>
      <w:r>
        <w:t>el</w:t>
      </w:r>
      <w:proofErr w:type="spellEnd"/>
      <w:r>
        <w:t xml:space="preserve"> libre </w:t>
      </w:r>
      <w:proofErr w:type="spellStart"/>
      <w:r>
        <w:t>albedrío</w:t>
      </w:r>
      <w:proofErr w:type="spellEnd"/>
      <w:r>
        <w:t xml:space="preserve"> de la </w:t>
      </w:r>
      <w:proofErr w:type="spellStart"/>
      <w:r>
        <w:t>humanidad</w:t>
      </w:r>
      <w:proofErr w:type="spellEnd"/>
      <w:r>
        <w:t xml:space="preserve">, </w:t>
      </w:r>
      <w:proofErr w:type="spellStart"/>
      <w:r>
        <w:t>aunque</w:t>
      </w:r>
      <w:proofErr w:type="spellEnd"/>
      <w:r>
        <w:t xml:space="preserve"> </w:t>
      </w:r>
      <w:proofErr w:type="spellStart"/>
      <w:r>
        <w:t>sé</w:t>
      </w:r>
      <w:proofErr w:type="spellEnd"/>
      <w:r>
        <w:t xml:space="preserve"> </w:t>
      </w:r>
      <w:proofErr w:type="spellStart"/>
      <w:r>
        <w:t>deciros</w:t>
      </w:r>
      <w:proofErr w:type="spellEnd"/>
      <w:r>
        <w:t xml:space="preserve"> </w:t>
      </w:r>
      <w:proofErr w:type="spellStart"/>
      <w:r>
        <w:t>que</w:t>
      </w:r>
      <w:proofErr w:type="spellEnd"/>
      <w:r>
        <w:t xml:space="preserve"> </w:t>
      </w:r>
      <w:proofErr w:type="spellStart"/>
      <w:r>
        <w:t>sobre</w:t>
      </w:r>
      <w:proofErr w:type="spellEnd"/>
      <w:r>
        <w:t xml:space="preserve"> </w:t>
      </w:r>
      <w:proofErr w:type="spellStart"/>
      <w:r>
        <w:t>esa</w:t>
      </w:r>
      <w:proofErr w:type="spellEnd"/>
      <w:r>
        <w:t xml:space="preserve"> </w:t>
      </w:r>
      <w:proofErr w:type="spellStart"/>
      <w:r>
        <w:t>libertad</w:t>
      </w:r>
      <w:proofErr w:type="spellEnd"/>
      <w:r>
        <w:t xml:space="preserve">, la </w:t>
      </w:r>
      <w:proofErr w:type="spellStart"/>
      <w:r>
        <w:t>conciencia</w:t>
      </w:r>
      <w:proofErr w:type="spellEnd"/>
      <w:r>
        <w:t xml:space="preserve"> </w:t>
      </w:r>
      <w:proofErr w:type="spellStart"/>
      <w:r>
        <w:t>está</w:t>
      </w:r>
      <w:proofErr w:type="spellEnd"/>
      <w:r>
        <w:t xml:space="preserve"> </w:t>
      </w:r>
      <w:proofErr w:type="spellStart"/>
      <w:r>
        <w:t>hablando</w:t>
      </w:r>
      <w:proofErr w:type="spellEnd"/>
      <w:r>
        <w:t xml:space="preserve"> </w:t>
      </w:r>
      <w:proofErr w:type="spellStart"/>
      <w:r>
        <w:t>incesantemente</w:t>
      </w:r>
      <w:proofErr w:type="spellEnd"/>
      <w:r>
        <w:t xml:space="preserve"> al </w:t>
      </w:r>
      <w:proofErr w:type="spellStart"/>
      <w:r>
        <w:t>corazón</w:t>
      </w:r>
      <w:proofErr w:type="spellEnd"/>
      <w:r>
        <w:t xml:space="preserve"> del </w:t>
      </w:r>
      <w:proofErr w:type="spellStart"/>
      <w:r>
        <w:t>que</w:t>
      </w:r>
      <w:proofErr w:type="spellEnd"/>
      <w:r>
        <w:t xml:space="preserve"> se </w:t>
      </w:r>
      <w:proofErr w:type="spellStart"/>
      <w:r>
        <w:t>aparta</w:t>
      </w:r>
      <w:proofErr w:type="spellEnd"/>
      <w:r>
        <w:t xml:space="preserve"> de la </w:t>
      </w:r>
      <w:proofErr w:type="spellStart"/>
      <w:r>
        <w:t>justicia</w:t>
      </w:r>
      <w:proofErr w:type="spellEnd"/>
      <w:r>
        <w:t xml:space="preserve">, de la </w:t>
      </w:r>
      <w:proofErr w:type="spellStart"/>
      <w:r>
        <w:t>caridad</w:t>
      </w:r>
      <w:proofErr w:type="spellEnd"/>
      <w:r>
        <w:t xml:space="preserve"> o de la </w:t>
      </w:r>
      <w:proofErr w:type="spellStart"/>
      <w:r>
        <w:t>razón</w:t>
      </w:r>
      <w:proofErr w:type="spellEnd"/>
      <w:r>
        <w:t xml:space="preserve">. </w:t>
      </w:r>
    </w:p>
    <w:p w14:paraId="72E0C7C2" w14:textId="77777777" w:rsidR="00F50769" w:rsidRDefault="00F50769" w:rsidP="00F50769">
      <w:r>
        <w:t xml:space="preserve">12. También </w:t>
      </w:r>
      <w:proofErr w:type="spellStart"/>
      <w:r>
        <w:t>en</w:t>
      </w:r>
      <w:proofErr w:type="spellEnd"/>
      <w:r>
        <w:t xml:space="preserve"> la </w:t>
      </w:r>
      <w:proofErr w:type="spellStart"/>
      <w:r>
        <w:t>vida</w:t>
      </w:r>
      <w:proofErr w:type="spellEnd"/>
      <w:r>
        <w:t xml:space="preserve"> humana </w:t>
      </w:r>
      <w:proofErr w:type="spellStart"/>
      <w:r>
        <w:t>haré</w:t>
      </w:r>
      <w:proofErr w:type="spellEnd"/>
      <w:r>
        <w:t xml:space="preserve"> </w:t>
      </w:r>
      <w:proofErr w:type="spellStart"/>
      <w:r>
        <w:t>comprender</w:t>
      </w:r>
      <w:proofErr w:type="spellEnd"/>
      <w:r>
        <w:t xml:space="preserve"> a </w:t>
      </w:r>
      <w:proofErr w:type="spellStart"/>
      <w:r>
        <w:t>los</w:t>
      </w:r>
      <w:proofErr w:type="spellEnd"/>
      <w:r>
        <w:t xml:space="preserve"> hombres </w:t>
      </w:r>
      <w:proofErr w:type="spellStart"/>
      <w:r>
        <w:t>cuáles</w:t>
      </w:r>
      <w:proofErr w:type="spellEnd"/>
      <w:r>
        <w:t xml:space="preserve"> </w:t>
      </w:r>
      <w:proofErr w:type="spellStart"/>
      <w:r>
        <w:t>han</w:t>
      </w:r>
      <w:proofErr w:type="spellEnd"/>
      <w:r>
        <w:t xml:space="preserve"> </w:t>
      </w:r>
      <w:proofErr w:type="spellStart"/>
      <w:r>
        <w:t>sido</w:t>
      </w:r>
      <w:proofErr w:type="spellEnd"/>
      <w:r>
        <w:t xml:space="preserve"> </w:t>
      </w:r>
      <w:proofErr w:type="spellStart"/>
      <w:r>
        <w:t>los</w:t>
      </w:r>
      <w:proofErr w:type="spellEnd"/>
      <w:r>
        <w:t xml:space="preserve"> </w:t>
      </w:r>
      <w:proofErr w:type="spellStart"/>
      <w:r>
        <w:t>frutos</w:t>
      </w:r>
      <w:proofErr w:type="spellEnd"/>
      <w:r>
        <w:t xml:space="preserve"> de </w:t>
      </w:r>
      <w:proofErr w:type="spellStart"/>
      <w:r>
        <w:t>su</w:t>
      </w:r>
      <w:proofErr w:type="spellEnd"/>
      <w:r>
        <w:t xml:space="preserve"> </w:t>
      </w:r>
      <w:proofErr w:type="spellStart"/>
      <w:r>
        <w:t>siembra</w:t>
      </w:r>
      <w:proofErr w:type="spellEnd"/>
      <w:r>
        <w:t xml:space="preserve">, </w:t>
      </w:r>
      <w:proofErr w:type="spellStart"/>
      <w:r>
        <w:t>dejando</w:t>
      </w:r>
      <w:proofErr w:type="spellEnd"/>
      <w:r>
        <w:t xml:space="preserve"> </w:t>
      </w:r>
      <w:proofErr w:type="spellStart"/>
      <w:r>
        <w:t>que</w:t>
      </w:r>
      <w:proofErr w:type="spellEnd"/>
      <w:r>
        <w:t xml:space="preserve"> </w:t>
      </w:r>
      <w:proofErr w:type="spellStart"/>
      <w:r>
        <w:t>tarde</w:t>
      </w:r>
      <w:proofErr w:type="spellEnd"/>
      <w:r>
        <w:t xml:space="preserve"> o </w:t>
      </w:r>
      <w:proofErr w:type="spellStart"/>
      <w:r>
        <w:t>temprano</w:t>
      </w:r>
      <w:proofErr w:type="spellEnd"/>
      <w:r>
        <w:t xml:space="preserve"> </w:t>
      </w:r>
      <w:proofErr w:type="spellStart"/>
      <w:r>
        <w:t>los</w:t>
      </w:r>
      <w:proofErr w:type="spellEnd"/>
      <w:r>
        <w:t xml:space="preserve"> </w:t>
      </w:r>
      <w:proofErr w:type="spellStart"/>
      <w:r>
        <w:t>resultados</w:t>
      </w:r>
      <w:proofErr w:type="spellEnd"/>
      <w:r>
        <w:t xml:space="preserve"> de sus </w:t>
      </w:r>
      <w:proofErr w:type="spellStart"/>
      <w:r>
        <w:t>obras</w:t>
      </w:r>
      <w:proofErr w:type="spellEnd"/>
      <w:r>
        <w:t xml:space="preserve"> </w:t>
      </w:r>
      <w:proofErr w:type="spellStart"/>
      <w:r>
        <w:t>aparezcan</w:t>
      </w:r>
      <w:proofErr w:type="spellEnd"/>
      <w:r>
        <w:t xml:space="preserve"> </w:t>
      </w:r>
      <w:proofErr w:type="spellStart"/>
      <w:r>
        <w:t>como</w:t>
      </w:r>
      <w:proofErr w:type="spellEnd"/>
      <w:r>
        <w:t xml:space="preserve"> sus </w:t>
      </w:r>
      <w:proofErr w:type="spellStart"/>
      <w:r>
        <w:t>jueces</w:t>
      </w:r>
      <w:proofErr w:type="spellEnd"/>
      <w:r>
        <w:t xml:space="preserve">. </w:t>
      </w:r>
      <w:proofErr w:type="spellStart"/>
      <w:r>
        <w:t>Después</w:t>
      </w:r>
      <w:proofErr w:type="spellEnd"/>
      <w:r>
        <w:t xml:space="preserve"> de ese </w:t>
      </w:r>
      <w:proofErr w:type="spellStart"/>
      <w:r>
        <w:t>juicio</w:t>
      </w:r>
      <w:proofErr w:type="spellEnd"/>
      <w:r>
        <w:t xml:space="preserve">, </w:t>
      </w:r>
      <w:proofErr w:type="spellStart"/>
      <w:r>
        <w:t>vendrán</w:t>
      </w:r>
      <w:proofErr w:type="spellEnd"/>
      <w:r>
        <w:t xml:space="preserve"> </w:t>
      </w:r>
      <w:proofErr w:type="spellStart"/>
      <w:r>
        <w:t>todos</w:t>
      </w:r>
      <w:proofErr w:type="spellEnd"/>
      <w:r>
        <w:t xml:space="preserve"> a </w:t>
      </w:r>
      <w:proofErr w:type="spellStart"/>
      <w:r>
        <w:t>buscarme</w:t>
      </w:r>
      <w:proofErr w:type="spellEnd"/>
      <w:r>
        <w:t xml:space="preserve"> y </w:t>
      </w:r>
      <w:proofErr w:type="spellStart"/>
      <w:r>
        <w:t>entonces</w:t>
      </w:r>
      <w:proofErr w:type="spellEnd"/>
      <w:r>
        <w:t xml:space="preserve"> </w:t>
      </w:r>
      <w:proofErr w:type="spellStart"/>
      <w:r>
        <w:t>descubrirán</w:t>
      </w:r>
      <w:proofErr w:type="spellEnd"/>
      <w:r>
        <w:t xml:space="preserve"> </w:t>
      </w:r>
      <w:proofErr w:type="spellStart"/>
      <w:r>
        <w:t>que</w:t>
      </w:r>
      <w:proofErr w:type="spellEnd"/>
      <w:r>
        <w:t xml:space="preserve"> mi palabra se </w:t>
      </w:r>
      <w:proofErr w:type="spellStart"/>
      <w:r>
        <w:t>adapta</w:t>
      </w:r>
      <w:proofErr w:type="spellEnd"/>
      <w:r>
        <w:t xml:space="preserve"> a </w:t>
      </w:r>
      <w:proofErr w:type="spellStart"/>
      <w:r>
        <w:t>los</w:t>
      </w:r>
      <w:proofErr w:type="spellEnd"/>
      <w:r>
        <w:t xml:space="preserve"> hombres de </w:t>
      </w:r>
      <w:proofErr w:type="spellStart"/>
      <w:r>
        <w:t>todas</w:t>
      </w:r>
      <w:proofErr w:type="spellEnd"/>
      <w:r>
        <w:t xml:space="preserve"> las </w:t>
      </w:r>
      <w:proofErr w:type="spellStart"/>
      <w:r>
        <w:t>edades</w:t>
      </w:r>
      <w:proofErr w:type="spellEnd"/>
      <w:r>
        <w:t xml:space="preserve"> y </w:t>
      </w:r>
      <w:proofErr w:type="spellStart"/>
      <w:r>
        <w:t>civilizaciones</w:t>
      </w:r>
      <w:proofErr w:type="spellEnd"/>
      <w:r>
        <w:t xml:space="preserve">, </w:t>
      </w:r>
      <w:proofErr w:type="spellStart"/>
      <w:r>
        <w:t>porque</w:t>
      </w:r>
      <w:proofErr w:type="spellEnd"/>
      <w:r>
        <w:t xml:space="preserve"> la palabra </w:t>
      </w:r>
      <w:proofErr w:type="spellStart"/>
      <w:r>
        <w:t>divina</w:t>
      </w:r>
      <w:proofErr w:type="spellEnd"/>
      <w:r>
        <w:t xml:space="preserve">, mi </w:t>
      </w:r>
      <w:proofErr w:type="spellStart"/>
      <w:r>
        <w:t>Doctrina</w:t>
      </w:r>
      <w:proofErr w:type="spellEnd"/>
      <w:r>
        <w:t xml:space="preserve">, no </w:t>
      </w:r>
      <w:proofErr w:type="spellStart"/>
      <w:r>
        <w:t>pertenece</w:t>
      </w:r>
      <w:proofErr w:type="spellEnd"/>
      <w:r>
        <w:t xml:space="preserve"> a </w:t>
      </w:r>
      <w:proofErr w:type="spellStart"/>
      <w:r>
        <w:t>determinada</w:t>
      </w:r>
      <w:proofErr w:type="spellEnd"/>
      <w:r>
        <w:t xml:space="preserve"> </w:t>
      </w:r>
      <w:proofErr w:type="spellStart"/>
      <w:r>
        <w:t>época</w:t>
      </w:r>
      <w:proofErr w:type="spellEnd"/>
      <w:r>
        <w:t xml:space="preserve">, </w:t>
      </w:r>
      <w:proofErr w:type="spellStart"/>
      <w:r>
        <w:t>porque</w:t>
      </w:r>
      <w:proofErr w:type="spellEnd"/>
      <w:r>
        <w:t xml:space="preserve"> es </w:t>
      </w:r>
      <w:proofErr w:type="spellStart"/>
      <w:r>
        <w:t>eterna</w:t>
      </w:r>
      <w:proofErr w:type="spellEnd"/>
      <w:r>
        <w:t xml:space="preserve">. </w:t>
      </w:r>
    </w:p>
    <w:p w14:paraId="345C5AD5" w14:textId="77777777" w:rsidR="00F50769" w:rsidRDefault="00F50769" w:rsidP="00F50769">
      <w:r>
        <w:t xml:space="preserve">13. Mi </w:t>
      </w:r>
      <w:proofErr w:type="spellStart"/>
      <w:r>
        <w:t>enseñanza</w:t>
      </w:r>
      <w:proofErr w:type="spellEnd"/>
      <w:r>
        <w:t xml:space="preserve"> </w:t>
      </w:r>
      <w:proofErr w:type="spellStart"/>
      <w:r>
        <w:t>imparte</w:t>
      </w:r>
      <w:proofErr w:type="spellEnd"/>
      <w:r>
        <w:t xml:space="preserve"> </w:t>
      </w:r>
      <w:proofErr w:type="spellStart"/>
      <w:r>
        <w:t>fuerza</w:t>
      </w:r>
      <w:proofErr w:type="spellEnd"/>
      <w:r>
        <w:t xml:space="preserve"> al </w:t>
      </w:r>
      <w:proofErr w:type="spellStart"/>
      <w:r>
        <w:t>espíritu</w:t>
      </w:r>
      <w:proofErr w:type="spellEnd"/>
      <w:r>
        <w:t xml:space="preserve"> para </w:t>
      </w:r>
      <w:proofErr w:type="spellStart"/>
      <w:r>
        <w:t>triunfar</w:t>
      </w:r>
      <w:proofErr w:type="spellEnd"/>
      <w:r>
        <w:t xml:space="preserve"> de </w:t>
      </w:r>
      <w:proofErr w:type="spellStart"/>
      <w:r>
        <w:t>todas</w:t>
      </w:r>
      <w:proofErr w:type="spellEnd"/>
      <w:r>
        <w:t xml:space="preserve"> las </w:t>
      </w:r>
      <w:proofErr w:type="spellStart"/>
      <w:r>
        <w:t>pruebas</w:t>
      </w:r>
      <w:proofErr w:type="spellEnd"/>
      <w:r>
        <w:t xml:space="preserve">; </w:t>
      </w:r>
      <w:proofErr w:type="spellStart"/>
      <w:r>
        <w:t>el</w:t>
      </w:r>
      <w:proofErr w:type="spellEnd"/>
      <w:r>
        <w:t xml:space="preserve"> </w:t>
      </w:r>
      <w:proofErr w:type="spellStart"/>
      <w:r>
        <w:t>número</w:t>
      </w:r>
      <w:proofErr w:type="spellEnd"/>
      <w:r>
        <w:t xml:space="preserve"> de </w:t>
      </w:r>
      <w:proofErr w:type="spellStart"/>
      <w:r>
        <w:t>éstas</w:t>
      </w:r>
      <w:proofErr w:type="spellEnd"/>
      <w:r>
        <w:t xml:space="preserve">, </w:t>
      </w:r>
      <w:proofErr w:type="spellStart"/>
      <w:r>
        <w:t>está</w:t>
      </w:r>
      <w:proofErr w:type="spellEnd"/>
      <w:r>
        <w:t xml:space="preserve"> </w:t>
      </w:r>
      <w:proofErr w:type="spellStart"/>
      <w:r>
        <w:t>anotado</w:t>
      </w:r>
      <w:proofErr w:type="spellEnd"/>
      <w:r>
        <w:t xml:space="preserve"> en </w:t>
      </w:r>
      <w:proofErr w:type="spellStart"/>
      <w:r>
        <w:t>el</w:t>
      </w:r>
      <w:proofErr w:type="spellEnd"/>
      <w:r>
        <w:t xml:space="preserve"> </w:t>
      </w:r>
      <w:proofErr w:type="spellStart"/>
      <w:r>
        <w:t>destino</w:t>
      </w:r>
      <w:proofErr w:type="spellEnd"/>
      <w:r>
        <w:t xml:space="preserve"> de </w:t>
      </w:r>
      <w:proofErr w:type="spellStart"/>
      <w:r>
        <w:t>cada</w:t>
      </w:r>
      <w:proofErr w:type="spellEnd"/>
      <w:r>
        <w:t xml:space="preserve"> </w:t>
      </w:r>
      <w:proofErr w:type="spellStart"/>
      <w:r>
        <w:t>criatura</w:t>
      </w:r>
      <w:proofErr w:type="spellEnd"/>
      <w:r>
        <w:t xml:space="preserve">, ¿Por </w:t>
      </w:r>
      <w:proofErr w:type="spellStart"/>
      <w:r>
        <w:t>qué</w:t>
      </w:r>
      <w:proofErr w:type="spellEnd"/>
      <w:r>
        <w:t xml:space="preserve"> </w:t>
      </w:r>
      <w:proofErr w:type="spellStart"/>
      <w:r>
        <w:t>retroceder</w:t>
      </w:r>
      <w:proofErr w:type="spellEnd"/>
      <w:r>
        <w:t xml:space="preserve"> ante </w:t>
      </w:r>
      <w:proofErr w:type="spellStart"/>
      <w:r>
        <w:t>ellas</w:t>
      </w:r>
      <w:proofErr w:type="spellEnd"/>
      <w:r>
        <w:t xml:space="preserve">? ¿Por </w:t>
      </w:r>
      <w:proofErr w:type="spellStart"/>
      <w:r>
        <w:t>qué</w:t>
      </w:r>
      <w:proofErr w:type="spellEnd"/>
      <w:r>
        <w:t xml:space="preserve"> </w:t>
      </w:r>
      <w:proofErr w:type="spellStart"/>
      <w:r>
        <w:t>acobardarse</w:t>
      </w:r>
      <w:proofErr w:type="spellEnd"/>
      <w:r>
        <w:t xml:space="preserve"> con la </w:t>
      </w:r>
      <w:proofErr w:type="spellStart"/>
      <w:r>
        <w:t>montaña</w:t>
      </w:r>
      <w:proofErr w:type="spellEnd"/>
      <w:r>
        <w:t xml:space="preserve"> </w:t>
      </w:r>
      <w:proofErr w:type="spellStart"/>
      <w:r>
        <w:t>que</w:t>
      </w:r>
      <w:proofErr w:type="spellEnd"/>
      <w:r>
        <w:t xml:space="preserve"> se </w:t>
      </w:r>
      <w:proofErr w:type="spellStart"/>
      <w:r>
        <w:t>levanta</w:t>
      </w:r>
      <w:proofErr w:type="spellEnd"/>
      <w:r>
        <w:t xml:space="preserve"> ante </w:t>
      </w:r>
      <w:proofErr w:type="spellStart"/>
      <w:r>
        <w:t>vuestros</w:t>
      </w:r>
      <w:proofErr w:type="spellEnd"/>
      <w:r>
        <w:t xml:space="preserve"> ojos? ¿No </w:t>
      </w:r>
      <w:proofErr w:type="spellStart"/>
      <w:r>
        <w:t>sabéis</w:t>
      </w:r>
      <w:proofErr w:type="spellEnd"/>
      <w:r>
        <w:t xml:space="preserve"> </w:t>
      </w:r>
      <w:proofErr w:type="spellStart"/>
      <w:r>
        <w:t>que</w:t>
      </w:r>
      <w:proofErr w:type="spellEnd"/>
      <w:r>
        <w:t xml:space="preserve"> </w:t>
      </w:r>
      <w:proofErr w:type="spellStart"/>
      <w:r>
        <w:t>después</w:t>
      </w:r>
      <w:proofErr w:type="spellEnd"/>
      <w:r>
        <w:t xml:space="preserve"> de </w:t>
      </w:r>
      <w:proofErr w:type="spellStart"/>
      <w:r>
        <w:t>vencer</w:t>
      </w:r>
      <w:proofErr w:type="spellEnd"/>
      <w:r>
        <w:t xml:space="preserve"> </w:t>
      </w:r>
      <w:proofErr w:type="spellStart"/>
      <w:r>
        <w:t>esos</w:t>
      </w:r>
      <w:proofErr w:type="spellEnd"/>
      <w:r>
        <w:t xml:space="preserve"> </w:t>
      </w:r>
      <w:proofErr w:type="spellStart"/>
      <w:r>
        <w:t>obstáculos</w:t>
      </w:r>
      <w:proofErr w:type="spellEnd"/>
      <w:r>
        <w:t xml:space="preserve"> </w:t>
      </w:r>
      <w:proofErr w:type="spellStart"/>
      <w:r>
        <w:t>alcanzaréis</w:t>
      </w:r>
      <w:proofErr w:type="spellEnd"/>
      <w:r>
        <w:t xml:space="preserve"> la meta </w:t>
      </w:r>
      <w:proofErr w:type="spellStart"/>
      <w:r>
        <w:t>que</w:t>
      </w:r>
      <w:proofErr w:type="spellEnd"/>
      <w:r>
        <w:t xml:space="preserve"> </w:t>
      </w:r>
      <w:proofErr w:type="spellStart"/>
      <w:r>
        <w:t>buscáis</w:t>
      </w:r>
      <w:proofErr w:type="spellEnd"/>
      <w:r>
        <w:t xml:space="preserve">? </w:t>
      </w:r>
    </w:p>
    <w:p w14:paraId="561572DF" w14:textId="77777777" w:rsidR="00F50769" w:rsidRDefault="00F50769" w:rsidP="00F50769">
      <w:r>
        <w:t xml:space="preserve">14. </w:t>
      </w:r>
      <w:proofErr w:type="spellStart"/>
      <w:r>
        <w:t>Cuánta</w:t>
      </w:r>
      <w:proofErr w:type="spellEnd"/>
      <w:r>
        <w:t xml:space="preserve"> </w:t>
      </w:r>
      <w:proofErr w:type="spellStart"/>
      <w:r>
        <w:t>debilidad</w:t>
      </w:r>
      <w:proofErr w:type="spellEnd"/>
      <w:r>
        <w:t xml:space="preserve"> </w:t>
      </w:r>
      <w:proofErr w:type="spellStart"/>
      <w:r>
        <w:t>veo</w:t>
      </w:r>
      <w:proofErr w:type="spellEnd"/>
      <w:r>
        <w:t xml:space="preserve"> </w:t>
      </w:r>
      <w:proofErr w:type="spellStart"/>
      <w:r>
        <w:t>todavía</w:t>
      </w:r>
      <w:proofErr w:type="spellEnd"/>
      <w:r>
        <w:t xml:space="preserve"> </w:t>
      </w:r>
      <w:proofErr w:type="spellStart"/>
      <w:r>
        <w:t>en</w:t>
      </w:r>
      <w:proofErr w:type="spellEnd"/>
      <w:r>
        <w:t xml:space="preserve"> </w:t>
      </w:r>
      <w:proofErr w:type="spellStart"/>
      <w:r>
        <w:t>vuestra</w:t>
      </w:r>
      <w:proofErr w:type="spellEnd"/>
      <w:r>
        <w:t xml:space="preserve"> </w:t>
      </w:r>
      <w:proofErr w:type="spellStart"/>
      <w:r>
        <w:t>materia</w:t>
      </w:r>
      <w:proofErr w:type="spellEnd"/>
      <w:r>
        <w:t xml:space="preserve">, </w:t>
      </w:r>
      <w:proofErr w:type="spellStart"/>
      <w:r>
        <w:t>debilidad</w:t>
      </w:r>
      <w:proofErr w:type="spellEnd"/>
      <w:r>
        <w:t xml:space="preserve"> </w:t>
      </w:r>
      <w:proofErr w:type="spellStart"/>
      <w:r>
        <w:t>que</w:t>
      </w:r>
      <w:proofErr w:type="spellEnd"/>
      <w:r>
        <w:t xml:space="preserve"> </w:t>
      </w:r>
      <w:proofErr w:type="spellStart"/>
      <w:r>
        <w:t>muchas</w:t>
      </w:r>
      <w:proofErr w:type="spellEnd"/>
      <w:r>
        <w:t xml:space="preserve"> </w:t>
      </w:r>
      <w:proofErr w:type="spellStart"/>
      <w:r>
        <w:t>veces</w:t>
      </w:r>
      <w:proofErr w:type="spellEnd"/>
      <w:r>
        <w:t xml:space="preserve"> </w:t>
      </w:r>
      <w:proofErr w:type="spellStart"/>
      <w:r>
        <w:t>os</w:t>
      </w:r>
      <w:proofErr w:type="spellEnd"/>
      <w:r>
        <w:t xml:space="preserve"> </w:t>
      </w:r>
      <w:proofErr w:type="spellStart"/>
      <w:r>
        <w:t>hace</w:t>
      </w:r>
      <w:proofErr w:type="spellEnd"/>
      <w:r>
        <w:t xml:space="preserve"> </w:t>
      </w:r>
      <w:proofErr w:type="spellStart"/>
      <w:r>
        <w:t>blasfemar</w:t>
      </w:r>
      <w:proofErr w:type="spellEnd"/>
      <w:r>
        <w:t xml:space="preserve">. Si </w:t>
      </w:r>
      <w:proofErr w:type="spellStart"/>
      <w:r>
        <w:t>los</w:t>
      </w:r>
      <w:proofErr w:type="spellEnd"/>
      <w:r>
        <w:t xml:space="preserve"> </w:t>
      </w:r>
      <w:proofErr w:type="spellStart"/>
      <w:r>
        <w:t>elementos</w:t>
      </w:r>
      <w:proofErr w:type="spellEnd"/>
      <w:r>
        <w:t xml:space="preserve"> se </w:t>
      </w:r>
      <w:proofErr w:type="spellStart"/>
      <w:r>
        <w:t>muestran</w:t>
      </w:r>
      <w:proofErr w:type="spellEnd"/>
      <w:r>
        <w:t xml:space="preserve"> </w:t>
      </w:r>
      <w:proofErr w:type="spellStart"/>
      <w:r>
        <w:t>inclementes</w:t>
      </w:r>
      <w:proofErr w:type="spellEnd"/>
      <w:r>
        <w:t xml:space="preserve">, </w:t>
      </w:r>
      <w:proofErr w:type="spellStart"/>
      <w:r>
        <w:t>blasfemáis</w:t>
      </w:r>
      <w:proofErr w:type="spellEnd"/>
      <w:r>
        <w:t xml:space="preserve">; </w:t>
      </w:r>
      <w:proofErr w:type="spellStart"/>
      <w:r>
        <w:t>si</w:t>
      </w:r>
      <w:proofErr w:type="spellEnd"/>
      <w:r>
        <w:t xml:space="preserve"> </w:t>
      </w:r>
      <w:proofErr w:type="spellStart"/>
      <w:r>
        <w:t>algún</w:t>
      </w:r>
      <w:proofErr w:type="spellEnd"/>
      <w:r>
        <w:t xml:space="preserve"> dolor </w:t>
      </w:r>
      <w:proofErr w:type="spellStart"/>
      <w:r>
        <w:t>aqueja</w:t>
      </w:r>
      <w:proofErr w:type="spellEnd"/>
      <w:r>
        <w:t xml:space="preserve"> a </w:t>
      </w:r>
      <w:proofErr w:type="spellStart"/>
      <w:r>
        <w:t>vuestro</w:t>
      </w:r>
      <w:proofErr w:type="spellEnd"/>
      <w:r>
        <w:t xml:space="preserve"> </w:t>
      </w:r>
      <w:proofErr w:type="spellStart"/>
      <w:r>
        <w:t>cuerpo</w:t>
      </w:r>
      <w:proofErr w:type="spellEnd"/>
      <w:r>
        <w:t xml:space="preserve">, </w:t>
      </w:r>
      <w:proofErr w:type="spellStart"/>
      <w:r>
        <w:t>os</w:t>
      </w:r>
      <w:proofErr w:type="spellEnd"/>
      <w:r>
        <w:t xml:space="preserve"> </w:t>
      </w:r>
      <w:proofErr w:type="spellStart"/>
      <w:r>
        <w:t>desesperáis</w:t>
      </w:r>
      <w:proofErr w:type="spellEnd"/>
      <w:r>
        <w:t xml:space="preserve">; </w:t>
      </w:r>
      <w:proofErr w:type="spellStart"/>
      <w:r>
        <w:t>si</w:t>
      </w:r>
      <w:proofErr w:type="spellEnd"/>
      <w:r>
        <w:t xml:space="preserve"> </w:t>
      </w:r>
      <w:proofErr w:type="spellStart"/>
      <w:r>
        <w:t>el</w:t>
      </w:r>
      <w:proofErr w:type="spellEnd"/>
      <w:r>
        <w:t xml:space="preserve"> </w:t>
      </w:r>
      <w:proofErr w:type="spellStart"/>
      <w:r>
        <w:t>trabajo</w:t>
      </w:r>
      <w:proofErr w:type="spellEnd"/>
      <w:r>
        <w:t xml:space="preserve"> </w:t>
      </w:r>
      <w:proofErr w:type="spellStart"/>
      <w:r>
        <w:t>os</w:t>
      </w:r>
      <w:proofErr w:type="spellEnd"/>
      <w:r>
        <w:t xml:space="preserve"> </w:t>
      </w:r>
      <w:proofErr w:type="spellStart"/>
      <w:r>
        <w:t>agobia</w:t>
      </w:r>
      <w:proofErr w:type="spellEnd"/>
      <w:r>
        <w:t xml:space="preserve">, </w:t>
      </w:r>
      <w:proofErr w:type="spellStart"/>
      <w:r>
        <w:t>perdéis</w:t>
      </w:r>
      <w:proofErr w:type="spellEnd"/>
      <w:r>
        <w:t xml:space="preserve"> la </w:t>
      </w:r>
      <w:proofErr w:type="spellStart"/>
      <w:r>
        <w:t>paciencia</w:t>
      </w:r>
      <w:proofErr w:type="spellEnd"/>
      <w:r>
        <w:t xml:space="preserve">; hasta </w:t>
      </w:r>
      <w:proofErr w:type="spellStart"/>
      <w:r>
        <w:t>el</w:t>
      </w:r>
      <w:proofErr w:type="spellEnd"/>
      <w:r>
        <w:t xml:space="preserve"> </w:t>
      </w:r>
      <w:proofErr w:type="spellStart"/>
      <w:r>
        <w:t>calor</w:t>
      </w:r>
      <w:proofErr w:type="spellEnd"/>
      <w:r>
        <w:t xml:space="preserve"> y </w:t>
      </w:r>
      <w:proofErr w:type="spellStart"/>
      <w:r>
        <w:t>el</w:t>
      </w:r>
      <w:proofErr w:type="spellEnd"/>
      <w:r>
        <w:t xml:space="preserve"> </w:t>
      </w:r>
      <w:proofErr w:type="spellStart"/>
      <w:r>
        <w:t>frío</w:t>
      </w:r>
      <w:proofErr w:type="spellEnd"/>
      <w:r>
        <w:t xml:space="preserve"> </w:t>
      </w:r>
      <w:proofErr w:type="spellStart"/>
      <w:r>
        <w:t>os</w:t>
      </w:r>
      <w:proofErr w:type="spellEnd"/>
      <w:r>
        <w:t xml:space="preserve"> causa </w:t>
      </w:r>
      <w:proofErr w:type="spellStart"/>
      <w:r>
        <w:t>enojo</w:t>
      </w:r>
      <w:proofErr w:type="spellEnd"/>
      <w:r>
        <w:t xml:space="preserve"> y las </w:t>
      </w:r>
      <w:proofErr w:type="spellStart"/>
      <w:r>
        <w:t>tinieblas</w:t>
      </w:r>
      <w:proofErr w:type="spellEnd"/>
      <w:r>
        <w:t xml:space="preserve"> de la </w:t>
      </w:r>
      <w:proofErr w:type="spellStart"/>
      <w:r>
        <w:t>noche</w:t>
      </w:r>
      <w:proofErr w:type="spellEnd"/>
      <w:r>
        <w:t xml:space="preserve"> </w:t>
      </w:r>
      <w:proofErr w:type="spellStart"/>
      <w:r>
        <w:t>os</w:t>
      </w:r>
      <w:proofErr w:type="spellEnd"/>
      <w:r>
        <w:t xml:space="preserve"> </w:t>
      </w:r>
      <w:proofErr w:type="spellStart"/>
      <w:r>
        <w:t>infunden</w:t>
      </w:r>
      <w:proofErr w:type="spellEnd"/>
      <w:r>
        <w:t xml:space="preserve"> </w:t>
      </w:r>
      <w:proofErr w:type="spellStart"/>
      <w:r>
        <w:t>miedos</w:t>
      </w:r>
      <w:proofErr w:type="spellEnd"/>
      <w:r>
        <w:t xml:space="preserve"> </w:t>
      </w:r>
    </w:p>
    <w:p w14:paraId="0FE4B885" w14:textId="77777777" w:rsidR="00F50769" w:rsidRDefault="00F50769" w:rsidP="00F50769">
      <w:r>
        <w:t>¿</w:t>
      </w:r>
      <w:proofErr w:type="spellStart"/>
      <w:r>
        <w:t>Cómo</w:t>
      </w:r>
      <w:proofErr w:type="spellEnd"/>
      <w:r>
        <w:t xml:space="preserve"> no </w:t>
      </w:r>
      <w:proofErr w:type="spellStart"/>
      <w:r>
        <w:t>habéis</w:t>
      </w:r>
      <w:proofErr w:type="spellEnd"/>
      <w:r>
        <w:t xml:space="preserve"> de </w:t>
      </w:r>
      <w:proofErr w:type="spellStart"/>
      <w:r>
        <w:t>desmayar</w:t>
      </w:r>
      <w:proofErr w:type="spellEnd"/>
      <w:r>
        <w:t xml:space="preserve">, </w:t>
      </w:r>
      <w:proofErr w:type="spellStart"/>
      <w:r>
        <w:t>si</w:t>
      </w:r>
      <w:proofErr w:type="spellEnd"/>
      <w:r>
        <w:t xml:space="preserve"> </w:t>
      </w:r>
      <w:proofErr w:type="spellStart"/>
      <w:r>
        <w:t>os</w:t>
      </w:r>
      <w:proofErr w:type="spellEnd"/>
      <w:r>
        <w:t xml:space="preserve"> </w:t>
      </w:r>
      <w:proofErr w:type="spellStart"/>
      <w:r>
        <w:t>dejáis</w:t>
      </w:r>
      <w:proofErr w:type="spellEnd"/>
      <w:r>
        <w:t xml:space="preserve"> </w:t>
      </w:r>
      <w:proofErr w:type="spellStart"/>
      <w:r>
        <w:t>guiar</w:t>
      </w:r>
      <w:proofErr w:type="spellEnd"/>
      <w:r>
        <w:t xml:space="preserve"> </w:t>
      </w:r>
      <w:proofErr w:type="spellStart"/>
      <w:r>
        <w:t>por</w:t>
      </w:r>
      <w:proofErr w:type="spellEnd"/>
      <w:r>
        <w:t xml:space="preserve"> </w:t>
      </w:r>
      <w:proofErr w:type="spellStart"/>
      <w:r>
        <w:t>los</w:t>
      </w:r>
      <w:proofErr w:type="spellEnd"/>
      <w:r>
        <w:t xml:space="preserve"> </w:t>
      </w:r>
      <w:proofErr w:type="spellStart"/>
      <w:r>
        <w:t>dictados</w:t>
      </w:r>
      <w:proofErr w:type="spellEnd"/>
      <w:r>
        <w:t xml:space="preserve"> de la carne, </w:t>
      </w:r>
      <w:proofErr w:type="spellStart"/>
      <w:r>
        <w:t>que</w:t>
      </w:r>
      <w:proofErr w:type="spellEnd"/>
      <w:r>
        <w:t xml:space="preserve"> </w:t>
      </w:r>
      <w:proofErr w:type="spellStart"/>
      <w:r>
        <w:t>engendra</w:t>
      </w:r>
      <w:proofErr w:type="spellEnd"/>
      <w:r>
        <w:t xml:space="preserve"> </w:t>
      </w:r>
      <w:proofErr w:type="spellStart"/>
      <w:r>
        <w:t>bajas</w:t>
      </w:r>
      <w:proofErr w:type="spellEnd"/>
      <w:r>
        <w:t xml:space="preserve"> </w:t>
      </w:r>
      <w:proofErr w:type="spellStart"/>
      <w:r>
        <w:t>pasiones</w:t>
      </w:r>
      <w:proofErr w:type="spellEnd"/>
      <w:r>
        <w:t>? ¿</w:t>
      </w:r>
      <w:proofErr w:type="spellStart"/>
      <w:r>
        <w:t>Cuándo</w:t>
      </w:r>
      <w:proofErr w:type="spellEnd"/>
      <w:r>
        <w:t xml:space="preserve"> </w:t>
      </w:r>
      <w:proofErr w:type="spellStart"/>
      <w:r>
        <w:t>seréis</w:t>
      </w:r>
      <w:proofErr w:type="spellEnd"/>
      <w:r>
        <w:t xml:space="preserve"> mis buenos </w:t>
      </w:r>
      <w:proofErr w:type="spellStart"/>
      <w:r>
        <w:t>discípulos</w:t>
      </w:r>
      <w:proofErr w:type="spellEnd"/>
      <w:r>
        <w:t xml:space="preserve"> </w:t>
      </w:r>
      <w:proofErr w:type="spellStart"/>
      <w:r>
        <w:t>que</w:t>
      </w:r>
      <w:proofErr w:type="spellEnd"/>
      <w:r>
        <w:t xml:space="preserve"> </w:t>
      </w:r>
      <w:proofErr w:type="spellStart"/>
      <w:r>
        <w:t>testifiquéis</w:t>
      </w:r>
      <w:proofErr w:type="spellEnd"/>
      <w:r>
        <w:t xml:space="preserve"> con </w:t>
      </w:r>
      <w:proofErr w:type="spellStart"/>
      <w:r>
        <w:t>vuestras</w:t>
      </w:r>
      <w:proofErr w:type="spellEnd"/>
      <w:r>
        <w:t xml:space="preserve"> </w:t>
      </w:r>
      <w:proofErr w:type="spellStart"/>
      <w:r>
        <w:t>obras</w:t>
      </w:r>
      <w:proofErr w:type="spellEnd"/>
      <w:r>
        <w:t xml:space="preserve"> de amor, la </w:t>
      </w:r>
      <w:proofErr w:type="spellStart"/>
      <w:r>
        <w:t>verdad</w:t>
      </w:r>
      <w:proofErr w:type="spellEnd"/>
      <w:r>
        <w:t xml:space="preserve"> de mi </w:t>
      </w:r>
      <w:proofErr w:type="spellStart"/>
      <w:r>
        <w:t>Doctrina</w:t>
      </w:r>
      <w:proofErr w:type="spellEnd"/>
      <w:r>
        <w:t xml:space="preserve">? </w:t>
      </w:r>
    </w:p>
    <w:p w14:paraId="5487822F" w14:textId="77777777" w:rsidR="00F50769" w:rsidRDefault="00F50769" w:rsidP="00F50769">
      <w:r>
        <w:lastRenderedPageBreak/>
        <w:t xml:space="preserve">15. Ser </w:t>
      </w:r>
      <w:proofErr w:type="spellStart"/>
      <w:r>
        <w:t>discípulo</w:t>
      </w:r>
      <w:proofErr w:type="spellEnd"/>
      <w:r>
        <w:t xml:space="preserve"> de Cristo no </w:t>
      </w:r>
      <w:proofErr w:type="spellStart"/>
      <w:r>
        <w:t>quiere</w:t>
      </w:r>
      <w:proofErr w:type="spellEnd"/>
      <w:r>
        <w:t xml:space="preserve"> </w:t>
      </w:r>
      <w:proofErr w:type="spellStart"/>
      <w:r>
        <w:t>decir</w:t>
      </w:r>
      <w:proofErr w:type="spellEnd"/>
      <w:r>
        <w:t xml:space="preserve"> </w:t>
      </w:r>
      <w:proofErr w:type="spellStart"/>
      <w:r>
        <w:t>que</w:t>
      </w:r>
      <w:proofErr w:type="spellEnd"/>
      <w:r>
        <w:t xml:space="preserve"> </w:t>
      </w:r>
      <w:proofErr w:type="spellStart"/>
      <w:r>
        <w:t>os</w:t>
      </w:r>
      <w:proofErr w:type="spellEnd"/>
      <w:r>
        <w:t xml:space="preserve"> </w:t>
      </w:r>
      <w:proofErr w:type="spellStart"/>
      <w:r>
        <w:t>apartéis</w:t>
      </w:r>
      <w:proofErr w:type="spellEnd"/>
      <w:r>
        <w:t xml:space="preserve"> </w:t>
      </w:r>
      <w:proofErr w:type="spellStart"/>
      <w:r>
        <w:t>demasiado</w:t>
      </w:r>
      <w:proofErr w:type="spellEnd"/>
      <w:r>
        <w:t xml:space="preserve"> de lo material; es </w:t>
      </w:r>
      <w:proofErr w:type="spellStart"/>
      <w:r>
        <w:t>decir</w:t>
      </w:r>
      <w:proofErr w:type="spellEnd"/>
      <w:r>
        <w:t xml:space="preserve"> </w:t>
      </w:r>
      <w:proofErr w:type="spellStart"/>
      <w:r>
        <w:t>que</w:t>
      </w:r>
      <w:proofErr w:type="spellEnd"/>
      <w:r>
        <w:t xml:space="preserve"> no </w:t>
      </w:r>
      <w:proofErr w:type="spellStart"/>
      <w:r>
        <w:t>conformándoos</w:t>
      </w:r>
      <w:proofErr w:type="spellEnd"/>
      <w:r>
        <w:t xml:space="preserve"> con </w:t>
      </w:r>
      <w:proofErr w:type="spellStart"/>
      <w:r>
        <w:t>apartaros</w:t>
      </w:r>
      <w:proofErr w:type="spellEnd"/>
      <w:r>
        <w:t xml:space="preserve"> de lo </w:t>
      </w:r>
      <w:proofErr w:type="spellStart"/>
      <w:r>
        <w:t>malo</w:t>
      </w:r>
      <w:proofErr w:type="spellEnd"/>
      <w:r>
        <w:t xml:space="preserve"> y de lo </w:t>
      </w:r>
      <w:proofErr w:type="spellStart"/>
      <w:r>
        <w:t>superfluo</w:t>
      </w:r>
      <w:proofErr w:type="spellEnd"/>
      <w:r>
        <w:t xml:space="preserve">, </w:t>
      </w:r>
      <w:proofErr w:type="spellStart"/>
      <w:r>
        <w:t>os</w:t>
      </w:r>
      <w:proofErr w:type="spellEnd"/>
      <w:r>
        <w:t xml:space="preserve"> </w:t>
      </w:r>
      <w:proofErr w:type="spellStart"/>
      <w:r>
        <w:t>apartáis</w:t>
      </w:r>
      <w:proofErr w:type="spellEnd"/>
      <w:r>
        <w:t xml:space="preserve"> de </w:t>
      </w:r>
      <w:proofErr w:type="spellStart"/>
      <w:r>
        <w:t>vuestros</w:t>
      </w:r>
      <w:proofErr w:type="spellEnd"/>
      <w:r>
        <w:t xml:space="preserve"> </w:t>
      </w:r>
      <w:proofErr w:type="spellStart"/>
      <w:r>
        <w:t>deberes</w:t>
      </w:r>
      <w:proofErr w:type="spellEnd"/>
      <w:r>
        <w:t xml:space="preserve"> y </w:t>
      </w:r>
      <w:proofErr w:type="spellStart"/>
      <w:r>
        <w:t>goces</w:t>
      </w:r>
      <w:proofErr w:type="spellEnd"/>
      <w:r>
        <w:t xml:space="preserve"> </w:t>
      </w:r>
      <w:proofErr w:type="spellStart"/>
      <w:r>
        <w:t>materiales</w:t>
      </w:r>
      <w:proofErr w:type="spellEnd"/>
      <w:r>
        <w:t xml:space="preserve">. </w:t>
      </w:r>
      <w:proofErr w:type="spellStart"/>
      <w:r>
        <w:t>Yo</w:t>
      </w:r>
      <w:proofErr w:type="spellEnd"/>
      <w:r>
        <w:t xml:space="preserve"> no </w:t>
      </w:r>
      <w:proofErr w:type="spellStart"/>
      <w:r>
        <w:t>os</w:t>
      </w:r>
      <w:proofErr w:type="spellEnd"/>
      <w:r>
        <w:t xml:space="preserve"> </w:t>
      </w:r>
      <w:proofErr w:type="spellStart"/>
      <w:r>
        <w:t>quiero</w:t>
      </w:r>
      <w:proofErr w:type="spellEnd"/>
      <w:r>
        <w:t xml:space="preserve"> </w:t>
      </w:r>
      <w:proofErr w:type="spellStart"/>
      <w:r>
        <w:t>fanáticos</w:t>
      </w:r>
      <w:proofErr w:type="spellEnd"/>
      <w:r>
        <w:t xml:space="preserve">, </w:t>
      </w:r>
      <w:proofErr w:type="spellStart"/>
      <w:r>
        <w:t>ni</w:t>
      </w:r>
      <w:proofErr w:type="spellEnd"/>
      <w:r>
        <w:t xml:space="preserve"> </w:t>
      </w:r>
      <w:proofErr w:type="spellStart"/>
      <w:r>
        <w:t>esclavos</w:t>
      </w:r>
      <w:proofErr w:type="spellEnd"/>
      <w:r>
        <w:t xml:space="preserve"> de lo </w:t>
      </w:r>
      <w:proofErr w:type="spellStart"/>
      <w:r>
        <w:t>espiritual</w:t>
      </w:r>
      <w:proofErr w:type="spellEnd"/>
      <w:r>
        <w:t xml:space="preserve">, </w:t>
      </w:r>
      <w:proofErr w:type="spellStart"/>
      <w:r>
        <w:t>cuando</w:t>
      </w:r>
      <w:proofErr w:type="spellEnd"/>
      <w:r>
        <w:t xml:space="preserve"> </w:t>
      </w:r>
      <w:proofErr w:type="spellStart"/>
      <w:r>
        <w:t>aún</w:t>
      </w:r>
      <w:proofErr w:type="spellEnd"/>
      <w:r>
        <w:t xml:space="preserve"> </w:t>
      </w:r>
      <w:proofErr w:type="spellStart"/>
      <w:r>
        <w:t>estáis</w:t>
      </w:r>
      <w:proofErr w:type="spellEnd"/>
      <w:r>
        <w:t xml:space="preserve"> </w:t>
      </w:r>
      <w:proofErr w:type="spellStart"/>
      <w:r>
        <w:t>en</w:t>
      </w:r>
      <w:proofErr w:type="spellEnd"/>
      <w:r>
        <w:t xml:space="preserve"> </w:t>
      </w:r>
      <w:proofErr w:type="spellStart"/>
      <w:r>
        <w:t>materia</w:t>
      </w:r>
      <w:proofErr w:type="spellEnd"/>
      <w:r>
        <w:t xml:space="preserve">. El </w:t>
      </w:r>
      <w:proofErr w:type="spellStart"/>
      <w:r>
        <w:t>buen</w:t>
      </w:r>
      <w:proofErr w:type="spellEnd"/>
      <w:r>
        <w:t xml:space="preserve"> </w:t>
      </w:r>
      <w:proofErr w:type="spellStart"/>
      <w:r>
        <w:t>discípulo</w:t>
      </w:r>
      <w:proofErr w:type="spellEnd"/>
      <w:r>
        <w:t xml:space="preserve"> de Jesús, es </w:t>
      </w:r>
      <w:proofErr w:type="spellStart"/>
      <w:r>
        <w:t>aquel</w:t>
      </w:r>
      <w:proofErr w:type="spellEnd"/>
      <w:r>
        <w:t xml:space="preserve"> </w:t>
      </w:r>
      <w:proofErr w:type="spellStart"/>
      <w:r>
        <w:t>que</w:t>
      </w:r>
      <w:proofErr w:type="spellEnd"/>
      <w:r>
        <w:t xml:space="preserve"> sabe </w:t>
      </w:r>
      <w:proofErr w:type="spellStart"/>
      <w:r>
        <w:t>dar</w:t>
      </w:r>
      <w:proofErr w:type="spellEnd"/>
      <w:r>
        <w:t xml:space="preserve"> a Dios lo </w:t>
      </w:r>
      <w:proofErr w:type="spellStart"/>
      <w:r>
        <w:t>que</w:t>
      </w:r>
      <w:proofErr w:type="spellEnd"/>
      <w:r>
        <w:t xml:space="preserve"> es de Dios y al César lo </w:t>
      </w:r>
      <w:proofErr w:type="spellStart"/>
      <w:r>
        <w:t>que</w:t>
      </w:r>
      <w:proofErr w:type="spellEnd"/>
      <w:r>
        <w:t xml:space="preserve"> es del César. </w:t>
      </w:r>
    </w:p>
    <w:p w14:paraId="6D9A23EE" w14:textId="77777777" w:rsidR="00F50769" w:rsidRDefault="00F50769" w:rsidP="00F50769">
      <w:r>
        <w:t xml:space="preserve">16. Una gran lucha </w:t>
      </w:r>
      <w:proofErr w:type="spellStart"/>
      <w:r>
        <w:t>espera</w:t>
      </w:r>
      <w:proofErr w:type="spellEnd"/>
      <w:r>
        <w:t xml:space="preserve"> a mi pueblo, </w:t>
      </w:r>
      <w:proofErr w:type="spellStart"/>
      <w:r>
        <w:t>porque</w:t>
      </w:r>
      <w:proofErr w:type="spellEnd"/>
      <w:r>
        <w:t xml:space="preserve"> </w:t>
      </w:r>
      <w:proofErr w:type="spellStart"/>
      <w:r>
        <w:t>en</w:t>
      </w:r>
      <w:proofErr w:type="spellEnd"/>
      <w:r>
        <w:t xml:space="preserve"> </w:t>
      </w:r>
      <w:proofErr w:type="spellStart"/>
      <w:r>
        <w:t>su</w:t>
      </w:r>
      <w:proofErr w:type="spellEnd"/>
      <w:r>
        <w:t xml:space="preserve"> jornada </w:t>
      </w:r>
      <w:proofErr w:type="spellStart"/>
      <w:r>
        <w:t>tendrá</w:t>
      </w:r>
      <w:proofErr w:type="spellEnd"/>
      <w:r>
        <w:t xml:space="preserve"> </w:t>
      </w:r>
      <w:proofErr w:type="spellStart"/>
      <w:r>
        <w:t>que</w:t>
      </w:r>
      <w:proofErr w:type="spellEnd"/>
      <w:r>
        <w:t xml:space="preserve"> </w:t>
      </w:r>
      <w:proofErr w:type="spellStart"/>
      <w:r>
        <w:t>encontrar</w:t>
      </w:r>
      <w:proofErr w:type="spellEnd"/>
      <w:r>
        <w:t xml:space="preserve"> gran </w:t>
      </w:r>
      <w:proofErr w:type="spellStart"/>
      <w:r>
        <w:t>evolución</w:t>
      </w:r>
      <w:proofErr w:type="spellEnd"/>
      <w:r>
        <w:t xml:space="preserve"> </w:t>
      </w:r>
      <w:proofErr w:type="spellStart"/>
      <w:r>
        <w:t>en</w:t>
      </w:r>
      <w:proofErr w:type="spellEnd"/>
      <w:r>
        <w:t xml:space="preserve"> </w:t>
      </w:r>
      <w:proofErr w:type="spellStart"/>
      <w:r>
        <w:t>el</w:t>
      </w:r>
      <w:proofErr w:type="spellEnd"/>
      <w:r>
        <w:t xml:space="preserve"> </w:t>
      </w:r>
      <w:proofErr w:type="spellStart"/>
      <w:r>
        <w:t>espíritu</w:t>
      </w:r>
      <w:proofErr w:type="spellEnd"/>
      <w:r>
        <w:t xml:space="preserve"> y </w:t>
      </w:r>
      <w:proofErr w:type="spellStart"/>
      <w:r>
        <w:t>en</w:t>
      </w:r>
      <w:proofErr w:type="spellEnd"/>
      <w:r>
        <w:t xml:space="preserve"> la </w:t>
      </w:r>
      <w:proofErr w:type="spellStart"/>
      <w:r>
        <w:t>mente</w:t>
      </w:r>
      <w:proofErr w:type="spellEnd"/>
      <w:r>
        <w:t xml:space="preserve"> de la </w:t>
      </w:r>
      <w:proofErr w:type="spellStart"/>
      <w:r>
        <w:t>humanidad</w:t>
      </w:r>
      <w:proofErr w:type="spellEnd"/>
      <w:r>
        <w:t xml:space="preserve">. Es </w:t>
      </w:r>
      <w:proofErr w:type="spellStart"/>
      <w:r>
        <w:t>por</w:t>
      </w:r>
      <w:proofErr w:type="spellEnd"/>
      <w:r>
        <w:t xml:space="preserve"> </w:t>
      </w:r>
      <w:proofErr w:type="spellStart"/>
      <w:r>
        <w:t>esto</w:t>
      </w:r>
      <w:proofErr w:type="spellEnd"/>
      <w:r>
        <w:t xml:space="preserve"> </w:t>
      </w:r>
      <w:proofErr w:type="spellStart"/>
      <w:r>
        <w:t>que</w:t>
      </w:r>
      <w:proofErr w:type="spellEnd"/>
      <w:r>
        <w:t xml:space="preserve"> </w:t>
      </w:r>
      <w:proofErr w:type="spellStart"/>
      <w:r>
        <w:t>quiero</w:t>
      </w:r>
      <w:proofErr w:type="spellEnd"/>
      <w:r>
        <w:t xml:space="preserve"> </w:t>
      </w:r>
      <w:proofErr w:type="spellStart"/>
      <w:r>
        <w:t>que</w:t>
      </w:r>
      <w:proofErr w:type="spellEnd"/>
      <w:r>
        <w:t xml:space="preserve"> </w:t>
      </w:r>
      <w:proofErr w:type="spellStart"/>
      <w:r>
        <w:t>vosotros</w:t>
      </w:r>
      <w:proofErr w:type="spellEnd"/>
      <w:r>
        <w:t xml:space="preserve"> también </w:t>
      </w:r>
      <w:proofErr w:type="spellStart"/>
      <w:r>
        <w:t>evolucionéis</w:t>
      </w:r>
      <w:proofErr w:type="spellEnd"/>
      <w:r>
        <w:t xml:space="preserve"> </w:t>
      </w:r>
      <w:proofErr w:type="spellStart"/>
      <w:r>
        <w:t>en</w:t>
      </w:r>
      <w:proofErr w:type="spellEnd"/>
      <w:r>
        <w:t xml:space="preserve"> </w:t>
      </w:r>
      <w:proofErr w:type="spellStart"/>
      <w:r>
        <w:t>esta</w:t>
      </w:r>
      <w:proofErr w:type="spellEnd"/>
      <w:r>
        <w:t xml:space="preserve"> </w:t>
      </w:r>
      <w:proofErr w:type="spellStart"/>
      <w:r>
        <w:t>etapa</w:t>
      </w:r>
      <w:proofErr w:type="spellEnd"/>
      <w:r>
        <w:t xml:space="preserve"> de mi </w:t>
      </w:r>
      <w:proofErr w:type="spellStart"/>
      <w:r>
        <w:t>comunicación</w:t>
      </w:r>
      <w:proofErr w:type="spellEnd"/>
      <w:r>
        <w:t xml:space="preserve">, para </w:t>
      </w:r>
      <w:proofErr w:type="spellStart"/>
      <w:r>
        <w:t>que</w:t>
      </w:r>
      <w:proofErr w:type="spellEnd"/>
      <w:r>
        <w:t xml:space="preserve"> </w:t>
      </w:r>
      <w:proofErr w:type="spellStart"/>
      <w:r>
        <w:t>nadie</w:t>
      </w:r>
      <w:proofErr w:type="spellEnd"/>
      <w:r>
        <w:t xml:space="preserve"> </w:t>
      </w:r>
      <w:proofErr w:type="spellStart"/>
      <w:r>
        <w:t>vaya</w:t>
      </w:r>
      <w:proofErr w:type="spellEnd"/>
      <w:r>
        <w:t xml:space="preserve"> a </w:t>
      </w:r>
      <w:proofErr w:type="spellStart"/>
      <w:r>
        <w:t>sorprenderos</w:t>
      </w:r>
      <w:proofErr w:type="spellEnd"/>
      <w:r>
        <w:t xml:space="preserve">. </w:t>
      </w:r>
      <w:proofErr w:type="spellStart"/>
      <w:r>
        <w:t>Confiad</w:t>
      </w:r>
      <w:proofErr w:type="spellEnd"/>
      <w:r>
        <w:t xml:space="preserve"> </w:t>
      </w:r>
      <w:proofErr w:type="spellStart"/>
      <w:r>
        <w:t>absolutamente</w:t>
      </w:r>
      <w:proofErr w:type="spellEnd"/>
      <w:r>
        <w:t xml:space="preserve"> </w:t>
      </w:r>
      <w:proofErr w:type="spellStart"/>
      <w:r>
        <w:t>en</w:t>
      </w:r>
      <w:proofErr w:type="spellEnd"/>
      <w:r>
        <w:t xml:space="preserve"> mi palabra, </w:t>
      </w:r>
      <w:proofErr w:type="spellStart"/>
      <w:r>
        <w:t>sabiendo</w:t>
      </w:r>
      <w:proofErr w:type="spellEnd"/>
      <w:r>
        <w:t xml:space="preserve"> </w:t>
      </w:r>
      <w:proofErr w:type="spellStart"/>
      <w:r>
        <w:t>que</w:t>
      </w:r>
      <w:proofErr w:type="spellEnd"/>
      <w:r>
        <w:t xml:space="preserve"> </w:t>
      </w:r>
      <w:proofErr w:type="spellStart"/>
      <w:r>
        <w:t>en</w:t>
      </w:r>
      <w:proofErr w:type="spellEnd"/>
      <w:r>
        <w:t xml:space="preserve"> </w:t>
      </w:r>
      <w:proofErr w:type="spellStart"/>
      <w:r>
        <w:t>ella</w:t>
      </w:r>
      <w:proofErr w:type="spellEnd"/>
      <w:r>
        <w:t xml:space="preserve"> </w:t>
      </w:r>
      <w:proofErr w:type="spellStart"/>
      <w:r>
        <w:t>existe</w:t>
      </w:r>
      <w:proofErr w:type="spellEnd"/>
      <w:r>
        <w:t xml:space="preserve"> </w:t>
      </w:r>
      <w:proofErr w:type="spellStart"/>
      <w:r>
        <w:t>más</w:t>
      </w:r>
      <w:proofErr w:type="spellEnd"/>
      <w:r>
        <w:t xml:space="preserve"> </w:t>
      </w:r>
      <w:proofErr w:type="spellStart"/>
      <w:r>
        <w:t>sabiduría</w:t>
      </w:r>
      <w:proofErr w:type="spellEnd"/>
      <w:r>
        <w:t xml:space="preserve"> </w:t>
      </w:r>
      <w:proofErr w:type="spellStart"/>
      <w:r>
        <w:t>que</w:t>
      </w:r>
      <w:proofErr w:type="spellEnd"/>
      <w:r>
        <w:t xml:space="preserve"> </w:t>
      </w:r>
      <w:proofErr w:type="spellStart"/>
      <w:r>
        <w:t>en</w:t>
      </w:r>
      <w:proofErr w:type="spellEnd"/>
      <w:r>
        <w:t xml:space="preserve"> </w:t>
      </w:r>
      <w:proofErr w:type="spellStart"/>
      <w:r>
        <w:t>el</w:t>
      </w:r>
      <w:proofErr w:type="spellEnd"/>
      <w:r>
        <w:t xml:space="preserve"> </w:t>
      </w:r>
      <w:proofErr w:type="spellStart"/>
      <w:r>
        <w:t>entendimiento</w:t>
      </w:r>
      <w:proofErr w:type="spellEnd"/>
      <w:r>
        <w:t xml:space="preserve"> de </w:t>
      </w:r>
      <w:proofErr w:type="spellStart"/>
      <w:r>
        <w:t>los</w:t>
      </w:r>
      <w:proofErr w:type="spellEnd"/>
      <w:r>
        <w:t xml:space="preserve"> </w:t>
      </w:r>
      <w:proofErr w:type="spellStart"/>
      <w:r>
        <w:t>sabios</w:t>
      </w:r>
      <w:proofErr w:type="spellEnd"/>
      <w:r>
        <w:t xml:space="preserve">, y </w:t>
      </w:r>
      <w:proofErr w:type="spellStart"/>
      <w:r>
        <w:t>conocimientos</w:t>
      </w:r>
      <w:proofErr w:type="spellEnd"/>
      <w:r>
        <w:t xml:space="preserve"> </w:t>
      </w:r>
      <w:proofErr w:type="spellStart"/>
      <w:r>
        <w:t>que</w:t>
      </w:r>
      <w:proofErr w:type="spellEnd"/>
      <w:r>
        <w:t xml:space="preserve"> no se </w:t>
      </w:r>
      <w:proofErr w:type="spellStart"/>
      <w:r>
        <w:t>encuentran</w:t>
      </w:r>
      <w:proofErr w:type="spellEnd"/>
      <w:r>
        <w:t xml:space="preserve"> </w:t>
      </w:r>
      <w:proofErr w:type="spellStart"/>
      <w:r>
        <w:t>en</w:t>
      </w:r>
      <w:proofErr w:type="spellEnd"/>
      <w:r>
        <w:t xml:space="preserve"> </w:t>
      </w:r>
      <w:proofErr w:type="spellStart"/>
      <w:r>
        <w:t>todos</w:t>
      </w:r>
      <w:proofErr w:type="spellEnd"/>
      <w:r>
        <w:t xml:space="preserve"> </w:t>
      </w:r>
      <w:proofErr w:type="spellStart"/>
      <w:r>
        <w:t>los</w:t>
      </w:r>
      <w:proofErr w:type="spellEnd"/>
      <w:r>
        <w:t xml:space="preserve"> </w:t>
      </w:r>
      <w:proofErr w:type="spellStart"/>
      <w:r>
        <w:t>libros</w:t>
      </w:r>
      <w:proofErr w:type="spellEnd"/>
      <w:r>
        <w:t xml:space="preserve"> de la Tierra. </w:t>
      </w:r>
    </w:p>
    <w:p w14:paraId="4D616004" w14:textId="77777777" w:rsidR="00F50769" w:rsidRDefault="00F50769" w:rsidP="00F50769">
      <w:r>
        <w:t xml:space="preserve">17. </w:t>
      </w:r>
      <w:proofErr w:type="spellStart"/>
      <w:r>
        <w:t>Sembrad</w:t>
      </w:r>
      <w:proofErr w:type="spellEnd"/>
      <w:r>
        <w:t xml:space="preserve"> </w:t>
      </w:r>
      <w:proofErr w:type="spellStart"/>
      <w:r>
        <w:t>incansablemente</w:t>
      </w:r>
      <w:proofErr w:type="spellEnd"/>
      <w:r>
        <w:t xml:space="preserve"> </w:t>
      </w:r>
      <w:proofErr w:type="spellStart"/>
      <w:r>
        <w:t>el</w:t>
      </w:r>
      <w:proofErr w:type="spellEnd"/>
      <w:r>
        <w:t xml:space="preserve"> amor y la </w:t>
      </w:r>
      <w:proofErr w:type="spellStart"/>
      <w:r>
        <w:t>paz</w:t>
      </w:r>
      <w:proofErr w:type="spellEnd"/>
      <w:r>
        <w:t xml:space="preserve">, de </w:t>
      </w:r>
      <w:proofErr w:type="spellStart"/>
      <w:r>
        <w:t>esta</w:t>
      </w:r>
      <w:proofErr w:type="spellEnd"/>
      <w:r>
        <w:t xml:space="preserve"> </w:t>
      </w:r>
      <w:proofErr w:type="spellStart"/>
      <w:r>
        <w:t>manera</w:t>
      </w:r>
      <w:proofErr w:type="spellEnd"/>
      <w:r>
        <w:t xml:space="preserve"> </w:t>
      </w:r>
      <w:proofErr w:type="spellStart"/>
      <w:r>
        <w:t>iréis</w:t>
      </w:r>
      <w:proofErr w:type="spellEnd"/>
      <w:r>
        <w:t xml:space="preserve"> </w:t>
      </w:r>
      <w:proofErr w:type="spellStart"/>
      <w:r>
        <w:t>preparando</w:t>
      </w:r>
      <w:proofErr w:type="spellEnd"/>
      <w:r>
        <w:t xml:space="preserve"> </w:t>
      </w:r>
      <w:proofErr w:type="spellStart"/>
      <w:r>
        <w:t>vuestro</w:t>
      </w:r>
      <w:proofErr w:type="spellEnd"/>
      <w:r>
        <w:t xml:space="preserve"> camino </w:t>
      </w:r>
      <w:proofErr w:type="spellStart"/>
      <w:r>
        <w:t>espiritual</w:t>
      </w:r>
      <w:proofErr w:type="spellEnd"/>
      <w:r>
        <w:t xml:space="preserve">, y </w:t>
      </w:r>
      <w:proofErr w:type="spellStart"/>
      <w:r>
        <w:t>cuando</w:t>
      </w:r>
      <w:proofErr w:type="spellEnd"/>
      <w:r>
        <w:t xml:space="preserve"> la </w:t>
      </w:r>
      <w:proofErr w:type="spellStart"/>
      <w:r>
        <w:t>muerte</w:t>
      </w:r>
      <w:proofErr w:type="spellEnd"/>
      <w:r>
        <w:t xml:space="preserve"> </w:t>
      </w:r>
      <w:proofErr w:type="spellStart"/>
      <w:r>
        <w:t>sorprenda</w:t>
      </w:r>
      <w:proofErr w:type="spellEnd"/>
      <w:r>
        <w:t xml:space="preserve"> a </w:t>
      </w:r>
      <w:proofErr w:type="spellStart"/>
      <w:r>
        <w:t>vuestro</w:t>
      </w:r>
      <w:proofErr w:type="spellEnd"/>
      <w:r>
        <w:t xml:space="preserve"> </w:t>
      </w:r>
      <w:proofErr w:type="spellStart"/>
      <w:r>
        <w:t>cuerpo</w:t>
      </w:r>
      <w:proofErr w:type="spellEnd"/>
      <w:r>
        <w:t xml:space="preserve"> y </w:t>
      </w:r>
      <w:proofErr w:type="spellStart"/>
      <w:r>
        <w:t>el</w:t>
      </w:r>
      <w:proofErr w:type="spellEnd"/>
      <w:r>
        <w:t xml:space="preserve"> </w:t>
      </w:r>
      <w:proofErr w:type="spellStart"/>
      <w:r>
        <w:t>espíritu</w:t>
      </w:r>
      <w:proofErr w:type="spellEnd"/>
      <w:r>
        <w:t xml:space="preserve"> </w:t>
      </w:r>
      <w:proofErr w:type="spellStart"/>
      <w:r>
        <w:t>haya</w:t>
      </w:r>
      <w:proofErr w:type="spellEnd"/>
      <w:r>
        <w:t xml:space="preserve"> </w:t>
      </w:r>
      <w:proofErr w:type="spellStart"/>
      <w:r>
        <w:t>recorrido</w:t>
      </w:r>
      <w:proofErr w:type="spellEnd"/>
      <w:r>
        <w:t xml:space="preserve"> gran </w:t>
      </w:r>
      <w:proofErr w:type="spellStart"/>
      <w:r>
        <w:t>parte</w:t>
      </w:r>
      <w:proofErr w:type="spellEnd"/>
      <w:r>
        <w:t xml:space="preserve"> del camino, </w:t>
      </w:r>
      <w:proofErr w:type="spellStart"/>
      <w:r>
        <w:t>lleno</w:t>
      </w:r>
      <w:proofErr w:type="spellEnd"/>
      <w:r>
        <w:t xml:space="preserve"> de </w:t>
      </w:r>
      <w:proofErr w:type="spellStart"/>
      <w:r>
        <w:t>gozo</w:t>
      </w:r>
      <w:proofErr w:type="spellEnd"/>
      <w:r>
        <w:t xml:space="preserve"> </w:t>
      </w:r>
      <w:proofErr w:type="spellStart"/>
      <w:r>
        <w:t>contemplará</w:t>
      </w:r>
      <w:proofErr w:type="spellEnd"/>
      <w:r>
        <w:t xml:space="preserve"> hasta </w:t>
      </w:r>
      <w:proofErr w:type="spellStart"/>
      <w:r>
        <w:t>donde</w:t>
      </w:r>
      <w:proofErr w:type="spellEnd"/>
      <w:r>
        <w:t xml:space="preserve"> lo </w:t>
      </w:r>
      <w:proofErr w:type="spellStart"/>
      <w:r>
        <w:t>elevaron</w:t>
      </w:r>
      <w:proofErr w:type="spellEnd"/>
      <w:r>
        <w:t xml:space="preserve"> </w:t>
      </w:r>
      <w:proofErr w:type="spellStart"/>
      <w:r>
        <w:t>los</w:t>
      </w:r>
      <w:proofErr w:type="spellEnd"/>
      <w:r>
        <w:t xml:space="preserve"> </w:t>
      </w:r>
      <w:proofErr w:type="spellStart"/>
      <w:r>
        <w:t>méritos</w:t>
      </w:r>
      <w:proofErr w:type="spellEnd"/>
      <w:r>
        <w:t xml:space="preserve"> de sus </w:t>
      </w:r>
      <w:proofErr w:type="spellStart"/>
      <w:r>
        <w:t>obras</w:t>
      </w:r>
      <w:proofErr w:type="spellEnd"/>
      <w:r>
        <w:t xml:space="preserve"> de amor </w:t>
      </w:r>
      <w:proofErr w:type="spellStart"/>
      <w:r>
        <w:t>hacia</w:t>
      </w:r>
      <w:proofErr w:type="spellEnd"/>
      <w:r>
        <w:t xml:space="preserve"> sus </w:t>
      </w:r>
      <w:proofErr w:type="spellStart"/>
      <w:r>
        <w:t>hermanos</w:t>
      </w:r>
      <w:proofErr w:type="spellEnd"/>
      <w:r>
        <w:t xml:space="preserve">. </w:t>
      </w:r>
    </w:p>
    <w:p w14:paraId="2BAD4B5A" w14:textId="77777777" w:rsidR="00F50769" w:rsidRDefault="00F50769" w:rsidP="00F50769">
      <w:r>
        <w:t xml:space="preserve">18. Pueblo: </w:t>
      </w:r>
      <w:proofErr w:type="spellStart"/>
      <w:r>
        <w:t>ved</w:t>
      </w:r>
      <w:proofErr w:type="spellEnd"/>
      <w:r>
        <w:t xml:space="preserve"> </w:t>
      </w:r>
      <w:proofErr w:type="spellStart"/>
      <w:r>
        <w:t>cómo</w:t>
      </w:r>
      <w:proofErr w:type="spellEnd"/>
      <w:r>
        <w:t xml:space="preserve"> a </w:t>
      </w:r>
      <w:proofErr w:type="spellStart"/>
      <w:r>
        <w:t>medida</w:t>
      </w:r>
      <w:proofErr w:type="spellEnd"/>
      <w:r>
        <w:t xml:space="preserve"> </w:t>
      </w:r>
      <w:proofErr w:type="spellStart"/>
      <w:r>
        <w:t>que</w:t>
      </w:r>
      <w:proofErr w:type="spellEnd"/>
      <w:r>
        <w:t xml:space="preserve"> </w:t>
      </w:r>
      <w:proofErr w:type="spellStart"/>
      <w:r>
        <w:t>os</w:t>
      </w:r>
      <w:proofErr w:type="spellEnd"/>
      <w:r>
        <w:t xml:space="preserve"> </w:t>
      </w:r>
      <w:proofErr w:type="spellStart"/>
      <w:r>
        <w:t>profundizáis</w:t>
      </w:r>
      <w:proofErr w:type="spellEnd"/>
      <w:r>
        <w:t xml:space="preserve"> </w:t>
      </w:r>
      <w:proofErr w:type="spellStart"/>
      <w:r>
        <w:t>en</w:t>
      </w:r>
      <w:proofErr w:type="spellEnd"/>
      <w:r>
        <w:t xml:space="preserve"> mi </w:t>
      </w:r>
      <w:proofErr w:type="spellStart"/>
      <w:r>
        <w:t>enseñanza</w:t>
      </w:r>
      <w:proofErr w:type="spellEnd"/>
      <w:r>
        <w:t xml:space="preserve">, </w:t>
      </w:r>
      <w:proofErr w:type="spellStart"/>
      <w:r>
        <w:t>vais</w:t>
      </w:r>
      <w:proofErr w:type="spellEnd"/>
      <w:r>
        <w:t xml:space="preserve"> </w:t>
      </w:r>
      <w:proofErr w:type="spellStart"/>
      <w:r>
        <w:t>dejando</w:t>
      </w:r>
      <w:proofErr w:type="spellEnd"/>
      <w:r>
        <w:t xml:space="preserve"> </w:t>
      </w:r>
      <w:proofErr w:type="spellStart"/>
      <w:r>
        <w:t>atrás</w:t>
      </w:r>
      <w:proofErr w:type="spellEnd"/>
      <w:r>
        <w:t xml:space="preserve"> </w:t>
      </w:r>
      <w:proofErr w:type="spellStart"/>
      <w:r>
        <w:t>hábitos</w:t>
      </w:r>
      <w:proofErr w:type="spellEnd"/>
      <w:r>
        <w:t xml:space="preserve"> y </w:t>
      </w:r>
      <w:proofErr w:type="spellStart"/>
      <w:r>
        <w:t>costumbres</w:t>
      </w:r>
      <w:proofErr w:type="spellEnd"/>
      <w:r>
        <w:t xml:space="preserve"> </w:t>
      </w:r>
      <w:proofErr w:type="spellStart"/>
      <w:r>
        <w:t>penetrando</w:t>
      </w:r>
      <w:proofErr w:type="spellEnd"/>
      <w:r>
        <w:t xml:space="preserve"> </w:t>
      </w:r>
      <w:proofErr w:type="spellStart"/>
      <w:r>
        <w:t>en</w:t>
      </w:r>
      <w:proofErr w:type="spellEnd"/>
      <w:r>
        <w:t xml:space="preserve"> </w:t>
      </w:r>
      <w:proofErr w:type="spellStart"/>
      <w:r>
        <w:t>una</w:t>
      </w:r>
      <w:proofErr w:type="spellEnd"/>
      <w:r>
        <w:t xml:space="preserve"> </w:t>
      </w:r>
      <w:proofErr w:type="spellStart"/>
      <w:r>
        <w:t>nueva</w:t>
      </w:r>
      <w:proofErr w:type="spellEnd"/>
      <w:r>
        <w:t xml:space="preserve"> </w:t>
      </w:r>
      <w:proofErr w:type="spellStart"/>
      <w:r>
        <w:t>vida</w:t>
      </w:r>
      <w:proofErr w:type="spellEnd"/>
      <w:r>
        <w:t xml:space="preserve">, </w:t>
      </w:r>
      <w:proofErr w:type="spellStart"/>
      <w:r>
        <w:t>más</w:t>
      </w:r>
      <w:proofErr w:type="spellEnd"/>
      <w:r>
        <w:t xml:space="preserve"> </w:t>
      </w:r>
      <w:proofErr w:type="spellStart"/>
      <w:r>
        <w:t>limpia</w:t>
      </w:r>
      <w:proofErr w:type="spellEnd"/>
      <w:r>
        <w:t xml:space="preserve">, </w:t>
      </w:r>
      <w:proofErr w:type="spellStart"/>
      <w:r>
        <w:t>más</w:t>
      </w:r>
      <w:proofErr w:type="spellEnd"/>
      <w:r>
        <w:t xml:space="preserve"> </w:t>
      </w:r>
      <w:proofErr w:type="spellStart"/>
      <w:r>
        <w:t>espiritual</w:t>
      </w:r>
      <w:proofErr w:type="spellEnd"/>
      <w:r>
        <w:t xml:space="preserve">. Es un </w:t>
      </w:r>
      <w:proofErr w:type="spellStart"/>
      <w:r>
        <w:t>mundo</w:t>
      </w:r>
      <w:proofErr w:type="spellEnd"/>
      <w:r>
        <w:t xml:space="preserve"> nuevo </w:t>
      </w:r>
      <w:proofErr w:type="spellStart"/>
      <w:r>
        <w:t>el</w:t>
      </w:r>
      <w:proofErr w:type="spellEnd"/>
      <w:r>
        <w:t xml:space="preserve"> </w:t>
      </w:r>
      <w:proofErr w:type="spellStart"/>
      <w:r>
        <w:t>que</w:t>
      </w:r>
      <w:proofErr w:type="spellEnd"/>
      <w:r>
        <w:t xml:space="preserve"> </w:t>
      </w:r>
      <w:proofErr w:type="gramStart"/>
      <w:r>
        <w:t>surge</w:t>
      </w:r>
      <w:proofErr w:type="gramEnd"/>
      <w:r>
        <w:t xml:space="preserve"> del </w:t>
      </w:r>
      <w:proofErr w:type="spellStart"/>
      <w:r>
        <w:t>fondo</w:t>
      </w:r>
      <w:proofErr w:type="spellEnd"/>
      <w:r>
        <w:t xml:space="preserve"> de </w:t>
      </w:r>
      <w:proofErr w:type="spellStart"/>
      <w:r>
        <w:t>vuestro</w:t>
      </w:r>
      <w:proofErr w:type="spellEnd"/>
      <w:r>
        <w:t xml:space="preserve"> </w:t>
      </w:r>
      <w:proofErr w:type="spellStart"/>
      <w:r>
        <w:t>corazón</w:t>
      </w:r>
      <w:proofErr w:type="spellEnd"/>
      <w:r>
        <w:t xml:space="preserve">. </w:t>
      </w:r>
    </w:p>
    <w:p w14:paraId="323083A1" w14:textId="77777777" w:rsidR="00F50769" w:rsidRDefault="00F50769" w:rsidP="00F50769">
      <w:r>
        <w:t xml:space="preserve">19. </w:t>
      </w:r>
      <w:proofErr w:type="spellStart"/>
      <w:r>
        <w:t>Cuántos</w:t>
      </w:r>
      <w:proofErr w:type="spellEnd"/>
      <w:r>
        <w:t xml:space="preserve"> </w:t>
      </w:r>
      <w:proofErr w:type="spellStart"/>
      <w:r>
        <w:t>misterios</w:t>
      </w:r>
      <w:proofErr w:type="spellEnd"/>
      <w:r>
        <w:t xml:space="preserve"> ha </w:t>
      </w:r>
      <w:proofErr w:type="spellStart"/>
      <w:r>
        <w:t>venido</w:t>
      </w:r>
      <w:proofErr w:type="spellEnd"/>
      <w:r>
        <w:t xml:space="preserve"> a </w:t>
      </w:r>
      <w:proofErr w:type="spellStart"/>
      <w:r>
        <w:t>disipar</w:t>
      </w:r>
      <w:proofErr w:type="spellEnd"/>
      <w:r>
        <w:t xml:space="preserve"> mi palabra y </w:t>
      </w:r>
      <w:proofErr w:type="spellStart"/>
      <w:r>
        <w:t>cuántas</w:t>
      </w:r>
      <w:proofErr w:type="spellEnd"/>
      <w:r>
        <w:t xml:space="preserve"> </w:t>
      </w:r>
      <w:proofErr w:type="spellStart"/>
      <w:r>
        <w:t>erróneas</w:t>
      </w:r>
      <w:proofErr w:type="spellEnd"/>
      <w:r>
        <w:t xml:space="preserve"> </w:t>
      </w:r>
      <w:proofErr w:type="spellStart"/>
      <w:r>
        <w:t>interpretaciones</w:t>
      </w:r>
      <w:proofErr w:type="spellEnd"/>
      <w:r>
        <w:t xml:space="preserve"> he </w:t>
      </w:r>
      <w:proofErr w:type="spellStart"/>
      <w:r>
        <w:t>venido</w:t>
      </w:r>
      <w:proofErr w:type="spellEnd"/>
      <w:r>
        <w:t xml:space="preserve"> a </w:t>
      </w:r>
      <w:proofErr w:type="spellStart"/>
      <w:r>
        <w:t>rectificar</w:t>
      </w:r>
      <w:proofErr w:type="spellEnd"/>
      <w:r>
        <w:t xml:space="preserve">. </w:t>
      </w:r>
      <w:proofErr w:type="spellStart"/>
      <w:r>
        <w:t>Así</w:t>
      </w:r>
      <w:proofErr w:type="spellEnd"/>
      <w:r>
        <w:t xml:space="preserve"> </w:t>
      </w:r>
      <w:proofErr w:type="spellStart"/>
      <w:r>
        <w:t>tendréis</w:t>
      </w:r>
      <w:proofErr w:type="spellEnd"/>
      <w:r>
        <w:t xml:space="preserve"> </w:t>
      </w:r>
      <w:proofErr w:type="spellStart"/>
      <w:r>
        <w:t>que</w:t>
      </w:r>
      <w:proofErr w:type="spellEnd"/>
      <w:r>
        <w:t xml:space="preserve"> </w:t>
      </w:r>
      <w:proofErr w:type="spellStart"/>
      <w:r>
        <w:t>ir</w:t>
      </w:r>
      <w:proofErr w:type="spellEnd"/>
      <w:r>
        <w:t xml:space="preserve"> </w:t>
      </w:r>
      <w:proofErr w:type="spellStart"/>
      <w:r>
        <w:t>vosotros</w:t>
      </w:r>
      <w:proofErr w:type="spellEnd"/>
      <w:r>
        <w:t xml:space="preserve"> </w:t>
      </w:r>
      <w:proofErr w:type="spellStart"/>
      <w:r>
        <w:t>por</w:t>
      </w:r>
      <w:proofErr w:type="spellEnd"/>
      <w:r>
        <w:t xml:space="preserve"> </w:t>
      </w:r>
      <w:proofErr w:type="spellStart"/>
      <w:r>
        <w:t>los</w:t>
      </w:r>
      <w:proofErr w:type="spellEnd"/>
      <w:r>
        <w:t xml:space="preserve"> caminos del </w:t>
      </w:r>
      <w:proofErr w:type="spellStart"/>
      <w:r>
        <w:t>mundo</w:t>
      </w:r>
      <w:proofErr w:type="spellEnd"/>
      <w:r>
        <w:t xml:space="preserve">, </w:t>
      </w:r>
      <w:proofErr w:type="spellStart"/>
      <w:r>
        <w:t>esclareciendo</w:t>
      </w:r>
      <w:proofErr w:type="spellEnd"/>
      <w:r>
        <w:t xml:space="preserve"> mi Ley a </w:t>
      </w:r>
      <w:proofErr w:type="spellStart"/>
      <w:r>
        <w:t>vuestros</w:t>
      </w:r>
      <w:proofErr w:type="spellEnd"/>
      <w:r>
        <w:t xml:space="preserve"> </w:t>
      </w:r>
      <w:proofErr w:type="spellStart"/>
      <w:r>
        <w:t>hermanos</w:t>
      </w:r>
      <w:proofErr w:type="spellEnd"/>
      <w:r>
        <w:t xml:space="preserve">. </w:t>
      </w:r>
      <w:proofErr w:type="spellStart"/>
      <w:r>
        <w:t>Os</w:t>
      </w:r>
      <w:proofErr w:type="spellEnd"/>
      <w:r>
        <w:t xml:space="preserve"> </w:t>
      </w:r>
      <w:proofErr w:type="spellStart"/>
      <w:r>
        <w:t>digo</w:t>
      </w:r>
      <w:proofErr w:type="spellEnd"/>
      <w:r>
        <w:t xml:space="preserve">: </w:t>
      </w:r>
      <w:proofErr w:type="spellStart"/>
      <w:r>
        <w:t>iréis</w:t>
      </w:r>
      <w:proofErr w:type="spellEnd"/>
      <w:r>
        <w:t xml:space="preserve">, </w:t>
      </w:r>
      <w:proofErr w:type="spellStart"/>
      <w:r>
        <w:t>porque</w:t>
      </w:r>
      <w:proofErr w:type="spellEnd"/>
      <w:r>
        <w:t xml:space="preserve"> </w:t>
      </w:r>
      <w:proofErr w:type="spellStart"/>
      <w:r>
        <w:t>nadie</w:t>
      </w:r>
      <w:proofErr w:type="spellEnd"/>
      <w:r>
        <w:t xml:space="preserve"> es </w:t>
      </w:r>
      <w:proofErr w:type="spellStart"/>
      <w:r>
        <w:t>profeta</w:t>
      </w:r>
      <w:proofErr w:type="spellEnd"/>
      <w:r>
        <w:t xml:space="preserve"> </w:t>
      </w:r>
      <w:proofErr w:type="spellStart"/>
      <w:r>
        <w:t>en</w:t>
      </w:r>
      <w:proofErr w:type="spellEnd"/>
      <w:r>
        <w:t xml:space="preserve"> </w:t>
      </w:r>
      <w:proofErr w:type="spellStart"/>
      <w:r>
        <w:t>su</w:t>
      </w:r>
      <w:proofErr w:type="spellEnd"/>
      <w:r>
        <w:t xml:space="preserve"> tierra. </w:t>
      </w:r>
      <w:proofErr w:type="spellStart"/>
      <w:r>
        <w:t>Yo</w:t>
      </w:r>
      <w:proofErr w:type="spellEnd"/>
      <w:r>
        <w:t xml:space="preserve"> </w:t>
      </w:r>
      <w:proofErr w:type="spellStart"/>
      <w:r>
        <w:t>mismo</w:t>
      </w:r>
      <w:proofErr w:type="spellEnd"/>
      <w:r>
        <w:t xml:space="preserve">, </w:t>
      </w:r>
      <w:proofErr w:type="spellStart"/>
      <w:r>
        <w:t>en</w:t>
      </w:r>
      <w:proofErr w:type="spellEnd"/>
      <w:r>
        <w:t xml:space="preserve"> </w:t>
      </w:r>
      <w:proofErr w:type="spellStart"/>
      <w:r>
        <w:t>aquel</w:t>
      </w:r>
      <w:proofErr w:type="spellEnd"/>
      <w:r>
        <w:t xml:space="preserve"> </w:t>
      </w:r>
      <w:proofErr w:type="spellStart"/>
      <w:r>
        <w:t>tiempo</w:t>
      </w:r>
      <w:proofErr w:type="spellEnd"/>
      <w:r>
        <w:t xml:space="preserve">, </w:t>
      </w:r>
      <w:proofErr w:type="spellStart"/>
      <w:r>
        <w:t>tuve</w:t>
      </w:r>
      <w:proofErr w:type="spellEnd"/>
      <w:r>
        <w:t xml:space="preserve"> </w:t>
      </w:r>
      <w:proofErr w:type="spellStart"/>
      <w:r>
        <w:t>que</w:t>
      </w:r>
      <w:proofErr w:type="spellEnd"/>
      <w:r>
        <w:t xml:space="preserve"> </w:t>
      </w:r>
      <w:proofErr w:type="spellStart"/>
      <w:r>
        <w:t>dejar</w:t>
      </w:r>
      <w:proofErr w:type="spellEnd"/>
      <w:r>
        <w:t xml:space="preserve"> Nazaret </w:t>
      </w:r>
      <w:proofErr w:type="spellStart"/>
      <w:r>
        <w:t>donde</w:t>
      </w:r>
      <w:proofErr w:type="spellEnd"/>
      <w:r>
        <w:t xml:space="preserve"> </w:t>
      </w:r>
      <w:proofErr w:type="spellStart"/>
      <w:r>
        <w:t>vivía</w:t>
      </w:r>
      <w:proofErr w:type="spellEnd"/>
      <w:r>
        <w:t xml:space="preserve">, para ser </w:t>
      </w:r>
      <w:proofErr w:type="spellStart"/>
      <w:r>
        <w:t>creído</w:t>
      </w:r>
      <w:proofErr w:type="spellEnd"/>
      <w:r>
        <w:t xml:space="preserve"> </w:t>
      </w:r>
      <w:proofErr w:type="spellStart"/>
      <w:r>
        <w:t>en</w:t>
      </w:r>
      <w:proofErr w:type="spellEnd"/>
      <w:r>
        <w:t xml:space="preserve"> </w:t>
      </w:r>
      <w:proofErr w:type="spellStart"/>
      <w:r>
        <w:t>donde</w:t>
      </w:r>
      <w:proofErr w:type="spellEnd"/>
      <w:r>
        <w:t xml:space="preserve"> era </w:t>
      </w:r>
      <w:proofErr w:type="spellStart"/>
      <w:r>
        <w:t>mirado</w:t>
      </w:r>
      <w:proofErr w:type="spellEnd"/>
      <w:r>
        <w:t xml:space="preserve"> </w:t>
      </w:r>
      <w:proofErr w:type="spellStart"/>
      <w:r>
        <w:t>como</w:t>
      </w:r>
      <w:proofErr w:type="spellEnd"/>
      <w:r>
        <w:t xml:space="preserve"> </w:t>
      </w:r>
      <w:proofErr w:type="spellStart"/>
      <w:r>
        <w:t>extraño</w:t>
      </w:r>
      <w:proofErr w:type="spellEnd"/>
      <w:r>
        <w:t xml:space="preserve">, </w:t>
      </w:r>
      <w:proofErr w:type="spellStart"/>
      <w:r>
        <w:t>donde</w:t>
      </w:r>
      <w:proofErr w:type="spellEnd"/>
      <w:r>
        <w:t xml:space="preserve"> no se </w:t>
      </w:r>
      <w:proofErr w:type="spellStart"/>
      <w:r>
        <w:t>dijera</w:t>
      </w:r>
      <w:proofErr w:type="spellEnd"/>
      <w:r>
        <w:t xml:space="preserve"> de </w:t>
      </w:r>
      <w:proofErr w:type="spellStart"/>
      <w:r>
        <w:t>Mí</w:t>
      </w:r>
      <w:proofErr w:type="spellEnd"/>
      <w:r>
        <w:t xml:space="preserve">: </w:t>
      </w:r>
      <w:proofErr w:type="spellStart"/>
      <w:r>
        <w:t>aquel</w:t>
      </w:r>
      <w:proofErr w:type="spellEnd"/>
      <w:r>
        <w:t xml:space="preserve"> hombre </w:t>
      </w:r>
      <w:proofErr w:type="spellStart"/>
      <w:r>
        <w:t>que</w:t>
      </w:r>
      <w:proofErr w:type="spellEnd"/>
      <w:r>
        <w:t xml:space="preserve"> se dice </w:t>
      </w:r>
      <w:proofErr w:type="spellStart"/>
      <w:r>
        <w:t>el</w:t>
      </w:r>
      <w:proofErr w:type="spellEnd"/>
      <w:r>
        <w:t xml:space="preserve"> </w:t>
      </w:r>
      <w:proofErr w:type="spellStart"/>
      <w:r>
        <w:t>Hijo</w:t>
      </w:r>
      <w:proofErr w:type="spellEnd"/>
      <w:r>
        <w:t xml:space="preserve"> de Dios, es </w:t>
      </w:r>
      <w:proofErr w:type="spellStart"/>
      <w:r>
        <w:t>el</w:t>
      </w:r>
      <w:proofErr w:type="spellEnd"/>
      <w:r>
        <w:t xml:space="preserve"> </w:t>
      </w:r>
      <w:proofErr w:type="spellStart"/>
      <w:r>
        <w:t>hijo</w:t>
      </w:r>
      <w:proofErr w:type="spellEnd"/>
      <w:r>
        <w:t xml:space="preserve"> de María y de José </w:t>
      </w:r>
      <w:proofErr w:type="spellStart"/>
      <w:r>
        <w:t>el</w:t>
      </w:r>
      <w:proofErr w:type="spellEnd"/>
      <w:r>
        <w:t xml:space="preserve"> </w:t>
      </w:r>
      <w:proofErr w:type="spellStart"/>
      <w:r>
        <w:t>carpintero</w:t>
      </w:r>
      <w:proofErr w:type="spellEnd"/>
      <w:r>
        <w:t xml:space="preserve">. </w:t>
      </w:r>
    </w:p>
    <w:p w14:paraId="0A36795B" w14:textId="77777777" w:rsidR="00F50769" w:rsidRDefault="00F50769" w:rsidP="00F50769">
      <w:r>
        <w:t xml:space="preserve">20. </w:t>
      </w:r>
      <w:proofErr w:type="spellStart"/>
      <w:r>
        <w:t>Os</w:t>
      </w:r>
      <w:proofErr w:type="spellEnd"/>
      <w:r>
        <w:t xml:space="preserve"> </w:t>
      </w:r>
      <w:proofErr w:type="spellStart"/>
      <w:r>
        <w:t>digo</w:t>
      </w:r>
      <w:proofErr w:type="spellEnd"/>
      <w:r>
        <w:t xml:space="preserve"> </w:t>
      </w:r>
      <w:proofErr w:type="spellStart"/>
      <w:r>
        <w:t>esto</w:t>
      </w:r>
      <w:proofErr w:type="spellEnd"/>
      <w:r>
        <w:t xml:space="preserve">, </w:t>
      </w:r>
      <w:proofErr w:type="spellStart"/>
      <w:r>
        <w:t>porque</w:t>
      </w:r>
      <w:proofErr w:type="spellEnd"/>
      <w:r>
        <w:t xml:space="preserve"> entre </w:t>
      </w:r>
      <w:proofErr w:type="spellStart"/>
      <w:r>
        <w:t>vosotros</w:t>
      </w:r>
      <w:proofErr w:type="spellEnd"/>
      <w:r>
        <w:t xml:space="preserve"> </w:t>
      </w:r>
      <w:proofErr w:type="spellStart"/>
      <w:r>
        <w:t>que</w:t>
      </w:r>
      <w:proofErr w:type="spellEnd"/>
      <w:r>
        <w:t xml:space="preserve"> </w:t>
      </w:r>
      <w:proofErr w:type="spellStart"/>
      <w:r>
        <w:t>habéis</w:t>
      </w:r>
      <w:proofErr w:type="spellEnd"/>
      <w:r>
        <w:t xml:space="preserve"> </w:t>
      </w:r>
      <w:proofErr w:type="spellStart"/>
      <w:r>
        <w:t>recibido</w:t>
      </w:r>
      <w:proofErr w:type="spellEnd"/>
      <w:r>
        <w:t xml:space="preserve"> mis </w:t>
      </w:r>
      <w:proofErr w:type="spellStart"/>
      <w:r>
        <w:t>dones</w:t>
      </w:r>
      <w:proofErr w:type="spellEnd"/>
      <w:r>
        <w:t xml:space="preserve"> </w:t>
      </w:r>
      <w:proofErr w:type="spellStart"/>
      <w:r>
        <w:t>espirituales</w:t>
      </w:r>
      <w:proofErr w:type="spellEnd"/>
      <w:r>
        <w:t xml:space="preserve">, se </w:t>
      </w:r>
      <w:proofErr w:type="spellStart"/>
      <w:r>
        <w:t>encuentran</w:t>
      </w:r>
      <w:proofErr w:type="spellEnd"/>
      <w:r>
        <w:t xml:space="preserve"> </w:t>
      </w:r>
      <w:proofErr w:type="spellStart"/>
      <w:r>
        <w:t>aquellos</w:t>
      </w:r>
      <w:proofErr w:type="spellEnd"/>
      <w:r>
        <w:t xml:space="preserve"> de </w:t>
      </w:r>
      <w:proofErr w:type="spellStart"/>
      <w:r>
        <w:t>quienes</w:t>
      </w:r>
      <w:proofErr w:type="spellEnd"/>
      <w:r>
        <w:t xml:space="preserve"> </w:t>
      </w:r>
      <w:proofErr w:type="spellStart"/>
      <w:r>
        <w:t>han</w:t>
      </w:r>
      <w:proofErr w:type="spellEnd"/>
      <w:r>
        <w:t xml:space="preserve"> </w:t>
      </w:r>
      <w:proofErr w:type="spellStart"/>
      <w:r>
        <w:t>dudado</w:t>
      </w:r>
      <w:proofErr w:type="spellEnd"/>
      <w:r>
        <w:t xml:space="preserve"> sus </w:t>
      </w:r>
      <w:proofErr w:type="spellStart"/>
      <w:r>
        <w:t>mismos</w:t>
      </w:r>
      <w:proofErr w:type="spellEnd"/>
      <w:r>
        <w:t xml:space="preserve"> padres, sus </w:t>
      </w:r>
      <w:proofErr w:type="spellStart"/>
      <w:r>
        <w:t>hijos</w:t>
      </w:r>
      <w:proofErr w:type="spellEnd"/>
      <w:r>
        <w:t xml:space="preserve"> o sus </w:t>
      </w:r>
      <w:proofErr w:type="spellStart"/>
      <w:r>
        <w:t>hermanos</w:t>
      </w:r>
      <w:proofErr w:type="spellEnd"/>
      <w:r>
        <w:t xml:space="preserve">. Entre </w:t>
      </w:r>
      <w:proofErr w:type="spellStart"/>
      <w:r>
        <w:t>vosotros</w:t>
      </w:r>
      <w:proofErr w:type="spellEnd"/>
      <w:r>
        <w:t xml:space="preserve"> </w:t>
      </w:r>
      <w:proofErr w:type="spellStart"/>
      <w:r>
        <w:t>están</w:t>
      </w:r>
      <w:proofErr w:type="spellEnd"/>
      <w:r>
        <w:t xml:space="preserve"> </w:t>
      </w:r>
      <w:proofErr w:type="spellStart"/>
      <w:r>
        <w:t>los</w:t>
      </w:r>
      <w:proofErr w:type="spellEnd"/>
      <w:r>
        <w:t xml:space="preserve"> </w:t>
      </w:r>
      <w:proofErr w:type="spellStart"/>
      <w:r>
        <w:t>que</w:t>
      </w:r>
      <w:proofErr w:type="spellEnd"/>
      <w:r>
        <w:t xml:space="preserve"> </w:t>
      </w:r>
      <w:proofErr w:type="spellStart"/>
      <w:r>
        <w:t>por</w:t>
      </w:r>
      <w:proofErr w:type="spellEnd"/>
      <w:r>
        <w:t xml:space="preserve"> </w:t>
      </w:r>
      <w:proofErr w:type="spellStart"/>
      <w:r>
        <w:t>testificar</w:t>
      </w:r>
      <w:proofErr w:type="spellEnd"/>
      <w:r>
        <w:t xml:space="preserve"> mi </w:t>
      </w:r>
      <w:proofErr w:type="spellStart"/>
      <w:r>
        <w:t>enseñanza</w:t>
      </w:r>
      <w:proofErr w:type="spellEnd"/>
      <w:r>
        <w:t xml:space="preserve">, </w:t>
      </w:r>
      <w:proofErr w:type="spellStart"/>
      <w:r>
        <w:t>han</w:t>
      </w:r>
      <w:proofErr w:type="spellEnd"/>
      <w:r>
        <w:t xml:space="preserve"> </w:t>
      </w:r>
      <w:proofErr w:type="spellStart"/>
      <w:r>
        <w:t>sido</w:t>
      </w:r>
      <w:proofErr w:type="spellEnd"/>
      <w:r>
        <w:t xml:space="preserve"> </w:t>
      </w:r>
      <w:proofErr w:type="spellStart"/>
      <w:r>
        <w:t>llamados</w:t>
      </w:r>
      <w:proofErr w:type="spellEnd"/>
      <w:r>
        <w:t xml:space="preserve"> </w:t>
      </w:r>
      <w:proofErr w:type="spellStart"/>
      <w:r>
        <w:t>como</w:t>
      </w:r>
      <w:proofErr w:type="spellEnd"/>
      <w:r>
        <w:t xml:space="preserve"> </w:t>
      </w:r>
      <w:proofErr w:type="spellStart"/>
      <w:r>
        <w:t>Yo</w:t>
      </w:r>
      <w:proofErr w:type="spellEnd"/>
      <w:r>
        <w:t xml:space="preserve">, brujos, </w:t>
      </w:r>
      <w:proofErr w:type="spellStart"/>
      <w:r>
        <w:t>hechiceros</w:t>
      </w:r>
      <w:proofErr w:type="spellEnd"/>
      <w:r>
        <w:t xml:space="preserve">. No </w:t>
      </w:r>
      <w:proofErr w:type="spellStart"/>
      <w:r>
        <w:t>olvidéis</w:t>
      </w:r>
      <w:proofErr w:type="spellEnd"/>
      <w:r>
        <w:t xml:space="preserve"> </w:t>
      </w:r>
      <w:proofErr w:type="spellStart"/>
      <w:r>
        <w:t>estas</w:t>
      </w:r>
      <w:proofErr w:type="spellEnd"/>
      <w:r>
        <w:t xml:space="preserve"> palabras, </w:t>
      </w:r>
      <w:proofErr w:type="spellStart"/>
      <w:r>
        <w:t>porque</w:t>
      </w:r>
      <w:proofErr w:type="spellEnd"/>
      <w:r>
        <w:t xml:space="preserve"> </w:t>
      </w:r>
      <w:proofErr w:type="spellStart"/>
      <w:r>
        <w:t>algunos</w:t>
      </w:r>
      <w:proofErr w:type="spellEnd"/>
      <w:r>
        <w:t xml:space="preserve"> </w:t>
      </w:r>
      <w:proofErr w:type="spellStart"/>
      <w:r>
        <w:t>tendrán</w:t>
      </w:r>
      <w:proofErr w:type="spellEnd"/>
      <w:r>
        <w:t xml:space="preserve"> </w:t>
      </w:r>
      <w:proofErr w:type="spellStart"/>
      <w:r>
        <w:t>que</w:t>
      </w:r>
      <w:proofErr w:type="spellEnd"/>
      <w:r>
        <w:t xml:space="preserve"> </w:t>
      </w:r>
      <w:proofErr w:type="spellStart"/>
      <w:r>
        <w:t>permanecer</w:t>
      </w:r>
      <w:proofErr w:type="spellEnd"/>
      <w:r>
        <w:t xml:space="preserve"> </w:t>
      </w:r>
      <w:proofErr w:type="spellStart"/>
      <w:r>
        <w:t>en</w:t>
      </w:r>
      <w:proofErr w:type="spellEnd"/>
      <w:r>
        <w:t xml:space="preserve"> </w:t>
      </w:r>
      <w:proofErr w:type="spellStart"/>
      <w:r>
        <w:t>su</w:t>
      </w:r>
      <w:proofErr w:type="spellEnd"/>
      <w:r>
        <w:t xml:space="preserve"> comarca; </w:t>
      </w:r>
      <w:proofErr w:type="spellStart"/>
      <w:r>
        <w:t>otros</w:t>
      </w:r>
      <w:proofErr w:type="spellEnd"/>
      <w:r>
        <w:t xml:space="preserve"> </w:t>
      </w:r>
      <w:proofErr w:type="spellStart"/>
      <w:r>
        <w:t>tendrán</w:t>
      </w:r>
      <w:proofErr w:type="spellEnd"/>
      <w:r>
        <w:t xml:space="preserve"> </w:t>
      </w:r>
      <w:proofErr w:type="spellStart"/>
      <w:r>
        <w:t>que</w:t>
      </w:r>
      <w:proofErr w:type="spellEnd"/>
      <w:r>
        <w:t xml:space="preserve"> </w:t>
      </w:r>
      <w:proofErr w:type="spellStart"/>
      <w:r>
        <w:t>salir</w:t>
      </w:r>
      <w:proofErr w:type="spellEnd"/>
      <w:r>
        <w:t xml:space="preserve"> de </w:t>
      </w:r>
      <w:proofErr w:type="spellStart"/>
      <w:r>
        <w:t>ella</w:t>
      </w:r>
      <w:proofErr w:type="spellEnd"/>
      <w:r>
        <w:t xml:space="preserve"> y </w:t>
      </w:r>
      <w:proofErr w:type="spellStart"/>
      <w:r>
        <w:t>aun</w:t>
      </w:r>
      <w:proofErr w:type="spellEnd"/>
      <w:r>
        <w:t xml:space="preserve"> de </w:t>
      </w:r>
      <w:proofErr w:type="spellStart"/>
      <w:r>
        <w:t>su</w:t>
      </w:r>
      <w:proofErr w:type="spellEnd"/>
      <w:r>
        <w:t xml:space="preserve"> </w:t>
      </w:r>
      <w:proofErr w:type="spellStart"/>
      <w:r>
        <w:t>nación</w:t>
      </w:r>
      <w:proofErr w:type="spellEnd"/>
      <w:r>
        <w:t xml:space="preserve">, para </w:t>
      </w:r>
      <w:proofErr w:type="spellStart"/>
      <w:r>
        <w:t>llevar</w:t>
      </w:r>
      <w:proofErr w:type="spellEnd"/>
      <w:r>
        <w:t xml:space="preserve"> mi palabra </w:t>
      </w:r>
      <w:proofErr w:type="gramStart"/>
      <w:r>
        <w:t>a</w:t>
      </w:r>
      <w:proofErr w:type="gramEnd"/>
      <w:r>
        <w:t xml:space="preserve"> </w:t>
      </w:r>
      <w:proofErr w:type="spellStart"/>
      <w:r>
        <w:t>otros</w:t>
      </w:r>
      <w:proofErr w:type="spellEnd"/>
      <w:r>
        <w:t xml:space="preserve"> pueblos. </w:t>
      </w:r>
    </w:p>
    <w:p w14:paraId="66DA3E92" w14:textId="77777777" w:rsidR="00F50769" w:rsidRDefault="00F50769" w:rsidP="00F50769">
      <w:r>
        <w:lastRenderedPageBreak/>
        <w:t xml:space="preserve">21. Esta </w:t>
      </w:r>
      <w:proofErr w:type="spellStart"/>
      <w:r>
        <w:t>nación</w:t>
      </w:r>
      <w:proofErr w:type="spellEnd"/>
      <w:r>
        <w:t xml:space="preserve">, </w:t>
      </w:r>
      <w:proofErr w:type="spellStart"/>
      <w:r>
        <w:t>fertilizada</w:t>
      </w:r>
      <w:proofErr w:type="spellEnd"/>
      <w:r>
        <w:t xml:space="preserve"> </w:t>
      </w:r>
      <w:proofErr w:type="spellStart"/>
      <w:r>
        <w:t>por</w:t>
      </w:r>
      <w:proofErr w:type="spellEnd"/>
      <w:r>
        <w:t xml:space="preserve"> </w:t>
      </w:r>
      <w:proofErr w:type="spellStart"/>
      <w:r>
        <w:t>el</w:t>
      </w:r>
      <w:proofErr w:type="spellEnd"/>
      <w:r>
        <w:t xml:space="preserve"> dolor, </w:t>
      </w:r>
      <w:proofErr w:type="spellStart"/>
      <w:r>
        <w:t>dio</w:t>
      </w:r>
      <w:proofErr w:type="spellEnd"/>
      <w:r>
        <w:t xml:space="preserve"> </w:t>
      </w:r>
      <w:proofErr w:type="spellStart"/>
      <w:r>
        <w:t>albergue</w:t>
      </w:r>
      <w:proofErr w:type="spellEnd"/>
      <w:r>
        <w:t xml:space="preserve"> a mi </w:t>
      </w:r>
      <w:proofErr w:type="spellStart"/>
      <w:r>
        <w:t>simiente</w:t>
      </w:r>
      <w:proofErr w:type="spellEnd"/>
      <w:r>
        <w:t xml:space="preserve"> y </w:t>
      </w:r>
      <w:proofErr w:type="spellStart"/>
      <w:r>
        <w:t>ésta</w:t>
      </w:r>
      <w:proofErr w:type="spellEnd"/>
      <w:r>
        <w:t xml:space="preserve"> </w:t>
      </w:r>
      <w:proofErr w:type="spellStart"/>
      <w:r>
        <w:t>germinó</w:t>
      </w:r>
      <w:proofErr w:type="spellEnd"/>
      <w:r>
        <w:t xml:space="preserve">, mas no </w:t>
      </w:r>
      <w:proofErr w:type="spellStart"/>
      <w:r>
        <w:t>creáis</w:t>
      </w:r>
      <w:proofErr w:type="spellEnd"/>
      <w:r>
        <w:t xml:space="preserve"> </w:t>
      </w:r>
      <w:proofErr w:type="spellStart"/>
      <w:r>
        <w:t>que</w:t>
      </w:r>
      <w:proofErr w:type="spellEnd"/>
      <w:r>
        <w:t xml:space="preserve"> </w:t>
      </w:r>
      <w:proofErr w:type="spellStart"/>
      <w:r>
        <w:t>sólo</w:t>
      </w:r>
      <w:proofErr w:type="spellEnd"/>
      <w:r>
        <w:t xml:space="preserve"> </w:t>
      </w:r>
      <w:proofErr w:type="spellStart"/>
      <w:r>
        <w:t>vosotros</w:t>
      </w:r>
      <w:proofErr w:type="spellEnd"/>
      <w:r>
        <w:t xml:space="preserve"> </w:t>
      </w:r>
      <w:proofErr w:type="spellStart"/>
      <w:r>
        <w:t>tenéis</w:t>
      </w:r>
      <w:proofErr w:type="spellEnd"/>
      <w:r>
        <w:t xml:space="preserve"> </w:t>
      </w:r>
      <w:proofErr w:type="spellStart"/>
      <w:r>
        <w:t>esta</w:t>
      </w:r>
      <w:proofErr w:type="spellEnd"/>
      <w:r>
        <w:t xml:space="preserve"> luz; </w:t>
      </w:r>
      <w:proofErr w:type="spellStart"/>
      <w:r>
        <w:t>cuando</w:t>
      </w:r>
      <w:proofErr w:type="spellEnd"/>
      <w:r>
        <w:t xml:space="preserve"> </w:t>
      </w:r>
      <w:proofErr w:type="spellStart"/>
      <w:r>
        <w:t>llevéis</w:t>
      </w:r>
      <w:proofErr w:type="spellEnd"/>
      <w:r>
        <w:t xml:space="preserve"> mi </w:t>
      </w:r>
      <w:proofErr w:type="spellStart"/>
      <w:r>
        <w:t>Doctrina</w:t>
      </w:r>
      <w:proofErr w:type="spellEnd"/>
      <w:r>
        <w:t xml:space="preserve"> a </w:t>
      </w:r>
      <w:proofErr w:type="spellStart"/>
      <w:r>
        <w:t>otros</w:t>
      </w:r>
      <w:proofErr w:type="spellEnd"/>
      <w:r>
        <w:t xml:space="preserve"> pueblos, </w:t>
      </w:r>
      <w:proofErr w:type="spellStart"/>
      <w:r>
        <w:t>veréis</w:t>
      </w:r>
      <w:proofErr w:type="spellEnd"/>
      <w:r>
        <w:t xml:space="preserve"> </w:t>
      </w:r>
      <w:proofErr w:type="spellStart"/>
      <w:r>
        <w:t>cuán</w:t>
      </w:r>
      <w:proofErr w:type="spellEnd"/>
      <w:r>
        <w:t xml:space="preserve"> pronto </w:t>
      </w:r>
      <w:proofErr w:type="spellStart"/>
      <w:r>
        <w:t>germinará</w:t>
      </w:r>
      <w:proofErr w:type="spellEnd"/>
      <w:r>
        <w:t xml:space="preserve"> y se </w:t>
      </w:r>
    </w:p>
    <w:p w14:paraId="5D9F4ED0" w14:textId="77777777" w:rsidR="00F50769" w:rsidRDefault="00F50769" w:rsidP="00F50769">
      <w:proofErr w:type="spellStart"/>
      <w:r>
        <w:t>extenderá</w:t>
      </w:r>
      <w:proofErr w:type="spellEnd"/>
      <w:r>
        <w:t xml:space="preserve">. En </w:t>
      </w:r>
      <w:proofErr w:type="spellStart"/>
      <w:r>
        <w:t>aquellas</w:t>
      </w:r>
      <w:proofErr w:type="spellEnd"/>
      <w:r>
        <w:t xml:space="preserve"> tierras </w:t>
      </w:r>
      <w:proofErr w:type="spellStart"/>
      <w:r>
        <w:t>seréis</w:t>
      </w:r>
      <w:proofErr w:type="spellEnd"/>
      <w:r>
        <w:t xml:space="preserve"> </w:t>
      </w:r>
      <w:proofErr w:type="spellStart"/>
      <w:r>
        <w:t>profetas</w:t>
      </w:r>
      <w:proofErr w:type="spellEnd"/>
      <w:r>
        <w:t xml:space="preserve"> y </w:t>
      </w:r>
      <w:proofErr w:type="spellStart"/>
      <w:r>
        <w:t>emisarios</w:t>
      </w:r>
      <w:proofErr w:type="spellEnd"/>
      <w:r>
        <w:t xml:space="preserve"> y </w:t>
      </w:r>
      <w:proofErr w:type="spellStart"/>
      <w:r>
        <w:t>por</w:t>
      </w:r>
      <w:proofErr w:type="spellEnd"/>
      <w:r>
        <w:t xml:space="preserve"> lo tanto </w:t>
      </w:r>
      <w:proofErr w:type="spellStart"/>
      <w:r>
        <w:t>seréis</w:t>
      </w:r>
      <w:proofErr w:type="spellEnd"/>
      <w:r>
        <w:t xml:space="preserve"> </w:t>
      </w:r>
      <w:proofErr w:type="spellStart"/>
      <w:r>
        <w:t>creídos</w:t>
      </w:r>
      <w:proofErr w:type="spellEnd"/>
      <w:r>
        <w:t xml:space="preserve">. </w:t>
      </w:r>
    </w:p>
    <w:p w14:paraId="439F715B" w14:textId="77777777" w:rsidR="00F50769" w:rsidRDefault="00F50769" w:rsidP="00F50769">
      <w:r>
        <w:t xml:space="preserve">22. Mi luz </w:t>
      </w:r>
      <w:proofErr w:type="spellStart"/>
      <w:r>
        <w:t>extiende</w:t>
      </w:r>
      <w:proofErr w:type="spellEnd"/>
      <w:r>
        <w:t xml:space="preserve"> de un </w:t>
      </w:r>
      <w:proofErr w:type="spellStart"/>
      <w:r>
        <w:t>confín</w:t>
      </w:r>
      <w:proofErr w:type="spellEnd"/>
      <w:r>
        <w:t xml:space="preserve"> al </w:t>
      </w:r>
      <w:proofErr w:type="spellStart"/>
      <w:r>
        <w:t>otro</w:t>
      </w:r>
      <w:proofErr w:type="spellEnd"/>
      <w:r>
        <w:t xml:space="preserve"> de la Tierra e </w:t>
      </w:r>
      <w:proofErr w:type="spellStart"/>
      <w:r>
        <w:t>ilumina</w:t>
      </w:r>
      <w:proofErr w:type="spellEnd"/>
      <w:r>
        <w:t xml:space="preserve"> </w:t>
      </w:r>
      <w:proofErr w:type="spellStart"/>
      <w:r>
        <w:t>todo</w:t>
      </w:r>
      <w:proofErr w:type="spellEnd"/>
      <w:r>
        <w:t xml:space="preserve"> </w:t>
      </w:r>
      <w:proofErr w:type="spellStart"/>
      <w:r>
        <w:t>el</w:t>
      </w:r>
      <w:proofErr w:type="spellEnd"/>
      <w:r>
        <w:t xml:space="preserve"> Universo. La luz del Espíritu Divino es </w:t>
      </w:r>
      <w:proofErr w:type="spellStart"/>
      <w:r>
        <w:t>lenguaje</w:t>
      </w:r>
      <w:proofErr w:type="spellEnd"/>
      <w:r>
        <w:t xml:space="preserve"> </w:t>
      </w:r>
      <w:proofErr w:type="spellStart"/>
      <w:r>
        <w:t>que</w:t>
      </w:r>
      <w:proofErr w:type="spellEnd"/>
      <w:r>
        <w:t xml:space="preserve"> </w:t>
      </w:r>
      <w:proofErr w:type="spellStart"/>
      <w:r>
        <w:t>habla</w:t>
      </w:r>
      <w:proofErr w:type="spellEnd"/>
      <w:r>
        <w:t xml:space="preserve"> a </w:t>
      </w:r>
      <w:proofErr w:type="spellStart"/>
      <w:r>
        <w:t>todos</w:t>
      </w:r>
      <w:proofErr w:type="spellEnd"/>
      <w:r>
        <w:t xml:space="preserve"> </w:t>
      </w:r>
      <w:proofErr w:type="spellStart"/>
      <w:r>
        <w:t>los</w:t>
      </w:r>
      <w:proofErr w:type="spellEnd"/>
      <w:r>
        <w:t xml:space="preserve"> </w:t>
      </w:r>
      <w:proofErr w:type="spellStart"/>
      <w:r>
        <w:t>seres</w:t>
      </w:r>
      <w:proofErr w:type="spellEnd"/>
      <w:r>
        <w:t xml:space="preserve">. </w:t>
      </w:r>
      <w:proofErr w:type="spellStart"/>
      <w:r>
        <w:t>Vosotros</w:t>
      </w:r>
      <w:proofErr w:type="spellEnd"/>
      <w:r>
        <w:t xml:space="preserve"> </w:t>
      </w:r>
      <w:proofErr w:type="spellStart"/>
      <w:r>
        <w:t>que</w:t>
      </w:r>
      <w:proofErr w:type="spellEnd"/>
      <w:r>
        <w:t xml:space="preserve"> </w:t>
      </w:r>
      <w:proofErr w:type="spellStart"/>
      <w:r>
        <w:t>sois</w:t>
      </w:r>
      <w:proofErr w:type="spellEnd"/>
      <w:r>
        <w:t xml:space="preserve"> </w:t>
      </w:r>
      <w:proofErr w:type="spellStart"/>
      <w:r>
        <w:t>humanos</w:t>
      </w:r>
      <w:proofErr w:type="spellEnd"/>
      <w:r>
        <w:t xml:space="preserve">, </w:t>
      </w:r>
      <w:proofErr w:type="spellStart"/>
      <w:r>
        <w:t>recibís</w:t>
      </w:r>
      <w:proofErr w:type="spellEnd"/>
      <w:r>
        <w:t xml:space="preserve"> mi palabra a </w:t>
      </w:r>
      <w:proofErr w:type="spellStart"/>
      <w:r>
        <w:t>través</w:t>
      </w:r>
      <w:proofErr w:type="spellEnd"/>
      <w:r>
        <w:t xml:space="preserve"> del </w:t>
      </w:r>
      <w:proofErr w:type="spellStart"/>
      <w:r>
        <w:t>entendimiento</w:t>
      </w:r>
      <w:proofErr w:type="spellEnd"/>
      <w:r>
        <w:t xml:space="preserve"> del hombre; a </w:t>
      </w:r>
      <w:proofErr w:type="spellStart"/>
      <w:r>
        <w:t>los</w:t>
      </w:r>
      <w:proofErr w:type="spellEnd"/>
      <w:r>
        <w:t xml:space="preserve"> </w:t>
      </w:r>
      <w:proofErr w:type="spellStart"/>
      <w:r>
        <w:t>que</w:t>
      </w:r>
      <w:proofErr w:type="spellEnd"/>
      <w:r>
        <w:t xml:space="preserve"> </w:t>
      </w:r>
      <w:proofErr w:type="spellStart"/>
      <w:r>
        <w:t>vosotros</w:t>
      </w:r>
      <w:proofErr w:type="spellEnd"/>
      <w:r>
        <w:t xml:space="preserve"> </w:t>
      </w:r>
      <w:proofErr w:type="spellStart"/>
      <w:r>
        <w:t>llamáis</w:t>
      </w:r>
      <w:proofErr w:type="spellEnd"/>
      <w:r>
        <w:t xml:space="preserve"> </w:t>
      </w:r>
      <w:proofErr w:type="spellStart"/>
      <w:r>
        <w:t>ángeles</w:t>
      </w:r>
      <w:proofErr w:type="spellEnd"/>
      <w:r>
        <w:t xml:space="preserve">, les </w:t>
      </w:r>
      <w:proofErr w:type="spellStart"/>
      <w:r>
        <w:t>hago</w:t>
      </w:r>
      <w:proofErr w:type="spellEnd"/>
      <w:r>
        <w:t xml:space="preserve"> </w:t>
      </w:r>
      <w:proofErr w:type="spellStart"/>
      <w:r>
        <w:t>llegar</w:t>
      </w:r>
      <w:proofErr w:type="spellEnd"/>
      <w:r>
        <w:t xml:space="preserve"> mi </w:t>
      </w:r>
      <w:proofErr w:type="spellStart"/>
      <w:r>
        <w:t>voz</w:t>
      </w:r>
      <w:proofErr w:type="spellEnd"/>
      <w:r>
        <w:t xml:space="preserve"> </w:t>
      </w:r>
      <w:proofErr w:type="spellStart"/>
      <w:r>
        <w:t>en</w:t>
      </w:r>
      <w:proofErr w:type="spellEnd"/>
      <w:r>
        <w:t xml:space="preserve"> forma de </w:t>
      </w:r>
      <w:proofErr w:type="spellStart"/>
      <w:r>
        <w:t>inspiración</w:t>
      </w:r>
      <w:proofErr w:type="spellEnd"/>
      <w:r>
        <w:t xml:space="preserve"> </w:t>
      </w:r>
      <w:proofErr w:type="spellStart"/>
      <w:r>
        <w:t>divina</w:t>
      </w:r>
      <w:proofErr w:type="spellEnd"/>
      <w:r>
        <w:t xml:space="preserve">; y </w:t>
      </w:r>
      <w:proofErr w:type="spellStart"/>
      <w:r>
        <w:t>en</w:t>
      </w:r>
      <w:proofErr w:type="spellEnd"/>
      <w:r>
        <w:t xml:space="preserve"> </w:t>
      </w:r>
      <w:proofErr w:type="spellStart"/>
      <w:r>
        <w:t>cada</w:t>
      </w:r>
      <w:proofErr w:type="spellEnd"/>
      <w:r>
        <w:t xml:space="preserve"> </w:t>
      </w:r>
      <w:proofErr w:type="spellStart"/>
      <w:r>
        <w:t>mundo</w:t>
      </w:r>
      <w:proofErr w:type="spellEnd"/>
      <w:r>
        <w:t xml:space="preserve"> o morada </w:t>
      </w:r>
      <w:proofErr w:type="spellStart"/>
      <w:r>
        <w:t>espiritual</w:t>
      </w:r>
      <w:proofErr w:type="spellEnd"/>
      <w:r>
        <w:t xml:space="preserve"> me </w:t>
      </w:r>
      <w:proofErr w:type="spellStart"/>
      <w:r>
        <w:t>hago</w:t>
      </w:r>
      <w:proofErr w:type="spellEnd"/>
      <w:r>
        <w:t xml:space="preserve"> </w:t>
      </w:r>
      <w:proofErr w:type="spellStart"/>
      <w:r>
        <w:t>oír</w:t>
      </w:r>
      <w:proofErr w:type="spellEnd"/>
      <w:r>
        <w:t xml:space="preserve"> y </w:t>
      </w:r>
      <w:proofErr w:type="spellStart"/>
      <w:r>
        <w:t>entender</w:t>
      </w:r>
      <w:proofErr w:type="spellEnd"/>
      <w:r>
        <w:t xml:space="preserve">, </w:t>
      </w:r>
      <w:proofErr w:type="spellStart"/>
      <w:r>
        <w:t>según</w:t>
      </w:r>
      <w:proofErr w:type="spellEnd"/>
      <w:r>
        <w:t xml:space="preserve"> </w:t>
      </w:r>
      <w:proofErr w:type="spellStart"/>
      <w:r>
        <w:t>el</w:t>
      </w:r>
      <w:proofErr w:type="spellEnd"/>
      <w:r>
        <w:t xml:space="preserve"> </w:t>
      </w:r>
      <w:proofErr w:type="spellStart"/>
      <w:r>
        <w:t>grado</w:t>
      </w:r>
      <w:proofErr w:type="spellEnd"/>
      <w:r>
        <w:t xml:space="preserve"> de </w:t>
      </w:r>
      <w:proofErr w:type="spellStart"/>
      <w:r>
        <w:t>evolución</w:t>
      </w:r>
      <w:proofErr w:type="spellEnd"/>
      <w:r>
        <w:t xml:space="preserve"> de sus </w:t>
      </w:r>
      <w:proofErr w:type="spellStart"/>
      <w:r>
        <w:t>moradores</w:t>
      </w:r>
      <w:proofErr w:type="spellEnd"/>
      <w:r>
        <w:t xml:space="preserve">. </w:t>
      </w:r>
    </w:p>
    <w:p w14:paraId="56CC8A32" w14:textId="77777777" w:rsidR="00F50769" w:rsidRDefault="00F50769" w:rsidP="00F50769">
      <w:r>
        <w:t xml:space="preserve">23. </w:t>
      </w:r>
      <w:proofErr w:type="spellStart"/>
      <w:r>
        <w:t>Yo</w:t>
      </w:r>
      <w:proofErr w:type="spellEnd"/>
      <w:r>
        <w:t xml:space="preserve"> </w:t>
      </w:r>
      <w:proofErr w:type="spellStart"/>
      <w:r>
        <w:t>quiero</w:t>
      </w:r>
      <w:proofErr w:type="spellEnd"/>
      <w:r>
        <w:t xml:space="preserve"> </w:t>
      </w:r>
      <w:proofErr w:type="spellStart"/>
      <w:r>
        <w:t>hablaros</w:t>
      </w:r>
      <w:proofErr w:type="spellEnd"/>
      <w:r>
        <w:t xml:space="preserve"> </w:t>
      </w:r>
      <w:proofErr w:type="spellStart"/>
      <w:r>
        <w:t>como</w:t>
      </w:r>
      <w:proofErr w:type="spellEnd"/>
      <w:r>
        <w:t xml:space="preserve"> </w:t>
      </w:r>
      <w:proofErr w:type="spellStart"/>
      <w:r>
        <w:t>hablo</w:t>
      </w:r>
      <w:proofErr w:type="spellEnd"/>
      <w:r>
        <w:t xml:space="preserve"> a </w:t>
      </w:r>
      <w:proofErr w:type="spellStart"/>
      <w:r>
        <w:t>los</w:t>
      </w:r>
      <w:proofErr w:type="spellEnd"/>
      <w:r>
        <w:t xml:space="preserve"> </w:t>
      </w:r>
      <w:proofErr w:type="spellStart"/>
      <w:r>
        <w:t>ángeles</w:t>
      </w:r>
      <w:proofErr w:type="spellEnd"/>
      <w:r>
        <w:t xml:space="preserve">, no </w:t>
      </w:r>
      <w:proofErr w:type="spellStart"/>
      <w:r>
        <w:t>porque</w:t>
      </w:r>
      <w:proofErr w:type="spellEnd"/>
      <w:r>
        <w:t xml:space="preserve"> </w:t>
      </w:r>
      <w:proofErr w:type="spellStart"/>
      <w:r>
        <w:t>tengáis</w:t>
      </w:r>
      <w:proofErr w:type="spellEnd"/>
      <w:r>
        <w:t xml:space="preserve"> la </w:t>
      </w:r>
      <w:proofErr w:type="spellStart"/>
      <w:r>
        <w:t>pureza</w:t>
      </w:r>
      <w:proofErr w:type="spellEnd"/>
      <w:r>
        <w:t xml:space="preserve"> de </w:t>
      </w:r>
      <w:proofErr w:type="spellStart"/>
      <w:r>
        <w:t>ellos</w:t>
      </w:r>
      <w:proofErr w:type="spellEnd"/>
      <w:r>
        <w:t xml:space="preserve">, </w:t>
      </w:r>
      <w:proofErr w:type="spellStart"/>
      <w:r>
        <w:t>sino</w:t>
      </w:r>
      <w:proofErr w:type="spellEnd"/>
      <w:r>
        <w:t xml:space="preserve"> </w:t>
      </w:r>
      <w:proofErr w:type="spellStart"/>
      <w:r>
        <w:t>porque</w:t>
      </w:r>
      <w:proofErr w:type="spellEnd"/>
      <w:r>
        <w:t xml:space="preserve"> </w:t>
      </w:r>
      <w:proofErr w:type="spellStart"/>
      <w:r>
        <w:t>quiero</w:t>
      </w:r>
      <w:proofErr w:type="spellEnd"/>
      <w:r>
        <w:t xml:space="preserve"> </w:t>
      </w:r>
      <w:proofErr w:type="spellStart"/>
      <w:r>
        <w:t>que</w:t>
      </w:r>
      <w:proofErr w:type="spellEnd"/>
      <w:r>
        <w:t xml:space="preserve"> </w:t>
      </w:r>
      <w:proofErr w:type="spellStart"/>
      <w:r>
        <w:t>gocéis</w:t>
      </w:r>
      <w:proofErr w:type="spellEnd"/>
      <w:r>
        <w:t xml:space="preserve"> de </w:t>
      </w:r>
      <w:proofErr w:type="spellStart"/>
      <w:r>
        <w:t>esa</w:t>
      </w:r>
      <w:proofErr w:type="spellEnd"/>
      <w:r>
        <w:t xml:space="preserve"> </w:t>
      </w:r>
      <w:proofErr w:type="spellStart"/>
      <w:r>
        <w:t>gracia</w:t>
      </w:r>
      <w:proofErr w:type="spellEnd"/>
      <w:r>
        <w:t xml:space="preserve"> y </w:t>
      </w:r>
      <w:proofErr w:type="spellStart"/>
      <w:r>
        <w:t>que</w:t>
      </w:r>
      <w:proofErr w:type="spellEnd"/>
      <w:r>
        <w:t xml:space="preserve"> </w:t>
      </w:r>
      <w:proofErr w:type="spellStart"/>
      <w:r>
        <w:t>os</w:t>
      </w:r>
      <w:proofErr w:type="spellEnd"/>
      <w:r>
        <w:t xml:space="preserve"> </w:t>
      </w:r>
      <w:proofErr w:type="spellStart"/>
      <w:r>
        <w:t>vayáis</w:t>
      </w:r>
      <w:proofErr w:type="spellEnd"/>
      <w:r>
        <w:t xml:space="preserve"> </w:t>
      </w:r>
      <w:proofErr w:type="spellStart"/>
      <w:r>
        <w:t>asemejando</w:t>
      </w:r>
      <w:proofErr w:type="spellEnd"/>
      <w:r>
        <w:t xml:space="preserve"> </w:t>
      </w:r>
      <w:proofErr w:type="gramStart"/>
      <w:r>
        <w:t>a</w:t>
      </w:r>
      <w:proofErr w:type="gramEnd"/>
      <w:r>
        <w:t xml:space="preserve"> </w:t>
      </w:r>
      <w:proofErr w:type="spellStart"/>
      <w:r>
        <w:t>aquellos</w:t>
      </w:r>
      <w:proofErr w:type="spellEnd"/>
      <w:r>
        <w:t xml:space="preserve"> </w:t>
      </w:r>
      <w:proofErr w:type="spellStart"/>
      <w:r>
        <w:t>seres</w:t>
      </w:r>
      <w:proofErr w:type="spellEnd"/>
      <w:r>
        <w:t xml:space="preserve"> </w:t>
      </w:r>
      <w:proofErr w:type="spellStart"/>
      <w:r>
        <w:t>en</w:t>
      </w:r>
      <w:proofErr w:type="spellEnd"/>
      <w:r>
        <w:t xml:space="preserve"> </w:t>
      </w:r>
      <w:proofErr w:type="spellStart"/>
      <w:r>
        <w:t>su</w:t>
      </w:r>
      <w:proofErr w:type="spellEnd"/>
      <w:r>
        <w:t xml:space="preserve"> </w:t>
      </w:r>
      <w:proofErr w:type="spellStart"/>
      <w:r>
        <w:t>elevación</w:t>
      </w:r>
      <w:proofErr w:type="spellEnd"/>
      <w:r>
        <w:t xml:space="preserve">. La </w:t>
      </w:r>
      <w:proofErr w:type="spellStart"/>
      <w:r>
        <w:t>comunicación</w:t>
      </w:r>
      <w:proofErr w:type="spellEnd"/>
      <w:r>
        <w:t xml:space="preserve"> de </w:t>
      </w:r>
      <w:proofErr w:type="spellStart"/>
      <w:r>
        <w:t>espíritu</w:t>
      </w:r>
      <w:proofErr w:type="spellEnd"/>
      <w:r>
        <w:t xml:space="preserve"> a Espíritu, </w:t>
      </w:r>
      <w:proofErr w:type="spellStart"/>
      <w:r>
        <w:t>acercará</w:t>
      </w:r>
      <w:proofErr w:type="spellEnd"/>
      <w:r>
        <w:t xml:space="preserve"> a </w:t>
      </w:r>
      <w:proofErr w:type="spellStart"/>
      <w:r>
        <w:t>todos</w:t>
      </w:r>
      <w:proofErr w:type="spellEnd"/>
      <w:r>
        <w:t xml:space="preserve"> </w:t>
      </w:r>
      <w:proofErr w:type="spellStart"/>
      <w:r>
        <w:t>los</w:t>
      </w:r>
      <w:proofErr w:type="spellEnd"/>
      <w:r>
        <w:t xml:space="preserve"> </w:t>
      </w:r>
      <w:proofErr w:type="spellStart"/>
      <w:r>
        <w:t>seres</w:t>
      </w:r>
      <w:proofErr w:type="spellEnd"/>
      <w:r>
        <w:t xml:space="preserve"> y a </w:t>
      </w:r>
      <w:proofErr w:type="spellStart"/>
      <w:r>
        <w:t>todos</w:t>
      </w:r>
      <w:proofErr w:type="spellEnd"/>
      <w:r>
        <w:t xml:space="preserve"> </w:t>
      </w:r>
      <w:proofErr w:type="spellStart"/>
      <w:r>
        <w:t>los</w:t>
      </w:r>
      <w:proofErr w:type="spellEnd"/>
      <w:r>
        <w:t xml:space="preserve"> </w:t>
      </w:r>
      <w:proofErr w:type="spellStart"/>
      <w:r>
        <w:t>mundos</w:t>
      </w:r>
      <w:proofErr w:type="spellEnd"/>
      <w:r>
        <w:t xml:space="preserve">; </w:t>
      </w:r>
      <w:proofErr w:type="spellStart"/>
      <w:r>
        <w:t>pero</w:t>
      </w:r>
      <w:proofErr w:type="spellEnd"/>
      <w:r>
        <w:t xml:space="preserve"> es </w:t>
      </w:r>
      <w:proofErr w:type="spellStart"/>
      <w:r>
        <w:t>menester</w:t>
      </w:r>
      <w:proofErr w:type="spellEnd"/>
      <w:r>
        <w:t xml:space="preserve"> </w:t>
      </w:r>
      <w:proofErr w:type="spellStart"/>
      <w:r>
        <w:t>que</w:t>
      </w:r>
      <w:proofErr w:type="spellEnd"/>
      <w:r>
        <w:t xml:space="preserve"> </w:t>
      </w:r>
      <w:proofErr w:type="spellStart"/>
      <w:r>
        <w:t>estéis</w:t>
      </w:r>
      <w:proofErr w:type="spellEnd"/>
      <w:r>
        <w:t xml:space="preserve"> </w:t>
      </w:r>
      <w:proofErr w:type="spellStart"/>
      <w:r>
        <w:t>preparados</w:t>
      </w:r>
      <w:proofErr w:type="spellEnd"/>
      <w:r>
        <w:t xml:space="preserve"> para </w:t>
      </w:r>
      <w:proofErr w:type="spellStart"/>
      <w:r>
        <w:t>entenderos</w:t>
      </w:r>
      <w:proofErr w:type="spellEnd"/>
      <w:r>
        <w:t xml:space="preserve"> </w:t>
      </w:r>
      <w:proofErr w:type="spellStart"/>
      <w:r>
        <w:t>unos</w:t>
      </w:r>
      <w:proofErr w:type="spellEnd"/>
      <w:r>
        <w:t xml:space="preserve"> </w:t>
      </w:r>
      <w:proofErr w:type="gramStart"/>
      <w:r>
        <w:t>a</w:t>
      </w:r>
      <w:proofErr w:type="gramEnd"/>
      <w:r>
        <w:t xml:space="preserve"> </w:t>
      </w:r>
      <w:proofErr w:type="spellStart"/>
      <w:r>
        <w:t>otros</w:t>
      </w:r>
      <w:proofErr w:type="spellEnd"/>
      <w:r>
        <w:t xml:space="preserve"> y, para </w:t>
      </w:r>
      <w:proofErr w:type="spellStart"/>
      <w:r>
        <w:t>ello</w:t>
      </w:r>
      <w:proofErr w:type="spellEnd"/>
      <w:r>
        <w:t xml:space="preserve">, </w:t>
      </w:r>
      <w:proofErr w:type="spellStart"/>
      <w:r>
        <w:t>os</w:t>
      </w:r>
      <w:proofErr w:type="spellEnd"/>
      <w:r>
        <w:t xml:space="preserve"> </w:t>
      </w:r>
      <w:proofErr w:type="spellStart"/>
      <w:r>
        <w:t>estoy</w:t>
      </w:r>
      <w:proofErr w:type="spellEnd"/>
      <w:r>
        <w:t xml:space="preserve"> </w:t>
      </w:r>
      <w:proofErr w:type="spellStart"/>
      <w:r>
        <w:t>dando</w:t>
      </w:r>
      <w:proofErr w:type="spellEnd"/>
      <w:r>
        <w:t xml:space="preserve"> un solo </w:t>
      </w:r>
      <w:proofErr w:type="spellStart"/>
      <w:r>
        <w:t>lenguaje</w:t>
      </w:r>
      <w:proofErr w:type="spellEnd"/>
      <w:r>
        <w:t xml:space="preserve">, </w:t>
      </w:r>
      <w:proofErr w:type="spellStart"/>
      <w:r>
        <w:t>una</w:t>
      </w:r>
      <w:proofErr w:type="spellEnd"/>
      <w:r>
        <w:t xml:space="preserve"> sola luz, </w:t>
      </w:r>
      <w:proofErr w:type="spellStart"/>
      <w:r>
        <w:t>una</w:t>
      </w:r>
      <w:proofErr w:type="spellEnd"/>
      <w:r>
        <w:t xml:space="preserve"> sola forma de </w:t>
      </w:r>
      <w:proofErr w:type="spellStart"/>
      <w:r>
        <w:t>comunicación</w:t>
      </w:r>
      <w:proofErr w:type="spellEnd"/>
      <w:r>
        <w:t xml:space="preserve">: la del </w:t>
      </w:r>
      <w:proofErr w:type="spellStart"/>
      <w:r>
        <w:t>verdadero</w:t>
      </w:r>
      <w:proofErr w:type="spellEnd"/>
      <w:r>
        <w:t xml:space="preserve"> amor. </w:t>
      </w:r>
    </w:p>
    <w:p w14:paraId="7FDE8DB5" w14:textId="77777777" w:rsidR="00F50769" w:rsidRDefault="00F50769" w:rsidP="00F50769">
      <w:r>
        <w:t xml:space="preserve">24. Principia para </w:t>
      </w:r>
      <w:proofErr w:type="spellStart"/>
      <w:r>
        <w:t>vosotros</w:t>
      </w:r>
      <w:proofErr w:type="spellEnd"/>
      <w:r>
        <w:t xml:space="preserve"> la era de la </w:t>
      </w:r>
      <w:proofErr w:type="spellStart"/>
      <w:r>
        <w:t>comunicación</w:t>
      </w:r>
      <w:proofErr w:type="spellEnd"/>
      <w:r>
        <w:t xml:space="preserve"> </w:t>
      </w:r>
      <w:proofErr w:type="spellStart"/>
      <w:r>
        <w:t>espiritual</w:t>
      </w:r>
      <w:proofErr w:type="spellEnd"/>
      <w:r>
        <w:t xml:space="preserve">. Largo es </w:t>
      </w:r>
      <w:proofErr w:type="spellStart"/>
      <w:r>
        <w:t>el</w:t>
      </w:r>
      <w:proofErr w:type="spellEnd"/>
      <w:r>
        <w:t xml:space="preserve"> camino </w:t>
      </w:r>
      <w:proofErr w:type="spellStart"/>
      <w:r>
        <w:t>que</w:t>
      </w:r>
      <w:proofErr w:type="spellEnd"/>
      <w:r>
        <w:t xml:space="preserve"> </w:t>
      </w:r>
      <w:proofErr w:type="spellStart"/>
      <w:r>
        <w:t>tendréis</w:t>
      </w:r>
      <w:proofErr w:type="spellEnd"/>
      <w:r>
        <w:t xml:space="preserve"> </w:t>
      </w:r>
      <w:proofErr w:type="spellStart"/>
      <w:r>
        <w:t>que</w:t>
      </w:r>
      <w:proofErr w:type="spellEnd"/>
      <w:r>
        <w:t xml:space="preserve"> </w:t>
      </w:r>
      <w:proofErr w:type="spellStart"/>
      <w:r>
        <w:t>recorrer</w:t>
      </w:r>
      <w:proofErr w:type="spellEnd"/>
      <w:r>
        <w:t xml:space="preserve"> y </w:t>
      </w:r>
      <w:proofErr w:type="spellStart"/>
      <w:r>
        <w:t>pasará</w:t>
      </w:r>
      <w:proofErr w:type="spellEnd"/>
      <w:r>
        <w:t xml:space="preserve"> </w:t>
      </w:r>
      <w:proofErr w:type="spellStart"/>
      <w:r>
        <w:t>mucho</w:t>
      </w:r>
      <w:proofErr w:type="spellEnd"/>
      <w:r>
        <w:t xml:space="preserve"> </w:t>
      </w:r>
      <w:proofErr w:type="spellStart"/>
      <w:r>
        <w:t>tiempo</w:t>
      </w:r>
      <w:proofErr w:type="spellEnd"/>
      <w:r>
        <w:t xml:space="preserve"> para </w:t>
      </w:r>
      <w:proofErr w:type="spellStart"/>
      <w:r>
        <w:t>que</w:t>
      </w:r>
      <w:proofErr w:type="spellEnd"/>
      <w:r>
        <w:t xml:space="preserve"> </w:t>
      </w:r>
      <w:proofErr w:type="spellStart"/>
      <w:r>
        <w:t>veáis</w:t>
      </w:r>
      <w:proofErr w:type="spellEnd"/>
      <w:r>
        <w:t xml:space="preserve"> </w:t>
      </w:r>
      <w:proofErr w:type="spellStart"/>
      <w:r>
        <w:t>culminar</w:t>
      </w:r>
      <w:proofErr w:type="spellEnd"/>
      <w:r>
        <w:t xml:space="preserve"> </w:t>
      </w:r>
      <w:proofErr w:type="spellStart"/>
      <w:r>
        <w:t>este</w:t>
      </w:r>
      <w:proofErr w:type="spellEnd"/>
      <w:r>
        <w:t xml:space="preserve"> don; </w:t>
      </w:r>
      <w:proofErr w:type="spellStart"/>
      <w:r>
        <w:t>pero</w:t>
      </w:r>
      <w:proofErr w:type="spellEnd"/>
      <w:r>
        <w:t xml:space="preserve"> </w:t>
      </w:r>
      <w:proofErr w:type="spellStart"/>
      <w:r>
        <w:t>desde</w:t>
      </w:r>
      <w:proofErr w:type="spellEnd"/>
      <w:r>
        <w:t xml:space="preserve"> </w:t>
      </w:r>
      <w:proofErr w:type="spellStart"/>
      <w:r>
        <w:t>los</w:t>
      </w:r>
      <w:proofErr w:type="spellEnd"/>
      <w:r>
        <w:t xml:space="preserve"> </w:t>
      </w:r>
      <w:proofErr w:type="spellStart"/>
      <w:r>
        <w:t>primeros</w:t>
      </w:r>
      <w:proofErr w:type="spellEnd"/>
      <w:r>
        <w:t xml:space="preserve"> pasos </w:t>
      </w:r>
      <w:proofErr w:type="spellStart"/>
      <w:r>
        <w:t>y en</w:t>
      </w:r>
      <w:proofErr w:type="spellEnd"/>
      <w:r>
        <w:t xml:space="preserve"> </w:t>
      </w:r>
      <w:proofErr w:type="spellStart"/>
      <w:r>
        <w:t>cada</w:t>
      </w:r>
      <w:proofErr w:type="spellEnd"/>
      <w:r>
        <w:t xml:space="preserve"> uno de </w:t>
      </w:r>
      <w:proofErr w:type="spellStart"/>
      <w:r>
        <w:t>ellos</w:t>
      </w:r>
      <w:proofErr w:type="spellEnd"/>
      <w:r>
        <w:t xml:space="preserve">, </w:t>
      </w:r>
      <w:proofErr w:type="spellStart"/>
      <w:r>
        <w:t>encontraréis</w:t>
      </w:r>
      <w:proofErr w:type="spellEnd"/>
      <w:r>
        <w:t xml:space="preserve"> un </w:t>
      </w:r>
      <w:proofErr w:type="spellStart"/>
      <w:r>
        <w:t>aliciente</w:t>
      </w:r>
      <w:proofErr w:type="spellEnd"/>
      <w:r>
        <w:t xml:space="preserve"> para </w:t>
      </w:r>
      <w:proofErr w:type="spellStart"/>
      <w:r>
        <w:t>perseverar</w:t>
      </w:r>
      <w:proofErr w:type="spellEnd"/>
      <w:r>
        <w:t xml:space="preserve"> </w:t>
      </w:r>
      <w:proofErr w:type="spellStart"/>
      <w:r>
        <w:t>en</w:t>
      </w:r>
      <w:proofErr w:type="spellEnd"/>
      <w:r>
        <w:t xml:space="preserve"> </w:t>
      </w:r>
      <w:proofErr w:type="spellStart"/>
      <w:r>
        <w:t>el</w:t>
      </w:r>
      <w:proofErr w:type="spellEnd"/>
      <w:r>
        <w:t xml:space="preserve"> camino. </w:t>
      </w:r>
    </w:p>
    <w:p w14:paraId="17EF4806" w14:textId="77777777" w:rsidR="00F50769" w:rsidRDefault="00F50769" w:rsidP="00F50769">
      <w:r>
        <w:t xml:space="preserve">25. ¿No </w:t>
      </w:r>
      <w:proofErr w:type="spellStart"/>
      <w:r>
        <w:t>os</w:t>
      </w:r>
      <w:proofErr w:type="spellEnd"/>
      <w:r>
        <w:t xml:space="preserve"> </w:t>
      </w:r>
      <w:proofErr w:type="spellStart"/>
      <w:r>
        <w:t>fue</w:t>
      </w:r>
      <w:proofErr w:type="spellEnd"/>
      <w:r>
        <w:t xml:space="preserve"> grata mi </w:t>
      </w:r>
      <w:proofErr w:type="spellStart"/>
      <w:r>
        <w:t>comunicación</w:t>
      </w:r>
      <w:proofErr w:type="spellEnd"/>
      <w:r>
        <w:t xml:space="preserve"> a </w:t>
      </w:r>
      <w:proofErr w:type="spellStart"/>
      <w:r>
        <w:t>través</w:t>
      </w:r>
      <w:proofErr w:type="spellEnd"/>
      <w:r>
        <w:t xml:space="preserve"> del </w:t>
      </w:r>
      <w:proofErr w:type="spellStart"/>
      <w:r>
        <w:t>portavoz</w:t>
      </w:r>
      <w:proofErr w:type="spellEnd"/>
      <w:r>
        <w:t xml:space="preserve"> </w:t>
      </w:r>
      <w:proofErr w:type="spellStart"/>
      <w:r>
        <w:t>humano</w:t>
      </w:r>
      <w:proofErr w:type="spellEnd"/>
      <w:r>
        <w:t xml:space="preserve">? ¿No </w:t>
      </w:r>
      <w:proofErr w:type="spellStart"/>
      <w:r>
        <w:t>gozasteis</w:t>
      </w:r>
      <w:proofErr w:type="spellEnd"/>
      <w:r>
        <w:t xml:space="preserve"> con la </w:t>
      </w:r>
      <w:proofErr w:type="spellStart"/>
      <w:r>
        <w:t>presencia</w:t>
      </w:r>
      <w:proofErr w:type="spellEnd"/>
      <w:r>
        <w:t xml:space="preserve"> del </w:t>
      </w:r>
      <w:proofErr w:type="spellStart"/>
      <w:r>
        <w:t>mundo</w:t>
      </w:r>
      <w:proofErr w:type="spellEnd"/>
      <w:r>
        <w:t xml:space="preserve"> </w:t>
      </w:r>
      <w:proofErr w:type="spellStart"/>
      <w:r>
        <w:t>espiritual</w:t>
      </w:r>
      <w:proofErr w:type="spellEnd"/>
      <w:r>
        <w:t xml:space="preserve"> a </w:t>
      </w:r>
      <w:proofErr w:type="spellStart"/>
      <w:r>
        <w:t>través</w:t>
      </w:r>
      <w:proofErr w:type="spellEnd"/>
      <w:r>
        <w:t xml:space="preserve"> de </w:t>
      </w:r>
      <w:proofErr w:type="spellStart"/>
      <w:r>
        <w:t>vuestro</w:t>
      </w:r>
      <w:proofErr w:type="spellEnd"/>
      <w:r>
        <w:t xml:space="preserve"> </w:t>
      </w:r>
      <w:proofErr w:type="spellStart"/>
      <w:r>
        <w:t>entendimiento</w:t>
      </w:r>
      <w:proofErr w:type="spellEnd"/>
      <w:r>
        <w:t xml:space="preserve">? Pues </w:t>
      </w:r>
      <w:proofErr w:type="spellStart"/>
      <w:r>
        <w:t>esos</w:t>
      </w:r>
      <w:proofErr w:type="spellEnd"/>
      <w:r>
        <w:t xml:space="preserve"> </w:t>
      </w:r>
      <w:proofErr w:type="spellStart"/>
      <w:r>
        <w:t>fueron</w:t>
      </w:r>
      <w:proofErr w:type="spellEnd"/>
      <w:r>
        <w:t xml:space="preserve"> </w:t>
      </w:r>
      <w:proofErr w:type="spellStart"/>
      <w:r>
        <w:t>los</w:t>
      </w:r>
      <w:proofErr w:type="spellEnd"/>
      <w:r>
        <w:t xml:space="preserve"> pasos </w:t>
      </w:r>
      <w:proofErr w:type="spellStart"/>
      <w:r>
        <w:t>precursores</w:t>
      </w:r>
      <w:proofErr w:type="spellEnd"/>
      <w:r>
        <w:t xml:space="preserve"> para la </w:t>
      </w:r>
      <w:proofErr w:type="spellStart"/>
      <w:r>
        <w:t>comunicación</w:t>
      </w:r>
      <w:proofErr w:type="spellEnd"/>
      <w:r>
        <w:t xml:space="preserve"> </w:t>
      </w:r>
      <w:proofErr w:type="spellStart"/>
      <w:r>
        <w:t>espiritual</w:t>
      </w:r>
      <w:proofErr w:type="spellEnd"/>
      <w:r>
        <w:t xml:space="preserve"> </w:t>
      </w:r>
      <w:proofErr w:type="spellStart"/>
      <w:r>
        <w:t>que</w:t>
      </w:r>
      <w:proofErr w:type="spellEnd"/>
      <w:r>
        <w:t xml:space="preserve"> </w:t>
      </w:r>
      <w:proofErr w:type="spellStart"/>
      <w:r>
        <w:t>después</w:t>
      </w:r>
      <w:proofErr w:type="spellEnd"/>
      <w:r>
        <w:t xml:space="preserve"> </w:t>
      </w:r>
      <w:proofErr w:type="spellStart"/>
      <w:r>
        <w:t>alcanzaréis</w:t>
      </w:r>
      <w:proofErr w:type="spellEnd"/>
      <w:r>
        <w:t xml:space="preserve">. Y </w:t>
      </w:r>
      <w:proofErr w:type="spellStart"/>
      <w:r>
        <w:t>en</w:t>
      </w:r>
      <w:proofErr w:type="spellEnd"/>
      <w:r>
        <w:t xml:space="preserve"> </w:t>
      </w:r>
      <w:proofErr w:type="spellStart"/>
      <w:r>
        <w:t>estos</w:t>
      </w:r>
      <w:proofErr w:type="spellEnd"/>
      <w:r>
        <w:t xml:space="preserve"> </w:t>
      </w:r>
      <w:proofErr w:type="spellStart"/>
      <w:r>
        <w:t>instantes</w:t>
      </w:r>
      <w:proofErr w:type="spellEnd"/>
      <w:r>
        <w:t xml:space="preserve">, </w:t>
      </w:r>
      <w:proofErr w:type="spellStart"/>
      <w:r>
        <w:t>en</w:t>
      </w:r>
      <w:proofErr w:type="spellEnd"/>
      <w:r>
        <w:t xml:space="preserve"> </w:t>
      </w:r>
      <w:proofErr w:type="spellStart"/>
      <w:r>
        <w:t>que</w:t>
      </w:r>
      <w:proofErr w:type="spellEnd"/>
      <w:r>
        <w:t xml:space="preserve"> </w:t>
      </w:r>
      <w:proofErr w:type="spellStart"/>
      <w:r>
        <w:t>buscáis</w:t>
      </w:r>
      <w:proofErr w:type="spellEnd"/>
      <w:r>
        <w:t xml:space="preserve"> mi </w:t>
      </w:r>
      <w:proofErr w:type="spellStart"/>
      <w:r>
        <w:t>voz</w:t>
      </w:r>
      <w:proofErr w:type="spellEnd"/>
      <w:r>
        <w:t xml:space="preserve"> </w:t>
      </w:r>
      <w:proofErr w:type="spellStart"/>
      <w:r>
        <w:t>en</w:t>
      </w:r>
      <w:proofErr w:type="spellEnd"/>
      <w:r>
        <w:t xml:space="preserve"> </w:t>
      </w:r>
      <w:proofErr w:type="spellStart"/>
      <w:r>
        <w:t>el</w:t>
      </w:r>
      <w:proofErr w:type="spellEnd"/>
      <w:r>
        <w:t xml:space="preserve"> </w:t>
      </w:r>
      <w:proofErr w:type="spellStart"/>
      <w:r>
        <w:t>silencio</w:t>
      </w:r>
      <w:proofErr w:type="spellEnd"/>
      <w:r>
        <w:t xml:space="preserve"> de </w:t>
      </w:r>
      <w:proofErr w:type="spellStart"/>
      <w:r>
        <w:t>vuestra</w:t>
      </w:r>
      <w:proofErr w:type="spellEnd"/>
      <w:r>
        <w:t xml:space="preserve"> </w:t>
      </w:r>
      <w:proofErr w:type="spellStart"/>
      <w:r>
        <w:t>oración</w:t>
      </w:r>
      <w:proofErr w:type="spellEnd"/>
      <w:r>
        <w:t xml:space="preserve">, ¿No es grata </w:t>
      </w:r>
      <w:proofErr w:type="spellStart"/>
      <w:r>
        <w:t>esta</w:t>
      </w:r>
      <w:proofErr w:type="spellEnd"/>
      <w:r>
        <w:t xml:space="preserve"> </w:t>
      </w:r>
      <w:proofErr w:type="spellStart"/>
      <w:r>
        <w:t>paz</w:t>
      </w:r>
      <w:proofErr w:type="spellEnd"/>
      <w:r>
        <w:t xml:space="preserve"> </w:t>
      </w:r>
      <w:proofErr w:type="spellStart"/>
      <w:r>
        <w:t>que</w:t>
      </w:r>
      <w:proofErr w:type="spellEnd"/>
      <w:r>
        <w:t xml:space="preserve"> </w:t>
      </w:r>
      <w:proofErr w:type="spellStart"/>
      <w:r>
        <w:t>sentís</w:t>
      </w:r>
      <w:proofErr w:type="spellEnd"/>
      <w:r>
        <w:t xml:space="preserve"> y </w:t>
      </w:r>
      <w:proofErr w:type="spellStart"/>
      <w:r>
        <w:t>esa</w:t>
      </w:r>
      <w:proofErr w:type="spellEnd"/>
      <w:r>
        <w:t xml:space="preserve"> </w:t>
      </w:r>
      <w:proofErr w:type="spellStart"/>
      <w:r>
        <w:t>naciente</w:t>
      </w:r>
      <w:proofErr w:type="spellEnd"/>
      <w:r>
        <w:t xml:space="preserve"> </w:t>
      </w:r>
      <w:proofErr w:type="spellStart"/>
      <w:r>
        <w:t>inspiración</w:t>
      </w:r>
      <w:proofErr w:type="spellEnd"/>
      <w:r>
        <w:t xml:space="preserve"> </w:t>
      </w:r>
      <w:proofErr w:type="spellStart"/>
      <w:r>
        <w:t>que</w:t>
      </w:r>
      <w:proofErr w:type="spellEnd"/>
      <w:r>
        <w:t xml:space="preserve"> </w:t>
      </w:r>
      <w:proofErr w:type="spellStart"/>
      <w:r>
        <w:t>recibís</w:t>
      </w:r>
      <w:proofErr w:type="spellEnd"/>
      <w:r>
        <w:t xml:space="preserve">? </w:t>
      </w:r>
    </w:p>
    <w:p w14:paraId="51AADDFA" w14:textId="77777777" w:rsidR="00F50769" w:rsidRDefault="00F50769" w:rsidP="00F50769">
      <w:r>
        <w:t xml:space="preserve">26. </w:t>
      </w:r>
      <w:proofErr w:type="spellStart"/>
      <w:r>
        <w:t>Vosotros</w:t>
      </w:r>
      <w:proofErr w:type="spellEnd"/>
      <w:r>
        <w:t xml:space="preserve"> </w:t>
      </w:r>
      <w:proofErr w:type="spellStart"/>
      <w:r>
        <w:t>sabéis</w:t>
      </w:r>
      <w:proofErr w:type="spellEnd"/>
      <w:r>
        <w:t xml:space="preserve"> </w:t>
      </w:r>
      <w:proofErr w:type="spellStart"/>
      <w:r>
        <w:t>los</w:t>
      </w:r>
      <w:proofErr w:type="spellEnd"/>
      <w:r>
        <w:t xml:space="preserve"> </w:t>
      </w:r>
      <w:proofErr w:type="spellStart"/>
      <w:r>
        <w:t>tiempos</w:t>
      </w:r>
      <w:proofErr w:type="spellEnd"/>
      <w:r>
        <w:t xml:space="preserve"> de </w:t>
      </w:r>
      <w:proofErr w:type="spellStart"/>
      <w:r>
        <w:t>paz</w:t>
      </w:r>
      <w:proofErr w:type="spellEnd"/>
      <w:r>
        <w:t xml:space="preserve"> </w:t>
      </w:r>
      <w:proofErr w:type="spellStart"/>
      <w:r>
        <w:t>que</w:t>
      </w:r>
      <w:proofErr w:type="spellEnd"/>
      <w:r>
        <w:t xml:space="preserve"> </w:t>
      </w:r>
      <w:proofErr w:type="spellStart"/>
      <w:r>
        <w:t>vendrán</w:t>
      </w:r>
      <w:proofErr w:type="spellEnd"/>
      <w:r>
        <w:t xml:space="preserve"> </w:t>
      </w:r>
      <w:proofErr w:type="spellStart"/>
      <w:r>
        <w:t>por</w:t>
      </w:r>
      <w:proofErr w:type="spellEnd"/>
      <w:r>
        <w:t xml:space="preserve"> </w:t>
      </w:r>
      <w:proofErr w:type="spellStart"/>
      <w:r>
        <w:t>que</w:t>
      </w:r>
      <w:proofErr w:type="spellEnd"/>
      <w:r>
        <w:t xml:space="preserve"> </w:t>
      </w:r>
      <w:proofErr w:type="spellStart"/>
      <w:r>
        <w:t>habéis</w:t>
      </w:r>
      <w:proofErr w:type="spellEnd"/>
      <w:r>
        <w:t xml:space="preserve"> </w:t>
      </w:r>
      <w:proofErr w:type="spellStart"/>
      <w:r>
        <w:t>recibido</w:t>
      </w:r>
      <w:proofErr w:type="spellEnd"/>
      <w:r>
        <w:t xml:space="preserve"> mi </w:t>
      </w:r>
      <w:proofErr w:type="spellStart"/>
      <w:r>
        <w:t>inspiración</w:t>
      </w:r>
      <w:proofErr w:type="spellEnd"/>
      <w:r>
        <w:t xml:space="preserve"> y mis </w:t>
      </w:r>
      <w:proofErr w:type="spellStart"/>
      <w:r>
        <w:t>revelaciones</w:t>
      </w:r>
      <w:proofErr w:type="spellEnd"/>
      <w:r>
        <w:t xml:space="preserve">, </w:t>
      </w:r>
      <w:proofErr w:type="spellStart"/>
      <w:r>
        <w:t>pero</w:t>
      </w:r>
      <w:proofErr w:type="spellEnd"/>
      <w:r>
        <w:t xml:space="preserve"> hay </w:t>
      </w:r>
      <w:proofErr w:type="spellStart"/>
      <w:r>
        <w:t>quienes</w:t>
      </w:r>
      <w:proofErr w:type="spellEnd"/>
      <w:r>
        <w:t xml:space="preserve"> sin </w:t>
      </w:r>
      <w:proofErr w:type="spellStart"/>
      <w:r>
        <w:t>haberme</w:t>
      </w:r>
      <w:proofErr w:type="spellEnd"/>
      <w:r>
        <w:t xml:space="preserve"> </w:t>
      </w:r>
      <w:proofErr w:type="spellStart"/>
      <w:r>
        <w:t>escuchado</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sueñan</w:t>
      </w:r>
      <w:proofErr w:type="spellEnd"/>
      <w:r>
        <w:t xml:space="preserve"> y </w:t>
      </w:r>
      <w:proofErr w:type="spellStart"/>
      <w:r>
        <w:t>desean</w:t>
      </w:r>
      <w:proofErr w:type="spellEnd"/>
      <w:r>
        <w:t xml:space="preserve"> la </w:t>
      </w:r>
      <w:proofErr w:type="spellStart"/>
      <w:r>
        <w:t>armonía</w:t>
      </w:r>
      <w:proofErr w:type="spellEnd"/>
      <w:r>
        <w:t xml:space="preserve"> universal, sin saber </w:t>
      </w:r>
      <w:proofErr w:type="spellStart"/>
      <w:r>
        <w:t>si</w:t>
      </w:r>
      <w:proofErr w:type="spellEnd"/>
      <w:r>
        <w:t xml:space="preserve"> </w:t>
      </w:r>
      <w:proofErr w:type="spellStart"/>
      <w:r>
        <w:t>ella</w:t>
      </w:r>
      <w:proofErr w:type="spellEnd"/>
      <w:r>
        <w:t xml:space="preserve"> </w:t>
      </w:r>
      <w:proofErr w:type="spellStart"/>
      <w:r>
        <w:t>habrá</w:t>
      </w:r>
      <w:proofErr w:type="spellEnd"/>
      <w:r>
        <w:t xml:space="preserve"> de </w:t>
      </w:r>
      <w:proofErr w:type="spellStart"/>
      <w:r>
        <w:t>llegar</w:t>
      </w:r>
      <w:proofErr w:type="spellEnd"/>
      <w:r>
        <w:t xml:space="preserve"> a </w:t>
      </w:r>
      <w:proofErr w:type="spellStart"/>
      <w:r>
        <w:t>vosotros</w:t>
      </w:r>
      <w:proofErr w:type="spellEnd"/>
      <w:r>
        <w:t xml:space="preserve">, es la </w:t>
      </w:r>
      <w:proofErr w:type="spellStart"/>
      <w:r>
        <w:t>intuición</w:t>
      </w:r>
      <w:proofErr w:type="spellEnd"/>
      <w:r>
        <w:t xml:space="preserve"> la </w:t>
      </w:r>
      <w:proofErr w:type="spellStart"/>
      <w:r>
        <w:t>que</w:t>
      </w:r>
      <w:proofErr w:type="spellEnd"/>
      <w:r>
        <w:t xml:space="preserve"> </w:t>
      </w:r>
      <w:proofErr w:type="spellStart"/>
      <w:r>
        <w:t>habla</w:t>
      </w:r>
      <w:proofErr w:type="spellEnd"/>
      <w:r>
        <w:t xml:space="preserve"> </w:t>
      </w:r>
      <w:proofErr w:type="spellStart"/>
      <w:r>
        <w:t>en</w:t>
      </w:r>
      <w:proofErr w:type="spellEnd"/>
      <w:r>
        <w:t xml:space="preserve"> </w:t>
      </w:r>
      <w:proofErr w:type="spellStart"/>
      <w:r>
        <w:t>ellos</w:t>
      </w:r>
      <w:proofErr w:type="spellEnd"/>
      <w:r>
        <w:t xml:space="preserve">. </w:t>
      </w:r>
    </w:p>
    <w:p w14:paraId="2312AAD2" w14:textId="77777777" w:rsidR="00F50769" w:rsidRDefault="00F50769" w:rsidP="00F50769">
      <w:r>
        <w:t xml:space="preserve">27. Hasta </w:t>
      </w:r>
      <w:proofErr w:type="spellStart"/>
      <w:r>
        <w:t>los</w:t>
      </w:r>
      <w:proofErr w:type="spellEnd"/>
      <w:r>
        <w:t xml:space="preserve"> hombres de </w:t>
      </w:r>
      <w:proofErr w:type="spellStart"/>
      <w:r>
        <w:t>ciencia</w:t>
      </w:r>
      <w:proofErr w:type="spellEnd"/>
      <w:r>
        <w:t xml:space="preserve"> </w:t>
      </w:r>
      <w:proofErr w:type="spellStart"/>
      <w:r>
        <w:t>tienen</w:t>
      </w:r>
      <w:proofErr w:type="spellEnd"/>
      <w:r>
        <w:t xml:space="preserve"> </w:t>
      </w:r>
      <w:proofErr w:type="spellStart"/>
      <w:r>
        <w:t>el</w:t>
      </w:r>
      <w:proofErr w:type="spellEnd"/>
      <w:r>
        <w:t xml:space="preserve"> </w:t>
      </w:r>
      <w:proofErr w:type="spellStart"/>
      <w:r>
        <w:t>presentimiento</w:t>
      </w:r>
      <w:proofErr w:type="spellEnd"/>
      <w:r>
        <w:t xml:space="preserve"> de la </w:t>
      </w:r>
      <w:proofErr w:type="spellStart"/>
      <w:r>
        <w:t>comunicación</w:t>
      </w:r>
      <w:proofErr w:type="spellEnd"/>
      <w:r>
        <w:t xml:space="preserve"> </w:t>
      </w:r>
      <w:proofErr w:type="spellStart"/>
      <w:r>
        <w:t>por</w:t>
      </w:r>
      <w:proofErr w:type="spellEnd"/>
      <w:r>
        <w:t xml:space="preserve"> medio de </w:t>
      </w:r>
      <w:proofErr w:type="spellStart"/>
      <w:r>
        <w:t>los</w:t>
      </w:r>
      <w:proofErr w:type="spellEnd"/>
      <w:r>
        <w:t xml:space="preserve"> </w:t>
      </w:r>
      <w:proofErr w:type="spellStart"/>
      <w:r>
        <w:t>dones</w:t>
      </w:r>
      <w:proofErr w:type="spellEnd"/>
      <w:r>
        <w:t xml:space="preserve"> del </w:t>
      </w:r>
      <w:proofErr w:type="spellStart"/>
      <w:r>
        <w:t>espíritu</w:t>
      </w:r>
      <w:proofErr w:type="spellEnd"/>
      <w:r>
        <w:t xml:space="preserve">, y es </w:t>
      </w:r>
      <w:proofErr w:type="spellStart"/>
      <w:r>
        <w:t>que</w:t>
      </w:r>
      <w:proofErr w:type="spellEnd"/>
      <w:r>
        <w:t xml:space="preserve"> </w:t>
      </w:r>
      <w:proofErr w:type="spellStart"/>
      <w:r>
        <w:t>ellos</w:t>
      </w:r>
      <w:proofErr w:type="spellEnd"/>
      <w:r>
        <w:t xml:space="preserve"> </w:t>
      </w:r>
      <w:proofErr w:type="spellStart"/>
      <w:r>
        <w:t>en</w:t>
      </w:r>
      <w:proofErr w:type="spellEnd"/>
      <w:r>
        <w:t xml:space="preserve"> </w:t>
      </w:r>
      <w:proofErr w:type="spellStart"/>
      <w:r>
        <w:t>su</w:t>
      </w:r>
      <w:proofErr w:type="spellEnd"/>
      <w:r>
        <w:t xml:space="preserve"> </w:t>
      </w:r>
      <w:proofErr w:type="spellStart"/>
      <w:r>
        <w:t>constante</w:t>
      </w:r>
      <w:proofErr w:type="spellEnd"/>
      <w:r>
        <w:t xml:space="preserve"> </w:t>
      </w:r>
      <w:proofErr w:type="spellStart"/>
      <w:r>
        <w:t>escudriñar</w:t>
      </w:r>
      <w:proofErr w:type="spellEnd"/>
      <w:r>
        <w:t xml:space="preserve"> y </w:t>
      </w:r>
      <w:proofErr w:type="spellStart"/>
      <w:r>
        <w:t>penetrar</w:t>
      </w:r>
      <w:proofErr w:type="spellEnd"/>
      <w:r>
        <w:t xml:space="preserve"> </w:t>
      </w:r>
      <w:proofErr w:type="spellStart"/>
      <w:r>
        <w:t>en</w:t>
      </w:r>
      <w:proofErr w:type="spellEnd"/>
      <w:r>
        <w:t xml:space="preserve"> </w:t>
      </w:r>
      <w:proofErr w:type="spellStart"/>
      <w:r>
        <w:t>el</w:t>
      </w:r>
      <w:proofErr w:type="spellEnd"/>
      <w:r>
        <w:t xml:space="preserve"> interior del ser </w:t>
      </w:r>
      <w:proofErr w:type="spellStart"/>
      <w:r>
        <w:lastRenderedPageBreak/>
        <w:t>humano</w:t>
      </w:r>
      <w:proofErr w:type="spellEnd"/>
      <w:r>
        <w:t xml:space="preserve">, </w:t>
      </w:r>
      <w:proofErr w:type="spellStart"/>
      <w:r>
        <w:t>han</w:t>
      </w:r>
      <w:proofErr w:type="spellEnd"/>
      <w:r>
        <w:t xml:space="preserve"> </w:t>
      </w:r>
      <w:proofErr w:type="spellStart"/>
      <w:r>
        <w:t>descubierto</w:t>
      </w:r>
      <w:proofErr w:type="spellEnd"/>
      <w:r>
        <w:t xml:space="preserve"> la </w:t>
      </w:r>
      <w:proofErr w:type="spellStart"/>
      <w:r>
        <w:t>existencia</w:t>
      </w:r>
      <w:proofErr w:type="spellEnd"/>
      <w:r>
        <w:t xml:space="preserve"> de ese ser </w:t>
      </w:r>
      <w:proofErr w:type="spellStart"/>
      <w:r>
        <w:t>que</w:t>
      </w:r>
      <w:proofErr w:type="spellEnd"/>
      <w:r>
        <w:t xml:space="preserve">, </w:t>
      </w:r>
      <w:proofErr w:type="spellStart"/>
      <w:r>
        <w:t>perteneciendo</w:t>
      </w:r>
      <w:proofErr w:type="spellEnd"/>
      <w:r>
        <w:t xml:space="preserve"> </w:t>
      </w:r>
      <w:proofErr w:type="gramStart"/>
      <w:r>
        <w:t>a</w:t>
      </w:r>
      <w:proofErr w:type="gramEnd"/>
      <w:r>
        <w:t xml:space="preserve"> </w:t>
      </w:r>
      <w:proofErr w:type="spellStart"/>
      <w:r>
        <w:t>otro</w:t>
      </w:r>
      <w:proofErr w:type="spellEnd"/>
      <w:r>
        <w:t xml:space="preserve"> </w:t>
      </w:r>
      <w:proofErr w:type="spellStart"/>
      <w:r>
        <w:t>mundo</w:t>
      </w:r>
      <w:proofErr w:type="spellEnd"/>
      <w:r>
        <w:t xml:space="preserve">, </w:t>
      </w:r>
      <w:proofErr w:type="spellStart"/>
      <w:r>
        <w:t>viene</w:t>
      </w:r>
      <w:proofErr w:type="spellEnd"/>
      <w:r>
        <w:t xml:space="preserve"> a </w:t>
      </w:r>
      <w:proofErr w:type="spellStart"/>
      <w:r>
        <w:t>morar</w:t>
      </w:r>
      <w:proofErr w:type="spellEnd"/>
      <w:r>
        <w:t xml:space="preserve"> </w:t>
      </w:r>
      <w:proofErr w:type="spellStart"/>
      <w:r>
        <w:t>en</w:t>
      </w:r>
      <w:proofErr w:type="spellEnd"/>
      <w:r>
        <w:t xml:space="preserve"> </w:t>
      </w:r>
      <w:proofErr w:type="spellStart"/>
      <w:r>
        <w:t>el</w:t>
      </w:r>
      <w:proofErr w:type="spellEnd"/>
      <w:r>
        <w:t xml:space="preserve"> hombre: </w:t>
      </w:r>
      <w:proofErr w:type="spellStart"/>
      <w:r>
        <w:t>el</w:t>
      </w:r>
      <w:proofErr w:type="spellEnd"/>
      <w:r>
        <w:t xml:space="preserve"> </w:t>
      </w:r>
      <w:proofErr w:type="spellStart"/>
      <w:r>
        <w:t>espíritu</w:t>
      </w:r>
      <w:proofErr w:type="spellEnd"/>
      <w:r>
        <w:t xml:space="preserve">. </w:t>
      </w:r>
    </w:p>
    <w:p w14:paraId="1E2FFC74" w14:textId="77777777" w:rsidR="00F50769" w:rsidRDefault="00F50769" w:rsidP="00F50769">
      <w:r>
        <w:t xml:space="preserve">28. Hoy </w:t>
      </w:r>
      <w:proofErr w:type="spellStart"/>
      <w:r>
        <w:t>os</w:t>
      </w:r>
      <w:proofErr w:type="spellEnd"/>
      <w:r>
        <w:t xml:space="preserve"> </w:t>
      </w:r>
      <w:proofErr w:type="spellStart"/>
      <w:r>
        <w:t>digo</w:t>
      </w:r>
      <w:proofErr w:type="spellEnd"/>
      <w:r>
        <w:t xml:space="preserve"> a </w:t>
      </w:r>
      <w:proofErr w:type="spellStart"/>
      <w:r>
        <w:t>todos</w:t>
      </w:r>
      <w:proofErr w:type="spellEnd"/>
      <w:r>
        <w:t xml:space="preserve">: </w:t>
      </w:r>
      <w:proofErr w:type="spellStart"/>
      <w:r>
        <w:t>caminad</w:t>
      </w:r>
      <w:proofErr w:type="spellEnd"/>
      <w:r>
        <w:t xml:space="preserve"> </w:t>
      </w:r>
      <w:proofErr w:type="spellStart"/>
      <w:r>
        <w:t>despacio</w:t>
      </w:r>
      <w:proofErr w:type="spellEnd"/>
      <w:r>
        <w:t xml:space="preserve"> y con </w:t>
      </w:r>
      <w:proofErr w:type="spellStart"/>
      <w:r>
        <w:t>cuidado</w:t>
      </w:r>
      <w:proofErr w:type="spellEnd"/>
      <w:r>
        <w:t xml:space="preserve"> </w:t>
      </w:r>
      <w:proofErr w:type="spellStart"/>
      <w:r>
        <w:t>por</w:t>
      </w:r>
      <w:proofErr w:type="spellEnd"/>
      <w:r>
        <w:t xml:space="preserve"> </w:t>
      </w:r>
      <w:proofErr w:type="spellStart"/>
      <w:r>
        <w:t>este</w:t>
      </w:r>
      <w:proofErr w:type="spellEnd"/>
      <w:r>
        <w:t xml:space="preserve"> </w:t>
      </w:r>
      <w:proofErr w:type="spellStart"/>
      <w:r>
        <w:t>sendero</w:t>
      </w:r>
      <w:proofErr w:type="spellEnd"/>
      <w:r>
        <w:t xml:space="preserve">, a fin de </w:t>
      </w:r>
      <w:proofErr w:type="spellStart"/>
      <w:r>
        <w:t>que</w:t>
      </w:r>
      <w:proofErr w:type="spellEnd"/>
      <w:r>
        <w:t xml:space="preserve"> no </w:t>
      </w:r>
      <w:proofErr w:type="spellStart"/>
      <w:r>
        <w:t>os</w:t>
      </w:r>
      <w:proofErr w:type="spellEnd"/>
      <w:r>
        <w:t xml:space="preserve"> </w:t>
      </w:r>
      <w:proofErr w:type="spellStart"/>
      <w:r>
        <w:t>perdáis</w:t>
      </w:r>
      <w:proofErr w:type="spellEnd"/>
      <w:r>
        <w:t xml:space="preserve"> de </w:t>
      </w:r>
      <w:proofErr w:type="spellStart"/>
      <w:r>
        <w:t>él</w:t>
      </w:r>
      <w:proofErr w:type="spellEnd"/>
      <w:r>
        <w:t xml:space="preserve">. </w:t>
      </w:r>
      <w:proofErr w:type="spellStart"/>
      <w:r>
        <w:t>Velad</w:t>
      </w:r>
      <w:proofErr w:type="spellEnd"/>
      <w:r>
        <w:t xml:space="preserve"> y </w:t>
      </w:r>
      <w:proofErr w:type="spellStart"/>
      <w:r>
        <w:t>orad</w:t>
      </w:r>
      <w:proofErr w:type="spellEnd"/>
      <w:r>
        <w:t xml:space="preserve"> </w:t>
      </w:r>
      <w:proofErr w:type="spellStart"/>
      <w:r>
        <w:t>durante</w:t>
      </w:r>
      <w:proofErr w:type="spellEnd"/>
      <w:r>
        <w:t xml:space="preserve"> la jornada, para </w:t>
      </w:r>
      <w:proofErr w:type="spellStart"/>
      <w:r>
        <w:t>que</w:t>
      </w:r>
      <w:proofErr w:type="spellEnd"/>
      <w:r>
        <w:t xml:space="preserve"> </w:t>
      </w:r>
      <w:proofErr w:type="spellStart"/>
      <w:r>
        <w:t>lleguéis</w:t>
      </w:r>
      <w:proofErr w:type="spellEnd"/>
      <w:r>
        <w:t xml:space="preserve"> hasta </w:t>
      </w:r>
      <w:proofErr w:type="spellStart"/>
      <w:r>
        <w:t>el</w:t>
      </w:r>
      <w:proofErr w:type="spellEnd"/>
      <w:r>
        <w:t xml:space="preserve"> fin y sea </w:t>
      </w:r>
      <w:proofErr w:type="spellStart"/>
      <w:r>
        <w:t>muy</w:t>
      </w:r>
      <w:proofErr w:type="spellEnd"/>
      <w:r>
        <w:t xml:space="preserve"> grande </w:t>
      </w:r>
      <w:proofErr w:type="spellStart"/>
      <w:r>
        <w:t>vuestro</w:t>
      </w:r>
      <w:proofErr w:type="spellEnd"/>
      <w:r>
        <w:t xml:space="preserve"> </w:t>
      </w:r>
      <w:proofErr w:type="spellStart"/>
      <w:r>
        <w:t>gozo</w:t>
      </w:r>
      <w:proofErr w:type="spellEnd"/>
      <w:r>
        <w:t xml:space="preserve"> </w:t>
      </w:r>
      <w:proofErr w:type="spellStart"/>
      <w:r>
        <w:t>cuando</w:t>
      </w:r>
      <w:proofErr w:type="spellEnd"/>
      <w:r>
        <w:t xml:space="preserve"> </w:t>
      </w:r>
      <w:proofErr w:type="spellStart"/>
      <w:r>
        <w:t>el</w:t>
      </w:r>
      <w:proofErr w:type="spellEnd"/>
      <w:r>
        <w:t xml:space="preserve"> Padre </w:t>
      </w:r>
      <w:proofErr w:type="spellStart"/>
      <w:r>
        <w:t>hable</w:t>
      </w:r>
      <w:proofErr w:type="spellEnd"/>
      <w:r>
        <w:t xml:space="preserve"> y </w:t>
      </w:r>
      <w:proofErr w:type="spellStart"/>
      <w:r>
        <w:t>todo</w:t>
      </w:r>
      <w:proofErr w:type="spellEnd"/>
      <w:r>
        <w:t xml:space="preserve"> </w:t>
      </w:r>
      <w:proofErr w:type="spellStart"/>
      <w:r>
        <w:t>el</w:t>
      </w:r>
      <w:proofErr w:type="spellEnd"/>
      <w:r>
        <w:t xml:space="preserve"> Universo </w:t>
      </w:r>
      <w:proofErr w:type="spellStart"/>
      <w:r>
        <w:t>espiritual</w:t>
      </w:r>
      <w:proofErr w:type="spellEnd"/>
      <w:r>
        <w:t xml:space="preserve"> le </w:t>
      </w:r>
      <w:proofErr w:type="spellStart"/>
      <w:r>
        <w:t>escuche</w:t>
      </w:r>
      <w:proofErr w:type="spellEnd"/>
      <w:r>
        <w:t xml:space="preserve"> y le </w:t>
      </w:r>
      <w:proofErr w:type="spellStart"/>
      <w:r>
        <w:t>entienda</w:t>
      </w:r>
      <w:proofErr w:type="spellEnd"/>
      <w:r>
        <w:t xml:space="preserve"> y </w:t>
      </w:r>
      <w:proofErr w:type="spellStart"/>
      <w:r>
        <w:t>que</w:t>
      </w:r>
      <w:proofErr w:type="spellEnd"/>
      <w:r>
        <w:t xml:space="preserve"> </w:t>
      </w:r>
      <w:proofErr w:type="spellStart"/>
      <w:r>
        <w:t>en</w:t>
      </w:r>
      <w:proofErr w:type="spellEnd"/>
      <w:r>
        <w:t xml:space="preserve"> la </w:t>
      </w:r>
      <w:proofErr w:type="spellStart"/>
      <w:r>
        <w:t>misma</w:t>
      </w:r>
      <w:proofErr w:type="spellEnd"/>
      <w:r>
        <w:t xml:space="preserve"> forma </w:t>
      </w:r>
      <w:proofErr w:type="spellStart"/>
      <w:r>
        <w:t>os</w:t>
      </w:r>
      <w:proofErr w:type="spellEnd"/>
      <w:r>
        <w:t xml:space="preserve"> </w:t>
      </w:r>
      <w:proofErr w:type="spellStart"/>
      <w:r>
        <w:t>entendáis</w:t>
      </w:r>
      <w:proofErr w:type="spellEnd"/>
      <w:r>
        <w:t xml:space="preserve"> </w:t>
      </w:r>
      <w:proofErr w:type="spellStart"/>
      <w:r>
        <w:t>unos</w:t>
      </w:r>
      <w:proofErr w:type="spellEnd"/>
      <w:r>
        <w:t xml:space="preserve"> </w:t>
      </w:r>
      <w:proofErr w:type="gramStart"/>
      <w:r>
        <w:t>a</w:t>
      </w:r>
      <w:proofErr w:type="gramEnd"/>
      <w:r>
        <w:t xml:space="preserve"> </w:t>
      </w:r>
      <w:proofErr w:type="spellStart"/>
      <w:r>
        <w:t>otros</w:t>
      </w:r>
      <w:proofErr w:type="spellEnd"/>
      <w:r>
        <w:t xml:space="preserve">. </w:t>
      </w:r>
    </w:p>
    <w:p w14:paraId="31F4B087" w14:textId="77777777" w:rsidR="00F50769" w:rsidRDefault="00F50769" w:rsidP="00F50769">
      <w:r>
        <w:t xml:space="preserve">29. </w:t>
      </w:r>
      <w:proofErr w:type="spellStart"/>
      <w:r>
        <w:t>Quiero</w:t>
      </w:r>
      <w:proofErr w:type="spellEnd"/>
      <w:r>
        <w:t xml:space="preserve"> </w:t>
      </w:r>
      <w:proofErr w:type="spellStart"/>
      <w:r>
        <w:t>que</w:t>
      </w:r>
      <w:proofErr w:type="spellEnd"/>
      <w:r>
        <w:t xml:space="preserve"> </w:t>
      </w:r>
      <w:proofErr w:type="spellStart"/>
      <w:r>
        <w:t>sintáis</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el</w:t>
      </w:r>
      <w:proofErr w:type="spellEnd"/>
      <w:r>
        <w:t xml:space="preserve"> amor de </w:t>
      </w:r>
      <w:proofErr w:type="spellStart"/>
      <w:r>
        <w:t>vuestro</w:t>
      </w:r>
      <w:proofErr w:type="spellEnd"/>
      <w:r>
        <w:t xml:space="preserve"> Padre; </w:t>
      </w:r>
      <w:proofErr w:type="spellStart"/>
      <w:r>
        <w:t>este</w:t>
      </w:r>
      <w:proofErr w:type="spellEnd"/>
      <w:r>
        <w:t xml:space="preserve"> amor </w:t>
      </w:r>
      <w:proofErr w:type="spellStart"/>
      <w:r>
        <w:t>desciende</w:t>
      </w:r>
      <w:proofErr w:type="spellEnd"/>
      <w:r>
        <w:t xml:space="preserve"> de mi Espíritu al </w:t>
      </w:r>
      <w:proofErr w:type="spellStart"/>
      <w:r>
        <w:t>vuestro</w:t>
      </w:r>
      <w:proofErr w:type="spellEnd"/>
      <w:r>
        <w:t xml:space="preserve">, </w:t>
      </w:r>
      <w:proofErr w:type="spellStart"/>
      <w:r>
        <w:t>pero</w:t>
      </w:r>
      <w:proofErr w:type="spellEnd"/>
      <w:r>
        <w:t xml:space="preserve"> </w:t>
      </w:r>
      <w:proofErr w:type="spellStart"/>
      <w:r>
        <w:t>como</w:t>
      </w:r>
      <w:proofErr w:type="spellEnd"/>
      <w:r>
        <w:t xml:space="preserve"> </w:t>
      </w:r>
      <w:proofErr w:type="spellStart"/>
      <w:r>
        <w:t>aún</w:t>
      </w:r>
      <w:proofErr w:type="spellEnd"/>
      <w:r>
        <w:t xml:space="preserve"> no </w:t>
      </w:r>
    </w:p>
    <w:p w14:paraId="13250256" w14:textId="77777777" w:rsidR="00F50769" w:rsidRDefault="00F50769" w:rsidP="00F50769">
      <w:proofErr w:type="spellStart"/>
      <w:r>
        <w:t>alcanzáis</w:t>
      </w:r>
      <w:proofErr w:type="spellEnd"/>
      <w:r>
        <w:t xml:space="preserve"> la </w:t>
      </w:r>
      <w:proofErr w:type="spellStart"/>
      <w:r>
        <w:t>verdadera</w:t>
      </w:r>
      <w:proofErr w:type="spellEnd"/>
      <w:r>
        <w:t xml:space="preserve"> </w:t>
      </w:r>
      <w:proofErr w:type="spellStart"/>
      <w:r>
        <w:t>comunión</w:t>
      </w:r>
      <w:proofErr w:type="spellEnd"/>
      <w:r>
        <w:t xml:space="preserve"> del </w:t>
      </w:r>
      <w:proofErr w:type="spellStart"/>
      <w:r>
        <w:t>espíritu</w:t>
      </w:r>
      <w:proofErr w:type="spellEnd"/>
      <w:r>
        <w:t xml:space="preserve">, </w:t>
      </w:r>
      <w:proofErr w:type="spellStart"/>
      <w:r>
        <w:t>os</w:t>
      </w:r>
      <w:proofErr w:type="spellEnd"/>
      <w:r>
        <w:t xml:space="preserve"> </w:t>
      </w:r>
      <w:proofErr w:type="spellStart"/>
      <w:r>
        <w:t>hablo</w:t>
      </w:r>
      <w:proofErr w:type="spellEnd"/>
      <w:r>
        <w:t xml:space="preserve"> </w:t>
      </w:r>
      <w:proofErr w:type="spellStart"/>
      <w:r>
        <w:t>entonces</w:t>
      </w:r>
      <w:proofErr w:type="spellEnd"/>
      <w:r>
        <w:t xml:space="preserve"> </w:t>
      </w:r>
      <w:proofErr w:type="spellStart"/>
      <w:r>
        <w:t>por</w:t>
      </w:r>
      <w:proofErr w:type="spellEnd"/>
      <w:r>
        <w:t xml:space="preserve"> medio de </w:t>
      </w:r>
      <w:proofErr w:type="spellStart"/>
      <w:r>
        <w:t>estas</w:t>
      </w:r>
      <w:proofErr w:type="spellEnd"/>
      <w:r>
        <w:t xml:space="preserve"> </w:t>
      </w:r>
      <w:proofErr w:type="spellStart"/>
      <w:r>
        <w:t>criaturas</w:t>
      </w:r>
      <w:proofErr w:type="spellEnd"/>
      <w:r>
        <w:t xml:space="preserve">, </w:t>
      </w:r>
      <w:proofErr w:type="spellStart"/>
      <w:r>
        <w:t>en</w:t>
      </w:r>
      <w:proofErr w:type="spellEnd"/>
      <w:r>
        <w:t xml:space="preserve"> un </w:t>
      </w:r>
      <w:proofErr w:type="spellStart"/>
      <w:r>
        <w:t>lenguaje</w:t>
      </w:r>
      <w:proofErr w:type="spellEnd"/>
      <w:r>
        <w:t xml:space="preserve"> </w:t>
      </w:r>
      <w:proofErr w:type="spellStart"/>
      <w:r>
        <w:t>sencillo</w:t>
      </w:r>
      <w:proofErr w:type="spellEnd"/>
      <w:r>
        <w:t xml:space="preserve"> y </w:t>
      </w:r>
      <w:proofErr w:type="spellStart"/>
      <w:r>
        <w:t>humilde</w:t>
      </w:r>
      <w:proofErr w:type="spellEnd"/>
      <w:r>
        <w:t xml:space="preserve"> al </w:t>
      </w:r>
      <w:proofErr w:type="spellStart"/>
      <w:r>
        <w:t>alcance</w:t>
      </w:r>
      <w:proofErr w:type="spellEnd"/>
      <w:r>
        <w:t xml:space="preserve"> de </w:t>
      </w:r>
      <w:proofErr w:type="spellStart"/>
      <w:r>
        <w:t>todos</w:t>
      </w:r>
      <w:proofErr w:type="spellEnd"/>
      <w:r>
        <w:t xml:space="preserve">. Es mi </w:t>
      </w:r>
      <w:proofErr w:type="spellStart"/>
      <w:r>
        <w:t>voluntad</w:t>
      </w:r>
      <w:proofErr w:type="spellEnd"/>
      <w:r>
        <w:t xml:space="preserve"> </w:t>
      </w:r>
      <w:proofErr w:type="spellStart"/>
      <w:r>
        <w:t>manifestaros</w:t>
      </w:r>
      <w:proofErr w:type="spellEnd"/>
      <w:r>
        <w:t xml:space="preserve"> mi Verbo con </w:t>
      </w:r>
      <w:proofErr w:type="spellStart"/>
      <w:r>
        <w:t>suma</w:t>
      </w:r>
      <w:proofErr w:type="spellEnd"/>
      <w:r>
        <w:t xml:space="preserve"> </w:t>
      </w:r>
      <w:proofErr w:type="spellStart"/>
      <w:r>
        <w:t>sencillez</w:t>
      </w:r>
      <w:proofErr w:type="spellEnd"/>
      <w:r>
        <w:t xml:space="preserve">, para </w:t>
      </w:r>
      <w:proofErr w:type="spellStart"/>
      <w:r>
        <w:t>que</w:t>
      </w:r>
      <w:proofErr w:type="spellEnd"/>
      <w:r>
        <w:t xml:space="preserve"> </w:t>
      </w:r>
      <w:proofErr w:type="spellStart"/>
      <w:r>
        <w:t>encontréis</w:t>
      </w:r>
      <w:proofErr w:type="spellEnd"/>
      <w:r>
        <w:t xml:space="preserve"> la </w:t>
      </w:r>
      <w:proofErr w:type="spellStart"/>
      <w:r>
        <w:t>esencia</w:t>
      </w:r>
      <w:proofErr w:type="spellEnd"/>
      <w:r>
        <w:t xml:space="preserve"> de </w:t>
      </w:r>
      <w:proofErr w:type="spellStart"/>
      <w:r>
        <w:t>él</w:t>
      </w:r>
      <w:proofErr w:type="spellEnd"/>
      <w:r>
        <w:t xml:space="preserve"> con </w:t>
      </w:r>
      <w:proofErr w:type="spellStart"/>
      <w:r>
        <w:t>toda</w:t>
      </w:r>
      <w:proofErr w:type="spellEnd"/>
      <w:r>
        <w:t xml:space="preserve"> </w:t>
      </w:r>
      <w:proofErr w:type="spellStart"/>
      <w:r>
        <w:t>facilidad</w:t>
      </w:r>
      <w:proofErr w:type="spellEnd"/>
      <w:r>
        <w:t xml:space="preserve"> y no </w:t>
      </w:r>
      <w:proofErr w:type="spellStart"/>
      <w:r>
        <w:t>os</w:t>
      </w:r>
      <w:proofErr w:type="spellEnd"/>
      <w:r>
        <w:t xml:space="preserve"> </w:t>
      </w:r>
      <w:proofErr w:type="spellStart"/>
      <w:r>
        <w:t>perdáis</w:t>
      </w:r>
      <w:proofErr w:type="spellEnd"/>
      <w:r>
        <w:t xml:space="preserve"> entre </w:t>
      </w:r>
      <w:proofErr w:type="spellStart"/>
      <w:r>
        <w:t>el</w:t>
      </w:r>
      <w:proofErr w:type="spellEnd"/>
      <w:r>
        <w:t xml:space="preserve"> </w:t>
      </w:r>
      <w:proofErr w:type="spellStart"/>
      <w:r>
        <w:t>confuso</w:t>
      </w:r>
      <w:proofErr w:type="spellEnd"/>
      <w:r>
        <w:t xml:space="preserve"> </w:t>
      </w:r>
      <w:proofErr w:type="spellStart"/>
      <w:r>
        <w:t>palabrerío</w:t>
      </w:r>
      <w:proofErr w:type="spellEnd"/>
      <w:r>
        <w:t xml:space="preserve">, </w:t>
      </w:r>
      <w:proofErr w:type="spellStart"/>
      <w:r>
        <w:t>muchas</w:t>
      </w:r>
      <w:proofErr w:type="spellEnd"/>
      <w:r>
        <w:t xml:space="preserve"> </w:t>
      </w:r>
      <w:proofErr w:type="spellStart"/>
      <w:r>
        <w:t>veces</w:t>
      </w:r>
      <w:proofErr w:type="spellEnd"/>
      <w:r>
        <w:t xml:space="preserve"> </w:t>
      </w:r>
      <w:proofErr w:type="spellStart"/>
      <w:r>
        <w:t>inútil</w:t>
      </w:r>
      <w:proofErr w:type="spellEnd"/>
      <w:r>
        <w:t xml:space="preserve">. </w:t>
      </w:r>
    </w:p>
    <w:p w14:paraId="0DD7682D" w14:textId="77777777" w:rsidR="00F50769" w:rsidRDefault="00F50769" w:rsidP="00F50769">
      <w:r>
        <w:t xml:space="preserve">30. </w:t>
      </w:r>
      <w:proofErr w:type="spellStart"/>
      <w:r>
        <w:t>Limpiad</w:t>
      </w:r>
      <w:proofErr w:type="spellEnd"/>
      <w:r>
        <w:t xml:space="preserve"> </w:t>
      </w:r>
      <w:proofErr w:type="spellStart"/>
      <w:r>
        <w:t>vuestra</w:t>
      </w:r>
      <w:proofErr w:type="spellEnd"/>
      <w:r>
        <w:t xml:space="preserve"> </w:t>
      </w:r>
      <w:proofErr w:type="spellStart"/>
      <w:r>
        <w:t>mente</w:t>
      </w:r>
      <w:proofErr w:type="spellEnd"/>
      <w:r>
        <w:t xml:space="preserve"> y </w:t>
      </w:r>
      <w:proofErr w:type="spellStart"/>
      <w:r>
        <w:t>vuestros</w:t>
      </w:r>
      <w:proofErr w:type="spellEnd"/>
      <w:r>
        <w:t xml:space="preserve"> </w:t>
      </w:r>
      <w:proofErr w:type="spellStart"/>
      <w:r>
        <w:t>labios</w:t>
      </w:r>
      <w:proofErr w:type="spellEnd"/>
      <w:r>
        <w:t xml:space="preserve">, para </w:t>
      </w:r>
      <w:proofErr w:type="spellStart"/>
      <w:r>
        <w:t>que</w:t>
      </w:r>
      <w:proofErr w:type="spellEnd"/>
      <w:r>
        <w:t xml:space="preserve"> </w:t>
      </w:r>
      <w:proofErr w:type="spellStart"/>
      <w:r>
        <w:t>cuando</w:t>
      </w:r>
      <w:proofErr w:type="spellEnd"/>
      <w:r>
        <w:t xml:space="preserve"> </w:t>
      </w:r>
      <w:proofErr w:type="spellStart"/>
      <w:r>
        <w:t>tengáis</w:t>
      </w:r>
      <w:proofErr w:type="spellEnd"/>
      <w:r>
        <w:t xml:space="preserve"> </w:t>
      </w:r>
      <w:proofErr w:type="spellStart"/>
      <w:r>
        <w:t>que</w:t>
      </w:r>
      <w:proofErr w:type="spellEnd"/>
      <w:r>
        <w:t xml:space="preserve"> </w:t>
      </w:r>
      <w:proofErr w:type="spellStart"/>
      <w:r>
        <w:t>explicar</w:t>
      </w:r>
      <w:proofErr w:type="spellEnd"/>
      <w:r>
        <w:t xml:space="preserve"> mi </w:t>
      </w:r>
      <w:proofErr w:type="spellStart"/>
      <w:r>
        <w:t>Doctrina</w:t>
      </w:r>
      <w:proofErr w:type="spellEnd"/>
      <w:r>
        <w:t xml:space="preserve">, </w:t>
      </w:r>
      <w:proofErr w:type="spellStart"/>
      <w:r>
        <w:t>brote</w:t>
      </w:r>
      <w:proofErr w:type="spellEnd"/>
      <w:r>
        <w:t xml:space="preserve"> de </w:t>
      </w:r>
      <w:proofErr w:type="spellStart"/>
      <w:r>
        <w:t>vuestros</w:t>
      </w:r>
      <w:proofErr w:type="spellEnd"/>
      <w:r>
        <w:t xml:space="preserve"> </w:t>
      </w:r>
      <w:proofErr w:type="spellStart"/>
      <w:r>
        <w:t>labios</w:t>
      </w:r>
      <w:proofErr w:type="spellEnd"/>
      <w:r>
        <w:t xml:space="preserve"> </w:t>
      </w:r>
      <w:proofErr w:type="spellStart"/>
      <w:r>
        <w:t>el</w:t>
      </w:r>
      <w:proofErr w:type="spellEnd"/>
      <w:r>
        <w:t xml:space="preserve"> </w:t>
      </w:r>
      <w:proofErr w:type="spellStart"/>
      <w:r>
        <w:t>torrente</w:t>
      </w:r>
      <w:proofErr w:type="spellEnd"/>
      <w:r>
        <w:t xml:space="preserve"> </w:t>
      </w:r>
      <w:proofErr w:type="spellStart"/>
      <w:r>
        <w:t>cristalino</w:t>
      </w:r>
      <w:proofErr w:type="spellEnd"/>
      <w:r>
        <w:t xml:space="preserve"> de mi Verbo, sin </w:t>
      </w:r>
      <w:proofErr w:type="spellStart"/>
      <w:r>
        <w:t>que</w:t>
      </w:r>
      <w:proofErr w:type="spellEnd"/>
      <w:r>
        <w:t xml:space="preserve"> se </w:t>
      </w:r>
      <w:proofErr w:type="spellStart"/>
      <w:r>
        <w:t>mezclen</w:t>
      </w:r>
      <w:proofErr w:type="spellEnd"/>
      <w:r>
        <w:t xml:space="preserve"> con </w:t>
      </w:r>
      <w:proofErr w:type="spellStart"/>
      <w:r>
        <w:t>vuestra</w:t>
      </w:r>
      <w:proofErr w:type="spellEnd"/>
      <w:r>
        <w:t xml:space="preserve"> palabra </w:t>
      </w:r>
      <w:proofErr w:type="spellStart"/>
      <w:r>
        <w:t>los</w:t>
      </w:r>
      <w:proofErr w:type="spellEnd"/>
      <w:r>
        <w:t xml:space="preserve"> </w:t>
      </w:r>
      <w:proofErr w:type="spellStart"/>
      <w:r>
        <w:t>términos</w:t>
      </w:r>
      <w:proofErr w:type="spellEnd"/>
      <w:r>
        <w:t xml:space="preserve"> </w:t>
      </w:r>
      <w:proofErr w:type="spellStart"/>
      <w:r>
        <w:t>ostentosos</w:t>
      </w:r>
      <w:proofErr w:type="spellEnd"/>
      <w:r>
        <w:t xml:space="preserve"> </w:t>
      </w:r>
      <w:proofErr w:type="spellStart"/>
      <w:r>
        <w:t>que</w:t>
      </w:r>
      <w:proofErr w:type="spellEnd"/>
      <w:r>
        <w:t xml:space="preserve"> le </w:t>
      </w:r>
      <w:proofErr w:type="spellStart"/>
      <w:r>
        <w:t>quiten</w:t>
      </w:r>
      <w:proofErr w:type="spellEnd"/>
      <w:r>
        <w:t xml:space="preserve"> </w:t>
      </w:r>
      <w:proofErr w:type="spellStart"/>
      <w:r>
        <w:t>su</w:t>
      </w:r>
      <w:proofErr w:type="spellEnd"/>
      <w:r>
        <w:t xml:space="preserve"> </w:t>
      </w:r>
      <w:proofErr w:type="spellStart"/>
      <w:r>
        <w:t>humildad</w:t>
      </w:r>
      <w:proofErr w:type="spellEnd"/>
      <w:r>
        <w:t xml:space="preserve"> y </w:t>
      </w:r>
      <w:proofErr w:type="spellStart"/>
      <w:r>
        <w:t>su</w:t>
      </w:r>
      <w:proofErr w:type="spellEnd"/>
      <w:r>
        <w:t xml:space="preserve"> </w:t>
      </w:r>
      <w:proofErr w:type="spellStart"/>
      <w:r>
        <w:t>esencia</w:t>
      </w:r>
      <w:proofErr w:type="spellEnd"/>
      <w:r>
        <w:t xml:space="preserve">. Si </w:t>
      </w:r>
      <w:proofErr w:type="spellStart"/>
      <w:r>
        <w:t>quisieseis</w:t>
      </w:r>
      <w:proofErr w:type="spellEnd"/>
      <w:r>
        <w:t xml:space="preserve"> </w:t>
      </w:r>
      <w:proofErr w:type="spellStart"/>
      <w:r>
        <w:t>explicar</w:t>
      </w:r>
      <w:proofErr w:type="spellEnd"/>
      <w:r>
        <w:t xml:space="preserve"> mi </w:t>
      </w:r>
      <w:proofErr w:type="spellStart"/>
      <w:r>
        <w:t>Doctrina</w:t>
      </w:r>
      <w:proofErr w:type="spellEnd"/>
      <w:r>
        <w:t xml:space="preserve"> </w:t>
      </w:r>
      <w:proofErr w:type="spellStart"/>
      <w:r>
        <w:t>espiritual</w:t>
      </w:r>
      <w:proofErr w:type="spellEnd"/>
      <w:r>
        <w:t xml:space="preserve"> con </w:t>
      </w:r>
      <w:proofErr w:type="spellStart"/>
      <w:r>
        <w:t>términos</w:t>
      </w:r>
      <w:proofErr w:type="spellEnd"/>
      <w:r>
        <w:t xml:space="preserve"> </w:t>
      </w:r>
      <w:proofErr w:type="spellStart"/>
      <w:r>
        <w:t>científicos</w:t>
      </w:r>
      <w:proofErr w:type="spellEnd"/>
      <w:r>
        <w:t xml:space="preserve"> o </w:t>
      </w:r>
      <w:proofErr w:type="spellStart"/>
      <w:r>
        <w:t>filosóficos</w:t>
      </w:r>
      <w:proofErr w:type="spellEnd"/>
      <w:r>
        <w:t xml:space="preserve">, no </w:t>
      </w:r>
      <w:proofErr w:type="spellStart"/>
      <w:r>
        <w:t>impresionaréis</w:t>
      </w:r>
      <w:proofErr w:type="spellEnd"/>
      <w:r>
        <w:t xml:space="preserve"> al </w:t>
      </w:r>
      <w:proofErr w:type="spellStart"/>
      <w:r>
        <w:t>mundo</w:t>
      </w:r>
      <w:proofErr w:type="spellEnd"/>
      <w:r>
        <w:t xml:space="preserve">, </w:t>
      </w:r>
      <w:proofErr w:type="spellStart"/>
      <w:r>
        <w:t>ni</w:t>
      </w:r>
      <w:proofErr w:type="spellEnd"/>
      <w:r>
        <w:t xml:space="preserve"> </w:t>
      </w:r>
      <w:proofErr w:type="spellStart"/>
      <w:r>
        <w:t>os</w:t>
      </w:r>
      <w:proofErr w:type="spellEnd"/>
      <w:r>
        <w:t xml:space="preserve"> </w:t>
      </w:r>
      <w:proofErr w:type="spellStart"/>
      <w:r>
        <w:t>entenderán</w:t>
      </w:r>
      <w:proofErr w:type="spellEnd"/>
      <w:r>
        <w:t xml:space="preserve"> </w:t>
      </w:r>
      <w:proofErr w:type="spellStart"/>
      <w:r>
        <w:t>vuestros</w:t>
      </w:r>
      <w:proofErr w:type="spellEnd"/>
      <w:r>
        <w:t xml:space="preserve"> </w:t>
      </w:r>
      <w:proofErr w:type="spellStart"/>
      <w:r>
        <w:t>hermanos</w:t>
      </w:r>
      <w:proofErr w:type="spellEnd"/>
      <w:r>
        <w:t xml:space="preserve">, </w:t>
      </w:r>
      <w:proofErr w:type="spellStart"/>
      <w:r>
        <w:t>ni</w:t>
      </w:r>
      <w:proofErr w:type="spellEnd"/>
      <w:r>
        <w:t xml:space="preserve"> </w:t>
      </w:r>
      <w:proofErr w:type="spellStart"/>
      <w:r>
        <w:t>daréis</w:t>
      </w:r>
      <w:proofErr w:type="spellEnd"/>
      <w:r>
        <w:t xml:space="preserve"> </w:t>
      </w:r>
      <w:proofErr w:type="spellStart"/>
      <w:r>
        <w:t>una</w:t>
      </w:r>
      <w:proofErr w:type="spellEnd"/>
      <w:r>
        <w:t xml:space="preserve"> </w:t>
      </w:r>
      <w:proofErr w:type="spellStart"/>
      <w:r>
        <w:t>verdadera</w:t>
      </w:r>
      <w:proofErr w:type="spellEnd"/>
      <w:r>
        <w:t xml:space="preserve"> idea de lo </w:t>
      </w:r>
      <w:proofErr w:type="spellStart"/>
      <w:r>
        <w:t>que</w:t>
      </w:r>
      <w:proofErr w:type="spellEnd"/>
      <w:r>
        <w:t xml:space="preserve"> es mi </w:t>
      </w:r>
      <w:proofErr w:type="spellStart"/>
      <w:r>
        <w:t>enseñanza</w:t>
      </w:r>
      <w:proofErr w:type="spellEnd"/>
      <w:r>
        <w:t xml:space="preserve">. En </w:t>
      </w:r>
      <w:proofErr w:type="spellStart"/>
      <w:r>
        <w:t>aquel</w:t>
      </w:r>
      <w:proofErr w:type="spellEnd"/>
      <w:r>
        <w:t xml:space="preserve"> </w:t>
      </w:r>
      <w:proofErr w:type="spellStart"/>
      <w:r>
        <w:t>tiempo</w:t>
      </w:r>
      <w:proofErr w:type="spellEnd"/>
      <w:r>
        <w:t xml:space="preserve">, </w:t>
      </w:r>
      <w:proofErr w:type="spellStart"/>
      <w:r>
        <w:t>cuando</w:t>
      </w:r>
      <w:proofErr w:type="spellEnd"/>
      <w:r>
        <w:t xml:space="preserve"> </w:t>
      </w:r>
      <w:proofErr w:type="spellStart"/>
      <w:r>
        <w:t>en</w:t>
      </w:r>
      <w:proofErr w:type="spellEnd"/>
      <w:r>
        <w:t xml:space="preserve"> Jesús </w:t>
      </w:r>
      <w:proofErr w:type="spellStart"/>
      <w:r>
        <w:t>hablé</w:t>
      </w:r>
      <w:proofErr w:type="spellEnd"/>
      <w:r>
        <w:t xml:space="preserve"> al </w:t>
      </w:r>
      <w:proofErr w:type="spellStart"/>
      <w:r>
        <w:t>mundo</w:t>
      </w:r>
      <w:proofErr w:type="spellEnd"/>
      <w:r>
        <w:t xml:space="preserve">, no </w:t>
      </w:r>
      <w:proofErr w:type="spellStart"/>
      <w:r>
        <w:t>tomé</w:t>
      </w:r>
      <w:proofErr w:type="spellEnd"/>
      <w:r>
        <w:t xml:space="preserve"> </w:t>
      </w:r>
      <w:proofErr w:type="spellStart"/>
      <w:r>
        <w:t>el</w:t>
      </w:r>
      <w:proofErr w:type="spellEnd"/>
      <w:r>
        <w:t xml:space="preserve"> </w:t>
      </w:r>
      <w:proofErr w:type="spellStart"/>
      <w:r>
        <w:t>lenguaje</w:t>
      </w:r>
      <w:proofErr w:type="spellEnd"/>
      <w:r>
        <w:t xml:space="preserve"> de </w:t>
      </w:r>
      <w:proofErr w:type="spellStart"/>
      <w:r>
        <w:t>los</w:t>
      </w:r>
      <w:proofErr w:type="spellEnd"/>
      <w:r>
        <w:t xml:space="preserve"> </w:t>
      </w:r>
      <w:proofErr w:type="spellStart"/>
      <w:r>
        <w:t>sabios</w:t>
      </w:r>
      <w:proofErr w:type="spellEnd"/>
      <w:r>
        <w:t xml:space="preserve">, de </w:t>
      </w:r>
      <w:proofErr w:type="spellStart"/>
      <w:r>
        <w:t>los</w:t>
      </w:r>
      <w:proofErr w:type="spellEnd"/>
      <w:r>
        <w:t xml:space="preserve"> </w:t>
      </w:r>
      <w:proofErr w:type="spellStart"/>
      <w:r>
        <w:t>filósofos</w:t>
      </w:r>
      <w:proofErr w:type="spellEnd"/>
      <w:r>
        <w:t xml:space="preserve"> o de </w:t>
      </w:r>
      <w:proofErr w:type="spellStart"/>
      <w:r>
        <w:t>los</w:t>
      </w:r>
      <w:proofErr w:type="spellEnd"/>
      <w:r>
        <w:t xml:space="preserve"> </w:t>
      </w:r>
      <w:proofErr w:type="spellStart"/>
      <w:r>
        <w:t>científicos</w:t>
      </w:r>
      <w:proofErr w:type="spellEnd"/>
      <w:r>
        <w:t xml:space="preserve"> para </w:t>
      </w:r>
      <w:proofErr w:type="spellStart"/>
      <w:r>
        <w:t>hablaros</w:t>
      </w:r>
      <w:proofErr w:type="spellEnd"/>
      <w:r>
        <w:t xml:space="preserve"> del Reino de </w:t>
      </w:r>
      <w:proofErr w:type="spellStart"/>
      <w:r>
        <w:t>los</w:t>
      </w:r>
      <w:proofErr w:type="spellEnd"/>
      <w:r>
        <w:t xml:space="preserve"> </w:t>
      </w:r>
      <w:proofErr w:type="spellStart"/>
      <w:r>
        <w:t>Cielos</w:t>
      </w:r>
      <w:proofErr w:type="spellEnd"/>
      <w:r>
        <w:t xml:space="preserve">, </w:t>
      </w:r>
      <w:proofErr w:type="spellStart"/>
      <w:r>
        <w:t>tomé</w:t>
      </w:r>
      <w:proofErr w:type="spellEnd"/>
      <w:r>
        <w:t xml:space="preserve"> de </w:t>
      </w:r>
      <w:proofErr w:type="spellStart"/>
      <w:r>
        <w:t>vuestro</w:t>
      </w:r>
      <w:proofErr w:type="spellEnd"/>
      <w:r>
        <w:t xml:space="preserve"> </w:t>
      </w:r>
      <w:proofErr w:type="spellStart"/>
      <w:r>
        <w:t>lenguaje</w:t>
      </w:r>
      <w:proofErr w:type="spellEnd"/>
      <w:r>
        <w:t xml:space="preserve"> las formas </w:t>
      </w:r>
      <w:proofErr w:type="spellStart"/>
      <w:r>
        <w:t>más</w:t>
      </w:r>
      <w:proofErr w:type="spellEnd"/>
      <w:r>
        <w:t xml:space="preserve"> </w:t>
      </w:r>
      <w:proofErr w:type="spellStart"/>
      <w:r>
        <w:t>sencillas</w:t>
      </w:r>
      <w:proofErr w:type="spellEnd"/>
      <w:r>
        <w:t xml:space="preserve">, </w:t>
      </w:r>
      <w:proofErr w:type="spellStart"/>
      <w:r>
        <w:t>porque</w:t>
      </w:r>
      <w:proofErr w:type="spellEnd"/>
      <w:r>
        <w:t xml:space="preserve"> son las </w:t>
      </w:r>
      <w:proofErr w:type="spellStart"/>
      <w:r>
        <w:t>que</w:t>
      </w:r>
      <w:proofErr w:type="spellEnd"/>
      <w:r>
        <w:t xml:space="preserve"> </w:t>
      </w:r>
      <w:proofErr w:type="spellStart"/>
      <w:r>
        <w:t>mejor</w:t>
      </w:r>
      <w:proofErr w:type="spellEnd"/>
      <w:r>
        <w:t xml:space="preserve"> </w:t>
      </w:r>
      <w:proofErr w:type="spellStart"/>
      <w:r>
        <w:t>expresan</w:t>
      </w:r>
      <w:proofErr w:type="spellEnd"/>
      <w:r>
        <w:t xml:space="preserve"> las </w:t>
      </w:r>
      <w:proofErr w:type="spellStart"/>
      <w:r>
        <w:t>enseñanzas</w:t>
      </w:r>
      <w:proofErr w:type="spellEnd"/>
      <w:r>
        <w:t xml:space="preserve"> </w:t>
      </w:r>
      <w:proofErr w:type="spellStart"/>
      <w:r>
        <w:t>sobrehumanas</w:t>
      </w:r>
      <w:proofErr w:type="spellEnd"/>
      <w:r>
        <w:t xml:space="preserve">. </w:t>
      </w:r>
      <w:proofErr w:type="spellStart"/>
      <w:r>
        <w:t>Usé</w:t>
      </w:r>
      <w:proofErr w:type="spellEnd"/>
      <w:r>
        <w:t xml:space="preserve"> de las </w:t>
      </w:r>
      <w:proofErr w:type="spellStart"/>
      <w:r>
        <w:t>parábolas</w:t>
      </w:r>
      <w:proofErr w:type="spellEnd"/>
      <w:r>
        <w:t xml:space="preserve">, </w:t>
      </w:r>
      <w:proofErr w:type="spellStart"/>
      <w:r>
        <w:t>tomando</w:t>
      </w:r>
      <w:proofErr w:type="spellEnd"/>
      <w:r>
        <w:t xml:space="preserve"> las </w:t>
      </w:r>
      <w:proofErr w:type="spellStart"/>
      <w:r>
        <w:t>cosas</w:t>
      </w:r>
      <w:proofErr w:type="spellEnd"/>
      <w:r>
        <w:t xml:space="preserve"> </w:t>
      </w:r>
      <w:proofErr w:type="spellStart"/>
      <w:r>
        <w:t>que</w:t>
      </w:r>
      <w:proofErr w:type="spellEnd"/>
      <w:r>
        <w:t xml:space="preserve"> </w:t>
      </w:r>
      <w:proofErr w:type="spellStart"/>
      <w:r>
        <w:t>os</w:t>
      </w:r>
      <w:proofErr w:type="spellEnd"/>
      <w:r>
        <w:t xml:space="preserve"> </w:t>
      </w:r>
      <w:proofErr w:type="spellStart"/>
      <w:r>
        <w:t>eran</w:t>
      </w:r>
      <w:proofErr w:type="spellEnd"/>
      <w:r>
        <w:t xml:space="preserve"> </w:t>
      </w:r>
      <w:proofErr w:type="spellStart"/>
      <w:r>
        <w:t>familiares</w:t>
      </w:r>
      <w:proofErr w:type="spellEnd"/>
      <w:r>
        <w:t xml:space="preserve"> para </w:t>
      </w:r>
      <w:proofErr w:type="spellStart"/>
      <w:r>
        <w:t>que</w:t>
      </w:r>
      <w:proofErr w:type="spellEnd"/>
      <w:r>
        <w:t xml:space="preserve">, a </w:t>
      </w:r>
      <w:proofErr w:type="spellStart"/>
      <w:r>
        <w:t>través</w:t>
      </w:r>
      <w:proofErr w:type="spellEnd"/>
      <w:r>
        <w:t xml:space="preserve"> de </w:t>
      </w:r>
      <w:proofErr w:type="spellStart"/>
      <w:r>
        <w:t>ellas</w:t>
      </w:r>
      <w:proofErr w:type="spellEnd"/>
      <w:r>
        <w:t xml:space="preserve">, </w:t>
      </w:r>
      <w:proofErr w:type="spellStart"/>
      <w:r>
        <w:t>conocieseis</w:t>
      </w:r>
      <w:proofErr w:type="spellEnd"/>
      <w:r>
        <w:t xml:space="preserve"> </w:t>
      </w:r>
      <w:proofErr w:type="spellStart"/>
      <w:r>
        <w:t>el</w:t>
      </w:r>
      <w:proofErr w:type="spellEnd"/>
      <w:r>
        <w:t xml:space="preserve"> </w:t>
      </w:r>
      <w:proofErr w:type="spellStart"/>
      <w:r>
        <w:t>sentido</w:t>
      </w:r>
      <w:proofErr w:type="spellEnd"/>
      <w:r>
        <w:t xml:space="preserve"> de la </w:t>
      </w:r>
      <w:proofErr w:type="spellStart"/>
      <w:r>
        <w:t>vida</w:t>
      </w:r>
      <w:proofErr w:type="spellEnd"/>
      <w:r>
        <w:t xml:space="preserve"> </w:t>
      </w:r>
      <w:proofErr w:type="spellStart"/>
      <w:r>
        <w:t>espiritual</w:t>
      </w:r>
      <w:proofErr w:type="spellEnd"/>
      <w:r>
        <w:t xml:space="preserve">. </w:t>
      </w:r>
    </w:p>
    <w:p w14:paraId="1BC42C0A" w14:textId="77777777" w:rsidR="00F50769" w:rsidRDefault="00F50769" w:rsidP="00F50769">
      <w:r>
        <w:t xml:space="preserve">31. En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Jesús nada </w:t>
      </w:r>
      <w:proofErr w:type="spellStart"/>
      <w:r>
        <w:t>tuvo</w:t>
      </w:r>
      <w:proofErr w:type="spellEnd"/>
      <w:r>
        <w:t xml:space="preserve"> </w:t>
      </w:r>
      <w:proofErr w:type="spellStart"/>
      <w:r>
        <w:t>que</w:t>
      </w:r>
      <w:proofErr w:type="spellEnd"/>
      <w:r>
        <w:t xml:space="preserve"> </w:t>
      </w:r>
      <w:proofErr w:type="spellStart"/>
      <w:r>
        <w:t>venir</w:t>
      </w:r>
      <w:proofErr w:type="spellEnd"/>
      <w:r>
        <w:t xml:space="preserve"> </w:t>
      </w:r>
      <w:proofErr w:type="gramStart"/>
      <w:r>
        <w:t>a</w:t>
      </w:r>
      <w:proofErr w:type="gramEnd"/>
      <w:r>
        <w:t xml:space="preserve"> </w:t>
      </w:r>
      <w:proofErr w:type="spellStart"/>
      <w:r>
        <w:t>aprender</w:t>
      </w:r>
      <w:proofErr w:type="spellEnd"/>
      <w:r>
        <w:t xml:space="preserve"> de </w:t>
      </w:r>
      <w:proofErr w:type="spellStart"/>
      <w:r>
        <w:t>los</w:t>
      </w:r>
      <w:proofErr w:type="spellEnd"/>
      <w:r>
        <w:t xml:space="preserve"> hombres, </w:t>
      </w:r>
      <w:proofErr w:type="spellStart"/>
      <w:r>
        <w:t>porque</w:t>
      </w:r>
      <w:proofErr w:type="spellEnd"/>
      <w:r>
        <w:t xml:space="preserve"> </w:t>
      </w:r>
      <w:proofErr w:type="spellStart"/>
      <w:r>
        <w:t>entonces</w:t>
      </w:r>
      <w:proofErr w:type="spellEnd"/>
      <w:r>
        <w:t xml:space="preserve"> no </w:t>
      </w:r>
      <w:proofErr w:type="spellStart"/>
      <w:r>
        <w:t>hubiese</w:t>
      </w:r>
      <w:proofErr w:type="spellEnd"/>
      <w:r>
        <w:t xml:space="preserve"> </w:t>
      </w:r>
      <w:proofErr w:type="spellStart"/>
      <w:r>
        <w:t>sido</w:t>
      </w:r>
      <w:proofErr w:type="spellEnd"/>
      <w:r>
        <w:t xml:space="preserve"> </w:t>
      </w:r>
      <w:proofErr w:type="spellStart"/>
      <w:r>
        <w:t>Yo</w:t>
      </w:r>
      <w:proofErr w:type="spellEnd"/>
      <w:r>
        <w:t xml:space="preserve"> </w:t>
      </w:r>
      <w:proofErr w:type="spellStart"/>
      <w:r>
        <w:t>el</w:t>
      </w:r>
      <w:proofErr w:type="spellEnd"/>
      <w:r>
        <w:t xml:space="preserve"> Maestro Divino, </w:t>
      </w:r>
      <w:proofErr w:type="spellStart"/>
      <w:r>
        <w:t>sino</w:t>
      </w:r>
      <w:proofErr w:type="spellEnd"/>
      <w:r>
        <w:t xml:space="preserve"> </w:t>
      </w:r>
      <w:proofErr w:type="spellStart"/>
      <w:r>
        <w:t>el</w:t>
      </w:r>
      <w:proofErr w:type="spellEnd"/>
      <w:r>
        <w:t xml:space="preserve"> </w:t>
      </w:r>
      <w:proofErr w:type="spellStart"/>
      <w:r>
        <w:t>discípulo</w:t>
      </w:r>
      <w:proofErr w:type="spellEnd"/>
      <w:r>
        <w:t xml:space="preserve"> del hombre. Si </w:t>
      </w:r>
      <w:proofErr w:type="spellStart"/>
      <w:r>
        <w:t>alguien</w:t>
      </w:r>
      <w:proofErr w:type="spellEnd"/>
      <w:r>
        <w:t xml:space="preserve"> ha </w:t>
      </w:r>
      <w:proofErr w:type="spellStart"/>
      <w:r>
        <w:t>dicho</w:t>
      </w:r>
      <w:proofErr w:type="spellEnd"/>
      <w:r>
        <w:t xml:space="preserve"> </w:t>
      </w:r>
      <w:proofErr w:type="spellStart"/>
      <w:r>
        <w:t>que</w:t>
      </w:r>
      <w:proofErr w:type="spellEnd"/>
      <w:r>
        <w:t xml:space="preserve"> Cristo </w:t>
      </w:r>
      <w:proofErr w:type="spellStart"/>
      <w:r>
        <w:t>fue</w:t>
      </w:r>
      <w:proofErr w:type="spellEnd"/>
      <w:r>
        <w:t xml:space="preserve"> </w:t>
      </w:r>
      <w:proofErr w:type="spellStart"/>
      <w:r>
        <w:t>instruido</w:t>
      </w:r>
      <w:proofErr w:type="spellEnd"/>
      <w:r>
        <w:t xml:space="preserve"> </w:t>
      </w:r>
      <w:proofErr w:type="spellStart"/>
      <w:r>
        <w:t>por</w:t>
      </w:r>
      <w:proofErr w:type="spellEnd"/>
      <w:r>
        <w:t xml:space="preserve"> </w:t>
      </w:r>
      <w:proofErr w:type="spellStart"/>
      <w:r>
        <w:t>teólogos</w:t>
      </w:r>
      <w:proofErr w:type="spellEnd"/>
      <w:r>
        <w:t xml:space="preserve">, </w:t>
      </w:r>
      <w:proofErr w:type="spellStart"/>
      <w:r>
        <w:t>teósofos</w:t>
      </w:r>
      <w:proofErr w:type="spellEnd"/>
      <w:r>
        <w:t xml:space="preserve"> o </w:t>
      </w:r>
      <w:proofErr w:type="spellStart"/>
      <w:r>
        <w:t>sabios</w:t>
      </w:r>
      <w:proofErr w:type="spellEnd"/>
      <w:r>
        <w:t xml:space="preserve">, no </w:t>
      </w:r>
      <w:proofErr w:type="spellStart"/>
      <w:r>
        <w:t>está</w:t>
      </w:r>
      <w:proofErr w:type="spellEnd"/>
      <w:r>
        <w:t xml:space="preserve"> </w:t>
      </w:r>
      <w:proofErr w:type="spellStart"/>
      <w:r>
        <w:t>diciendo</w:t>
      </w:r>
      <w:proofErr w:type="spellEnd"/>
      <w:r>
        <w:t xml:space="preserve"> la </w:t>
      </w:r>
      <w:proofErr w:type="spellStart"/>
      <w:r>
        <w:t>verdad</w:t>
      </w:r>
      <w:proofErr w:type="spellEnd"/>
      <w:r>
        <w:t xml:space="preserve">, </w:t>
      </w:r>
      <w:proofErr w:type="spellStart"/>
      <w:r>
        <w:t>porque</w:t>
      </w:r>
      <w:proofErr w:type="spellEnd"/>
      <w:r>
        <w:t xml:space="preserve"> antes de Cristo y </w:t>
      </w:r>
      <w:proofErr w:type="spellStart"/>
      <w:r>
        <w:t>en</w:t>
      </w:r>
      <w:proofErr w:type="spellEnd"/>
      <w:r>
        <w:t xml:space="preserve"> </w:t>
      </w:r>
      <w:proofErr w:type="spellStart"/>
      <w:r>
        <w:t>el</w:t>
      </w:r>
      <w:proofErr w:type="spellEnd"/>
      <w:r>
        <w:t xml:space="preserve"> </w:t>
      </w:r>
      <w:proofErr w:type="spellStart"/>
      <w:r>
        <w:t>tiempo</w:t>
      </w:r>
      <w:proofErr w:type="spellEnd"/>
      <w:r>
        <w:t xml:space="preserve"> </w:t>
      </w:r>
      <w:proofErr w:type="spellStart"/>
      <w:r>
        <w:t>en</w:t>
      </w:r>
      <w:proofErr w:type="spellEnd"/>
      <w:r>
        <w:t xml:space="preserve"> </w:t>
      </w:r>
      <w:proofErr w:type="spellStart"/>
      <w:r>
        <w:t>que</w:t>
      </w:r>
      <w:proofErr w:type="spellEnd"/>
      <w:r>
        <w:t xml:space="preserve"> El </w:t>
      </w:r>
      <w:proofErr w:type="spellStart"/>
      <w:r>
        <w:t>habitó</w:t>
      </w:r>
      <w:proofErr w:type="spellEnd"/>
      <w:r>
        <w:t xml:space="preserve"> la Tierra, no </w:t>
      </w:r>
      <w:proofErr w:type="spellStart"/>
      <w:r>
        <w:t>existió</w:t>
      </w:r>
      <w:proofErr w:type="spellEnd"/>
      <w:r>
        <w:t xml:space="preserve"> </w:t>
      </w:r>
      <w:proofErr w:type="spellStart"/>
      <w:r>
        <w:t>doctrina</w:t>
      </w:r>
      <w:proofErr w:type="spellEnd"/>
      <w:r>
        <w:t xml:space="preserve"> </w:t>
      </w:r>
      <w:proofErr w:type="spellStart"/>
      <w:r>
        <w:t>que</w:t>
      </w:r>
      <w:proofErr w:type="spellEnd"/>
      <w:r>
        <w:t xml:space="preserve"> le </w:t>
      </w:r>
      <w:proofErr w:type="spellStart"/>
      <w:r>
        <w:t>enseñase</w:t>
      </w:r>
      <w:proofErr w:type="spellEnd"/>
      <w:r>
        <w:t xml:space="preserve"> a </w:t>
      </w:r>
      <w:proofErr w:type="spellStart"/>
      <w:r>
        <w:t>nacer</w:t>
      </w:r>
      <w:proofErr w:type="spellEnd"/>
      <w:r>
        <w:t xml:space="preserve">, a </w:t>
      </w:r>
      <w:proofErr w:type="spellStart"/>
      <w:r>
        <w:t>vivir</w:t>
      </w:r>
      <w:proofErr w:type="spellEnd"/>
      <w:r>
        <w:t xml:space="preserve"> y a </w:t>
      </w:r>
      <w:proofErr w:type="spellStart"/>
      <w:r>
        <w:t>morir</w:t>
      </w:r>
      <w:proofErr w:type="spellEnd"/>
      <w:r>
        <w:t xml:space="preserve"> </w:t>
      </w:r>
      <w:proofErr w:type="spellStart"/>
      <w:r>
        <w:t>como</w:t>
      </w:r>
      <w:proofErr w:type="spellEnd"/>
      <w:r>
        <w:t xml:space="preserve"> </w:t>
      </w:r>
      <w:proofErr w:type="spellStart"/>
      <w:r>
        <w:t>Él</w:t>
      </w:r>
      <w:proofErr w:type="spellEnd"/>
      <w:r>
        <w:t xml:space="preserve"> lo </w:t>
      </w:r>
      <w:proofErr w:type="spellStart"/>
      <w:r>
        <w:t>hizo</w:t>
      </w:r>
      <w:proofErr w:type="spellEnd"/>
      <w:r>
        <w:t xml:space="preserve">; mas también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las </w:t>
      </w:r>
      <w:proofErr w:type="spellStart"/>
      <w:r>
        <w:t>lecciones</w:t>
      </w:r>
      <w:proofErr w:type="spellEnd"/>
      <w:r>
        <w:t xml:space="preserve"> del Cielo no se </w:t>
      </w:r>
      <w:proofErr w:type="spellStart"/>
      <w:r>
        <w:t>vienen</w:t>
      </w:r>
      <w:proofErr w:type="spellEnd"/>
      <w:r>
        <w:t xml:space="preserve"> </w:t>
      </w:r>
      <w:proofErr w:type="spellStart"/>
      <w:r>
        <w:t>aprender</w:t>
      </w:r>
      <w:proofErr w:type="spellEnd"/>
      <w:r>
        <w:t xml:space="preserve"> al </w:t>
      </w:r>
      <w:proofErr w:type="spellStart"/>
      <w:r>
        <w:t>mundo</w:t>
      </w:r>
      <w:proofErr w:type="spellEnd"/>
      <w:r>
        <w:t xml:space="preserve">, y lo </w:t>
      </w:r>
      <w:proofErr w:type="spellStart"/>
      <w:r>
        <w:t>que</w:t>
      </w:r>
      <w:proofErr w:type="spellEnd"/>
      <w:r>
        <w:t xml:space="preserve"> Jesús </w:t>
      </w:r>
      <w:proofErr w:type="spellStart"/>
      <w:r>
        <w:t>enseñó</w:t>
      </w:r>
      <w:proofErr w:type="spellEnd"/>
      <w:r>
        <w:t xml:space="preserve">, </w:t>
      </w:r>
      <w:proofErr w:type="spellStart"/>
      <w:r>
        <w:t>fue</w:t>
      </w:r>
      <w:proofErr w:type="spellEnd"/>
      <w:r>
        <w:t xml:space="preserve"> la </w:t>
      </w:r>
      <w:proofErr w:type="spellStart"/>
      <w:r>
        <w:t>verdad</w:t>
      </w:r>
      <w:proofErr w:type="spellEnd"/>
      <w:r>
        <w:t xml:space="preserve"> </w:t>
      </w:r>
      <w:proofErr w:type="spellStart"/>
      <w:r>
        <w:t>que</w:t>
      </w:r>
      <w:proofErr w:type="spellEnd"/>
      <w:r>
        <w:t xml:space="preserve"> </w:t>
      </w:r>
      <w:proofErr w:type="spellStart"/>
      <w:r>
        <w:t>existe</w:t>
      </w:r>
      <w:proofErr w:type="spellEnd"/>
      <w:r>
        <w:t xml:space="preserve"> </w:t>
      </w:r>
      <w:proofErr w:type="spellStart"/>
      <w:r>
        <w:t>en</w:t>
      </w:r>
      <w:proofErr w:type="spellEnd"/>
      <w:r>
        <w:t xml:space="preserve"> </w:t>
      </w:r>
      <w:proofErr w:type="spellStart"/>
      <w:r>
        <w:t>el</w:t>
      </w:r>
      <w:proofErr w:type="spellEnd"/>
      <w:r>
        <w:t xml:space="preserve"> </w:t>
      </w:r>
      <w:proofErr w:type="spellStart"/>
      <w:r>
        <w:t>reino</w:t>
      </w:r>
      <w:proofErr w:type="spellEnd"/>
      <w:r>
        <w:t xml:space="preserve"> </w:t>
      </w:r>
      <w:proofErr w:type="spellStart"/>
      <w:r>
        <w:t>eterno</w:t>
      </w:r>
      <w:proofErr w:type="spellEnd"/>
      <w:r>
        <w:t xml:space="preserve"> del </w:t>
      </w:r>
      <w:proofErr w:type="spellStart"/>
      <w:r>
        <w:t>espíritu</w:t>
      </w:r>
      <w:proofErr w:type="spellEnd"/>
      <w:r>
        <w:t xml:space="preserve">. </w:t>
      </w:r>
    </w:p>
    <w:p w14:paraId="4FDA3D1F" w14:textId="77777777" w:rsidR="00F50769" w:rsidRDefault="00F50769" w:rsidP="00F50769">
      <w:r>
        <w:lastRenderedPageBreak/>
        <w:t>32. ¡</w:t>
      </w:r>
      <w:proofErr w:type="spellStart"/>
      <w:r>
        <w:t>Cómo</w:t>
      </w:r>
      <w:proofErr w:type="spellEnd"/>
      <w:r>
        <w:t xml:space="preserve"> se </w:t>
      </w:r>
      <w:proofErr w:type="spellStart"/>
      <w:r>
        <w:t>empeñan</w:t>
      </w:r>
      <w:proofErr w:type="spellEnd"/>
      <w:r>
        <w:t xml:space="preserve"> </w:t>
      </w:r>
      <w:proofErr w:type="spellStart"/>
      <w:r>
        <w:t>los</w:t>
      </w:r>
      <w:proofErr w:type="spellEnd"/>
      <w:r>
        <w:t xml:space="preserve"> hombres </w:t>
      </w:r>
      <w:proofErr w:type="spellStart"/>
      <w:r>
        <w:t>en</w:t>
      </w:r>
      <w:proofErr w:type="spellEnd"/>
      <w:r>
        <w:t xml:space="preserve"> </w:t>
      </w:r>
      <w:proofErr w:type="spellStart"/>
      <w:r>
        <w:t>complicar</w:t>
      </w:r>
      <w:proofErr w:type="spellEnd"/>
      <w:r>
        <w:t xml:space="preserve"> lo </w:t>
      </w:r>
      <w:proofErr w:type="spellStart"/>
      <w:r>
        <w:t>que</w:t>
      </w:r>
      <w:proofErr w:type="spellEnd"/>
      <w:r>
        <w:t xml:space="preserve"> es simple, </w:t>
      </w:r>
      <w:proofErr w:type="spellStart"/>
      <w:r>
        <w:t>quisieran</w:t>
      </w:r>
      <w:proofErr w:type="spellEnd"/>
      <w:r>
        <w:t xml:space="preserve"> </w:t>
      </w:r>
      <w:proofErr w:type="spellStart"/>
      <w:r>
        <w:t>encontrar</w:t>
      </w:r>
      <w:proofErr w:type="spellEnd"/>
      <w:r>
        <w:t xml:space="preserve"> </w:t>
      </w:r>
      <w:proofErr w:type="spellStart"/>
      <w:r>
        <w:t>en</w:t>
      </w:r>
      <w:proofErr w:type="spellEnd"/>
      <w:r>
        <w:t xml:space="preserve"> lo </w:t>
      </w:r>
      <w:proofErr w:type="spellStart"/>
      <w:r>
        <w:t>divino</w:t>
      </w:r>
      <w:proofErr w:type="spellEnd"/>
      <w:r>
        <w:t xml:space="preserve">, la </w:t>
      </w:r>
      <w:proofErr w:type="spellStart"/>
      <w:r>
        <w:t>composición</w:t>
      </w:r>
      <w:proofErr w:type="spellEnd"/>
      <w:r>
        <w:t xml:space="preserve"> y las </w:t>
      </w:r>
      <w:proofErr w:type="spellStart"/>
      <w:r>
        <w:t>sustancias</w:t>
      </w:r>
      <w:proofErr w:type="spellEnd"/>
      <w:r>
        <w:t xml:space="preserve"> </w:t>
      </w:r>
      <w:proofErr w:type="spellStart"/>
      <w:r>
        <w:t>que</w:t>
      </w:r>
      <w:proofErr w:type="spellEnd"/>
      <w:r>
        <w:t xml:space="preserve"> son </w:t>
      </w:r>
      <w:proofErr w:type="spellStart"/>
      <w:r>
        <w:t>propias</w:t>
      </w:r>
      <w:proofErr w:type="spellEnd"/>
      <w:r>
        <w:t xml:space="preserve"> de la </w:t>
      </w:r>
      <w:proofErr w:type="spellStart"/>
      <w:r>
        <w:t>naturaleza</w:t>
      </w:r>
      <w:proofErr w:type="spellEnd"/>
      <w:r>
        <w:t xml:space="preserve"> material! Su </w:t>
      </w:r>
      <w:proofErr w:type="spellStart"/>
      <w:r>
        <w:t>asombro</w:t>
      </w:r>
      <w:proofErr w:type="spellEnd"/>
      <w:r>
        <w:t xml:space="preserve"> </w:t>
      </w:r>
      <w:proofErr w:type="spellStart"/>
      <w:r>
        <w:t>será</w:t>
      </w:r>
      <w:proofErr w:type="spellEnd"/>
      <w:r>
        <w:t xml:space="preserve"> grande </w:t>
      </w:r>
      <w:proofErr w:type="spellStart"/>
      <w:r>
        <w:t>cuando</w:t>
      </w:r>
      <w:proofErr w:type="spellEnd"/>
      <w:r>
        <w:t xml:space="preserve"> </w:t>
      </w:r>
      <w:proofErr w:type="spellStart"/>
      <w:r>
        <w:t>comprueben</w:t>
      </w:r>
      <w:proofErr w:type="spellEnd"/>
      <w:r>
        <w:t xml:space="preserve"> </w:t>
      </w:r>
      <w:proofErr w:type="spellStart"/>
      <w:r>
        <w:t>que</w:t>
      </w:r>
      <w:proofErr w:type="spellEnd"/>
      <w:r>
        <w:t xml:space="preserve"> lo </w:t>
      </w:r>
      <w:proofErr w:type="spellStart"/>
      <w:r>
        <w:t>espiritual</w:t>
      </w:r>
      <w:proofErr w:type="spellEnd"/>
      <w:r>
        <w:t xml:space="preserve"> o </w:t>
      </w:r>
      <w:proofErr w:type="spellStart"/>
      <w:r>
        <w:t>divino</w:t>
      </w:r>
      <w:proofErr w:type="spellEnd"/>
      <w:r>
        <w:t xml:space="preserve">, sin </w:t>
      </w:r>
      <w:proofErr w:type="spellStart"/>
      <w:r>
        <w:t>sustancia</w:t>
      </w:r>
      <w:proofErr w:type="spellEnd"/>
      <w:r>
        <w:t xml:space="preserve"> y sin forma, es </w:t>
      </w:r>
      <w:proofErr w:type="spellStart"/>
      <w:r>
        <w:t>el</w:t>
      </w:r>
      <w:proofErr w:type="spellEnd"/>
      <w:r>
        <w:t xml:space="preserve"> </w:t>
      </w:r>
      <w:proofErr w:type="spellStart"/>
      <w:r>
        <w:t>todo</w:t>
      </w:r>
      <w:proofErr w:type="spellEnd"/>
      <w:r>
        <w:t xml:space="preserve">, es </w:t>
      </w:r>
      <w:proofErr w:type="spellStart"/>
      <w:r>
        <w:t>el</w:t>
      </w:r>
      <w:proofErr w:type="spellEnd"/>
      <w:r>
        <w:t xml:space="preserve"> principio y </w:t>
      </w:r>
      <w:proofErr w:type="spellStart"/>
      <w:r>
        <w:t>el</w:t>
      </w:r>
      <w:proofErr w:type="spellEnd"/>
      <w:r>
        <w:t xml:space="preserve"> fin, es la </w:t>
      </w:r>
      <w:proofErr w:type="spellStart"/>
      <w:r>
        <w:t>verdad</w:t>
      </w:r>
      <w:proofErr w:type="spellEnd"/>
      <w:r>
        <w:t xml:space="preserve">, es lo </w:t>
      </w:r>
      <w:proofErr w:type="spellStart"/>
      <w:r>
        <w:t>eterno</w:t>
      </w:r>
      <w:proofErr w:type="spellEnd"/>
      <w:r>
        <w:t xml:space="preserve">. </w:t>
      </w:r>
    </w:p>
    <w:p w14:paraId="02679EAA" w14:textId="77777777" w:rsidR="00F50769" w:rsidRDefault="00F50769" w:rsidP="00F50769">
      <w:r>
        <w:t xml:space="preserve">33. La </w:t>
      </w:r>
      <w:proofErr w:type="spellStart"/>
      <w:r>
        <w:t>humanidad</w:t>
      </w:r>
      <w:proofErr w:type="spellEnd"/>
      <w:r>
        <w:t xml:space="preserve"> </w:t>
      </w:r>
      <w:proofErr w:type="spellStart"/>
      <w:r>
        <w:t>siempre</w:t>
      </w:r>
      <w:proofErr w:type="spellEnd"/>
      <w:r>
        <w:t xml:space="preserve"> ha </w:t>
      </w:r>
      <w:proofErr w:type="spellStart"/>
      <w:r>
        <w:t>estado</w:t>
      </w:r>
      <w:proofErr w:type="spellEnd"/>
      <w:r>
        <w:t xml:space="preserve"> </w:t>
      </w:r>
      <w:proofErr w:type="spellStart"/>
      <w:r>
        <w:t>demasiado</w:t>
      </w:r>
      <w:proofErr w:type="spellEnd"/>
      <w:r>
        <w:t xml:space="preserve"> </w:t>
      </w:r>
      <w:proofErr w:type="spellStart"/>
      <w:r>
        <w:t>ocupada</w:t>
      </w:r>
      <w:proofErr w:type="spellEnd"/>
      <w:r>
        <w:t xml:space="preserve"> </w:t>
      </w:r>
      <w:proofErr w:type="spellStart"/>
      <w:r>
        <w:t>en</w:t>
      </w:r>
      <w:proofErr w:type="spellEnd"/>
      <w:r>
        <w:t xml:space="preserve"> las </w:t>
      </w:r>
      <w:proofErr w:type="spellStart"/>
      <w:r>
        <w:t>grandezas</w:t>
      </w:r>
      <w:proofErr w:type="spellEnd"/>
      <w:r>
        <w:t xml:space="preserve"> de la Tierra, para </w:t>
      </w:r>
      <w:proofErr w:type="spellStart"/>
      <w:r>
        <w:t>considerar</w:t>
      </w:r>
      <w:proofErr w:type="spellEnd"/>
      <w:r>
        <w:t xml:space="preserve"> la </w:t>
      </w:r>
      <w:proofErr w:type="spellStart"/>
      <w:r>
        <w:t>importancia</w:t>
      </w:r>
      <w:proofErr w:type="spellEnd"/>
      <w:r>
        <w:t xml:space="preserve"> </w:t>
      </w:r>
      <w:proofErr w:type="spellStart"/>
      <w:r>
        <w:t>que</w:t>
      </w:r>
      <w:proofErr w:type="spellEnd"/>
      <w:r>
        <w:t xml:space="preserve"> </w:t>
      </w:r>
      <w:proofErr w:type="spellStart"/>
      <w:r>
        <w:t>tiene</w:t>
      </w:r>
      <w:proofErr w:type="spellEnd"/>
      <w:r>
        <w:t xml:space="preserve"> </w:t>
      </w:r>
      <w:proofErr w:type="spellStart"/>
      <w:r>
        <w:t>orar</w:t>
      </w:r>
      <w:proofErr w:type="spellEnd"/>
      <w:r>
        <w:t xml:space="preserve"> y </w:t>
      </w:r>
      <w:proofErr w:type="spellStart"/>
      <w:r>
        <w:t>meditar</w:t>
      </w:r>
      <w:proofErr w:type="spellEnd"/>
      <w:r>
        <w:t xml:space="preserve"> </w:t>
      </w:r>
      <w:proofErr w:type="spellStart"/>
      <w:r>
        <w:t>en</w:t>
      </w:r>
      <w:proofErr w:type="spellEnd"/>
      <w:r>
        <w:t xml:space="preserve"> lo </w:t>
      </w:r>
      <w:proofErr w:type="spellStart"/>
      <w:r>
        <w:t>que</w:t>
      </w:r>
      <w:proofErr w:type="spellEnd"/>
      <w:r>
        <w:t xml:space="preserve"> </w:t>
      </w:r>
      <w:proofErr w:type="spellStart"/>
      <w:r>
        <w:t>está</w:t>
      </w:r>
      <w:proofErr w:type="spellEnd"/>
      <w:r>
        <w:t xml:space="preserve"> </w:t>
      </w:r>
      <w:proofErr w:type="spellStart"/>
      <w:r>
        <w:t>más</w:t>
      </w:r>
      <w:proofErr w:type="spellEnd"/>
      <w:r>
        <w:t xml:space="preserve"> </w:t>
      </w:r>
      <w:proofErr w:type="spellStart"/>
      <w:r>
        <w:t>allá</w:t>
      </w:r>
      <w:proofErr w:type="spellEnd"/>
      <w:r>
        <w:t xml:space="preserve"> de </w:t>
      </w:r>
      <w:proofErr w:type="spellStart"/>
      <w:r>
        <w:t>esta</w:t>
      </w:r>
      <w:proofErr w:type="spellEnd"/>
      <w:r>
        <w:t xml:space="preserve"> </w:t>
      </w:r>
      <w:proofErr w:type="spellStart"/>
      <w:r>
        <w:t>vida</w:t>
      </w:r>
      <w:proofErr w:type="spellEnd"/>
      <w:r>
        <w:t xml:space="preserve">, a fin de </w:t>
      </w:r>
      <w:proofErr w:type="spellStart"/>
      <w:r>
        <w:t>que</w:t>
      </w:r>
      <w:proofErr w:type="spellEnd"/>
      <w:r>
        <w:t xml:space="preserve"> </w:t>
      </w:r>
      <w:proofErr w:type="spellStart"/>
      <w:r>
        <w:t>pudiera</w:t>
      </w:r>
      <w:proofErr w:type="spellEnd"/>
      <w:r>
        <w:t xml:space="preserve"> </w:t>
      </w:r>
      <w:proofErr w:type="spellStart"/>
      <w:r>
        <w:t>descubrir</w:t>
      </w:r>
      <w:proofErr w:type="spellEnd"/>
      <w:r>
        <w:t xml:space="preserve"> la </w:t>
      </w:r>
      <w:proofErr w:type="spellStart"/>
      <w:r>
        <w:t>esencia</w:t>
      </w:r>
      <w:proofErr w:type="spellEnd"/>
      <w:r>
        <w:t xml:space="preserve"> de </w:t>
      </w:r>
      <w:proofErr w:type="spellStart"/>
      <w:r>
        <w:t>ella</w:t>
      </w:r>
      <w:proofErr w:type="spellEnd"/>
      <w:r>
        <w:t xml:space="preserve"> </w:t>
      </w:r>
      <w:proofErr w:type="spellStart"/>
      <w:r>
        <w:t>misma</w:t>
      </w:r>
      <w:proofErr w:type="spellEnd"/>
      <w:r>
        <w:t xml:space="preserve">. El </w:t>
      </w:r>
      <w:proofErr w:type="spellStart"/>
      <w:r>
        <w:t>que</w:t>
      </w:r>
      <w:proofErr w:type="spellEnd"/>
      <w:r>
        <w:t xml:space="preserve"> ora, conversa con </w:t>
      </w:r>
      <w:proofErr w:type="spellStart"/>
      <w:r>
        <w:t>el</w:t>
      </w:r>
      <w:proofErr w:type="spellEnd"/>
      <w:r>
        <w:t xml:space="preserve"> Padre y </w:t>
      </w:r>
      <w:proofErr w:type="spellStart"/>
      <w:r>
        <w:t>si</w:t>
      </w:r>
      <w:proofErr w:type="spellEnd"/>
      <w:r>
        <w:t xml:space="preserve"> </w:t>
      </w:r>
      <w:proofErr w:type="spellStart"/>
      <w:r>
        <w:t>interroga</w:t>
      </w:r>
      <w:proofErr w:type="spellEnd"/>
      <w:r>
        <w:t xml:space="preserve">, </w:t>
      </w:r>
      <w:proofErr w:type="spellStart"/>
      <w:r>
        <w:t>recibe</w:t>
      </w:r>
      <w:proofErr w:type="spellEnd"/>
      <w:r>
        <w:t xml:space="preserve"> al </w:t>
      </w:r>
      <w:proofErr w:type="spellStart"/>
      <w:r>
        <w:t>instante</w:t>
      </w:r>
      <w:proofErr w:type="spellEnd"/>
      <w:r>
        <w:t xml:space="preserve"> la </w:t>
      </w:r>
      <w:proofErr w:type="spellStart"/>
      <w:r>
        <w:t>respuesta</w:t>
      </w:r>
      <w:proofErr w:type="spellEnd"/>
      <w:r>
        <w:t xml:space="preserve">. La </w:t>
      </w:r>
      <w:proofErr w:type="spellStart"/>
      <w:r>
        <w:t>ignorancia</w:t>
      </w:r>
      <w:proofErr w:type="spellEnd"/>
      <w:r>
        <w:t xml:space="preserve"> de </w:t>
      </w:r>
      <w:proofErr w:type="spellStart"/>
      <w:r>
        <w:t>los</w:t>
      </w:r>
      <w:proofErr w:type="spellEnd"/>
      <w:r>
        <w:t xml:space="preserve"> hombres </w:t>
      </w:r>
      <w:proofErr w:type="spellStart"/>
      <w:r>
        <w:t>sobre</w:t>
      </w:r>
      <w:proofErr w:type="spellEnd"/>
      <w:r>
        <w:t xml:space="preserve"> lo </w:t>
      </w:r>
      <w:proofErr w:type="spellStart"/>
      <w:r>
        <w:t>espiritual</w:t>
      </w:r>
      <w:proofErr w:type="spellEnd"/>
      <w:r>
        <w:t xml:space="preserve">, </w:t>
      </w:r>
      <w:proofErr w:type="spellStart"/>
      <w:r>
        <w:t>procede</w:t>
      </w:r>
      <w:proofErr w:type="spellEnd"/>
      <w:r>
        <w:t xml:space="preserve"> de </w:t>
      </w:r>
      <w:proofErr w:type="spellStart"/>
      <w:r>
        <w:t>su</w:t>
      </w:r>
      <w:proofErr w:type="spellEnd"/>
      <w:r>
        <w:t xml:space="preserve"> </w:t>
      </w:r>
      <w:proofErr w:type="spellStart"/>
      <w:r>
        <w:t>falta</w:t>
      </w:r>
      <w:proofErr w:type="spellEnd"/>
      <w:r>
        <w:t xml:space="preserve"> de </w:t>
      </w:r>
      <w:proofErr w:type="spellStart"/>
      <w:r>
        <w:t>oración</w:t>
      </w:r>
      <w:proofErr w:type="spellEnd"/>
      <w:r>
        <w:t xml:space="preserve">. </w:t>
      </w:r>
    </w:p>
    <w:p w14:paraId="5C3E8F69" w14:textId="77777777" w:rsidR="00F50769" w:rsidRDefault="00F50769" w:rsidP="00F50769">
      <w:r>
        <w:t xml:space="preserve">34. Pueblo: </w:t>
      </w:r>
      <w:proofErr w:type="spellStart"/>
      <w:r>
        <w:t>ya</w:t>
      </w:r>
      <w:proofErr w:type="spellEnd"/>
      <w:r>
        <w:t xml:space="preserve"> </w:t>
      </w:r>
      <w:proofErr w:type="spellStart"/>
      <w:r>
        <w:t>que</w:t>
      </w:r>
      <w:proofErr w:type="spellEnd"/>
      <w:r>
        <w:t xml:space="preserve"> no </w:t>
      </w:r>
      <w:proofErr w:type="spellStart"/>
      <w:r>
        <w:t>habéis</w:t>
      </w:r>
      <w:proofErr w:type="spellEnd"/>
      <w:r>
        <w:t xml:space="preserve"> </w:t>
      </w:r>
      <w:proofErr w:type="spellStart"/>
      <w:r>
        <w:t>podido</w:t>
      </w:r>
      <w:proofErr w:type="spellEnd"/>
      <w:r>
        <w:t xml:space="preserve"> </w:t>
      </w:r>
      <w:proofErr w:type="spellStart"/>
      <w:r>
        <w:t>abolir</w:t>
      </w:r>
      <w:proofErr w:type="spellEnd"/>
      <w:r>
        <w:t xml:space="preserve"> </w:t>
      </w:r>
      <w:proofErr w:type="spellStart"/>
      <w:r>
        <w:t>en</w:t>
      </w:r>
      <w:proofErr w:type="spellEnd"/>
      <w:r>
        <w:t xml:space="preserve"> </w:t>
      </w:r>
      <w:proofErr w:type="spellStart"/>
      <w:r>
        <w:t>esta</w:t>
      </w:r>
      <w:proofErr w:type="spellEnd"/>
      <w:r>
        <w:t xml:space="preserve"> Tierra la </w:t>
      </w:r>
      <w:proofErr w:type="spellStart"/>
      <w:r>
        <w:t>confusión</w:t>
      </w:r>
      <w:proofErr w:type="spellEnd"/>
      <w:r>
        <w:t xml:space="preserve"> de Babel, </w:t>
      </w:r>
      <w:proofErr w:type="spellStart"/>
      <w:r>
        <w:t>ya</w:t>
      </w:r>
      <w:proofErr w:type="spellEnd"/>
      <w:r>
        <w:t xml:space="preserve"> </w:t>
      </w:r>
      <w:proofErr w:type="spellStart"/>
      <w:r>
        <w:t>que</w:t>
      </w:r>
      <w:proofErr w:type="spellEnd"/>
      <w:r>
        <w:t xml:space="preserve"> las </w:t>
      </w:r>
      <w:proofErr w:type="spellStart"/>
      <w:r>
        <w:t>razas</w:t>
      </w:r>
      <w:proofErr w:type="spellEnd"/>
      <w:r>
        <w:t xml:space="preserve"> no </w:t>
      </w:r>
      <w:proofErr w:type="spellStart"/>
      <w:r>
        <w:t>han</w:t>
      </w:r>
      <w:proofErr w:type="spellEnd"/>
      <w:r>
        <w:t xml:space="preserve"> </w:t>
      </w:r>
      <w:proofErr w:type="spellStart"/>
      <w:r>
        <w:t>sabido</w:t>
      </w:r>
      <w:proofErr w:type="spellEnd"/>
      <w:r>
        <w:t xml:space="preserve"> </w:t>
      </w:r>
      <w:proofErr w:type="spellStart"/>
      <w:r>
        <w:t>unirse</w:t>
      </w:r>
      <w:proofErr w:type="spellEnd"/>
      <w:r>
        <w:t xml:space="preserve"> </w:t>
      </w:r>
      <w:proofErr w:type="spellStart"/>
      <w:r>
        <w:t>ni</w:t>
      </w:r>
      <w:proofErr w:type="spellEnd"/>
      <w:r>
        <w:t xml:space="preserve"> </w:t>
      </w:r>
      <w:proofErr w:type="spellStart"/>
      <w:r>
        <w:t>amarse</w:t>
      </w:r>
      <w:proofErr w:type="spellEnd"/>
      <w:r>
        <w:t xml:space="preserve">, </w:t>
      </w:r>
      <w:proofErr w:type="spellStart"/>
      <w:r>
        <w:t>reuniré</w:t>
      </w:r>
      <w:proofErr w:type="spellEnd"/>
      <w:r>
        <w:t xml:space="preserve"> mi familia </w:t>
      </w:r>
      <w:proofErr w:type="spellStart"/>
      <w:r>
        <w:t>en</w:t>
      </w:r>
      <w:proofErr w:type="spellEnd"/>
      <w:r>
        <w:t xml:space="preserve"> </w:t>
      </w:r>
      <w:proofErr w:type="spellStart"/>
      <w:r>
        <w:t>el</w:t>
      </w:r>
      <w:proofErr w:type="spellEnd"/>
      <w:r>
        <w:t xml:space="preserve"> </w:t>
      </w:r>
      <w:proofErr w:type="spellStart"/>
      <w:r>
        <w:t>valle</w:t>
      </w:r>
      <w:proofErr w:type="spellEnd"/>
      <w:r>
        <w:t xml:space="preserve"> </w:t>
      </w:r>
      <w:proofErr w:type="spellStart"/>
      <w:r>
        <w:t>espiritual</w:t>
      </w:r>
      <w:proofErr w:type="spellEnd"/>
      <w:r>
        <w:t xml:space="preserve">. </w:t>
      </w:r>
      <w:proofErr w:type="spellStart"/>
      <w:r>
        <w:t>Esos</w:t>
      </w:r>
      <w:proofErr w:type="spellEnd"/>
      <w:r>
        <w:t xml:space="preserve"> </w:t>
      </w:r>
      <w:proofErr w:type="spellStart"/>
      <w:r>
        <w:t>pecadores</w:t>
      </w:r>
      <w:proofErr w:type="spellEnd"/>
      <w:r>
        <w:t xml:space="preserve"> </w:t>
      </w:r>
      <w:proofErr w:type="spellStart"/>
      <w:r>
        <w:t>obstinados</w:t>
      </w:r>
      <w:proofErr w:type="spellEnd"/>
      <w:r>
        <w:t xml:space="preserve"> y </w:t>
      </w:r>
      <w:proofErr w:type="spellStart"/>
      <w:r>
        <w:t>empedernidos</w:t>
      </w:r>
      <w:proofErr w:type="spellEnd"/>
      <w:r>
        <w:t xml:space="preserve">, </w:t>
      </w:r>
      <w:proofErr w:type="spellStart"/>
      <w:r>
        <w:t>llegarán</w:t>
      </w:r>
      <w:proofErr w:type="spellEnd"/>
      <w:r>
        <w:t xml:space="preserve"> ante </w:t>
      </w:r>
      <w:proofErr w:type="spellStart"/>
      <w:r>
        <w:t>Mí</w:t>
      </w:r>
      <w:proofErr w:type="spellEnd"/>
      <w:r>
        <w:t xml:space="preserve"> </w:t>
      </w:r>
      <w:proofErr w:type="spellStart"/>
      <w:r>
        <w:t>en</w:t>
      </w:r>
      <w:proofErr w:type="spellEnd"/>
      <w:r>
        <w:t xml:space="preserve"> </w:t>
      </w:r>
      <w:proofErr w:type="spellStart"/>
      <w:r>
        <w:t>espíritu</w:t>
      </w:r>
      <w:proofErr w:type="spellEnd"/>
      <w:r>
        <w:t xml:space="preserve"> y al </w:t>
      </w:r>
      <w:proofErr w:type="spellStart"/>
      <w:r>
        <w:t>recibir</w:t>
      </w:r>
      <w:proofErr w:type="spellEnd"/>
      <w:r>
        <w:t xml:space="preserve"> </w:t>
      </w:r>
      <w:proofErr w:type="spellStart"/>
      <w:r>
        <w:t>su</w:t>
      </w:r>
      <w:proofErr w:type="spellEnd"/>
      <w:r>
        <w:t xml:space="preserve"> </w:t>
      </w:r>
      <w:proofErr w:type="spellStart"/>
      <w:r>
        <w:t>juicio</w:t>
      </w:r>
      <w:proofErr w:type="spellEnd"/>
      <w:r>
        <w:t xml:space="preserve">, </w:t>
      </w:r>
      <w:proofErr w:type="spellStart"/>
      <w:r>
        <w:t>será</w:t>
      </w:r>
      <w:proofErr w:type="spellEnd"/>
      <w:r>
        <w:t xml:space="preserve"> </w:t>
      </w:r>
    </w:p>
    <w:p w14:paraId="67109D11" w14:textId="77777777" w:rsidR="00F50769" w:rsidRDefault="00F50769" w:rsidP="00F50769">
      <w:r>
        <w:t xml:space="preserve">tan grande </w:t>
      </w:r>
      <w:proofErr w:type="spellStart"/>
      <w:r>
        <w:t>su</w:t>
      </w:r>
      <w:proofErr w:type="spellEnd"/>
      <w:r>
        <w:t xml:space="preserve"> </w:t>
      </w:r>
      <w:proofErr w:type="spellStart"/>
      <w:r>
        <w:t>lucidez</w:t>
      </w:r>
      <w:proofErr w:type="spellEnd"/>
      <w:r>
        <w:t xml:space="preserve"> y </w:t>
      </w:r>
      <w:proofErr w:type="spellStart"/>
      <w:r>
        <w:t>su</w:t>
      </w:r>
      <w:proofErr w:type="spellEnd"/>
      <w:r>
        <w:t xml:space="preserve"> </w:t>
      </w:r>
      <w:proofErr w:type="spellStart"/>
      <w:r>
        <w:t>arrepentimiento</w:t>
      </w:r>
      <w:proofErr w:type="spellEnd"/>
      <w:r>
        <w:t xml:space="preserve"> </w:t>
      </w:r>
      <w:proofErr w:type="spellStart"/>
      <w:r>
        <w:t>como</w:t>
      </w:r>
      <w:proofErr w:type="spellEnd"/>
      <w:r>
        <w:t xml:space="preserve"> grande </w:t>
      </w:r>
      <w:proofErr w:type="spellStart"/>
      <w:r>
        <w:t>fue</w:t>
      </w:r>
      <w:proofErr w:type="spellEnd"/>
      <w:r>
        <w:t xml:space="preserve"> </w:t>
      </w:r>
      <w:proofErr w:type="spellStart"/>
      <w:r>
        <w:t>su</w:t>
      </w:r>
      <w:proofErr w:type="spellEnd"/>
      <w:r>
        <w:t xml:space="preserve"> </w:t>
      </w:r>
      <w:proofErr w:type="spellStart"/>
      <w:r>
        <w:t>pecado</w:t>
      </w:r>
      <w:proofErr w:type="spellEnd"/>
      <w:r>
        <w:t xml:space="preserve"> </w:t>
      </w:r>
      <w:proofErr w:type="spellStart"/>
      <w:r>
        <w:t>en</w:t>
      </w:r>
      <w:proofErr w:type="spellEnd"/>
      <w:r>
        <w:t xml:space="preserve"> la Tierra. </w:t>
      </w:r>
    </w:p>
    <w:p w14:paraId="03667191" w14:textId="77777777" w:rsidR="00F50769" w:rsidRDefault="00F50769" w:rsidP="00F50769">
      <w:r>
        <w:t xml:space="preserve">35. </w:t>
      </w:r>
      <w:proofErr w:type="spellStart"/>
      <w:r>
        <w:t>Orad</w:t>
      </w:r>
      <w:proofErr w:type="spellEnd"/>
      <w:r>
        <w:t xml:space="preserve"> </w:t>
      </w:r>
      <w:proofErr w:type="spellStart"/>
      <w:r>
        <w:t>por</w:t>
      </w:r>
      <w:proofErr w:type="spellEnd"/>
      <w:r>
        <w:t xml:space="preserve"> </w:t>
      </w:r>
      <w:proofErr w:type="spellStart"/>
      <w:r>
        <w:t>los</w:t>
      </w:r>
      <w:proofErr w:type="spellEnd"/>
      <w:r>
        <w:t xml:space="preserve"> </w:t>
      </w:r>
      <w:proofErr w:type="spellStart"/>
      <w:r>
        <w:t>que</w:t>
      </w:r>
      <w:proofErr w:type="spellEnd"/>
      <w:r>
        <w:t xml:space="preserve"> se </w:t>
      </w:r>
      <w:proofErr w:type="spellStart"/>
      <w:r>
        <w:t>ausentan</w:t>
      </w:r>
      <w:proofErr w:type="spellEnd"/>
      <w:r>
        <w:t xml:space="preserve"> de entre </w:t>
      </w:r>
      <w:proofErr w:type="spellStart"/>
      <w:r>
        <w:t>vosotros</w:t>
      </w:r>
      <w:proofErr w:type="spellEnd"/>
      <w:r>
        <w:t xml:space="preserve"> y </w:t>
      </w:r>
      <w:proofErr w:type="spellStart"/>
      <w:r>
        <w:t>parten</w:t>
      </w:r>
      <w:proofErr w:type="spellEnd"/>
      <w:r>
        <w:t xml:space="preserve"> al Más </w:t>
      </w:r>
      <w:proofErr w:type="spellStart"/>
      <w:r>
        <w:t>Allá</w:t>
      </w:r>
      <w:proofErr w:type="spellEnd"/>
      <w:r>
        <w:t xml:space="preserve">, </w:t>
      </w:r>
      <w:proofErr w:type="spellStart"/>
      <w:r>
        <w:t>porque</w:t>
      </w:r>
      <w:proofErr w:type="spellEnd"/>
      <w:r>
        <w:t xml:space="preserve"> no </w:t>
      </w:r>
      <w:proofErr w:type="spellStart"/>
      <w:r>
        <w:t>todos</w:t>
      </w:r>
      <w:proofErr w:type="spellEnd"/>
      <w:r>
        <w:t xml:space="preserve"> </w:t>
      </w:r>
      <w:proofErr w:type="spellStart"/>
      <w:r>
        <w:t>logran</w:t>
      </w:r>
      <w:proofErr w:type="spellEnd"/>
      <w:r>
        <w:t xml:space="preserve"> </w:t>
      </w:r>
      <w:proofErr w:type="spellStart"/>
      <w:r>
        <w:t>encontrar</w:t>
      </w:r>
      <w:proofErr w:type="spellEnd"/>
      <w:r>
        <w:t xml:space="preserve"> </w:t>
      </w:r>
      <w:proofErr w:type="spellStart"/>
      <w:r>
        <w:t>el</w:t>
      </w:r>
      <w:proofErr w:type="spellEnd"/>
      <w:r>
        <w:t xml:space="preserve"> camino, no </w:t>
      </w:r>
      <w:proofErr w:type="spellStart"/>
      <w:r>
        <w:t>todos</w:t>
      </w:r>
      <w:proofErr w:type="spellEnd"/>
      <w:r>
        <w:t xml:space="preserve"> </w:t>
      </w:r>
      <w:proofErr w:type="spellStart"/>
      <w:r>
        <w:t>saben</w:t>
      </w:r>
      <w:proofErr w:type="spellEnd"/>
      <w:r>
        <w:t xml:space="preserve"> </w:t>
      </w:r>
      <w:proofErr w:type="spellStart"/>
      <w:r>
        <w:t>elevarse</w:t>
      </w:r>
      <w:proofErr w:type="spellEnd"/>
      <w:r>
        <w:t xml:space="preserve"> </w:t>
      </w:r>
      <w:proofErr w:type="spellStart"/>
      <w:r>
        <w:t>ni</w:t>
      </w:r>
      <w:proofErr w:type="spellEnd"/>
      <w:r>
        <w:t xml:space="preserve"> </w:t>
      </w:r>
      <w:proofErr w:type="spellStart"/>
      <w:r>
        <w:t>todos</w:t>
      </w:r>
      <w:proofErr w:type="spellEnd"/>
      <w:r>
        <w:t xml:space="preserve"> </w:t>
      </w:r>
      <w:proofErr w:type="spellStart"/>
      <w:r>
        <w:t>alcanzan</w:t>
      </w:r>
      <w:proofErr w:type="spellEnd"/>
      <w:r>
        <w:t xml:space="preserve"> pronto la </w:t>
      </w:r>
      <w:proofErr w:type="spellStart"/>
      <w:r>
        <w:t>paz</w:t>
      </w:r>
      <w:proofErr w:type="spellEnd"/>
      <w:r>
        <w:t xml:space="preserve">. </w:t>
      </w:r>
    </w:p>
    <w:p w14:paraId="0C1F79BB" w14:textId="77777777" w:rsidR="00F50769" w:rsidRDefault="00F50769" w:rsidP="00F50769">
      <w:r>
        <w:t xml:space="preserve">36. Hay </w:t>
      </w:r>
      <w:proofErr w:type="spellStart"/>
      <w:r>
        <w:t>quienes</w:t>
      </w:r>
      <w:proofErr w:type="spellEnd"/>
      <w:r>
        <w:t xml:space="preserve"> </w:t>
      </w:r>
      <w:proofErr w:type="spellStart"/>
      <w:r>
        <w:t>en</w:t>
      </w:r>
      <w:proofErr w:type="spellEnd"/>
      <w:r>
        <w:t xml:space="preserve"> </w:t>
      </w:r>
      <w:proofErr w:type="spellStart"/>
      <w:r>
        <w:t>espíritu</w:t>
      </w:r>
      <w:proofErr w:type="spellEnd"/>
      <w:r>
        <w:t xml:space="preserve"> </w:t>
      </w:r>
      <w:proofErr w:type="spellStart"/>
      <w:r>
        <w:t>viven</w:t>
      </w:r>
      <w:proofErr w:type="spellEnd"/>
      <w:r>
        <w:t xml:space="preserve"> bajo la </w:t>
      </w:r>
      <w:proofErr w:type="spellStart"/>
      <w:r>
        <w:t>obsesión</w:t>
      </w:r>
      <w:proofErr w:type="spellEnd"/>
      <w:r>
        <w:t xml:space="preserve"> de la </w:t>
      </w:r>
      <w:proofErr w:type="spellStart"/>
      <w:r>
        <w:t>vida</w:t>
      </w:r>
      <w:proofErr w:type="spellEnd"/>
      <w:r>
        <w:t xml:space="preserve"> material; </w:t>
      </w:r>
      <w:proofErr w:type="spellStart"/>
      <w:r>
        <w:t>algunos</w:t>
      </w:r>
      <w:proofErr w:type="spellEnd"/>
      <w:r>
        <w:t xml:space="preserve"> </w:t>
      </w:r>
      <w:proofErr w:type="spellStart"/>
      <w:r>
        <w:t>que</w:t>
      </w:r>
      <w:proofErr w:type="spellEnd"/>
      <w:r>
        <w:t xml:space="preserve"> </w:t>
      </w:r>
      <w:proofErr w:type="spellStart"/>
      <w:r>
        <w:t>sufren</w:t>
      </w:r>
      <w:proofErr w:type="spellEnd"/>
      <w:r>
        <w:t xml:space="preserve"> grande </w:t>
      </w:r>
      <w:proofErr w:type="spellStart"/>
      <w:r>
        <w:t>arrepentimiento</w:t>
      </w:r>
      <w:proofErr w:type="spellEnd"/>
      <w:r>
        <w:t xml:space="preserve">; </w:t>
      </w:r>
      <w:proofErr w:type="spellStart"/>
      <w:r>
        <w:t>otros</w:t>
      </w:r>
      <w:proofErr w:type="spellEnd"/>
      <w:r>
        <w:t xml:space="preserve"> se </w:t>
      </w:r>
      <w:proofErr w:type="spellStart"/>
      <w:r>
        <w:t>encuentran</w:t>
      </w:r>
      <w:proofErr w:type="spellEnd"/>
      <w:r>
        <w:t xml:space="preserve"> </w:t>
      </w:r>
      <w:proofErr w:type="spellStart"/>
      <w:r>
        <w:t>insensibles</w:t>
      </w:r>
      <w:proofErr w:type="spellEnd"/>
      <w:r>
        <w:t xml:space="preserve"> </w:t>
      </w:r>
      <w:proofErr w:type="spellStart"/>
      <w:r>
        <w:t>sepultados</w:t>
      </w:r>
      <w:proofErr w:type="spellEnd"/>
      <w:r>
        <w:t xml:space="preserve"> bajo la tierra junto con sus </w:t>
      </w:r>
      <w:proofErr w:type="spellStart"/>
      <w:r>
        <w:t>cuerpos</w:t>
      </w:r>
      <w:proofErr w:type="spellEnd"/>
      <w:r>
        <w:t xml:space="preserve">, y </w:t>
      </w:r>
      <w:proofErr w:type="spellStart"/>
      <w:r>
        <w:t>otros</w:t>
      </w:r>
      <w:proofErr w:type="spellEnd"/>
      <w:r>
        <w:t xml:space="preserve"> no </w:t>
      </w:r>
      <w:proofErr w:type="spellStart"/>
      <w:r>
        <w:t>pueden</w:t>
      </w:r>
      <w:proofErr w:type="spellEnd"/>
      <w:r>
        <w:t xml:space="preserve"> </w:t>
      </w:r>
      <w:proofErr w:type="spellStart"/>
      <w:r>
        <w:t>apartarse</w:t>
      </w:r>
      <w:proofErr w:type="spellEnd"/>
      <w:r>
        <w:t xml:space="preserve"> de </w:t>
      </w:r>
      <w:proofErr w:type="spellStart"/>
      <w:r>
        <w:t>los</w:t>
      </w:r>
      <w:proofErr w:type="spellEnd"/>
      <w:r>
        <w:t xml:space="preserve"> </w:t>
      </w:r>
      <w:proofErr w:type="spellStart"/>
      <w:r>
        <w:t>suyos</w:t>
      </w:r>
      <w:proofErr w:type="spellEnd"/>
      <w:r>
        <w:t xml:space="preserve">, de </w:t>
      </w:r>
      <w:proofErr w:type="spellStart"/>
      <w:r>
        <w:t>los</w:t>
      </w:r>
      <w:proofErr w:type="spellEnd"/>
      <w:r>
        <w:t xml:space="preserve"> </w:t>
      </w:r>
      <w:proofErr w:type="spellStart"/>
      <w:r>
        <w:t>que</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w:t>
      </w:r>
      <w:proofErr w:type="spellStart"/>
      <w:r>
        <w:t>quedaron</w:t>
      </w:r>
      <w:proofErr w:type="spellEnd"/>
      <w:r>
        <w:t xml:space="preserve">, </w:t>
      </w:r>
      <w:proofErr w:type="spellStart"/>
      <w:r>
        <w:t>porque</w:t>
      </w:r>
      <w:proofErr w:type="spellEnd"/>
      <w:r>
        <w:t xml:space="preserve"> </w:t>
      </w:r>
      <w:proofErr w:type="spellStart"/>
      <w:r>
        <w:t>el</w:t>
      </w:r>
      <w:proofErr w:type="spellEnd"/>
      <w:r>
        <w:t xml:space="preserve"> </w:t>
      </w:r>
      <w:proofErr w:type="spellStart"/>
      <w:r>
        <w:t>llanto</w:t>
      </w:r>
      <w:proofErr w:type="spellEnd"/>
      <w:r>
        <w:t xml:space="preserve">, </w:t>
      </w:r>
      <w:proofErr w:type="spellStart"/>
      <w:r>
        <w:t>el</w:t>
      </w:r>
      <w:proofErr w:type="spellEnd"/>
      <w:r>
        <w:t xml:space="preserve"> </w:t>
      </w:r>
      <w:proofErr w:type="spellStart"/>
      <w:r>
        <w:t>egoísmo</w:t>
      </w:r>
      <w:proofErr w:type="spellEnd"/>
      <w:r>
        <w:t xml:space="preserve"> y la </w:t>
      </w:r>
      <w:proofErr w:type="spellStart"/>
      <w:r>
        <w:t>ignorancia</w:t>
      </w:r>
      <w:proofErr w:type="spellEnd"/>
      <w:r>
        <w:t xml:space="preserve"> humana les </w:t>
      </w:r>
      <w:proofErr w:type="spellStart"/>
      <w:r>
        <w:t>retiene</w:t>
      </w:r>
      <w:proofErr w:type="spellEnd"/>
      <w:r>
        <w:t xml:space="preserve"> y les </w:t>
      </w:r>
      <w:proofErr w:type="spellStart"/>
      <w:r>
        <w:t>materializa</w:t>
      </w:r>
      <w:proofErr w:type="spellEnd"/>
      <w:r>
        <w:t xml:space="preserve">, </w:t>
      </w:r>
      <w:proofErr w:type="spellStart"/>
      <w:r>
        <w:t>privándoles</w:t>
      </w:r>
      <w:proofErr w:type="spellEnd"/>
      <w:r>
        <w:t xml:space="preserve"> de la </w:t>
      </w:r>
      <w:proofErr w:type="spellStart"/>
      <w:r>
        <w:t>paz</w:t>
      </w:r>
      <w:proofErr w:type="spellEnd"/>
      <w:r>
        <w:t xml:space="preserve">, la luz y </w:t>
      </w:r>
      <w:proofErr w:type="spellStart"/>
      <w:r>
        <w:t>el</w:t>
      </w:r>
      <w:proofErr w:type="spellEnd"/>
      <w:r>
        <w:t xml:space="preserve"> </w:t>
      </w:r>
      <w:proofErr w:type="spellStart"/>
      <w:r>
        <w:t>adelanto</w:t>
      </w:r>
      <w:proofErr w:type="spellEnd"/>
      <w:r>
        <w:t xml:space="preserve">. </w:t>
      </w:r>
    </w:p>
    <w:p w14:paraId="2E8DBB4C" w14:textId="77777777" w:rsidR="00F50769" w:rsidRDefault="00F50769" w:rsidP="00F50769">
      <w:r>
        <w:t xml:space="preserve">37. </w:t>
      </w:r>
      <w:proofErr w:type="spellStart"/>
      <w:r>
        <w:t>Dejad</w:t>
      </w:r>
      <w:proofErr w:type="spellEnd"/>
      <w:r>
        <w:t xml:space="preserve"> </w:t>
      </w:r>
      <w:proofErr w:type="spellStart"/>
      <w:r>
        <w:t>que</w:t>
      </w:r>
      <w:proofErr w:type="spellEnd"/>
      <w:r>
        <w:t xml:space="preserve"> se </w:t>
      </w:r>
      <w:proofErr w:type="spellStart"/>
      <w:r>
        <w:t>marchen</w:t>
      </w:r>
      <w:proofErr w:type="spellEnd"/>
      <w:r>
        <w:t xml:space="preserve"> </w:t>
      </w:r>
      <w:proofErr w:type="spellStart"/>
      <w:r>
        <w:t>los</w:t>
      </w:r>
      <w:proofErr w:type="spellEnd"/>
      <w:r>
        <w:t xml:space="preserve"> </w:t>
      </w:r>
      <w:proofErr w:type="spellStart"/>
      <w:r>
        <w:t>que</w:t>
      </w:r>
      <w:proofErr w:type="spellEnd"/>
      <w:r>
        <w:t xml:space="preserve"> </w:t>
      </w:r>
      <w:proofErr w:type="spellStart"/>
      <w:r>
        <w:t>aun</w:t>
      </w:r>
      <w:proofErr w:type="spellEnd"/>
      <w:r>
        <w:t xml:space="preserve"> </w:t>
      </w:r>
      <w:proofErr w:type="spellStart"/>
      <w:r>
        <w:t>habitan</w:t>
      </w:r>
      <w:proofErr w:type="spellEnd"/>
      <w:r>
        <w:t xml:space="preserve"> </w:t>
      </w:r>
      <w:proofErr w:type="spellStart"/>
      <w:r>
        <w:t>este</w:t>
      </w:r>
      <w:proofErr w:type="spellEnd"/>
      <w:r>
        <w:t xml:space="preserve"> </w:t>
      </w:r>
      <w:proofErr w:type="spellStart"/>
      <w:r>
        <w:t>mundo</w:t>
      </w:r>
      <w:proofErr w:type="spellEnd"/>
      <w:r>
        <w:t xml:space="preserve"> sin </w:t>
      </w:r>
      <w:proofErr w:type="spellStart"/>
      <w:r>
        <w:t>corresponderles</w:t>
      </w:r>
      <w:proofErr w:type="spellEnd"/>
      <w:r>
        <w:t xml:space="preserve"> </w:t>
      </w:r>
      <w:proofErr w:type="spellStart"/>
      <w:r>
        <w:t>ya</w:t>
      </w:r>
      <w:proofErr w:type="spellEnd"/>
      <w:r>
        <w:t xml:space="preserve">, </w:t>
      </w:r>
      <w:proofErr w:type="spellStart"/>
      <w:r>
        <w:t>dejad</w:t>
      </w:r>
      <w:proofErr w:type="spellEnd"/>
      <w:r>
        <w:t xml:space="preserve"> </w:t>
      </w:r>
      <w:proofErr w:type="spellStart"/>
      <w:r>
        <w:t>que</w:t>
      </w:r>
      <w:proofErr w:type="spellEnd"/>
      <w:r>
        <w:t xml:space="preserve"> </w:t>
      </w:r>
      <w:proofErr w:type="spellStart"/>
      <w:r>
        <w:t>abandonen</w:t>
      </w:r>
      <w:proofErr w:type="spellEnd"/>
      <w:r>
        <w:t xml:space="preserve"> </w:t>
      </w:r>
      <w:proofErr w:type="spellStart"/>
      <w:r>
        <w:t>los</w:t>
      </w:r>
      <w:proofErr w:type="spellEnd"/>
      <w:r>
        <w:t xml:space="preserve"> </w:t>
      </w:r>
      <w:proofErr w:type="spellStart"/>
      <w:r>
        <w:t>bienes</w:t>
      </w:r>
      <w:proofErr w:type="spellEnd"/>
      <w:r>
        <w:t xml:space="preserve"> </w:t>
      </w:r>
      <w:proofErr w:type="spellStart"/>
      <w:r>
        <w:t>que</w:t>
      </w:r>
      <w:proofErr w:type="spellEnd"/>
      <w:r>
        <w:t xml:space="preserve"> </w:t>
      </w:r>
      <w:proofErr w:type="spellStart"/>
      <w:r>
        <w:t>poseyeron</w:t>
      </w:r>
      <w:proofErr w:type="spellEnd"/>
      <w:r>
        <w:t xml:space="preserve"> y </w:t>
      </w:r>
      <w:proofErr w:type="spellStart"/>
      <w:r>
        <w:t>amaron</w:t>
      </w:r>
      <w:proofErr w:type="spellEnd"/>
      <w:r>
        <w:t xml:space="preserve"> </w:t>
      </w:r>
      <w:proofErr w:type="spellStart"/>
      <w:r>
        <w:t>en</w:t>
      </w:r>
      <w:proofErr w:type="spellEnd"/>
      <w:r>
        <w:t xml:space="preserve"> </w:t>
      </w:r>
      <w:proofErr w:type="spellStart"/>
      <w:r>
        <w:t>esta</w:t>
      </w:r>
      <w:proofErr w:type="spellEnd"/>
      <w:r>
        <w:t xml:space="preserve"> </w:t>
      </w:r>
      <w:proofErr w:type="spellStart"/>
      <w:r>
        <w:t>vida</w:t>
      </w:r>
      <w:proofErr w:type="spellEnd"/>
      <w:r>
        <w:t xml:space="preserve">, para </w:t>
      </w:r>
      <w:proofErr w:type="spellStart"/>
      <w:r>
        <w:t>que</w:t>
      </w:r>
      <w:proofErr w:type="spellEnd"/>
      <w:r>
        <w:t xml:space="preserve"> </w:t>
      </w:r>
      <w:proofErr w:type="spellStart"/>
      <w:r>
        <w:t>puedan</w:t>
      </w:r>
      <w:proofErr w:type="spellEnd"/>
      <w:r>
        <w:t xml:space="preserve"> </w:t>
      </w:r>
      <w:proofErr w:type="spellStart"/>
      <w:r>
        <w:t>elevar</w:t>
      </w:r>
      <w:proofErr w:type="spellEnd"/>
      <w:r>
        <w:t xml:space="preserve"> </w:t>
      </w:r>
      <w:proofErr w:type="spellStart"/>
      <w:r>
        <w:t>su</w:t>
      </w:r>
      <w:proofErr w:type="spellEnd"/>
      <w:r>
        <w:t xml:space="preserve"> </w:t>
      </w:r>
      <w:proofErr w:type="spellStart"/>
      <w:r>
        <w:t>espíritu</w:t>
      </w:r>
      <w:proofErr w:type="spellEnd"/>
      <w:r>
        <w:t xml:space="preserve"> al </w:t>
      </w:r>
      <w:proofErr w:type="spellStart"/>
      <w:r>
        <w:t>infinito</w:t>
      </w:r>
      <w:proofErr w:type="spellEnd"/>
      <w:r>
        <w:t xml:space="preserve"> </w:t>
      </w:r>
      <w:proofErr w:type="spellStart"/>
      <w:r>
        <w:t>donde</w:t>
      </w:r>
      <w:proofErr w:type="spellEnd"/>
      <w:r>
        <w:t xml:space="preserve"> les </w:t>
      </w:r>
      <w:proofErr w:type="spellStart"/>
      <w:r>
        <w:t>espera</w:t>
      </w:r>
      <w:proofErr w:type="spellEnd"/>
      <w:r>
        <w:t xml:space="preserve"> la </w:t>
      </w:r>
      <w:proofErr w:type="spellStart"/>
      <w:r>
        <w:t>verdadera</w:t>
      </w:r>
      <w:proofErr w:type="spellEnd"/>
      <w:r>
        <w:t xml:space="preserve"> </w:t>
      </w:r>
      <w:proofErr w:type="spellStart"/>
      <w:r>
        <w:t>heredad</w:t>
      </w:r>
      <w:proofErr w:type="spellEnd"/>
      <w:r>
        <w:t xml:space="preserve">. </w:t>
      </w:r>
    </w:p>
    <w:p w14:paraId="0E572D93" w14:textId="77777777" w:rsidR="00F50769" w:rsidRDefault="00F50769" w:rsidP="00F50769">
      <w:r>
        <w:t xml:space="preserve">38. No </w:t>
      </w:r>
      <w:proofErr w:type="spellStart"/>
      <w:r>
        <w:t>guardéis</w:t>
      </w:r>
      <w:proofErr w:type="spellEnd"/>
      <w:r>
        <w:t xml:space="preserve"> </w:t>
      </w:r>
      <w:proofErr w:type="spellStart"/>
      <w:r>
        <w:t>rencor</w:t>
      </w:r>
      <w:proofErr w:type="spellEnd"/>
      <w:r>
        <w:t xml:space="preserve"> </w:t>
      </w:r>
      <w:proofErr w:type="spellStart"/>
      <w:r>
        <w:t>ni</w:t>
      </w:r>
      <w:proofErr w:type="spellEnd"/>
      <w:r>
        <w:t xml:space="preserve"> </w:t>
      </w:r>
      <w:proofErr w:type="spellStart"/>
      <w:r>
        <w:t>recordéis</w:t>
      </w:r>
      <w:proofErr w:type="spellEnd"/>
      <w:r>
        <w:t xml:space="preserve"> </w:t>
      </w:r>
      <w:proofErr w:type="spellStart"/>
      <w:r>
        <w:t>los</w:t>
      </w:r>
      <w:proofErr w:type="spellEnd"/>
      <w:r>
        <w:t xml:space="preserve"> </w:t>
      </w:r>
      <w:proofErr w:type="spellStart"/>
      <w:r>
        <w:t>malos</w:t>
      </w:r>
      <w:proofErr w:type="spellEnd"/>
      <w:r>
        <w:t xml:space="preserve"> </w:t>
      </w:r>
      <w:proofErr w:type="spellStart"/>
      <w:r>
        <w:t>actos</w:t>
      </w:r>
      <w:proofErr w:type="spellEnd"/>
      <w:r>
        <w:t xml:space="preserve"> de </w:t>
      </w:r>
      <w:proofErr w:type="spellStart"/>
      <w:r>
        <w:t>los</w:t>
      </w:r>
      <w:proofErr w:type="spellEnd"/>
      <w:r>
        <w:t xml:space="preserve"> </w:t>
      </w:r>
      <w:proofErr w:type="spellStart"/>
      <w:r>
        <w:t>que</w:t>
      </w:r>
      <w:proofErr w:type="spellEnd"/>
      <w:r>
        <w:t xml:space="preserve"> </w:t>
      </w:r>
      <w:proofErr w:type="spellStart"/>
      <w:r>
        <w:t>partieron</w:t>
      </w:r>
      <w:proofErr w:type="spellEnd"/>
      <w:r>
        <w:t xml:space="preserve">, no </w:t>
      </w:r>
      <w:proofErr w:type="spellStart"/>
      <w:r>
        <w:t>queráis</w:t>
      </w:r>
      <w:proofErr w:type="spellEnd"/>
      <w:r>
        <w:t xml:space="preserve"> </w:t>
      </w:r>
      <w:proofErr w:type="spellStart"/>
      <w:r>
        <w:t>tenerlos</w:t>
      </w:r>
      <w:proofErr w:type="spellEnd"/>
      <w:r>
        <w:t xml:space="preserve"> de </w:t>
      </w:r>
      <w:proofErr w:type="spellStart"/>
      <w:r>
        <w:t>hinojos</w:t>
      </w:r>
      <w:proofErr w:type="spellEnd"/>
      <w:r>
        <w:t xml:space="preserve"> ante </w:t>
      </w:r>
      <w:proofErr w:type="spellStart"/>
      <w:r>
        <w:t>vosotros</w:t>
      </w:r>
      <w:proofErr w:type="spellEnd"/>
      <w:r>
        <w:t xml:space="preserve"> </w:t>
      </w:r>
      <w:proofErr w:type="spellStart"/>
      <w:r>
        <w:t>implorando</w:t>
      </w:r>
      <w:proofErr w:type="spellEnd"/>
      <w:r>
        <w:t xml:space="preserve"> </w:t>
      </w:r>
      <w:proofErr w:type="spellStart"/>
      <w:r>
        <w:t>constantemente</w:t>
      </w:r>
      <w:proofErr w:type="spellEnd"/>
      <w:r>
        <w:t xml:space="preserve"> </w:t>
      </w:r>
      <w:proofErr w:type="spellStart"/>
      <w:r>
        <w:t>vuestro</w:t>
      </w:r>
      <w:proofErr w:type="spellEnd"/>
      <w:r>
        <w:t xml:space="preserve"> </w:t>
      </w:r>
      <w:proofErr w:type="spellStart"/>
      <w:r>
        <w:t>perdón</w:t>
      </w:r>
      <w:proofErr w:type="spellEnd"/>
      <w:r>
        <w:t xml:space="preserve">.  </w:t>
      </w:r>
    </w:p>
    <w:p w14:paraId="417C2782" w14:textId="77777777" w:rsidR="00F50769" w:rsidRDefault="00F50769" w:rsidP="00F50769">
      <w:r>
        <w:t xml:space="preserve">39. ¡Cuán </w:t>
      </w:r>
      <w:proofErr w:type="spellStart"/>
      <w:r>
        <w:t>ciega</w:t>
      </w:r>
      <w:proofErr w:type="spellEnd"/>
      <w:r>
        <w:t xml:space="preserve"> se </w:t>
      </w:r>
      <w:proofErr w:type="spellStart"/>
      <w:r>
        <w:t>encuentra</w:t>
      </w:r>
      <w:proofErr w:type="spellEnd"/>
      <w:r>
        <w:t xml:space="preserve"> la </w:t>
      </w:r>
      <w:proofErr w:type="spellStart"/>
      <w:r>
        <w:t>humanidad</w:t>
      </w:r>
      <w:proofErr w:type="spellEnd"/>
      <w:r>
        <w:t xml:space="preserve">! </w:t>
      </w:r>
    </w:p>
    <w:p w14:paraId="53048E87" w14:textId="77777777" w:rsidR="00F50769" w:rsidRDefault="00F50769" w:rsidP="00F50769">
      <w:r>
        <w:t xml:space="preserve">40. </w:t>
      </w:r>
      <w:proofErr w:type="spellStart"/>
      <w:r>
        <w:t>Conoceos</w:t>
      </w:r>
      <w:proofErr w:type="spellEnd"/>
      <w:r>
        <w:t xml:space="preserve"> y </w:t>
      </w:r>
      <w:proofErr w:type="spellStart"/>
      <w:r>
        <w:t>conocedme</w:t>
      </w:r>
      <w:proofErr w:type="spellEnd"/>
      <w:r>
        <w:t xml:space="preserve"> para </w:t>
      </w:r>
      <w:proofErr w:type="spellStart"/>
      <w:r>
        <w:t>que</w:t>
      </w:r>
      <w:proofErr w:type="spellEnd"/>
      <w:r>
        <w:t xml:space="preserve"> </w:t>
      </w:r>
      <w:proofErr w:type="spellStart"/>
      <w:r>
        <w:t>aprendáis</w:t>
      </w:r>
      <w:proofErr w:type="spellEnd"/>
      <w:r>
        <w:t xml:space="preserve"> a </w:t>
      </w:r>
      <w:proofErr w:type="spellStart"/>
      <w:r>
        <w:t>caminar</w:t>
      </w:r>
      <w:proofErr w:type="spellEnd"/>
      <w:r>
        <w:t xml:space="preserve"> </w:t>
      </w:r>
      <w:proofErr w:type="spellStart"/>
      <w:r>
        <w:t>en</w:t>
      </w:r>
      <w:proofErr w:type="spellEnd"/>
      <w:r>
        <w:t xml:space="preserve"> </w:t>
      </w:r>
      <w:proofErr w:type="spellStart"/>
      <w:r>
        <w:t>el</w:t>
      </w:r>
      <w:proofErr w:type="spellEnd"/>
      <w:r>
        <w:t xml:space="preserve"> </w:t>
      </w:r>
      <w:proofErr w:type="spellStart"/>
      <w:r>
        <w:t>sendero</w:t>
      </w:r>
      <w:proofErr w:type="spellEnd"/>
      <w:r>
        <w:t xml:space="preserve"> del amor y </w:t>
      </w:r>
      <w:proofErr w:type="spellStart"/>
      <w:r>
        <w:t>haced</w:t>
      </w:r>
      <w:proofErr w:type="spellEnd"/>
      <w:r>
        <w:t xml:space="preserve"> </w:t>
      </w:r>
      <w:proofErr w:type="spellStart"/>
      <w:r>
        <w:t>obras</w:t>
      </w:r>
      <w:proofErr w:type="spellEnd"/>
      <w:r>
        <w:t xml:space="preserve"> </w:t>
      </w:r>
      <w:proofErr w:type="spellStart"/>
      <w:r>
        <w:t>dignas</w:t>
      </w:r>
      <w:proofErr w:type="spellEnd"/>
      <w:r>
        <w:t xml:space="preserve">. Ved </w:t>
      </w:r>
      <w:proofErr w:type="spellStart"/>
      <w:r>
        <w:t>que</w:t>
      </w:r>
      <w:proofErr w:type="spellEnd"/>
      <w:r>
        <w:t xml:space="preserve"> </w:t>
      </w:r>
      <w:proofErr w:type="spellStart"/>
      <w:r>
        <w:t>Yo</w:t>
      </w:r>
      <w:proofErr w:type="spellEnd"/>
      <w:r>
        <w:t xml:space="preserve"> </w:t>
      </w:r>
      <w:proofErr w:type="spellStart"/>
      <w:r>
        <w:t>quiero</w:t>
      </w:r>
      <w:proofErr w:type="spellEnd"/>
      <w:r>
        <w:t xml:space="preserve"> </w:t>
      </w:r>
      <w:proofErr w:type="spellStart"/>
      <w:r>
        <w:t>que</w:t>
      </w:r>
      <w:proofErr w:type="spellEnd"/>
      <w:r>
        <w:t xml:space="preserve"> </w:t>
      </w:r>
      <w:proofErr w:type="spellStart"/>
      <w:r>
        <w:t>sepáis</w:t>
      </w:r>
      <w:proofErr w:type="spellEnd"/>
      <w:r>
        <w:t xml:space="preserve"> </w:t>
      </w:r>
      <w:proofErr w:type="spellStart"/>
      <w:r>
        <w:t>mucho</w:t>
      </w:r>
      <w:proofErr w:type="spellEnd"/>
      <w:r>
        <w:t xml:space="preserve"> de </w:t>
      </w:r>
      <w:proofErr w:type="spellStart"/>
      <w:r>
        <w:t>Mí</w:t>
      </w:r>
      <w:proofErr w:type="spellEnd"/>
      <w:r>
        <w:t xml:space="preserve"> para </w:t>
      </w:r>
      <w:proofErr w:type="spellStart"/>
      <w:r>
        <w:t>que</w:t>
      </w:r>
      <w:proofErr w:type="spellEnd"/>
      <w:r>
        <w:t xml:space="preserve"> </w:t>
      </w:r>
      <w:proofErr w:type="spellStart"/>
      <w:r>
        <w:t>podáis</w:t>
      </w:r>
      <w:proofErr w:type="spellEnd"/>
      <w:r>
        <w:t xml:space="preserve"> ser </w:t>
      </w:r>
      <w:proofErr w:type="spellStart"/>
      <w:r>
        <w:t>semejante</w:t>
      </w:r>
      <w:proofErr w:type="spellEnd"/>
      <w:r>
        <w:t xml:space="preserve"> a </w:t>
      </w:r>
      <w:proofErr w:type="spellStart"/>
      <w:r>
        <w:t>vuestro</w:t>
      </w:r>
      <w:proofErr w:type="spellEnd"/>
      <w:r>
        <w:t xml:space="preserve"> Padre. </w:t>
      </w:r>
    </w:p>
    <w:p w14:paraId="70DCA4E3" w14:textId="77777777" w:rsidR="00F50769" w:rsidRDefault="00F50769" w:rsidP="00F50769">
      <w:r>
        <w:lastRenderedPageBreak/>
        <w:t xml:space="preserve">41. Todos </w:t>
      </w:r>
      <w:proofErr w:type="spellStart"/>
      <w:r>
        <w:t>tenéis</w:t>
      </w:r>
      <w:proofErr w:type="spellEnd"/>
      <w:r>
        <w:t xml:space="preserve"> </w:t>
      </w:r>
      <w:proofErr w:type="spellStart"/>
      <w:r>
        <w:t>que</w:t>
      </w:r>
      <w:proofErr w:type="spellEnd"/>
      <w:r>
        <w:t xml:space="preserve"> </w:t>
      </w:r>
      <w:proofErr w:type="spellStart"/>
      <w:r>
        <w:t>llegar</w:t>
      </w:r>
      <w:proofErr w:type="spellEnd"/>
      <w:r>
        <w:t xml:space="preserve"> a </w:t>
      </w:r>
      <w:proofErr w:type="spellStart"/>
      <w:r>
        <w:t>Mí</w:t>
      </w:r>
      <w:proofErr w:type="spellEnd"/>
      <w:r>
        <w:t xml:space="preserve">, </w:t>
      </w:r>
      <w:proofErr w:type="spellStart"/>
      <w:r>
        <w:t>unos</w:t>
      </w:r>
      <w:proofErr w:type="spellEnd"/>
      <w:r>
        <w:t xml:space="preserve"> primero, </w:t>
      </w:r>
      <w:proofErr w:type="spellStart"/>
      <w:r>
        <w:t>otros</w:t>
      </w:r>
      <w:proofErr w:type="spellEnd"/>
      <w:r>
        <w:t xml:space="preserve"> </w:t>
      </w:r>
      <w:proofErr w:type="spellStart"/>
      <w:r>
        <w:t>más</w:t>
      </w:r>
      <w:proofErr w:type="spellEnd"/>
      <w:r>
        <w:t xml:space="preserve"> </w:t>
      </w:r>
      <w:proofErr w:type="spellStart"/>
      <w:r>
        <w:t>tarde</w:t>
      </w:r>
      <w:proofErr w:type="spellEnd"/>
      <w:r>
        <w:t xml:space="preserve">, </w:t>
      </w:r>
      <w:proofErr w:type="spellStart"/>
      <w:r>
        <w:t>pero</w:t>
      </w:r>
      <w:proofErr w:type="spellEnd"/>
      <w:r>
        <w:t xml:space="preserve"> </w:t>
      </w:r>
      <w:proofErr w:type="spellStart"/>
      <w:r>
        <w:t>todos</w:t>
      </w:r>
      <w:proofErr w:type="spellEnd"/>
      <w:r>
        <w:t xml:space="preserve"> </w:t>
      </w:r>
      <w:proofErr w:type="spellStart"/>
      <w:r>
        <w:t>llegarán</w:t>
      </w:r>
      <w:proofErr w:type="spellEnd"/>
      <w:r>
        <w:t xml:space="preserve">. No </w:t>
      </w:r>
      <w:proofErr w:type="spellStart"/>
      <w:r>
        <w:t>podía</w:t>
      </w:r>
      <w:proofErr w:type="spellEnd"/>
      <w:r>
        <w:t xml:space="preserve"> ser de </w:t>
      </w:r>
      <w:proofErr w:type="spellStart"/>
      <w:r>
        <w:t>otra</w:t>
      </w:r>
      <w:proofErr w:type="spellEnd"/>
      <w:r>
        <w:t xml:space="preserve"> </w:t>
      </w:r>
      <w:proofErr w:type="spellStart"/>
      <w:r>
        <w:t>manera</w:t>
      </w:r>
      <w:proofErr w:type="spellEnd"/>
      <w:r>
        <w:t xml:space="preserve"> </w:t>
      </w:r>
      <w:proofErr w:type="spellStart"/>
      <w:r>
        <w:t>si</w:t>
      </w:r>
      <w:proofErr w:type="spellEnd"/>
      <w:r>
        <w:t xml:space="preserve"> </w:t>
      </w:r>
      <w:proofErr w:type="spellStart"/>
      <w:r>
        <w:t>todos</w:t>
      </w:r>
      <w:proofErr w:type="spellEnd"/>
      <w:r>
        <w:t xml:space="preserve"> </w:t>
      </w:r>
      <w:proofErr w:type="spellStart"/>
      <w:r>
        <w:t>sois</w:t>
      </w:r>
      <w:proofErr w:type="spellEnd"/>
      <w:r>
        <w:t xml:space="preserve"> </w:t>
      </w:r>
      <w:proofErr w:type="spellStart"/>
      <w:r>
        <w:t>chispas</w:t>
      </w:r>
      <w:proofErr w:type="spellEnd"/>
      <w:r>
        <w:t xml:space="preserve"> de mi luz </w:t>
      </w:r>
      <w:proofErr w:type="spellStart"/>
      <w:r>
        <w:t>divina</w:t>
      </w:r>
      <w:proofErr w:type="spellEnd"/>
      <w:r>
        <w:t xml:space="preserve">, </w:t>
      </w:r>
      <w:proofErr w:type="spellStart"/>
      <w:r>
        <w:t>si</w:t>
      </w:r>
      <w:proofErr w:type="spellEnd"/>
      <w:r>
        <w:t xml:space="preserve"> </w:t>
      </w:r>
      <w:proofErr w:type="spellStart"/>
      <w:r>
        <w:t>sois</w:t>
      </w:r>
      <w:proofErr w:type="spellEnd"/>
      <w:r>
        <w:t xml:space="preserve"> </w:t>
      </w:r>
      <w:proofErr w:type="spellStart"/>
      <w:r>
        <w:t>parte</w:t>
      </w:r>
      <w:proofErr w:type="spellEnd"/>
      <w:r>
        <w:t xml:space="preserve"> de </w:t>
      </w:r>
      <w:proofErr w:type="spellStart"/>
      <w:r>
        <w:t>Mí</w:t>
      </w:r>
      <w:proofErr w:type="spellEnd"/>
      <w:r>
        <w:t xml:space="preserve"> </w:t>
      </w:r>
      <w:proofErr w:type="spellStart"/>
      <w:r>
        <w:t>mismo</w:t>
      </w:r>
      <w:proofErr w:type="spellEnd"/>
      <w:r>
        <w:t xml:space="preserve">. </w:t>
      </w:r>
      <w:proofErr w:type="spellStart"/>
      <w:r>
        <w:t>Aprended</w:t>
      </w:r>
      <w:proofErr w:type="spellEnd"/>
      <w:r>
        <w:t xml:space="preserve"> de </w:t>
      </w:r>
      <w:proofErr w:type="spellStart"/>
      <w:r>
        <w:t>Mí</w:t>
      </w:r>
      <w:proofErr w:type="spellEnd"/>
      <w:r>
        <w:t xml:space="preserve"> </w:t>
      </w:r>
      <w:proofErr w:type="gramStart"/>
      <w:r>
        <w:t>a</w:t>
      </w:r>
      <w:proofErr w:type="gramEnd"/>
      <w:r>
        <w:t xml:space="preserve"> </w:t>
      </w:r>
      <w:proofErr w:type="spellStart"/>
      <w:r>
        <w:t>amar</w:t>
      </w:r>
      <w:proofErr w:type="spellEnd"/>
      <w:r>
        <w:t xml:space="preserve"> y a </w:t>
      </w:r>
      <w:proofErr w:type="spellStart"/>
      <w:r>
        <w:t>perdonar</w:t>
      </w:r>
      <w:proofErr w:type="spellEnd"/>
      <w:r>
        <w:t xml:space="preserve">, </w:t>
      </w:r>
      <w:proofErr w:type="spellStart"/>
      <w:r>
        <w:t>cumpliendo</w:t>
      </w:r>
      <w:proofErr w:type="spellEnd"/>
      <w:r>
        <w:t xml:space="preserve"> con </w:t>
      </w:r>
      <w:proofErr w:type="spellStart"/>
      <w:r>
        <w:t>el</w:t>
      </w:r>
      <w:proofErr w:type="spellEnd"/>
      <w:r>
        <w:t xml:space="preserve"> </w:t>
      </w:r>
      <w:proofErr w:type="spellStart"/>
      <w:r>
        <w:t>precepto</w:t>
      </w:r>
      <w:proofErr w:type="spellEnd"/>
      <w:r>
        <w:t xml:space="preserve"> </w:t>
      </w:r>
      <w:proofErr w:type="spellStart"/>
      <w:r>
        <w:t>que</w:t>
      </w:r>
      <w:proofErr w:type="spellEnd"/>
      <w:r>
        <w:t xml:space="preserve"> </w:t>
      </w:r>
      <w:proofErr w:type="spellStart"/>
      <w:r>
        <w:t>os</w:t>
      </w:r>
      <w:proofErr w:type="spellEnd"/>
      <w:r>
        <w:t xml:space="preserve"> dice: Amaos </w:t>
      </w:r>
      <w:proofErr w:type="spellStart"/>
      <w:r>
        <w:t>los</w:t>
      </w:r>
      <w:proofErr w:type="spellEnd"/>
      <w:r>
        <w:t xml:space="preserve"> </w:t>
      </w:r>
      <w:proofErr w:type="spellStart"/>
      <w:r>
        <w:t>unos</w:t>
      </w:r>
      <w:proofErr w:type="spellEnd"/>
      <w:r>
        <w:t xml:space="preserve"> a </w:t>
      </w:r>
      <w:proofErr w:type="spellStart"/>
      <w:r>
        <w:t>los</w:t>
      </w:r>
      <w:proofErr w:type="spellEnd"/>
      <w:r>
        <w:t xml:space="preserve"> </w:t>
      </w:r>
      <w:proofErr w:type="spellStart"/>
      <w:r>
        <w:t>otros</w:t>
      </w:r>
      <w:proofErr w:type="spellEnd"/>
      <w:r>
        <w:t xml:space="preserve">. </w:t>
      </w:r>
    </w:p>
    <w:p w14:paraId="5BAE7C1E" w14:textId="77777777" w:rsidR="00F50769" w:rsidRDefault="00F50769" w:rsidP="00F50769">
      <w:r>
        <w:t>42. ¡</w:t>
      </w:r>
      <w:proofErr w:type="spellStart"/>
      <w:r>
        <w:t>Queréis</w:t>
      </w:r>
      <w:proofErr w:type="spellEnd"/>
      <w:r>
        <w:t xml:space="preserve"> </w:t>
      </w:r>
      <w:proofErr w:type="spellStart"/>
      <w:r>
        <w:t>que</w:t>
      </w:r>
      <w:proofErr w:type="spellEnd"/>
      <w:r>
        <w:t xml:space="preserve"> a </w:t>
      </w:r>
      <w:proofErr w:type="spellStart"/>
      <w:r>
        <w:t>cada</w:t>
      </w:r>
      <w:proofErr w:type="spellEnd"/>
      <w:r>
        <w:t xml:space="preserve"> </w:t>
      </w:r>
      <w:proofErr w:type="spellStart"/>
      <w:r>
        <w:t>instante</w:t>
      </w:r>
      <w:proofErr w:type="spellEnd"/>
      <w:r>
        <w:t xml:space="preserve"> </w:t>
      </w:r>
      <w:proofErr w:type="spellStart"/>
      <w:r>
        <w:t>os</w:t>
      </w:r>
      <w:proofErr w:type="spellEnd"/>
      <w:r>
        <w:t xml:space="preserve"> </w:t>
      </w:r>
      <w:proofErr w:type="spellStart"/>
      <w:r>
        <w:t>perdone</w:t>
      </w:r>
      <w:proofErr w:type="spellEnd"/>
      <w:r>
        <w:t xml:space="preserve"> y </w:t>
      </w:r>
      <w:proofErr w:type="spellStart"/>
      <w:r>
        <w:t>vosotros</w:t>
      </w:r>
      <w:proofErr w:type="spellEnd"/>
      <w:r>
        <w:t xml:space="preserve"> </w:t>
      </w:r>
      <w:proofErr w:type="spellStart"/>
      <w:r>
        <w:t>retenéis</w:t>
      </w:r>
      <w:proofErr w:type="spellEnd"/>
      <w:r>
        <w:t xml:space="preserve"> o </w:t>
      </w:r>
      <w:proofErr w:type="spellStart"/>
      <w:r>
        <w:t>negáis</w:t>
      </w:r>
      <w:proofErr w:type="spellEnd"/>
      <w:r>
        <w:t xml:space="preserve"> </w:t>
      </w:r>
      <w:proofErr w:type="spellStart"/>
      <w:r>
        <w:t>el</w:t>
      </w:r>
      <w:proofErr w:type="spellEnd"/>
      <w:r>
        <w:t xml:space="preserve"> </w:t>
      </w:r>
      <w:proofErr w:type="spellStart"/>
      <w:r>
        <w:t>perdón</w:t>
      </w:r>
      <w:proofErr w:type="spellEnd"/>
      <w:r>
        <w:t xml:space="preserve"> a </w:t>
      </w:r>
      <w:proofErr w:type="spellStart"/>
      <w:r>
        <w:t>vuestros</w:t>
      </w:r>
      <w:proofErr w:type="spellEnd"/>
      <w:r>
        <w:t xml:space="preserve"> </w:t>
      </w:r>
      <w:proofErr w:type="spellStart"/>
      <w:r>
        <w:t>hermanos</w:t>
      </w:r>
      <w:proofErr w:type="spellEnd"/>
      <w:r>
        <w:t xml:space="preserve">! ¿Por </w:t>
      </w:r>
      <w:proofErr w:type="spellStart"/>
      <w:r>
        <w:t>qué</w:t>
      </w:r>
      <w:proofErr w:type="spellEnd"/>
      <w:r>
        <w:t xml:space="preserve"> </w:t>
      </w:r>
      <w:proofErr w:type="spellStart"/>
      <w:r>
        <w:t>queréis</w:t>
      </w:r>
      <w:proofErr w:type="spellEnd"/>
      <w:r>
        <w:t xml:space="preserve"> </w:t>
      </w:r>
      <w:proofErr w:type="spellStart"/>
      <w:r>
        <w:t>perderos</w:t>
      </w:r>
      <w:proofErr w:type="spellEnd"/>
      <w:r>
        <w:t xml:space="preserve"> </w:t>
      </w:r>
      <w:proofErr w:type="spellStart"/>
      <w:r>
        <w:t>en</w:t>
      </w:r>
      <w:proofErr w:type="spellEnd"/>
      <w:r>
        <w:t xml:space="preserve"> </w:t>
      </w:r>
      <w:proofErr w:type="spellStart"/>
      <w:r>
        <w:t>el</w:t>
      </w:r>
      <w:proofErr w:type="spellEnd"/>
      <w:r>
        <w:t xml:space="preserve"> </w:t>
      </w:r>
      <w:proofErr w:type="spellStart"/>
      <w:r>
        <w:t>abismo</w:t>
      </w:r>
      <w:proofErr w:type="spellEnd"/>
      <w:r>
        <w:t xml:space="preserve"> </w:t>
      </w:r>
      <w:proofErr w:type="spellStart"/>
      <w:r>
        <w:t>teniendo</w:t>
      </w:r>
      <w:proofErr w:type="spellEnd"/>
      <w:r>
        <w:t xml:space="preserve"> tantos </w:t>
      </w:r>
      <w:proofErr w:type="spellStart"/>
      <w:r>
        <w:t>dones</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Mi palabra </w:t>
      </w:r>
      <w:proofErr w:type="spellStart"/>
      <w:r>
        <w:t>viene</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gramStart"/>
      <w:r>
        <w:t>a</w:t>
      </w:r>
      <w:proofErr w:type="gramEnd"/>
      <w:r>
        <w:t xml:space="preserve"> </w:t>
      </w:r>
      <w:proofErr w:type="spellStart"/>
      <w:r>
        <w:t>iluminar</w:t>
      </w:r>
      <w:proofErr w:type="spellEnd"/>
      <w:r>
        <w:t xml:space="preserve"> </w:t>
      </w:r>
      <w:proofErr w:type="spellStart"/>
      <w:r>
        <w:t>vuestra</w:t>
      </w:r>
      <w:proofErr w:type="spellEnd"/>
      <w:r>
        <w:t xml:space="preserve"> </w:t>
      </w:r>
      <w:proofErr w:type="spellStart"/>
      <w:r>
        <w:t>mente</w:t>
      </w:r>
      <w:proofErr w:type="spellEnd"/>
      <w:r>
        <w:t xml:space="preserve">. </w:t>
      </w:r>
      <w:proofErr w:type="spellStart"/>
      <w:r>
        <w:t>Habéis</w:t>
      </w:r>
      <w:proofErr w:type="spellEnd"/>
      <w:r>
        <w:t xml:space="preserve"> </w:t>
      </w:r>
      <w:proofErr w:type="spellStart"/>
      <w:r>
        <w:t>buscado</w:t>
      </w:r>
      <w:proofErr w:type="spellEnd"/>
      <w:r>
        <w:t xml:space="preserve"> la </w:t>
      </w:r>
      <w:proofErr w:type="spellStart"/>
      <w:r>
        <w:t>verdad</w:t>
      </w:r>
      <w:proofErr w:type="spellEnd"/>
      <w:r>
        <w:t xml:space="preserve"> </w:t>
      </w:r>
      <w:proofErr w:type="spellStart"/>
      <w:r>
        <w:t>en</w:t>
      </w:r>
      <w:proofErr w:type="spellEnd"/>
      <w:r>
        <w:t xml:space="preserve"> </w:t>
      </w:r>
      <w:proofErr w:type="spellStart"/>
      <w:r>
        <w:t>los</w:t>
      </w:r>
      <w:proofErr w:type="spellEnd"/>
      <w:r>
        <w:t xml:space="preserve"> </w:t>
      </w:r>
      <w:proofErr w:type="spellStart"/>
      <w:r>
        <w:t>libros</w:t>
      </w:r>
      <w:proofErr w:type="spellEnd"/>
      <w:r>
        <w:t xml:space="preserve"> y tan </w:t>
      </w:r>
      <w:proofErr w:type="spellStart"/>
      <w:r>
        <w:t>sólo</w:t>
      </w:r>
      <w:proofErr w:type="spellEnd"/>
      <w:r>
        <w:t xml:space="preserve"> </w:t>
      </w:r>
      <w:proofErr w:type="spellStart"/>
      <w:r>
        <w:t>hallasteis</w:t>
      </w:r>
      <w:proofErr w:type="spellEnd"/>
      <w:r>
        <w:t xml:space="preserve"> </w:t>
      </w:r>
      <w:proofErr w:type="spellStart"/>
      <w:r>
        <w:t>recreo</w:t>
      </w:r>
      <w:proofErr w:type="spellEnd"/>
      <w:r>
        <w:t xml:space="preserve"> para la </w:t>
      </w:r>
      <w:proofErr w:type="spellStart"/>
      <w:r>
        <w:t>mente</w:t>
      </w:r>
      <w:proofErr w:type="spellEnd"/>
      <w:r>
        <w:t xml:space="preserve">, </w:t>
      </w:r>
      <w:proofErr w:type="spellStart"/>
      <w:r>
        <w:t>pero</w:t>
      </w:r>
      <w:proofErr w:type="spellEnd"/>
      <w:r>
        <w:t xml:space="preserve"> </w:t>
      </w:r>
      <w:proofErr w:type="spellStart"/>
      <w:r>
        <w:t>ningún</w:t>
      </w:r>
      <w:proofErr w:type="spellEnd"/>
      <w:r>
        <w:t xml:space="preserve"> </w:t>
      </w:r>
      <w:proofErr w:type="spellStart"/>
      <w:r>
        <w:t>beneficio</w:t>
      </w:r>
      <w:proofErr w:type="spellEnd"/>
      <w:r>
        <w:t xml:space="preserve"> para </w:t>
      </w:r>
      <w:proofErr w:type="spellStart"/>
      <w:r>
        <w:t>el</w:t>
      </w:r>
      <w:proofErr w:type="spellEnd"/>
      <w:r>
        <w:t xml:space="preserve"> </w:t>
      </w:r>
      <w:proofErr w:type="spellStart"/>
      <w:r>
        <w:t>espíritu</w:t>
      </w:r>
      <w:proofErr w:type="spellEnd"/>
      <w:r>
        <w:t xml:space="preserve">, </w:t>
      </w:r>
      <w:proofErr w:type="spellStart"/>
      <w:r>
        <w:t>ningún</w:t>
      </w:r>
      <w:proofErr w:type="spellEnd"/>
      <w:r>
        <w:t xml:space="preserve"> </w:t>
      </w:r>
      <w:proofErr w:type="spellStart"/>
      <w:r>
        <w:t>alimento</w:t>
      </w:r>
      <w:proofErr w:type="spellEnd"/>
      <w:r>
        <w:t xml:space="preserve"> o </w:t>
      </w:r>
      <w:proofErr w:type="spellStart"/>
      <w:r>
        <w:t>estímulo</w:t>
      </w:r>
      <w:proofErr w:type="spellEnd"/>
      <w:r>
        <w:t xml:space="preserve"> para </w:t>
      </w:r>
      <w:proofErr w:type="spellStart"/>
      <w:r>
        <w:t>sosteneros</w:t>
      </w:r>
      <w:proofErr w:type="spellEnd"/>
      <w:r>
        <w:t xml:space="preserve"> </w:t>
      </w:r>
      <w:proofErr w:type="spellStart"/>
      <w:r>
        <w:t>en</w:t>
      </w:r>
      <w:proofErr w:type="spellEnd"/>
      <w:r>
        <w:t xml:space="preserve"> </w:t>
      </w:r>
      <w:proofErr w:type="spellStart"/>
      <w:r>
        <w:t>vuestra</w:t>
      </w:r>
      <w:proofErr w:type="spellEnd"/>
      <w:r>
        <w:t xml:space="preserve"> </w:t>
      </w:r>
      <w:proofErr w:type="spellStart"/>
      <w:r>
        <w:t>debilidad</w:t>
      </w:r>
      <w:proofErr w:type="spellEnd"/>
      <w:r>
        <w:t xml:space="preserve"> o </w:t>
      </w:r>
      <w:proofErr w:type="spellStart"/>
      <w:r>
        <w:t>en</w:t>
      </w:r>
      <w:proofErr w:type="spellEnd"/>
      <w:r>
        <w:t xml:space="preserve"> </w:t>
      </w:r>
      <w:proofErr w:type="spellStart"/>
      <w:r>
        <w:t>vuestra</w:t>
      </w:r>
      <w:proofErr w:type="spellEnd"/>
      <w:r>
        <w:t xml:space="preserve"> </w:t>
      </w:r>
      <w:proofErr w:type="spellStart"/>
      <w:r>
        <w:t>fatiga</w:t>
      </w:r>
      <w:proofErr w:type="spellEnd"/>
      <w:r>
        <w:t xml:space="preserve">. </w:t>
      </w:r>
    </w:p>
    <w:p w14:paraId="4FDC7B11" w14:textId="77777777" w:rsidR="00F50769" w:rsidRDefault="00F50769" w:rsidP="00F50769">
      <w:r>
        <w:t xml:space="preserve">43. No </w:t>
      </w:r>
      <w:proofErr w:type="spellStart"/>
      <w:r>
        <w:t>vengo</w:t>
      </w:r>
      <w:proofErr w:type="spellEnd"/>
      <w:r>
        <w:t xml:space="preserve"> </w:t>
      </w:r>
      <w:proofErr w:type="gramStart"/>
      <w:r>
        <w:t>a</w:t>
      </w:r>
      <w:proofErr w:type="gramEnd"/>
      <w:r>
        <w:t xml:space="preserve"> </w:t>
      </w:r>
      <w:proofErr w:type="spellStart"/>
      <w:r>
        <w:t>entregaros</w:t>
      </w:r>
      <w:proofErr w:type="spellEnd"/>
      <w:r>
        <w:t xml:space="preserve"> mi palabra </w:t>
      </w:r>
      <w:proofErr w:type="spellStart"/>
      <w:r>
        <w:t>en</w:t>
      </w:r>
      <w:proofErr w:type="spellEnd"/>
      <w:r>
        <w:t xml:space="preserve"> forma </w:t>
      </w:r>
      <w:proofErr w:type="spellStart"/>
      <w:r>
        <w:t>científica</w:t>
      </w:r>
      <w:proofErr w:type="spellEnd"/>
      <w:r>
        <w:t xml:space="preserve"> </w:t>
      </w:r>
      <w:proofErr w:type="spellStart"/>
      <w:r>
        <w:t>ni</w:t>
      </w:r>
      <w:proofErr w:type="spellEnd"/>
      <w:r>
        <w:t xml:space="preserve"> </w:t>
      </w:r>
      <w:proofErr w:type="spellStart"/>
      <w:r>
        <w:t>florida</w:t>
      </w:r>
      <w:proofErr w:type="spellEnd"/>
      <w:r>
        <w:t xml:space="preserve">, para </w:t>
      </w:r>
      <w:proofErr w:type="spellStart"/>
      <w:r>
        <w:t>que</w:t>
      </w:r>
      <w:proofErr w:type="spellEnd"/>
      <w:r>
        <w:t xml:space="preserve"> </w:t>
      </w:r>
      <w:proofErr w:type="spellStart"/>
      <w:r>
        <w:t>podáis</w:t>
      </w:r>
      <w:proofErr w:type="spellEnd"/>
      <w:r>
        <w:t xml:space="preserve"> </w:t>
      </w:r>
      <w:proofErr w:type="spellStart"/>
      <w:r>
        <w:t>comprenderla</w:t>
      </w:r>
      <w:proofErr w:type="spellEnd"/>
      <w:r>
        <w:t xml:space="preserve">; </w:t>
      </w:r>
      <w:proofErr w:type="spellStart"/>
      <w:r>
        <w:t>pero</w:t>
      </w:r>
      <w:proofErr w:type="spellEnd"/>
      <w:r>
        <w:t xml:space="preserve"> </w:t>
      </w:r>
      <w:proofErr w:type="spellStart"/>
      <w:r>
        <w:t>en</w:t>
      </w:r>
      <w:proofErr w:type="spellEnd"/>
      <w:r>
        <w:t xml:space="preserve"> </w:t>
      </w:r>
      <w:proofErr w:type="spellStart"/>
      <w:r>
        <w:t>el</w:t>
      </w:r>
      <w:proofErr w:type="spellEnd"/>
      <w:r>
        <w:t xml:space="preserve"> </w:t>
      </w:r>
      <w:proofErr w:type="spellStart"/>
      <w:r>
        <w:t>fondo</w:t>
      </w:r>
      <w:proofErr w:type="spellEnd"/>
      <w:r>
        <w:t xml:space="preserve"> de </w:t>
      </w:r>
      <w:proofErr w:type="spellStart"/>
      <w:r>
        <w:t>su</w:t>
      </w:r>
      <w:proofErr w:type="spellEnd"/>
      <w:r>
        <w:t xml:space="preserve"> </w:t>
      </w:r>
      <w:proofErr w:type="spellStart"/>
      <w:r>
        <w:t>sencillez</w:t>
      </w:r>
      <w:proofErr w:type="spellEnd"/>
      <w:r>
        <w:t xml:space="preserve"> </w:t>
      </w:r>
      <w:proofErr w:type="spellStart"/>
      <w:r>
        <w:t>guarda</w:t>
      </w:r>
      <w:proofErr w:type="spellEnd"/>
      <w:r>
        <w:t xml:space="preserve"> </w:t>
      </w:r>
      <w:proofErr w:type="spellStart"/>
      <w:r>
        <w:t>grandes</w:t>
      </w:r>
      <w:proofErr w:type="spellEnd"/>
      <w:r>
        <w:t xml:space="preserve"> </w:t>
      </w:r>
      <w:proofErr w:type="spellStart"/>
      <w:r>
        <w:t>tesoros</w:t>
      </w:r>
      <w:proofErr w:type="spellEnd"/>
      <w:r>
        <w:t xml:space="preserve"> de </w:t>
      </w:r>
      <w:proofErr w:type="spellStart"/>
      <w:r>
        <w:t>sabiduría</w:t>
      </w:r>
      <w:proofErr w:type="spellEnd"/>
      <w:r>
        <w:t xml:space="preserve"> y de luz para </w:t>
      </w:r>
      <w:proofErr w:type="spellStart"/>
      <w:r>
        <w:t>los</w:t>
      </w:r>
      <w:proofErr w:type="spellEnd"/>
      <w:r>
        <w:t xml:space="preserve"> hombres. </w:t>
      </w:r>
    </w:p>
    <w:p w14:paraId="586A11CB" w14:textId="77777777" w:rsidR="00F50769" w:rsidRDefault="00F50769" w:rsidP="00F50769">
      <w:r>
        <w:t xml:space="preserve">44. Ya </w:t>
      </w:r>
      <w:proofErr w:type="spellStart"/>
      <w:r>
        <w:t>que</w:t>
      </w:r>
      <w:proofErr w:type="spellEnd"/>
      <w:r>
        <w:t xml:space="preserve"> tanto me </w:t>
      </w:r>
      <w:proofErr w:type="spellStart"/>
      <w:r>
        <w:t>buscasteis</w:t>
      </w:r>
      <w:proofErr w:type="spellEnd"/>
      <w:r>
        <w:t xml:space="preserve">, y </w:t>
      </w:r>
      <w:proofErr w:type="spellStart"/>
      <w:r>
        <w:t>que</w:t>
      </w:r>
      <w:proofErr w:type="spellEnd"/>
      <w:r>
        <w:t xml:space="preserve"> </w:t>
      </w:r>
      <w:proofErr w:type="spellStart"/>
      <w:r>
        <w:t>vuestro</w:t>
      </w:r>
      <w:proofErr w:type="spellEnd"/>
      <w:r>
        <w:t xml:space="preserve"> </w:t>
      </w:r>
      <w:proofErr w:type="spellStart"/>
      <w:r>
        <w:t>corazón</w:t>
      </w:r>
      <w:proofErr w:type="spellEnd"/>
      <w:r>
        <w:t xml:space="preserve"> me </w:t>
      </w:r>
      <w:proofErr w:type="spellStart"/>
      <w:r>
        <w:t>esperaba</w:t>
      </w:r>
      <w:proofErr w:type="spellEnd"/>
      <w:r>
        <w:t xml:space="preserve">, heme </w:t>
      </w:r>
      <w:proofErr w:type="spellStart"/>
      <w:r>
        <w:t>aquí</w:t>
      </w:r>
      <w:proofErr w:type="spellEnd"/>
      <w:r>
        <w:t xml:space="preserve"> </w:t>
      </w:r>
      <w:proofErr w:type="spellStart"/>
      <w:r>
        <w:t>cumpliendo</w:t>
      </w:r>
      <w:proofErr w:type="spellEnd"/>
      <w:r>
        <w:t xml:space="preserve"> mi </w:t>
      </w:r>
      <w:proofErr w:type="spellStart"/>
      <w:r>
        <w:t>promesa</w:t>
      </w:r>
      <w:proofErr w:type="spellEnd"/>
      <w:r>
        <w:t xml:space="preserve"> de </w:t>
      </w:r>
      <w:proofErr w:type="spellStart"/>
      <w:r>
        <w:t>volver</w:t>
      </w:r>
      <w:proofErr w:type="spellEnd"/>
      <w:r>
        <w:t xml:space="preserve"> entre </w:t>
      </w:r>
      <w:proofErr w:type="spellStart"/>
      <w:r>
        <w:t>vosotros</w:t>
      </w:r>
      <w:proofErr w:type="spellEnd"/>
      <w:r>
        <w:t xml:space="preserve"> y </w:t>
      </w:r>
      <w:proofErr w:type="spellStart"/>
      <w:r>
        <w:t>atendiendo</w:t>
      </w:r>
      <w:proofErr w:type="spellEnd"/>
      <w:r>
        <w:t xml:space="preserve"> </w:t>
      </w:r>
      <w:proofErr w:type="spellStart"/>
      <w:r>
        <w:t>vuestro</w:t>
      </w:r>
      <w:proofErr w:type="spellEnd"/>
      <w:r>
        <w:t xml:space="preserve"> </w:t>
      </w:r>
      <w:proofErr w:type="spellStart"/>
      <w:r>
        <w:t>anhelo</w:t>
      </w:r>
      <w:proofErr w:type="spellEnd"/>
      <w:r>
        <w:t xml:space="preserve"> de </w:t>
      </w:r>
      <w:proofErr w:type="spellStart"/>
      <w:r>
        <w:t>escucharme</w:t>
      </w:r>
      <w:proofErr w:type="spellEnd"/>
      <w:r>
        <w:t xml:space="preserve">. </w:t>
      </w:r>
    </w:p>
    <w:p w14:paraId="783971AF" w14:textId="77777777" w:rsidR="00F50769" w:rsidRDefault="00F50769" w:rsidP="00F50769">
      <w:r>
        <w:t xml:space="preserve">45. Mi Divino Espíritu, </w:t>
      </w:r>
      <w:proofErr w:type="spellStart"/>
      <w:r>
        <w:t>como</w:t>
      </w:r>
      <w:proofErr w:type="spellEnd"/>
      <w:r>
        <w:t xml:space="preserve"> </w:t>
      </w:r>
      <w:proofErr w:type="spellStart"/>
      <w:r>
        <w:t>si</w:t>
      </w:r>
      <w:proofErr w:type="spellEnd"/>
      <w:r>
        <w:t xml:space="preserve"> </w:t>
      </w:r>
      <w:proofErr w:type="spellStart"/>
      <w:r>
        <w:t>fuese</w:t>
      </w:r>
      <w:proofErr w:type="spellEnd"/>
      <w:r>
        <w:t xml:space="preserve"> la sombra de </w:t>
      </w:r>
      <w:proofErr w:type="spellStart"/>
      <w:r>
        <w:t>vuestro</w:t>
      </w:r>
      <w:proofErr w:type="spellEnd"/>
      <w:r>
        <w:t xml:space="preserve"> </w:t>
      </w:r>
      <w:proofErr w:type="spellStart"/>
      <w:r>
        <w:t>cuerpo</w:t>
      </w:r>
      <w:proofErr w:type="spellEnd"/>
      <w:r>
        <w:t xml:space="preserve">, </w:t>
      </w:r>
      <w:proofErr w:type="spellStart"/>
      <w:r>
        <w:t>os</w:t>
      </w:r>
      <w:proofErr w:type="spellEnd"/>
      <w:r>
        <w:t xml:space="preserve"> </w:t>
      </w:r>
      <w:proofErr w:type="spellStart"/>
      <w:r>
        <w:t>sigue</w:t>
      </w:r>
      <w:proofErr w:type="spellEnd"/>
      <w:r>
        <w:t xml:space="preserve"> </w:t>
      </w:r>
      <w:proofErr w:type="spellStart"/>
      <w:r>
        <w:t>por</w:t>
      </w:r>
      <w:proofErr w:type="spellEnd"/>
      <w:r>
        <w:t xml:space="preserve"> </w:t>
      </w:r>
      <w:proofErr w:type="spellStart"/>
      <w:r>
        <w:t>doquier</w:t>
      </w:r>
      <w:proofErr w:type="spellEnd"/>
      <w:r>
        <w:t xml:space="preserve"> </w:t>
      </w:r>
      <w:proofErr w:type="spellStart"/>
      <w:r>
        <w:t>por</w:t>
      </w:r>
      <w:proofErr w:type="spellEnd"/>
      <w:r>
        <w:t xml:space="preserve"> </w:t>
      </w:r>
      <w:proofErr w:type="spellStart"/>
      <w:r>
        <w:t>los</w:t>
      </w:r>
      <w:proofErr w:type="spellEnd"/>
      <w:r>
        <w:t xml:space="preserve"> caminos del </w:t>
      </w:r>
      <w:proofErr w:type="spellStart"/>
      <w:r>
        <w:t>mundo</w:t>
      </w:r>
      <w:proofErr w:type="spellEnd"/>
      <w:r>
        <w:t xml:space="preserve">. </w:t>
      </w:r>
      <w:proofErr w:type="spellStart"/>
      <w:r>
        <w:t>Os</w:t>
      </w:r>
      <w:proofErr w:type="spellEnd"/>
      <w:r>
        <w:t xml:space="preserve"> </w:t>
      </w:r>
      <w:proofErr w:type="spellStart"/>
      <w:r>
        <w:t>dejé</w:t>
      </w:r>
      <w:proofErr w:type="spellEnd"/>
      <w:r>
        <w:t xml:space="preserve"> </w:t>
      </w:r>
      <w:proofErr w:type="spellStart"/>
      <w:r>
        <w:t>conocer</w:t>
      </w:r>
      <w:proofErr w:type="spellEnd"/>
      <w:r>
        <w:t xml:space="preserve"> </w:t>
      </w:r>
      <w:proofErr w:type="spellStart"/>
      <w:r>
        <w:t>alegrías</w:t>
      </w:r>
      <w:proofErr w:type="spellEnd"/>
      <w:r>
        <w:t xml:space="preserve"> y también </w:t>
      </w:r>
      <w:proofErr w:type="spellStart"/>
      <w:r>
        <w:t>tristezas</w:t>
      </w:r>
      <w:proofErr w:type="spellEnd"/>
      <w:r>
        <w:t xml:space="preserve">, </w:t>
      </w:r>
      <w:proofErr w:type="spellStart"/>
      <w:r>
        <w:t>quise</w:t>
      </w:r>
      <w:proofErr w:type="spellEnd"/>
      <w:r>
        <w:t xml:space="preserve"> </w:t>
      </w:r>
      <w:proofErr w:type="spellStart"/>
      <w:r>
        <w:t>que</w:t>
      </w:r>
      <w:proofErr w:type="spellEnd"/>
      <w:r>
        <w:t xml:space="preserve"> </w:t>
      </w:r>
      <w:proofErr w:type="spellStart"/>
      <w:r>
        <w:t>supieseis</w:t>
      </w:r>
      <w:proofErr w:type="spellEnd"/>
      <w:r>
        <w:t xml:space="preserve"> de la lucha y de la </w:t>
      </w:r>
      <w:proofErr w:type="spellStart"/>
      <w:r>
        <w:t>paz</w:t>
      </w:r>
      <w:proofErr w:type="spellEnd"/>
      <w:r>
        <w:t xml:space="preserve">, </w:t>
      </w:r>
      <w:proofErr w:type="spellStart"/>
      <w:r>
        <w:t>que</w:t>
      </w:r>
      <w:proofErr w:type="spellEnd"/>
      <w:r>
        <w:t xml:space="preserve"> </w:t>
      </w:r>
    </w:p>
    <w:p w14:paraId="4ECB37B7" w14:textId="77777777" w:rsidR="00F50769" w:rsidRDefault="00F50769" w:rsidP="00F50769">
      <w:proofErr w:type="spellStart"/>
      <w:r>
        <w:t>probaseis</w:t>
      </w:r>
      <w:proofErr w:type="spellEnd"/>
      <w:r>
        <w:t xml:space="preserve"> y </w:t>
      </w:r>
      <w:proofErr w:type="spellStart"/>
      <w:r>
        <w:t>conocieseis</w:t>
      </w:r>
      <w:proofErr w:type="spellEnd"/>
      <w:r>
        <w:t xml:space="preserve"> </w:t>
      </w:r>
      <w:proofErr w:type="spellStart"/>
      <w:r>
        <w:t>todo</w:t>
      </w:r>
      <w:proofErr w:type="spellEnd"/>
      <w:r>
        <w:t xml:space="preserve">; </w:t>
      </w:r>
      <w:proofErr w:type="spellStart"/>
      <w:r>
        <w:t>pero</w:t>
      </w:r>
      <w:proofErr w:type="spellEnd"/>
      <w:r>
        <w:t xml:space="preserve"> </w:t>
      </w:r>
      <w:proofErr w:type="spellStart"/>
      <w:r>
        <w:t>hubo</w:t>
      </w:r>
      <w:proofErr w:type="spellEnd"/>
      <w:r>
        <w:t xml:space="preserve"> algo </w:t>
      </w:r>
      <w:proofErr w:type="spellStart"/>
      <w:r>
        <w:t>que</w:t>
      </w:r>
      <w:proofErr w:type="spellEnd"/>
      <w:r>
        <w:t xml:space="preserve"> </w:t>
      </w:r>
      <w:proofErr w:type="spellStart"/>
      <w:r>
        <w:t>en</w:t>
      </w:r>
      <w:proofErr w:type="spellEnd"/>
      <w:r>
        <w:t xml:space="preserve"> </w:t>
      </w:r>
      <w:proofErr w:type="spellStart"/>
      <w:r>
        <w:t>vano</w:t>
      </w:r>
      <w:proofErr w:type="spellEnd"/>
      <w:r>
        <w:t xml:space="preserve"> </w:t>
      </w:r>
      <w:proofErr w:type="spellStart"/>
      <w:r>
        <w:t>buscasteis</w:t>
      </w:r>
      <w:proofErr w:type="spellEnd"/>
      <w:r>
        <w:t xml:space="preserve"> </w:t>
      </w:r>
      <w:proofErr w:type="spellStart"/>
      <w:r>
        <w:t>en</w:t>
      </w:r>
      <w:proofErr w:type="spellEnd"/>
      <w:r>
        <w:t xml:space="preserve"> </w:t>
      </w:r>
      <w:proofErr w:type="spellStart"/>
      <w:r>
        <w:t>este</w:t>
      </w:r>
      <w:proofErr w:type="spellEnd"/>
      <w:r>
        <w:t xml:space="preserve"> </w:t>
      </w:r>
      <w:proofErr w:type="spellStart"/>
      <w:r>
        <w:t>mundo</w:t>
      </w:r>
      <w:proofErr w:type="spellEnd"/>
      <w:r>
        <w:t xml:space="preserve"> sin </w:t>
      </w:r>
      <w:proofErr w:type="spellStart"/>
      <w:r>
        <w:t>haber</w:t>
      </w:r>
      <w:proofErr w:type="spellEnd"/>
      <w:r>
        <w:t xml:space="preserve"> </w:t>
      </w:r>
      <w:proofErr w:type="spellStart"/>
      <w:r>
        <w:t>podido</w:t>
      </w:r>
      <w:proofErr w:type="spellEnd"/>
      <w:r>
        <w:t xml:space="preserve"> </w:t>
      </w:r>
      <w:proofErr w:type="spellStart"/>
      <w:r>
        <w:t>encontrarlo</w:t>
      </w:r>
      <w:proofErr w:type="spellEnd"/>
      <w:r>
        <w:t xml:space="preserve">, </w:t>
      </w:r>
      <w:proofErr w:type="spellStart"/>
      <w:r>
        <w:t>porque</w:t>
      </w:r>
      <w:proofErr w:type="spellEnd"/>
      <w:r>
        <w:t xml:space="preserve"> ese algo </w:t>
      </w:r>
      <w:proofErr w:type="spellStart"/>
      <w:r>
        <w:t>sólo</w:t>
      </w:r>
      <w:proofErr w:type="spellEnd"/>
      <w:r>
        <w:t xml:space="preserve"> </w:t>
      </w:r>
      <w:proofErr w:type="spellStart"/>
      <w:r>
        <w:t>en</w:t>
      </w:r>
      <w:proofErr w:type="spellEnd"/>
      <w:r>
        <w:t xml:space="preserve"> </w:t>
      </w:r>
      <w:proofErr w:type="spellStart"/>
      <w:r>
        <w:t>Mí</w:t>
      </w:r>
      <w:proofErr w:type="spellEnd"/>
      <w:r>
        <w:t xml:space="preserve"> </w:t>
      </w:r>
      <w:proofErr w:type="spellStart"/>
      <w:r>
        <w:t>podrá</w:t>
      </w:r>
      <w:proofErr w:type="spellEnd"/>
      <w:r>
        <w:t xml:space="preserve"> </w:t>
      </w:r>
      <w:proofErr w:type="spellStart"/>
      <w:r>
        <w:t>hallarse</w:t>
      </w:r>
      <w:proofErr w:type="spellEnd"/>
      <w:r>
        <w:t xml:space="preserve">: Mi </w:t>
      </w:r>
      <w:proofErr w:type="spellStart"/>
      <w:r>
        <w:t>sabiduría</w:t>
      </w:r>
      <w:proofErr w:type="spellEnd"/>
      <w:r>
        <w:t xml:space="preserve">. He </w:t>
      </w:r>
      <w:proofErr w:type="spellStart"/>
      <w:r>
        <w:t>ahí</w:t>
      </w:r>
      <w:proofErr w:type="spellEnd"/>
      <w:r>
        <w:t xml:space="preserve"> </w:t>
      </w:r>
      <w:proofErr w:type="spellStart"/>
      <w:r>
        <w:t>por</w:t>
      </w:r>
      <w:proofErr w:type="spellEnd"/>
      <w:r>
        <w:t xml:space="preserve"> </w:t>
      </w:r>
      <w:proofErr w:type="spellStart"/>
      <w:r>
        <w:t>qué</w:t>
      </w:r>
      <w:proofErr w:type="spellEnd"/>
      <w:r>
        <w:t xml:space="preserve"> al </w:t>
      </w:r>
      <w:proofErr w:type="spellStart"/>
      <w:r>
        <w:t>escucharme</w:t>
      </w:r>
      <w:proofErr w:type="spellEnd"/>
      <w:r>
        <w:t xml:space="preserve">, </w:t>
      </w:r>
      <w:proofErr w:type="spellStart"/>
      <w:r>
        <w:t>vuestro</w:t>
      </w:r>
      <w:proofErr w:type="spellEnd"/>
      <w:r>
        <w:t xml:space="preserve"> </w:t>
      </w:r>
      <w:proofErr w:type="spellStart"/>
      <w:r>
        <w:t>espíritu</w:t>
      </w:r>
      <w:proofErr w:type="spellEnd"/>
      <w:r>
        <w:t xml:space="preserve"> ha </w:t>
      </w:r>
      <w:proofErr w:type="spellStart"/>
      <w:r>
        <w:t>sentido</w:t>
      </w:r>
      <w:proofErr w:type="spellEnd"/>
      <w:r>
        <w:t xml:space="preserve"> </w:t>
      </w:r>
      <w:proofErr w:type="spellStart"/>
      <w:r>
        <w:t>que</w:t>
      </w:r>
      <w:proofErr w:type="spellEnd"/>
      <w:r>
        <w:t xml:space="preserve"> al fin ha </w:t>
      </w:r>
      <w:proofErr w:type="spellStart"/>
      <w:r>
        <w:t>encontrado</w:t>
      </w:r>
      <w:proofErr w:type="spellEnd"/>
      <w:r>
        <w:t xml:space="preserve"> lo </w:t>
      </w:r>
      <w:proofErr w:type="spellStart"/>
      <w:r>
        <w:t>que</w:t>
      </w:r>
      <w:proofErr w:type="spellEnd"/>
      <w:r>
        <w:t xml:space="preserve"> </w:t>
      </w:r>
      <w:proofErr w:type="spellStart"/>
      <w:r>
        <w:t>buscaba</w:t>
      </w:r>
      <w:proofErr w:type="spellEnd"/>
      <w:r>
        <w:t xml:space="preserve">: la Verdad. </w:t>
      </w:r>
    </w:p>
    <w:p w14:paraId="65254BF5" w14:textId="77777777" w:rsidR="00F50769" w:rsidRDefault="00F50769" w:rsidP="00F50769">
      <w:r>
        <w:t xml:space="preserve">46. </w:t>
      </w:r>
      <w:proofErr w:type="spellStart"/>
      <w:r>
        <w:t>Sí</w:t>
      </w:r>
      <w:proofErr w:type="spellEnd"/>
      <w:r>
        <w:t xml:space="preserve">, pueblo: </w:t>
      </w:r>
      <w:proofErr w:type="spellStart"/>
      <w:r>
        <w:t>Yo</w:t>
      </w:r>
      <w:proofErr w:type="spellEnd"/>
      <w:r>
        <w:t xml:space="preserve"> soy </w:t>
      </w:r>
      <w:proofErr w:type="spellStart"/>
      <w:r>
        <w:t>el</w:t>
      </w:r>
      <w:proofErr w:type="spellEnd"/>
      <w:r>
        <w:t xml:space="preserve"> principio y </w:t>
      </w:r>
      <w:proofErr w:type="spellStart"/>
      <w:r>
        <w:t>el</w:t>
      </w:r>
      <w:proofErr w:type="spellEnd"/>
      <w:r>
        <w:t xml:space="preserve"> fin de </w:t>
      </w:r>
      <w:proofErr w:type="spellStart"/>
      <w:r>
        <w:t>vosotros</w:t>
      </w:r>
      <w:proofErr w:type="spellEnd"/>
      <w:r>
        <w:t xml:space="preserve"> </w:t>
      </w:r>
      <w:proofErr w:type="spellStart"/>
      <w:r>
        <w:t>Yo</w:t>
      </w:r>
      <w:proofErr w:type="spellEnd"/>
      <w:r>
        <w:t xml:space="preserve"> soy </w:t>
      </w:r>
      <w:proofErr w:type="spellStart"/>
      <w:r>
        <w:t>el</w:t>
      </w:r>
      <w:proofErr w:type="spellEnd"/>
      <w:r>
        <w:t xml:space="preserve"> alfa y la omega, </w:t>
      </w:r>
      <w:proofErr w:type="spellStart"/>
      <w:r>
        <w:t>aunque</w:t>
      </w:r>
      <w:proofErr w:type="spellEnd"/>
      <w:r>
        <w:t xml:space="preserve"> </w:t>
      </w:r>
      <w:proofErr w:type="spellStart"/>
      <w:r>
        <w:t>todavía</w:t>
      </w:r>
      <w:proofErr w:type="spellEnd"/>
      <w:r>
        <w:t xml:space="preserve"> no </w:t>
      </w:r>
      <w:proofErr w:type="spellStart"/>
      <w:r>
        <w:t>os</w:t>
      </w:r>
      <w:proofErr w:type="spellEnd"/>
      <w:r>
        <w:t xml:space="preserve"> </w:t>
      </w:r>
      <w:proofErr w:type="spellStart"/>
      <w:r>
        <w:t>diga</w:t>
      </w:r>
      <w:proofErr w:type="spellEnd"/>
      <w:r>
        <w:t xml:space="preserve"> o </w:t>
      </w:r>
      <w:proofErr w:type="spellStart"/>
      <w:r>
        <w:t>revele</w:t>
      </w:r>
      <w:proofErr w:type="spellEnd"/>
      <w:r>
        <w:t xml:space="preserve"> </w:t>
      </w:r>
      <w:proofErr w:type="spellStart"/>
      <w:r>
        <w:t>todas</w:t>
      </w:r>
      <w:proofErr w:type="spellEnd"/>
      <w:r>
        <w:t xml:space="preserve"> las </w:t>
      </w:r>
      <w:proofErr w:type="spellStart"/>
      <w:r>
        <w:t>enseñanzas</w:t>
      </w:r>
      <w:proofErr w:type="spellEnd"/>
      <w:r>
        <w:t xml:space="preserve"> </w:t>
      </w:r>
      <w:proofErr w:type="spellStart"/>
      <w:r>
        <w:t>que</w:t>
      </w:r>
      <w:proofErr w:type="spellEnd"/>
      <w:r>
        <w:t xml:space="preserve"> </w:t>
      </w:r>
      <w:proofErr w:type="spellStart"/>
      <w:r>
        <w:t>aún</w:t>
      </w:r>
      <w:proofErr w:type="spellEnd"/>
      <w:r>
        <w:t xml:space="preserve"> </w:t>
      </w:r>
      <w:proofErr w:type="spellStart"/>
      <w:r>
        <w:t>tengo</w:t>
      </w:r>
      <w:proofErr w:type="spellEnd"/>
      <w:r>
        <w:t xml:space="preserve"> </w:t>
      </w:r>
      <w:proofErr w:type="spellStart"/>
      <w:r>
        <w:t>reservadas</w:t>
      </w:r>
      <w:proofErr w:type="spellEnd"/>
      <w:r>
        <w:t xml:space="preserve"> para </w:t>
      </w:r>
      <w:proofErr w:type="spellStart"/>
      <w:r>
        <w:t>vuestro</w:t>
      </w:r>
      <w:proofErr w:type="spellEnd"/>
      <w:r>
        <w:t xml:space="preserve"> </w:t>
      </w:r>
      <w:proofErr w:type="spellStart"/>
      <w:r>
        <w:t>espíritu</w:t>
      </w:r>
      <w:proofErr w:type="spellEnd"/>
      <w:r>
        <w:t xml:space="preserve">, las </w:t>
      </w:r>
      <w:proofErr w:type="spellStart"/>
      <w:r>
        <w:t>cuales</w:t>
      </w:r>
      <w:proofErr w:type="spellEnd"/>
      <w:r>
        <w:t xml:space="preserve"> </w:t>
      </w:r>
      <w:proofErr w:type="spellStart"/>
      <w:r>
        <w:t>sabréis</w:t>
      </w:r>
      <w:proofErr w:type="spellEnd"/>
      <w:r>
        <w:t xml:space="preserve"> </w:t>
      </w:r>
      <w:proofErr w:type="spellStart"/>
      <w:r>
        <w:t>cuando</w:t>
      </w:r>
      <w:proofErr w:type="spellEnd"/>
      <w:r>
        <w:t xml:space="preserve"> </w:t>
      </w:r>
      <w:proofErr w:type="spellStart"/>
      <w:r>
        <w:t>estéis</w:t>
      </w:r>
      <w:proofErr w:type="spellEnd"/>
      <w:r>
        <w:t xml:space="preserve"> </w:t>
      </w:r>
      <w:proofErr w:type="spellStart"/>
      <w:r>
        <w:t>muy</w:t>
      </w:r>
      <w:proofErr w:type="spellEnd"/>
      <w:r>
        <w:t xml:space="preserve"> </w:t>
      </w:r>
      <w:proofErr w:type="spellStart"/>
      <w:r>
        <w:t>lejos</w:t>
      </w:r>
      <w:proofErr w:type="spellEnd"/>
      <w:r>
        <w:t xml:space="preserve"> de </w:t>
      </w:r>
      <w:proofErr w:type="spellStart"/>
      <w:r>
        <w:t>este</w:t>
      </w:r>
      <w:proofErr w:type="spellEnd"/>
      <w:r>
        <w:t xml:space="preserve"> </w:t>
      </w:r>
      <w:proofErr w:type="spellStart"/>
      <w:r>
        <w:t>mundo</w:t>
      </w:r>
      <w:proofErr w:type="spellEnd"/>
      <w:r>
        <w:t xml:space="preserve">. </w:t>
      </w:r>
      <w:proofErr w:type="spellStart"/>
      <w:r>
        <w:t>Muchas</w:t>
      </w:r>
      <w:proofErr w:type="spellEnd"/>
      <w:r>
        <w:t xml:space="preserve"> </w:t>
      </w:r>
      <w:proofErr w:type="spellStart"/>
      <w:r>
        <w:t>lecciones</w:t>
      </w:r>
      <w:proofErr w:type="spellEnd"/>
      <w:r>
        <w:t xml:space="preserve"> </w:t>
      </w:r>
      <w:proofErr w:type="spellStart"/>
      <w:r>
        <w:t>nuevas</w:t>
      </w:r>
      <w:proofErr w:type="spellEnd"/>
      <w:r>
        <w:t xml:space="preserve"> </w:t>
      </w:r>
      <w:proofErr w:type="spellStart"/>
      <w:r>
        <w:t>os</w:t>
      </w:r>
      <w:proofErr w:type="spellEnd"/>
      <w:r>
        <w:t xml:space="preserve"> </w:t>
      </w:r>
      <w:proofErr w:type="spellStart"/>
      <w:r>
        <w:t>revelaré</w:t>
      </w:r>
      <w:proofErr w:type="spellEnd"/>
      <w:r>
        <w:t xml:space="preserve"> </w:t>
      </w:r>
      <w:proofErr w:type="spellStart"/>
      <w:r>
        <w:t>ahora</w:t>
      </w:r>
      <w:proofErr w:type="spellEnd"/>
      <w:r>
        <w:t xml:space="preserve"> y </w:t>
      </w:r>
      <w:proofErr w:type="spellStart"/>
      <w:r>
        <w:t>os</w:t>
      </w:r>
      <w:proofErr w:type="spellEnd"/>
      <w:r>
        <w:t xml:space="preserve"> </w:t>
      </w:r>
      <w:proofErr w:type="spellStart"/>
      <w:r>
        <w:t>iré</w:t>
      </w:r>
      <w:proofErr w:type="spellEnd"/>
      <w:r>
        <w:t xml:space="preserve"> </w:t>
      </w:r>
      <w:proofErr w:type="spellStart"/>
      <w:r>
        <w:t>dando</w:t>
      </w:r>
      <w:proofErr w:type="spellEnd"/>
      <w:r>
        <w:t xml:space="preserve"> </w:t>
      </w:r>
      <w:proofErr w:type="spellStart"/>
      <w:r>
        <w:t>aquello</w:t>
      </w:r>
      <w:proofErr w:type="spellEnd"/>
      <w:r>
        <w:t xml:space="preserve"> </w:t>
      </w:r>
      <w:proofErr w:type="spellStart"/>
      <w:r>
        <w:t>que</w:t>
      </w:r>
      <w:proofErr w:type="spellEnd"/>
      <w:r>
        <w:t xml:space="preserve"> </w:t>
      </w:r>
      <w:proofErr w:type="spellStart"/>
      <w:r>
        <w:t>seáis</w:t>
      </w:r>
      <w:proofErr w:type="spellEnd"/>
      <w:r>
        <w:t xml:space="preserve"> </w:t>
      </w:r>
      <w:proofErr w:type="spellStart"/>
      <w:r>
        <w:t>capaces</w:t>
      </w:r>
      <w:proofErr w:type="spellEnd"/>
      <w:r>
        <w:t xml:space="preserve"> de </w:t>
      </w:r>
      <w:proofErr w:type="spellStart"/>
      <w:r>
        <w:t>poseer</w:t>
      </w:r>
      <w:proofErr w:type="spellEnd"/>
      <w:r>
        <w:t xml:space="preserve">, sin </w:t>
      </w:r>
      <w:proofErr w:type="spellStart"/>
      <w:r>
        <w:t>engrandeceros</w:t>
      </w:r>
      <w:proofErr w:type="spellEnd"/>
      <w:r>
        <w:t xml:space="preserve">, </w:t>
      </w:r>
      <w:proofErr w:type="spellStart"/>
      <w:r>
        <w:t>ni</w:t>
      </w:r>
      <w:proofErr w:type="spellEnd"/>
      <w:r>
        <w:t xml:space="preserve"> </w:t>
      </w:r>
      <w:proofErr w:type="spellStart"/>
      <w:r>
        <w:t>levantaros</w:t>
      </w:r>
      <w:proofErr w:type="spellEnd"/>
      <w:r>
        <w:t xml:space="preserve"> ante la </w:t>
      </w:r>
      <w:proofErr w:type="spellStart"/>
      <w:r>
        <w:t>humanidad</w:t>
      </w:r>
      <w:proofErr w:type="spellEnd"/>
      <w:r>
        <w:t xml:space="preserve"> con </w:t>
      </w:r>
      <w:proofErr w:type="spellStart"/>
      <w:r>
        <w:t>alarde</w:t>
      </w:r>
      <w:proofErr w:type="spellEnd"/>
      <w:r>
        <w:t xml:space="preserve"> de </w:t>
      </w:r>
      <w:proofErr w:type="spellStart"/>
      <w:r>
        <w:t>superioridad</w:t>
      </w:r>
      <w:proofErr w:type="spellEnd"/>
      <w:r>
        <w:t xml:space="preserve">; </w:t>
      </w:r>
      <w:proofErr w:type="spellStart"/>
      <w:r>
        <w:t>ya</w:t>
      </w:r>
      <w:proofErr w:type="spellEnd"/>
      <w:r>
        <w:t xml:space="preserve"> </w:t>
      </w:r>
      <w:proofErr w:type="spellStart"/>
      <w:r>
        <w:t>sabéis</w:t>
      </w:r>
      <w:proofErr w:type="spellEnd"/>
      <w:r>
        <w:t xml:space="preserve"> </w:t>
      </w:r>
      <w:proofErr w:type="spellStart"/>
      <w:r>
        <w:t>que</w:t>
      </w:r>
      <w:proofErr w:type="spellEnd"/>
      <w:r>
        <w:t xml:space="preserve"> </w:t>
      </w:r>
      <w:proofErr w:type="spellStart"/>
      <w:r>
        <w:t>quien</w:t>
      </w:r>
      <w:proofErr w:type="spellEnd"/>
      <w:r>
        <w:t xml:space="preserve"> se </w:t>
      </w:r>
      <w:proofErr w:type="spellStart"/>
      <w:r>
        <w:t>envanece</w:t>
      </w:r>
      <w:proofErr w:type="spellEnd"/>
      <w:r>
        <w:t xml:space="preserve"> de sus </w:t>
      </w:r>
      <w:proofErr w:type="spellStart"/>
      <w:r>
        <w:t>obras</w:t>
      </w:r>
      <w:proofErr w:type="spellEnd"/>
      <w:r>
        <w:t xml:space="preserve">, con </w:t>
      </w:r>
      <w:proofErr w:type="spellStart"/>
      <w:r>
        <w:t>su</w:t>
      </w:r>
      <w:proofErr w:type="spellEnd"/>
      <w:r>
        <w:t xml:space="preserve"> </w:t>
      </w:r>
      <w:proofErr w:type="spellStart"/>
      <w:r>
        <w:t>misma</w:t>
      </w:r>
      <w:proofErr w:type="spellEnd"/>
      <w:r>
        <w:t xml:space="preserve"> </w:t>
      </w:r>
      <w:proofErr w:type="spellStart"/>
      <w:r>
        <w:t>vanidad</w:t>
      </w:r>
      <w:proofErr w:type="spellEnd"/>
      <w:r>
        <w:t xml:space="preserve"> las </w:t>
      </w:r>
      <w:proofErr w:type="spellStart"/>
      <w:r>
        <w:t>destruye</w:t>
      </w:r>
      <w:proofErr w:type="spellEnd"/>
      <w:r>
        <w:t xml:space="preserve">, </w:t>
      </w:r>
      <w:proofErr w:type="spellStart"/>
      <w:r>
        <w:t>por</w:t>
      </w:r>
      <w:proofErr w:type="spellEnd"/>
      <w:r>
        <w:t xml:space="preserve"> </w:t>
      </w:r>
      <w:proofErr w:type="spellStart"/>
      <w:r>
        <w:t>eso</w:t>
      </w:r>
      <w:proofErr w:type="spellEnd"/>
      <w:r>
        <w:t xml:space="preserve"> </w:t>
      </w:r>
      <w:proofErr w:type="spellStart"/>
      <w:r>
        <w:t>os</w:t>
      </w:r>
      <w:proofErr w:type="spellEnd"/>
      <w:r>
        <w:t xml:space="preserve"> he </w:t>
      </w:r>
      <w:proofErr w:type="spellStart"/>
      <w:r>
        <w:t>enseñado</w:t>
      </w:r>
      <w:proofErr w:type="spellEnd"/>
      <w:r>
        <w:t xml:space="preserve"> a </w:t>
      </w:r>
      <w:proofErr w:type="spellStart"/>
      <w:r>
        <w:t>trabajar</w:t>
      </w:r>
      <w:proofErr w:type="spellEnd"/>
      <w:r>
        <w:t xml:space="preserve"> </w:t>
      </w:r>
      <w:proofErr w:type="spellStart"/>
      <w:r>
        <w:t>en</w:t>
      </w:r>
      <w:proofErr w:type="spellEnd"/>
      <w:r>
        <w:t xml:space="preserve"> </w:t>
      </w:r>
      <w:proofErr w:type="spellStart"/>
      <w:r>
        <w:t>silencio</w:t>
      </w:r>
      <w:proofErr w:type="spellEnd"/>
      <w:r>
        <w:t xml:space="preserve"> para </w:t>
      </w:r>
      <w:proofErr w:type="spellStart"/>
      <w:r>
        <w:t>que</w:t>
      </w:r>
      <w:proofErr w:type="spellEnd"/>
      <w:r>
        <w:t xml:space="preserve"> </w:t>
      </w:r>
      <w:proofErr w:type="spellStart"/>
      <w:r>
        <w:t>vuestras</w:t>
      </w:r>
      <w:proofErr w:type="spellEnd"/>
      <w:r>
        <w:t xml:space="preserve"> </w:t>
      </w:r>
      <w:proofErr w:type="spellStart"/>
      <w:r>
        <w:t>obras</w:t>
      </w:r>
      <w:proofErr w:type="spellEnd"/>
      <w:r>
        <w:t xml:space="preserve"> den </w:t>
      </w:r>
      <w:proofErr w:type="spellStart"/>
      <w:r>
        <w:t>fruto</w:t>
      </w:r>
      <w:proofErr w:type="spellEnd"/>
      <w:r>
        <w:t xml:space="preserve"> de amor. </w:t>
      </w:r>
    </w:p>
    <w:p w14:paraId="62DFE618" w14:textId="77777777" w:rsidR="00F50769" w:rsidRDefault="00F50769" w:rsidP="00F50769">
      <w:r>
        <w:t xml:space="preserve">47. </w:t>
      </w:r>
      <w:proofErr w:type="spellStart"/>
      <w:r>
        <w:t>Rechazad</w:t>
      </w:r>
      <w:proofErr w:type="spellEnd"/>
      <w:r>
        <w:t xml:space="preserve"> la </w:t>
      </w:r>
      <w:proofErr w:type="spellStart"/>
      <w:r>
        <w:t>adulación</w:t>
      </w:r>
      <w:proofErr w:type="spellEnd"/>
      <w:r>
        <w:t xml:space="preserve">, </w:t>
      </w:r>
      <w:proofErr w:type="spellStart"/>
      <w:r>
        <w:t>porque</w:t>
      </w:r>
      <w:proofErr w:type="spellEnd"/>
      <w:r>
        <w:t xml:space="preserve"> es </w:t>
      </w:r>
      <w:proofErr w:type="spellStart"/>
      <w:r>
        <w:t>arma</w:t>
      </w:r>
      <w:proofErr w:type="spellEnd"/>
      <w:r>
        <w:t xml:space="preserve"> </w:t>
      </w:r>
      <w:proofErr w:type="spellStart"/>
      <w:r>
        <w:t>que</w:t>
      </w:r>
      <w:proofErr w:type="spellEnd"/>
      <w:r>
        <w:t xml:space="preserve"> </w:t>
      </w:r>
      <w:proofErr w:type="spellStart"/>
      <w:r>
        <w:t>destruirá</w:t>
      </w:r>
      <w:proofErr w:type="spellEnd"/>
      <w:r>
        <w:t xml:space="preserve"> </w:t>
      </w:r>
      <w:proofErr w:type="spellStart"/>
      <w:r>
        <w:t>vuestros</w:t>
      </w:r>
      <w:proofErr w:type="spellEnd"/>
      <w:r>
        <w:t xml:space="preserve"> nobles </w:t>
      </w:r>
      <w:proofErr w:type="spellStart"/>
      <w:r>
        <w:t>sentimientos</w:t>
      </w:r>
      <w:proofErr w:type="spellEnd"/>
      <w:r>
        <w:t xml:space="preserve">. Es espada </w:t>
      </w:r>
      <w:proofErr w:type="spellStart"/>
      <w:r>
        <w:t>que</w:t>
      </w:r>
      <w:proofErr w:type="spellEnd"/>
      <w:r>
        <w:t xml:space="preserve"> </w:t>
      </w:r>
      <w:proofErr w:type="spellStart"/>
      <w:r>
        <w:t>puede</w:t>
      </w:r>
      <w:proofErr w:type="spellEnd"/>
      <w:r>
        <w:t xml:space="preserve"> </w:t>
      </w:r>
      <w:proofErr w:type="spellStart"/>
      <w:r>
        <w:t>dar</w:t>
      </w:r>
      <w:proofErr w:type="spellEnd"/>
      <w:r>
        <w:t xml:space="preserve"> </w:t>
      </w:r>
      <w:proofErr w:type="spellStart"/>
      <w:r>
        <w:t>muerte</w:t>
      </w:r>
      <w:proofErr w:type="spellEnd"/>
      <w:r>
        <w:t xml:space="preserve"> </w:t>
      </w:r>
      <w:proofErr w:type="gramStart"/>
      <w:r>
        <w:t>a</w:t>
      </w:r>
      <w:proofErr w:type="gramEnd"/>
      <w:r>
        <w:t xml:space="preserve"> </w:t>
      </w:r>
      <w:proofErr w:type="spellStart"/>
      <w:r>
        <w:t>esa</w:t>
      </w:r>
      <w:proofErr w:type="spellEnd"/>
      <w:r>
        <w:t xml:space="preserve"> </w:t>
      </w:r>
      <w:proofErr w:type="spellStart"/>
      <w:r>
        <w:t>fe</w:t>
      </w:r>
      <w:proofErr w:type="spellEnd"/>
      <w:r>
        <w:t xml:space="preserve"> </w:t>
      </w:r>
      <w:proofErr w:type="spellStart"/>
      <w:r>
        <w:t>que</w:t>
      </w:r>
      <w:proofErr w:type="spellEnd"/>
      <w:r>
        <w:t xml:space="preserve"> </w:t>
      </w:r>
      <w:proofErr w:type="spellStart"/>
      <w:r>
        <w:t>Yo</w:t>
      </w:r>
      <w:proofErr w:type="spellEnd"/>
      <w:r>
        <w:t xml:space="preserve"> he </w:t>
      </w:r>
      <w:proofErr w:type="spellStart"/>
      <w:r>
        <w:t>encendido</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
    <w:p w14:paraId="428B1CBB" w14:textId="77777777" w:rsidR="00F50769" w:rsidRDefault="00F50769" w:rsidP="00F50769">
      <w:r>
        <w:lastRenderedPageBreak/>
        <w:t>48. ¿</w:t>
      </w:r>
      <w:proofErr w:type="spellStart"/>
      <w:r>
        <w:t>Cómo</w:t>
      </w:r>
      <w:proofErr w:type="spellEnd"/>
      <w:r>
        <w:t xml:space="preserve"> </w:t>
      </w:r>
      <w:proofErr w:type="spellStart"/>
      <w:r>
        <w:t>podréis</w:t>
      </w:r>
      <w:proofErr w:type="spellEnd"/>
      <w:r>
        <w:t xml:space="preserve"> </w:t>
      </w:r>
      <w:proofErr w:type="spellStart"/>
      <w:r>
        <w:t>permitir</w:t>
      </w:r>
      <w:proofErr w:type="spellEnd"/>
      <w:r>
        <w:t xml:space="preserve"> </w:t>
      </w:r>
      <w:proofErr w:type="spellStart"/>
      <w:r>
        <w:t>que</w:t>
      </w:r>
      <w:proofErr w:type="spellEnd"/>
      <w:r>
        <w:t xml:space="preserve"> </w:t>
      </w:r>
      <w:proofErr w:type="spellStart"/>
      <w:r>
        <w:t>los</w:t>
      </w:r>
      <w:proofErr w:type="spellEnd"/>
      <w:r>
        <w:t xml:space="preserve"> hombres </w:t>
      </w:r>
      <w:proofErr w:type="spellStart"/>
      <w:r>
        <w:t>destruyan</w:t>
      </w:r>
      <w:proofErr w:type="spellEnd"/>
      <w:r>
        <w:t xml:space="preserve"> </w:t>
      </w:r>
      <w:proofErr w:type="spellStart"/>
      <w:r>
        <w:t>el</w:t>
      </w:r>
      <w:proofErr w:type="spellEnd"/>
      <w:r>
        <w:t xml:space="preserve"> altar </w:t>
      </w:r>
      <w:proofErr w:type="spellStart"/>
      <w:r>
        <w:t>que</w:t>
      </w:r>
      <w:proofErr w:type="spellEnd"/>
      <w:r>
        <w:t xml:space="preserve"> </w:t>
      </w:r>
      <w:proofErr w:type="spellStart"/>
      <w:r>
        <w:t>lleváis</w:t>
      </w:r>
      <w:proofErr w:type="spellEnd"/>
      <w:r>
        <w:t xml:space="preserve"> </w:t>
      </w:r>
      <w:proofErr w:type="spellStart"/>
      <w:r>
        <w:t>en</w:t>
      </w:r>
      <w:proofErr w:type="spellEnd"/>
      <w:r>
        <w:t xml:space="preserve"> </w:t>
      </w:r>
      <w:proofErr w:type="spellStart"/>
      <w:r>
        <w:t>el</w:t>
      </w:r>
      <w:proofErr w:type="spellEnd"/>
      <w:r>
        <w:t xml:space="preserve"> </w:t>
      </w:r>
      <w:proofErr w:type="spellStart"/>
      <w:r>
        <w:t>fondo</w:t>
      </w:r>
      <w:proofErr w:type="spellEnd"/>
      <w:r>
        <w:t xml:space="preserve"> de </w:t>
      </w:r>
      <w:proofErr w:type="spellStart"/>
      <w:r>
        <w:t>vuestro</w:t>
      </w:r>
      <w:proofErr w:type="spellEnd"/>
      <w:r>
        <w:t xml:space="preserve"> ser? </w:t>
      </w:r>
    </w:p>
    <w:p w14:paraId="6DDA0EFE" w14:textId="77777777" w:rsidR="00F50769" w:rsidRDefault="00F50769" w:rsidP="00F50769">
      <w:r>
        <w:t xml:space="preserve">49. </w:t>
      </w:r>
      <w:proofErr w:type="spellStart"/>
      <w:r>
        <w:t>Yo</w:t>
      </w:r>
      <w:proofErr w:type="spellEnd"/>
      <w:r>
        <w:t xml:space="preserve"> </w:t>
      </w:r>
      <w:proofErr w:type="spellStart"/>
      <w:r>
        <w:t>sé</w:t>
      </w:r>
      <w:proofErr w:type="spellEnd"/>
      <w:r>
        <w:t xml:space="preserve"> </w:t>
      </w:r>
      <w:proofErr w:type="spellStart"/>
      <w:r>
        <w:t>que</w:t>
      </w:r>
      <w:proofErr w:type="spellEnd"/>
      <w:r>
        <w:t xml:space="preserve"> </w:t>
      </w:r>
      <w:proofErr w:type="spellStart"/>
      <w:r>
        <w:t>en</w:t>
      </w:r>
      <w:proofErr w:type="spellEnd"/>
      <w:r>
        <w:t xml:space="preserve"> </w:t>
      </w:r>
      <w:proofErr w:type="spellStart"/>
      <w:r>
        <w:t>el</w:t>
      </w:r>
      <w:proofErr w:type="spellEnd"/>
      <w:r>
        <w:t xml:space="preserve"> </w:t>
      </w:r>
      <w:proofErr w:type="spellStart"/>
      <w:r>
        <w:t>seno</w:t>
      </w:r>
      <w:proofErr w:type="spellEnd"/>
      <w:r>
        <w:t xml:space="preserve"> de </w:t>
      </w:r>
      <w:proofErr w:type="spellStart"/>
      <w:r>
        <w:t>este</w:t>
      </w:r>
      <w:proofErr w:type="spellEnd"/>
      <w:r>
        <w:t xml:space="preserve"> pueblo se </w:t>
      </w:r>
      <w:proofErr w:type="spellStart"/>
      <w:r>
        <w:t>han</w:t>
      </w:r>
      <w:proofErr w:type="spellEnd"/>
      <w:r>
        <w:t xml:space="preserve"> </w:t>
      </w:r>
      <w:proofErr w:type="spellStart"/>
      <w:r>
        <w:t>realizado</w:t>
      </w:r>
      <w:proofErr w:type="spellEnd"/>
      <w:r>
        <w:t xml:space="preserve"> </w:t>
      </w:r>
      <w:proofErr w:type="spellStart"/>
      <w:r>
        <w:t>grandes</w:t>
      </w:r>
      <w:proofErr w:type="spellEnd"/>
      <w:r>
        <w:t xml:space="preserve"> </w:t>
      </w:r>
      <w:proofErr w:type="spellStart"/>
      <w:r>
        <w:t>obras</w:t>
      </w:r>
      <w:proofErr w:type="spellEnd"/>
      <w:r>
        <w:t xml:space="preserve">, mas </w:t>
      </w:r>
      <w:proofErr w:type="spellStart"/>
      <w:r>
        <w:t>dejad</w:t>
      </w:r>
      <w:proofErr w:type="spellEnd"/>
      <w:r>
        <w:t xml:space="preserve"> </w:t>
      </w:r>
      <w:proofErr w:type="spellStart"/>
      <w:r>
        <w:t>que</w:t>
      </w:r>
      <w:proofErr w:type="spellEnd"/>
      <w:r>
        <w:t xml:space="preserve"> </w:t>
      </w:r>
      <w:proofErr w:type="spellStart"/>
      <w:r>
        <w:t>Yo</w:t>
      </w:r>
      <w:proofErr w:type="spellEnd"/>
      <w:r>
        <w:t xml:space="preserve"> lo </w:t>
      </w:r>
      <w:proofErr w:type="spellStart"/>
      <w:r>
        <w:t>sepa</w:t>
      </w:r>
      <w:proofErr w:type="spellEnd"/>
      <w:r>
        <w:t xml:space="preserve">, </w:t>
      </w:r>
      <w:proofErr w:type="spellStart"/>
      <w:r>
        <w:t>aunque</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w:t>
      </w:r>
      <w:proofErr w:type="spellStart"/>
      <w:r>
        <w:t>sean</w:t>
      </w:r>
      <w:proofErr w:type="spellEnd"/>
      <w:r>
        <w:t xml:space="preserve"> </w:t>
      </w:r>
      <w:proofErr w:type="spellStart"/>
      <w:r>
        <w:t>ignorados</w:t>
      </w:r>
      <w:proofErr w:type="spellEnd"/>
      <w:r>
        <w:t xml:space="preserve"> </w:t>
      </w:r>
      <w:proofErr w:type="spellStart"/>
      <w:r>
        <w:t>vuestros</w:t>
      </w:r>
      <w:proofErr w:type="spellEnd"/>
      <w:r>
        <w:t xml:space="preserve"> </w:t>
      </w:r>
      <w:proofErr w:type="spellStart"/>
      <w:r>
        <w:t>nombres</w:t>
      </w:r>
      <w:proofErr w:type="spellEnd"/>
      <w:r>
        <w:t xml:space="preserve">.  </w:t>
      </w:r>
    </w:p>
    <w:p w14:paraId="617E170A" w14:textId="77777777" w:rsidR="00F50769" w:rsidRDefault="00F50769" w:rsidP="00F50769">
      <w:r>
        <w:t xml:space="preserve">50. </w:t>
      </w:r>
      <w:proofErr w:type="spellStart"/>
      <w:r>
        <w:t>Sólo</w:t>
      </w:r>
      <w:proofErr w:type="spellEnd"/>
      <w:r>
        <w:t xml:space="preserve"> </w:t>
      </w:r>
      <w:proofErr w:type="spellStart"/>
      <w:r>
        <w:t>Yo</w:t>
      </w:r>
      <w:proofErr w:type="spellEnd"/>
      <w:r>
        <w:t xml:space="preserve"> </w:t>
      </w:r>
      <w:proofErr w:type="spellStart"/>
      <w:r>
        <w:t>sé</w:t>
      </w:r>
      <w:proofErr w:type="spellEnd"/>
      <w:r>
        <w:t xml:space="preserve"> </w:t>
      </w:r>
      <w:proofErr w:type="spellStart"/>
      <w:r>
        <w:t>el</w:t>
      </w:r>
      <w:proofErr w:type="spellEnd"/>
      <w:r>
        <w:t xml:space="preserve"> </w:t>
      </w:r>
      <w:proofErr w:type="spellStart"/>
      <w:r>
        <w:t>verdadero</w:t>
      </w:r>
      <w:proofErr w:type="spellEnd"/>
      <w:r>
        <w:t xml:space="preserve"> </w:t>
      </w:r>
      <w:proofErr w:type="spellStart"/>
      <w:r>
        <w:t>mérito</w:t>
      </w:r>
      <w:proofErr w:type="spellEnd"/>
      <w:r>
        <w:t xml:space="preserve"> o valor de </w:t>
      </w:r>
      <w:proofErr w:type="spellStart"/>
      <w:r>
        <w:t>vuestras</w:t>
      </w:r>
      <w:proofErr w:type="spellEnd"/>
      <w:r>
        <w:t xml:space="preserve"> </w:t>
      </w:r>
      <w:proofErr w:type="spellStart"/>
      <w:r>
        <w:t>obras</w:t>
      </w:r>
      <w:proofErr w:type="spellEnd"/>
      <w:r>
        <w:t xml:space="preserve"> </w:t>
      </w:r>
      <w:proofErr w:type="spellStart"/>
      <w:r>
        <w:t>porque</w:t>
      </w:r>
      <w:proofErr w:type="spellEnd"/>
      <w:r>
        <w:t xml:space="preserve"> </w:t>
      </w:r>
      <w:proofErr w:type="spellStart"/>
      <w:r>
        <w:t>ni</w:t>
      </w:r>
      <w:proofErr w:type="spellEnd"/>
      <w:r>
        <w:t xml:space="preserve"> </w:t>
      </w:r>
      <w:proofErr w:type="spellStart"/>
      <w:r>
        <w:t>vosotros</w:t>
      </w:r>
      <w:proofErr w:type="spellEnd"/>
      <w:r>
        <w:t xml:space="preserve"> </w:t>
      </w:r>
      <w:proofErr w:type="spellStart"/>
      <w:r>
        <w:t>mismos</w:t>
      </w:r>
      <w:proofErr w:type="spellEnd"/>
      <w:r>
        <w:t xml:space="preserve"> </w:t>
      </w:r>
      <w:proofErr w:type="spellStart"/>
      <w:r>
        <w:t>podréis</w:t>
      </w:r>
      <w:proofErr w:type="spellEnd"/>
      <w:r>
        <w:t xml:space="preserve"> </w:t>
      </w:r>
      <w:proofErr w:type="spellStart"/>
      <w:r>
        <w:t>juzgarlas</w:t>
      </w:r>
      <w:proofErr w:type="spellEnd"/>
      <w:r>
        <w:t xml:space="preserve">; a </w:t>
      </w:r>
      <w:proofErr w:type="spellStart"/>
      <w:r>
        <w:t>veces</w:t>
      </w:r>
      <w:proofErr w:type="spellEnd"/>
      <w:r>
        <w:t xml:space="preserve"> </w:t>
      </w:r>
      <w:proofErr w:type="spellStart"/>
      <w:r>
        <w:t>os</w:t>
      </w:r>
      <w:proofErr w:type="spellEnd"/>
      <w:r>
        <w:t xml:space="preserve"> </w:t>
      </w:r>
      <w:proofErr w:type="spellStart"/>
      <w:r>
        <w:t>parecerá</w:t>
      </w:r>
      <w:proofErr w:type="spellEnd"/>
      <w:r>
        <w:t xml:space="preserve"> </w:t>
      </w:r>
      <w:proofErr w:type="spellStart"/>
      <w:r>
        <w:t>muy</w:t>
      </w:r>
      <w:proofErr w:type="spellEnd"/>
      <w:r>
        <w:t xml:space="preserve"> grande </w:t>
      </w:r>
      <w:proofErr w:type="spellStart"/>
      <w:r>
        <w:t>una</w:t>
      </w:r>
      <w:proofErr w:type="spellEnd"/>
      <w:r>
        <w:t xml:space="preserve"> </w:t>
      </w:r>
      <w:proofErr w:type="spellStart"/>
      <w:r>
        <w:t>obra</w:t>
      </w:r>
      <w:proofErr w:type="spellEnd"/>
      <w:r>
        <w:t xml:space="preserve"> </w:t>
      </w:r>
      <w:proofErr w:type="spellStart"/>
      <w:r>
        <w:t>pequeña</w:t>
      </w:r>
      <w:proofErr w:type="spellEnd"/>
      <w:r>
        <w:t xml:space="preserve">, y </w:t>
      </w:r>
      <w:proofErr w:type="spellStart"/>
      <w:r>
        <w:t>otras</w:t>
      </w:r>
      <w:proofErr w:type="spellEnd"/>
      <w:r>
        <w:t xml:space="preserve"> </w:t>
      </w:r>
      <w:proofErr w:type="spellStart"/>
      <w:r>
        <w:t>ni</w:t>
      </w:r>
      <w:proofErr w:type="spellEnd"/>
      <w:r>
        <w:t xml:space="preserve"> </w:t>
      </w:r>
      <w:proofErr w:type="spellStart"/>
      <w:r>
        <w:t>siquiera</w:t>
      </w:r>
      <w:proofErr w:type="spellEnd"/>
      <w:r>
        <w:t xml:space="preserve"> </w:t>
      </w:r>
      <w:proofErr w:type="spellStart"/>
      <w:r>
        <w:t>os</w:t>
      </w:r>
      <w:proofErr w:type="spellEnd"/>
      <w:r>
        <w:t xml:space="preserve"> </w:t>
      </w:r>
      <w:proofErr w:type="spellStart"/>
      <w:r>
        <w:t>daréis</w:t>
      </w:r>
      <w:proofErr w:type="spellEnd"/>
      <w:r>
        <w:t xml:space="preserve"> </w:t>
      </w:r>
      <w:proofErr w:type="spellStart"/>
      <w:r>
        <w:t>cuenta</w:t>
      </w:r>
      <w:proofErr w:type="spellEnd"/>
      <w:r>
        <w:t xml:space="preserve"> de </w:t>
      </w:r>
      <w:proofErr w:type="spellStart"/>
      <w:r>
        <w:t>que</w:t>
      </w:r>
      <w:proofErr w:type="spellEnd"/>
      <w:r>
        <w:t xml:space="preserve"> hasta </w:t>
      </w:r>
      <w:proofErr w:type="spellStart"/>
      <w:r>
        <w:t>Mí</w:t>
      </w:r>
      <w:proofErr w:type="spellEnd"/>
      <w:r>
        <w:t xml:space="preserve"> </w:t>
      </w:r>
      <w:proofErr w:type="spellStart"/>
      <w:r>
        <w:t>llegó</w:t>
      </w:r>
      <w:proofErr w:type="spellEnd"/>
      <w:r>
        <w:t xml:space="preserve"> </w:t>
      </w:r>
      <w:proofErr w:type="spellStart"/>
      <w:r>
        <w:t>su</w:t>
      </w:r>
      <w:proofErr w:type="spellEnd"/>
      <w:r>
        <w:t xml:space="preserve"> </w:t>
      </w:r>
      <w:proofErr w:type="spellStart"/>
      <w:r>
        <w:t>mérito</w:t>
      </w:r>
      <w:proofErr w:type="spellEnd"/>
      <w:r>
        <w:t xml:space="preserve">.  </w:t>
      </w:r>
    </w:p>
    <w:p w14:paraId="3D46C2B5" w14:textId="77777777" w:rsidR="00F50769" w:rsidRDefault="00F50769" w:rsidP="00F50769">
      <w:r>
        <w:t xml:space="preserve">51. </w:t>
      </w:r>
      <w:proofErr w:type="spellStart"/>
      <w:r>
        <w:t>Fortaleceos</w:t>
      </w:r>
      <w:proofErr w:type="spellEnd"/>
      <w:r>
        <w:t xml:space="preserve"> </w:t>
      </w:r>
      <w:proofErr w:type="spellStart"/>
      <w:r>
        <w:t>en</w:t>
      </w:r>
      <w:proofErr w:type="spellEnd"/>
      <w:r>
        <w:t xml:space="preserve"> la </w:t>
      </w:r>
      <w:proofErr w:type="spellStart"/>
      <w:r>
        <w:t>humildad</w:t>
      </w:r>
      <w:proofErr w:type="spellEnd"/>
      <w:r>
        <w:t xml:space="preserve">, </w:t>
      </w:r>
      <w:proofErr w:type="spellStart"/>
      <w:r>
        <w:t>en</w:t>
      </w:r>
      <w:proofErr w:type="spellEnd"/>
      <w:r>
        <w:t xml:space="preserve"> la </w:t>
      </w:r>
      <w:proofErr w:type="spellStart"/>
      <w:r>
        <w:t>dignidad</w:t>
      </w:r>
      <w:proofErr w:type="spellEnd"/>
      <w:r>
        <w:t xml:space="preserve"> y no </w:t>
      </w:r>
      <w:proofErr w:type="spellStart"/>
      <w:r>
        <w:t>os</w:t>
      </w:r>
      <w:proofErr w:type="spellEnd"/>
      <w:r>
        <w:t xml:space="preserve"> </w:t>
      </w:r>
      <w:proofErr w:type="spellStart"/>
      <w:r>
        <w:t>perderéis</w:t>
      </w:r>
      <w:proofErr w:type="spellEnd"/>
      <w:r>
        <w:t xml:space="preserve">. </w:t>
      </w:r>
      <w:proofErr w:type="spellStart"/>
      <w:r>
        <w:t>Os</w:t>
      </w:r>
      <w:proofErr w:type="spellEnd"/>
      <w:r>
        <w:t xml:space="preserve"> he dado las </w:t>
      </w:r>
      <w:proofErr w:type="spellStart"/>
      <w:r>
        <w:t>armas</w:t>
      </w:r>
      <w:proofErr w:type="spellEnd"/>
      <w:r>
        <w:t xml:space="preserve">, </w:t>
      </w:r>
      <w:proofErr w:type="spellStart"/>
      <w:r>
        <w:t>luchad</w:t>
      </w:r>
      <w:proofErr w:type="spellEnd"/>
      <w:r>
        <w:t xml:space="preserve">, y no </w:t>
      </w:r>
      <w:proofErr w:type="spellStart"/>
      <w:r>
        <w:t>perdáis</w:t>
      </w:r>
      <w:proofErr w:type="spellEnd"/>
      <w:r>
        <w:t xml:space="preserve"> </w:t>
      </w:r>
      <w:proofErr w:type="spellStart"/>
      <w:r>
        <w:t>una</w:t>
      </w:r>
      <w:proofErr w:type="spellEnd"/>
      <w:r>
        <w:t xml:space="preserve"> sola </w:t>
      </w:r>
      <w:proofErr w:type="spellStart"/>
      <w:r>
        <w:t>batalla</w:t>
      </w:r>
      <w:proofErr w:type="spellEnd"/>
      <w:r>
        <w:t xml:space="preserve">. El laurel </w:t>
      </w:r>
      <w:proofErr w:type="spellStart"/>
      <w:r>
        <w:t>que</w:t>
      </w:r>
      <w:proofErr w:type="spellEnd"/>
      <w:r>
        <w:t xml:space="preserve"> </w:t>
      </w:r>
      <w:proofErr w:type="spellStart"/>
      <w:r>
        <w:t>habrá</w:t>
      </w:r>
      <w:proofErr w:type="spellEnd"/>
      <w:r>
        <w:t xml:space="preserve"> de </w:t>
      </w:r>
      <w:proofErr w:type="spellStart"/>
      <w:r>
        <w:t>ceñir</w:t>
      </w:r>
      <w:proofErr w:type="spellEnd"/>
      <w:r>
        <w:t xml:space="preserve"> </w:t>
      </w:r>
      <w:proofErr w:type="spellStart"/>
      <w:r>
        <w:t>vuestra</w:t>
      </w:r>
      <w:proofErr w:type="spellEnd"/>
      <w:r>
        <w:t xml:space="preserve"> </w:t>
      </w:r>
      <w:proofErr w:type="spellStart"/>
      <w:r>
        <w:t>frente</w:t>
      </w:r>
      <w:proofErr w:type="spellEnd"/>
      <w:r>
        <w:t xml:space="preserve">, </w:t>
      </w:r>
      <w:proofErr w:type="spellStart"/>
      <w:r>
        <w:t>será</w:t>
      </w:r>
      <w:proofErr w:type="spellEnd"/>
      <w:r>
        <w:t xml:space="preserve"> un </w:t>
      </w:r>
      <w:proofErr w:type="spellStart"/>
      <w:r>
        <w:t>ósculo</w:t>
      </w:r>
      <w:proofErr w:type="spellEnd"/>
      <w:r>
        <w:t xml:space="preserve"> de amor de </w:t>
      </w:r>
      <w:proofErr w:type="spellStart"/>
      <w:r>
        <w:t>vuestro</w:t>
      </w:r>
      <w:proofErr w:type="spellEnd"/>
      <w:r>
        <w:t xml:space="preserve"> Padre. </w:t>
      </w:r>
    </w:p>
    <w:p w14:paraId="5EA87F0E" w14:textId="77777777" w:rsidR="00F50769" w:rsidRDefault="00F50769" w:rsidP="00F50769">
      <w:r>
        <w:t xml:space="preserve">52. No </w:t>
      </w:r>
      <w:proofErr w:type="spellStart"/>
      <w:r>
        <w:t>volváis</w:t>
      </w:r>
      <w:proofErr w:type="spellEnd"/>
      <w:r>
        <w:t xml:space="preserve"> a </w:t>
      </w:r>
      <w:proofErr w:type="spellStart"/>
      <w:r>
        <w:t>caer</w:t>
      </w:r>
      <w:proofErr w:type="spellEnd"/>
      <w:r>
        <w:t xml:space="preserve"> </w:t>
      </w:r>
      <w:proofErr w:type="spellStart"/>
      <w:r>
        <w:t>postrados</w:t>
      </w:r>
      <w:proofErr w:type="spellEnd"/>
      <w:r>
        <w:t xml:space="preserve"> </w:t>
      </w:r>
      <w:proofErr w:type="spellStart"/>
      <w:r>
        <w:t>en</w:t>
      </w:r>
      <w:proofErr w:type="spellEnd"/>
      <w:r>
        <w:t xml:space="preserve"> </w:t>
      </w:r>
      <w:proofErr w:type="spellStart"/>
      <w:r>
        <w:t>el</w:t>
      </w:r>
      <w:proofErr w:type="spellEnd"/>
      <w:r>
        <w:t xml:space="preserve"> </w:t>
      </w:r>
      <w:proofErr w:type="spellStart"/>
      <w:r>
        <w:t>letargo</w:t>
      </w:r>
      <w:proofErr w:type="spellEnd"/>
      <w:r>
        <w:t xml:space="preserve">, </w:t>
      </w:r>
      <w:proofErr w:type="spellStart"/>
      <w:r>
        <w:t>ya</w:t>
      </w:r>
      <w:proofErr w:type="spellEnd"/>
      <w:r>
        <w:t xml:space="preserve"> </w:t>
      </w:r>
      <w:proofErr w:type="spellStart"/>
      <w:r>
        <w:t>que</w:t>
      </w:r>
      <w:proofErr w:type="spellEnd"/>
      <w:r>
        <w:t xml:space="preserve"> de </w:t>
      </w:r>
      <w:proofErr w:type="spellStart"/>
      <w:r>
        <w:t>él</w:t>
      </w:r>
      <w:proofErr w:type="spellEnd"/>
      <w:r>
        <w:t xml:space="preserve"> </w:t>
      </w:r>
      <w:proofErr w:type="spellStart"/>
      <w:r>
        <w:t>os</w:t>
      </w:r>
      <w:proofErr w:type="spellEnd"/>
      <w:r>
        <w:t xml:space="preserve"> </w:t>
      </w:r>
      <w:proofErr w:type="spellStart"/>
      <w:r>
        <w:t>habéis</w:t>
      </w:r>
      <w:proofErr w:type="spellEnd"/>
      <w:r>
        <w:t xml:space="preserve"> </w:t>
      </w:r>
      <w:proofErr w:type="spellStart"/>
      <w:r>
        <w:t>librado</w:t>
      </w:r>
      <w:proofErr w:type="spellEnd"/>
      <w:r>
        <w:t xml:space="preserve">; no </w:t>
      </w:r>
      <w:proofErr w:type="spellStart"/>
      <w:r>
        <w:t>vayáis</w:t>
      </w:r>
      <w:proofErr w:type="spellEnd"/>
      <w:r>
        <w:t xml:space="preserve"> </w:t>
      </w:r>
      <w:proofErr w:type="gramStart"/>
      <w:r>
        <w:t>a</w:t>
      </w:r>
      <w:proofErr w:type="gramEnd"/>
      <w:r>
        <w:t xml:space="preserve"> </w:t>
      </w:r>
      <w:proofErr w:type="spellStart"/>
      <w:r>
        <w:t>imitar</w:t>
      </w:r>
      <w:proofErr w:type="spellEnd"/>
      <w:r>
        <w:t xml:space="preserve"> a las </w:t>
      </w:r>
      <w:proofErr w:type="spellStart"/>
      <w:r>
        <w:t>vírgenes</w:t>
      </w:r>
      <w:proofErr w:type="spellEnd"/>
      <w:r>
        <w:t xml:space="preserve"> </w:t>
      </w:r>
      <w:proofErr w:type="spellStart"/>
      <w:r>
        <w:t>infieles</w:t>
      </w:r>
      <w:proofErr w:type="spellEnd"/>
      <w:r>
        <w:t xml:space="preserve"> </w:t>
      </w:r>
      <w:proofErr w:type="spellStart"/>
      <w:r>
        <w:t>que</w:t>
      </w:r>
      <w:proofErr w:type="spellEnd"/>
      <w:r>
        <w:t xml:space="preserve"> no </w:t>
      </w:r>
      <w:proofErr w:type="spellStart"/>
      <w:r>
        <w:t>supieron</w:t>
      </w:r>
      <w:proofErr w:type="spellEnd"/>
      <w:r>
        <w:t xml:space="preserve"> </w:t>
      </w:r>
      <w:proofErr w:type="spellStart"/>
      <w:r>
        <w:t>esperar</w:t>
      </w:r>
      <w:proofErr w:type="spellEnd"/>
      <w:r>
        <w:t xml:space="preserve"> al </w:t>
      </w:r>
      <w:proofErr w:type="spellStart"/>
      <w:r>
        <w:t>esposo</w:t>
      </w:r>
      <w:proofErr w:type="spellEnd"/>
      <w:r>
        <w:t xml:space="preserve"> con sus </w:t>
      </w:r>
      <w:proofErr w:type="spellStart"/>
      <w:r>
        <w:t>lámparas</w:t>
      </w:r>
      <w:proofErr w:type="spellEnd"/>
      <w:r>
        <w:t xml:space="preserve"> </w:t>
      </w:r>
      <w:proofErr w:type="spellStart"/>
      <w:r>
        <w:t>encendidas</w:t>
      </w:r>
      <w:proofErr w:type="spellEnd"/>
      <w:r>
        <w:t xml:space="preserve">, </w:t>
      </w:r>
      <w:proofErr w:type="spellStart"/>
      <w:r>
        <w:t>porque</w:t>
      </w:r>
      <w:proofErr w:type="spellEnd"/>
      <w:r>
        <w:t xml:space="preserve"> </w:t>
      </w:r>
      <w:proofErr w:type="spellStart"/>
      <w:r>
        <w:t>si</w:t>
      </w:r>
      <w:proofErr w:type="spellEnd"/>
      <w:r>
        <w:t xml:space="preserve"> </w:t>
      </w:r>
      <w:proofErr w:type="spellStart"/>
      <w:r>
        <w:t>amargo</w:t>
      </w:r>
      <w:proofErr w:type="spellEnd"/>
      <w:r>
        <w:t xml:space="preserve"> </w:t>
      </w:r>
      <w:proofErr w:type="spellStart"/>
      <w:r>
        <w:t>fue</w:t>
      </w:r>
      <w:proofErr w:type="spellEnd"/>
      <w:r>
        <w:t xml:space="preserve"> </w:t>
      </w:r>
      <w:proofErr w:type="spellStart"/>
      <w:r>
        <w:t>vuestro</w:t>
      </w:r>
      <w:proofErr w:type="spellEnd"/>
      <w:r>
        <w:t xml:space="preserve"> </w:t>
      </w:r>
      <w:proofErr w:type="spellStart"/>
      <w:r>
        <w:t>despertar</w:t>
      </w:r>
      <w:proofErr w:type="spellEnd"/>
      <w:r>
        <w:t xml:space="preserve"> anterior, </w:t>
      </w:r>
      <w:proofErr w:type="spellStart"/>
      <w:r>
        <w:t>el</w:t>
      </w:r>
      <w:proofErr w:type="spellEnd"/>
      <w:r>
        <w:t xml:space="preserve"> </w:t>
      </w:r>
      <w:proofErr w:type="spellStart"/>
      <w:r>
        <w:t>próximo</w:t>
      </w:r>
      <w:proofErr w:type="spellEnd"/>
      <w:r>
        <w:t xml:space="preserve"> no </w:t>
      </w:r>
      <w:proofErr w:type="spellStart"/>
      <w:r>
        <w:t>tendrá</w:t>
      </w:r>
      <w:proofErr w:type="spellEnd"/>
      <w:r>
        <w:t xml:space="preserve"> </w:t>
      </w:r>
      <w:proofErr w:type="spellStart"/>
      <w:r>
        <w:t>comparación</w:t>
      </w:r>
      <w:proofErr w:type="spellEnd"/>
      <w:r>
        <w:t xml:space="preserve">. </w:t>
      </w:r>
    </w:p>
    <w:p w14:paraId="011F2C1C" w14:textId="77777777" w:rsidR="00F50769" w:rsidRDefault="00F50769" w:rsidP="00F50769">
      <w:r>
        <w:t xml:space="preserve">53. </w:t>
      </w:r>
      <w:proofErr w:type="spellStart"/>
      <w:r>
        <w:t>Cuidad</w:t>
      </w:r>
      <w:proofErr w:type="spellEnd"/>
      <w:r>
        <w:t xml:space="preserve"> </w:t>
      </w:r>
      <w:proofErr w:type="spellStart"/>
      <w:r>
        <w:t>vuestra</w:t>
      </w:r>
      <w:proofErr w:type="spellEnd"/>
      <w:r>
        <w:t xml:space="preserve"> </w:t>
      </w:r>
      <w:proofErr w:type="spellStart"/>
      <w:r>
        <w:t>heredad</w:t>
      </w:r>
      <w:proofErr w:type="spellEnd"/>
      <w:r>
        <w:t xml:space="preserve"> y no </w:t>
      </w:r>
      <w:proofErr w:type="spellStart"/>
      <w:r>
        <w:t>habrá</w:t>
      </w:r>
      <w:proofErr w:type="spellEnd"/>
      <w:r>
        <w:t xml:space="preserve"> </w:t>
      </w:r>
      <w:proofErr w:type="spellStart"/>
      <w:r>
        <w:t>quien</w:t>
      </w:r>
      <w:proofErr w:type="spellEnd"/>
      <w:r>
        <w:t xml:space="preserve"> </w:t>
      </w:r>
      <w:proofErr w:type="spellStart"/>
      <w:r>
        <w:t>os</w:t>
      </w:r>
      <w:proofErr w:type="spellEnd"/>
      <w:r>
        <w:t xml:space="preserve"> la </w:t>
      </w:r>
      <w:proofErr w:type="spellStart"/>
      <w:r>
        <w:t>arrebate</w:t>
      </w:r>
      <w:proofErr w:type="spellEnd"/>
      <w:r>
        <w:t xml:space="preserve"> </w:t>
      </w:r>
      <w:proofErr w:type="spellStart"/>
      <w:r>
        <w:t>porque</w:t>
      </w:r>
      <w:proofErr w:type="spellEnd"/>
      <w:r>
        <w:t xml:space="preserve"> no </w:t>
      </w:r>
      <w:proofErr w:type="spellStart"/>
      <w:r>
        <w:t>tiene</w:t>
      </w:r>
      <w:proofErr w:type="spellEnd"/>
      <w:r>
        <w:t xml:space="preserve"> </w:t>
      </w:r>
      <w:proofErr w:type="spellStart"/>
      <w:r>
        <w:t>el</w:t>
      </w:r>
      <w:proofErr w:type="spellEnd"/>
      <w:r>
        <w:t xml:space="preserve"> hombre </w:t>
      </w:r>
      <w:proofErr w:type="spellStart"/>
      <w:r>
        <w:t>potestad</w:t>
      </w:r>
      <w:proofErr w:type="spellEnd"/>
      <w:r>
        <w:t xml:space="preserve"> para </w:t>
      </w:r>
      <w:proofErr w:type="spellStart"/>
      <w:r>
        <w:t>arrebatar</w:t>
      </w:r>
      <w:proofErr w:type="spellEnd"/>
      <w:r>
        <w:t xml:space="preserve"> </w:t>
      </w:r>
      <w:proofErr w:type="spellStart"/>
      <w:r>
        <w:t>los</w:t>
      </w:r>
      <w:proofErr w:type="spellEnd"/>
      <w:r>
        <w:t xml:space="preserve"> </w:t>
      </w:r>
      <w:proofErr w:type="spellStart"/>
      <w:r>
        <w:t>dones</w:t>
      </w:r>
      <w:proofErr w:type="spellEnd"/>
      <w:r>
        <w:t xml:space="preserve"> del </w:t>
      </w:r>
      <w:proofErr w:type="spellStart"/>
      <w:r>
        <w:t>espíritu</w:t>
      </w:r>
      <w:proofErr w:type="spellEnd"/>
      <w:r>
        <w:t xml:space="preserve">. </w:t>
      </w:r>
    </w:p>
    <w:p w14:paraId="23EBD07E" w14:textId="77777777" w:rsidR="00F50769" w:rsidRDefault="00F50769" w:rsidP="00F50769">
      <w:r>
        <w:t xml:space="preserve">54. Pueblo: son </w:t>
      </w:r>
      <w:proofErr w:type="spellStart"/>
      <w:r>
        <w:t>cortos</w:t>
      </w:r>
      <w:proofErr w:type="spellEnd"/>
      <w:r>
        <w:t xml:space="preserve"> </w:t>
      </w:r>
      <w:proofErr w:type="spellStart"/>
      <w:r>
        <w:t>los</w:t>
      </w:r>
      <w:proofErr w:type="spellEnd"/>
      <w:r>
        <w:t xml:space="preserve"> </w:t>
      </w:r>
      <w:proofErr w:type="spellStart"/>
      <w:r>
        <w:t>instantes</w:t>
      </w:r>
      <w:proofErr w:type="spellEnd"/>
      <w:r>
        <w:t xml:space="preserve"> de mi estancia entre </w:t>
      </w:r>
      <w:proofErr w:type="spellStart"/>
      <w:r>
        <w:t>vosotros</w:t>
      </w:r>
      <w:proofErr w:type="spellEnd"/>
      <w:r>
        <w:t xml:space="preserve">, </w:t>
      </w:r>
      <w:proofErr w:type="spellStart"/>
      <w:r>
        <w:t>en</w:t>
      </w:r>
      <w:proofErr w:type="spellEnd"/>
      <w:r>
        <w:t xml:space="preserve"> </w:t>
      </w:r>
      <w:proofErr w:type="spellStart"/>
      <w:r>
        <w:t>que</w:t>
      </w:r>
      <w:proofErr w:type="spellEnd"/>
      <w:r>
        <w:t xml:space="preserve"> a </w:t>
      </w:r>
      <w:proofErr w:type="spellStart"/>
      <w:r>
        <w:t>través</w:t>
      </w:r>
      <w:proofErr w:type="spellEnd"/>
      <w:r>
        <w:t xml:space="preserve"> de </w:t>
      </w:r>
      <w:proofErr w:type="spellStart"/>
      <w:r>
        <w:t>esta</w:t>
      </w:r>
      <w:proofErr w:type="spellEnd"/>
      <w:r>
        <w:t xml:space="preserve"> palabra </w:t>
      </w:r>
      <w:proofErr w:type="spellStart"/>
      <w:r>
        <w:t>os</w:t>
      </w:r>
      <w:proofErr w:type="spellEnd"/>
      <w:r>
        <w:t xml:space="preserve"> </w:t>
      </w:r>
      <w:proofErr w:type="spellStart"/>
      <w:r>
        <w:t>dé</w:t>
      </w:r>
      <w:proofErr w:type="spellEnd"/>
      <w:r>
        <w:t xml:space="preserve"> mi </w:t>
      </w:r>
      <w:proofErr w:type="spellStart"/>
      <w:r>
        <w:t>enseñanza</w:t>
      </w:r>
      <w:proofErr w:type="spellEnd"/>
      <w:r>
        <w:t xml:space="preserve">; mas antes </w:t>
      </w:r>
      <w:proofErr w:type="spellStart"/>
      <w:r>
        <w:t>quiero</w:t>
      </w:r>
      <w:proofErr w:type="spellEnd"/>
      <w:r>
        <w:t xml:space="preserve"> </w:t>
      </w:r>
      <w:proofErr w:type="spellStart"/>
      <w:r>
        <w:t>dejaros</w:t>
      </w:r>
      <w:proofErr w:type="spellEnd"/>
      <w:r>
        <w:t xml:space="preserve"> mi </w:t>
      </w:r>
      <w:proofErr w:type="spellStart"/>
      <w:r>
        <w:t>Doctrina</w:t>
      </w:r>
      <w:proofErr w:type="spellEnd"/>
      <w:r>
        <w:t xml:space="preserve"> </w:t>
      </w:r>
      <w:proofErr w:type="spellStart"/>
      <w:r>
        <w:t>como</w:t>
      </w:r>
      <w:proofErr w:type="spellEnd"/>
      <w:r>
        <w:t xml:space="preserve"> un </w:t>
      </w:r>
      <w:proofErr w:type="spellStart"/>
      <w:r>
        <w:t>tesoro</w:t>
      </w:r>
      <w:proofErr w:type="spellEnd"/>
      <w:r>
        <w:t xml:space="preserve">, </w:t>
      </w:r>
      <w:proofErr w:type="spellStart"/>
      <w:r>
        <w:t>como</w:t>
      </w:r>
      <w:proofErr w:type="spellEnd"/>
      <w:r>
        <w:t xml:space="preserve"> un </w:t>
      </w:r>
      <w:proofErr w:type="spellStart"/>
      <w:r>
        <w:t>testamento</w:t>
      </w:r>
      <w:proofErr w:type="spellEnd"/>
      <w:r>
        <w:t xml:space="preserve"> de </w:t>
      </w:r>
      <w:proofErr w:type="spellStart"/>
      <w:r>
        <w:t>verdad</w:t>
      </w:r>
      <w:proofErr w:type="spellEnd"/>
      <w:r>
        <w:t xml:space="preserve"> y amor, para </w:t>
      </w:r>
      <w:proofErr w:type="spellStart"/>
      <w:r>
        <w:t>que</w:t>
      </w:r>
      <w:proofErr w:type="spellEnd"/>
      <w:r>
        <w:t xml:space="preserve"> </w:t>
      </w:r>
      <w:proofErr w:type="spellStart"/>
      <w:r>
        <w:t>cuando</w:t>
      </w:r>
      <w:proofErr w:type="spellEnd"/>
      <w:r>
        <w:t xml:space="preserve"> </w:t>
      </w:r>
      <w:proofErr w:type="spellStart"/>
      <w:r>
        <w:t>os</w:t>
      </w:r>
      <w:proofErr w:type="spellEnd"/>
      <w:r>
        <w:t xml:space="preserve"> </w:t>
      </w:r>
      <w:proofErr w:type="spellStart"/>
      <w:r>
        <w:t>sintáis</w:t>
      </w:r>
      <w:proofErr w:type="spellEnd"/>
      <w:r>
        <w:t xml:space="preserve"> </w:t>
      </w:r>
      <w:proofErr w:type="spellStart"/>
      <w:r>
        <w:t>muy</w:t>
      </w:r>
      <w:proofErr w:type="spellEnd"/>
      <w:r>
        <w:t xml:space="preserve"> </w:t>
      </w:r>
      <w:proofErr w:type="spellStart"/>
      <w:r>
        <w:t>pequeños</w:t>
      </w:r>
      <w:proofErr w:type="spellEnd"/>
      <w:r>
        <w:t xml:space="preserve"> ante la </w:t>
      </w:r>
      <w:proofErr w:type="spellStart"/>
      <w:r>
        <w:t>humanidad</w:t>
      </w:r>
      <w:proofErr w:type="spellEnd"/>
      <w:r>
        <w:t xml:space="preserve"> </w:t>
      </w:r>
      <w:proofErr w:type="spellStart"/>
      <w:r>
        <w:t>por</w:t>
      </w:r>
      <w:proofErr w:type="spellEnd"/>
      <w:r>
        <w:t xml:space="preserve"> </w:t>
      </w:r>
      <w:proofErr w:type="spellStart"/>
      <w:r>
        <w:t>vuestra</w:t>
      </w:r>
      <w:proofErr w:type="spellEnd"/>
      <w:r>
        <w:t xml:space="preserve"> </w:t>
      </w:r>
      <w:proofErr w:type="spellStart"/>
      <w:r>
        <w:t>pobreza</w:t>
      </w:r>
      <w:proofErr w:type="spellEnd"/>
      <w:r>
        <w:t xml:space="preserve"> y </w:t>
      </w:r>
      <w:proofErr w:type="spellStart"/>
      <w:r>
        <w:t>humildad</w:t>
      </w:r>
      <w:proofErr w:type="spellEnd"/>
      <w:r>
        <w:t xml:space="preserve"> material, </w:t>
      </w:r>
      <w:proofErr w:type="spellStart"/>
      <w:r>
        <w:t>el</w:t>
      </w:r>
      <w:proofErr w:type="spellEnd"/>
      <w:r>
        <w:t xml:space="preserve"> </w:t>
      </w:r>
      <w:proofErr w:type="spellStart"/>
      <w:r>
        <w:t>conocimiento</w:t>
      </w:r>
      <w:proofErr w:type="spellEnd"/>
      <w:r>
        <w:t xml:space="preserve"> de </w:t>
      </w:r>
      <w:proofErr w:type="spellStart"/>
      <w:r>
        <w:t>que</w:t>
      </w:r>
      <w:proofErr w:type="spellEnd"/>
      <w:r>
        <w:t xml:space="preserve"> </w:t>
      </w:r>
      <w:proofErr w:type="spellStart"/>
      <w:r>
        <w:t>poseéis</w:t>
      </w:r>
      <w:proofErr w:type="spellEnd"/>
      <w:r>
        <w:t xml:space="preserve"> un </w:t>
      </w:r>
      <w:proofErr w:type="spellStart"/>
      <w:r>
        <w:t>testamento</w:t>
      </w:r>
      <w:proofErr w:type="spellEnd"/>
      <w:r>
        <w:t xml:space="preserve"> de </w:t>
      </w:r>
      <w:proofErr w:type="spellStart"/>
      <w:r>
        <w:t>infinito</w:t>
      </w:r>
      <w:proofErr w:type="spellEnd"/>
      <w:r>
        <w:t xml:space="preserve"> valor </w:t>
      </w:r>
      <w:proofErr w:type="spellStart"/>
      <w:r>
        <w:t>espiritual</w:t>
      </w:r>
      <w:proofErr w:type="spellEnd"/>
      <w:r>
        <w:t xml:space="preserve">, </w:t>
      </w:r>
      <w:proofErr w:type="spellStart"/>
      <w:r>
        <w:t>os</w:t>
      </w:r>
      <w:proofErr w:type="spellEnd"/>
      <w:r>
        <w:t xml:space="preserve"> </w:t>
      </w:r>
      <w:proofErr w:type="spellStart"/>
      <w:r>
        <w:t>haga</w:t>
      </w:r>
      <w:proofErr w:type="spellEnd"/>
      <w:r>
        <w:t xml:space="preserve"> </w:t>
      </w:r>
      <w:proofErr w:type="spellStart"/>
      <w:r>
        <w:t>levantar</w:t>
      </w:r>
      <w:proofErr w:type="spellEnd"/>
      <w:r>
        <w:t xml:space="preserve"> </w:t>
      </w:r>
      <w:proofErr w:type="spellStart"/>
      <w:r>
        <w:t>dignamente</w:t>
      </w:r>
      <w:proofErr w:type="spellEnd"/>
      <w:r>
        <w:t xml:space="preserve"> </w:t>
      </w:r>
      <w:proofErr w:type="spellStart"/>
      <w:r>
        <w:t>vuestra</w:t>
      </w:r>
      <w:proofErr w:type="spellEnd"/>
      <w:r>
        <w:t xml:space="preserve"> </w:t>
      </w:r>
      <w:proofErr w:type="spellStart"/>
      <w:r>
        <w:t>frente</w:t>
      </w:r>
      <w:proofErr w:type="spellEnd"/>
      <w:r>
        <w:t xml:space="preserve"> y </w:t>
      </w:r>
      <w:proofErr w:type="spellStart"/>
      <w:r>
        <w:t>abrir</w:t>
      </w:r>
      <w:proofErr w:type="spellEnd"/>
      <w:r>
        <w:t xml:space="preserve"> </w:t>
      </w:r>
      <w:proofErr w:type="spellStart"/>
      <w:r>
        <w:t>serenamente</w:t>
      </w:r>
      <w:proofErr w:type="spellEnd"/>
      <w:r>
        <w:t xml:space="preserve"> </w:t>
      </w:r>
      <w:proofErr w:type="spellStart"/>
      <w:r>
        <w:t>vuestros</w:t>
      </w:r>
      <w:proofErr w:type="spellEnd"/>
      <w:r>
        <w:t xml:space="preserve"> </w:t>
      </w:r>
      <w:proofErr w:type="spellStart"/>
      <w:r>
        <w:t>labios</w:t>
      </w:r>
      <w:proofErr w:type="spellEnd"/>
      <w:r>
        <w:t xml:space="preserve"> para </w:t>
      </w:r>
      <w:proofErr w:type="spellStart"/>
      <w:r>
        <w:t>entregar</w:t>
      </w:r>
      <w:proofErr w:type="spellEnd"/>
      <w:r>
        <w:t xml:space="preserve"> mi palabra. Esta es la </w:t>
      </w:r>
      <w:proofErr w:type="spellStart"/>
      <w:r>
        <w:t>única</w:t>
      </w:r>
      <w:proofErr w:type="spellEnd"/>
      <w:r>
        <w:t xml:space="preserve"> </w:t>
      </w:r>
      <w:proofErr w:type="spellStart"/>
      <w:r>
        <w:t>grandeza</w:t>
      </w:r>
      <w:proofErr w:type="spellEnd"/>
      <w:r>
        <w:t xml:space="preserve"> </w:t>
      </w:r>
      <w:proofErr w:type="spellStart"/>
      <w:r>
        <w:t>que</w:t>
      </w:r>
      <w:proofErr w:type="spellEnd"/>
      <w:r>
        <w:t xml:space="preserve"> </w:t>
      </w:r>
      <w:proofErr w:type="spellStart"/>
      <w:r>
        <w:t>Yo</w:t>
      </w:r>
      <w:proofErr w:type="spellEnd"/>
      <w:r>
        <w:t xml:space="preserve"> </w:t>
      </w:r>
      <w:proofErr w:type="spellStart"/>
      <w:r>
        <w:t>quiero</w:t>
      </w:r>
      <w:proofErr w:type="spellEnd"/>
      <w:r>
        <w:t xml:space="preserve"> </w:t>
      </w:r>
      <w:proofErr w:type="spellStart"/>
      <w:r>
        <w:t>que</w:t>
      </w:r>
      <w:proofErr w:type="spellEnd"/>
      <w:r>
        <w:t xml:space="preserve"> </w:t>
      </w:r>
      <w:proofErr w:type="spellStart"/>
      <w:r>
        <w:t>tengáis</w:t>
      </w:r>
      <w:proofErr w:type="spellEnd"/>
      <w:r>
        <w:t xml:space="preserve">: la del </w:t>
      </w:r>
      <w:proofErr w:type="spellStart"/>
      <w:r>
        <w:t>espíritu</w:t>
      </w:r>
      <w:proofErr w:type="spellEnd"/>
      <w:r>
        <w:t xml:space="preserve">. </w:t>
      </w:r>
    </w:p>
    <w:p w14:paraId="28AA2C98" w14:textId="77777777" w:rsidR="00F50769" w:rsidRDefault="00F50769" w:rsidP="00F50769">
      <w:r>
        <w:t xml:space="preserve">55. ¡Si </w:t>
      </w:r>
      <w:proofErr w:type="spellStart"/>
      <w:r>
        <w:t>supieseis</w:t>
      </w:r>
      <w:proofErr w:type="spellEnd"/>
      <w:r>
        <w:t xml:space="preserve"> </w:t>
      </w:r>
      <w:proofErr w:type="spellStart"/>
      <w:r>
        <w:t>que</w:t>
      </w:r>
      <w:proofErr w:type="spellEnd"/>
      <w:r>
        <w:t xml:space="preserve"> </w:t>
      </w:r>
      <w:proofErr w:type="spellStart"/>
      <w:r>
        <w:t>muchos</w:t>
      </w:r>
      <w:proofErr w:type="spellEnd"/>
      <w:r>
        <w:t xml:space="preserve"> </w:t>
      </w:r>
      <w:proofErr w:type="spellStart"/>
      <w:r>
        <w:t>seres</w:t>
      </w:r>
      <w:proofErr w:type="spellEnd"/>
      <w:r>
        <w:t xml:space="preserve"> </w:t>
      </w:r>
      <w:proofErr w:type="spellStart"/>
      <w:r>
        <w:t>que</w:t>
      </w:r>
      <w:proofErr w:type="spellEnd"/>
      <w:r>
        <w:t xml:space="preserve"> </w:t>
      </w:r>
      <w:proofErr w:type="spellStart"/>
      <w:r>
        <w:t>contempláis</w:t>
      </w:r>
      <w:proofErr w:type="spellEnd"/>
      <w:r>
        <w:t xml:space="preserve"> </w:t>
      </w:r>
      <w:proofErr w:type="spellStart"/>
      <w:r>
        <w:t>miserables</w:t>
      </w:r>
      <w:proofErr w:type="spellEnd"/>
      <w:r>
        <w:t xml:space="preserve">, </w:t>
      </w:r>
      <w:proofErr w:type="spellStart"/>
      <w:r>
        <w:t>ciegos</w:t>
      </w:r>
      <w:proofErr w:type="spellEnd"/>
      <w:r>
        <w:t xml:space="preserve"> </w:t>
      </w:r>
      <w:proofErr w:type="spellStart"/>
      <w:r>
        <w:t>unos</w:t>
      </w:r>
      <w:proofErr w:type="spellEnd"/>
      <w:r>
        <w:t xml:space="preserve">, </w:t>
      </w:r>
      <w:proofErr w:type="spellStart"/>
      <w:r>
        <w:t>otros</w:t>
      </w:r>
      <w:proofErr w:type="spellEnd"/>
      <w:r>
        <w:t xml:space="preserve"> </w:t>
      </w:r>
      <w:proofErr w:type="spellStart"/>
      <w:r>
        <w:t>leprosos</w:t>
      </w:r>
      <w:proofErr w:type="spellEnd"/>
      <w:r>
        <w:t xml:space="preserve">, </w:t>
      </w:r>
      <w:proofErr w:type="spellStart"/>
      <w:r>
        <w:t>otros</w:t>
      </w:r>
      <w:proofErr w:type="spellEnd"/>
      <w:r>
        <w:t xml:space="preserve"> </w:t>
      </w:r>
      <w:proofErr w:type="spellStart"/>
      <w:r>
        <w:t>pereciendo</w:t>
      </w:r>
      <w:proofErr w:type="spellEnd"/>
      <w:r>
        <w:t xml:space="preserve"> de </w:t>
      </w:r>
      <w:proofErr w:type="spellStart"/>
      <w:r>
        <w:t>hambre</w:t>
      </w:r>
      <w:proofErr w:type="spellEnd"/>
      <w:r>
        <w:t xml:space="preserve">, </w:t>
      </w:r>
      <w:proofErr w:type="spellStart"/>
      <w:r>
        <w:t>llevan</w:t>
      </w:r>
      <w:proofErr w:type="spellEnd"/>
      <w:r>
        <w:t xml:space="preserve"> </w:t>
      </w:r>
      <w:proofErr w:type="spellStart"/>
      <w:r>
        <w:t>muchas</w:t>
      </w:r>
      <w:proofErr w:type="spellEnd"/>
      <w:r>
        <w:t xml:space="preserve"> </w:t>
      </w:r>
      <w:proofErr w:type="spellStart"/>
      <w:r>
        <w:t>veces</w:t>
      </w:r>
      <w:proofErr w:type="spellEnd"/>
      <w:r>
        <w:t xml:space="preserve"> </w:t>
      </w:r>
      <w:proofErr w:type="spellStart"/>
      <w:r>
        <w:t>en</w:t>
      </w:r>
      <w:proofErr w:type="spellEnd"/>
      <w:r>
        <w:t xml:space="preserve"> </w:t>
      </w:r>
      <w:proofErr w:type="spellStart"/>
      <w:r>
        <w:t>su</w:t>
      </w:r>
      <w:proofErr w:type="spellEnd"/>
      <w:r>
        <w:t xml:space="preserve"> </w:t>
      </w:r>
      <w:proofErr w:type="spellStart"/>
      <w:r>
        <w:t>espíritu</w:t>
      </w:r>
      <w:proofErr w:type="spellEnd"/>
      <w:r>
        <w:t xml:space="preserve"> </w:t>
      </w:r>
      <w:proofErr w:type="spellStart"/>
      <w:r>
        <w:t>más</w:t>
      </w:r>
      <w:proofErr w:type="spellEnd"/>
      <w:r>
        <w:t xml:space="preserve"> luz y </w:t>
      </w:r>
      <w:proofErr w:type="spellStart"/>
      <w:r>
        <w:t>adelanto</w:t>
      </w:r>
      <w:proofErr w:type="spellEnd"/>
      <w:r>
        <w:t xml:space="preserve"> </w:t>
      </w:r>
      <w:proofErr w:type="spellStart"/>
      <w:r>
        <w:t>que</w:t>
      </w:r>
      <w:proofErr w:type="spellEnd"/>
      <w:r>
        <w:t xml:space="preserve"> </w:t>
      </w:r>
      <w:proofErr w:type="spellStart"/>
      <w:r>
        <w:t>algunos</w:t>
      </w:r>
      <w:proofErr w:type="spellEnd"/>
      <w:r>
        <w:t xml:space="preserve"> </w:t>
      </w:r>
      <w:proofErr w:type="spellStart"/>
      <w:r>
        <w:t>que</w:t>
      </w:r>
      <w:proofErr w:type="spellEnd"/>
      <w:r>
        <w:t xml:space="preserve"> </w:t>
      </w:r>
      <w:proofErr w:type="spellStart"/>
      <w:r>
        <w:t>hacen</w:t>
      </w:r>
      <w:proofErr w:type="spellEnd"/>
      <w:r>
        <w:t xml:space="preserve"> </w:t>
      </w:r>
      <w:proofErr w:type="spellStart"/>
      <w:r>
        <w:t>alarde</w:t>
      </w:r>
      <w:proofErr w:type="spellEnd"/>
      <w:r>
        <w:t xml:space="preserve"> de </w:t>
      </w:r>
      <w:proofErr w:type="spellStart"/>
      <w:r>
        <w:t>salud</w:t>
      </w:r>
      <w:proofErr w:type="spellEnd"/>
      <w:r>
        <w:t xml:space="preserve">, </w:t>
      </w:r>
      <w:proofErr w:type="spellStart"/>
      <w:r>
        <w:t>poder</w:t>
      </w:r>
      <w:proofErr w:type="spellEnd"/>
      <w:r>
        <w:t xml:space="preserve"> y </w:t>
      </w:r>
      <w:proofErr w:type="spellStart"/>
      <w:r>
        <w:t>sabiduría</w:t>
      </w:r>
      <w:proofErr w:type="spellEnd"/>
      <w:r>
        <w:t xml:space="preserve">! Por </w:t>
      </w:r>
      <w:proofErr w:type="spellStart"/>
      <w:r>
        <w:t>eso</w:t>
      </w:r>
      <w:proofErr w:type="spellEnd"/>
      <w:r>
        <w:t xml:space="preserve">, no </w:t>
      </w:r>
      <w:proofErr w:type="spellStart"/>
      <w:r>
        <w:t>busquéis</w:t>
      </w:r>
      <w:proofErr w:type="spellEnd"/>
      <w:r>
        <w:t xml:space="preserve"> </w:t>
      </w:r>
      <w:proofErr w:type="spellStart"/>
      <w:r>
        <w:t>oro</w:t>
      </w:r>
      <w:proofErr w:type="spellEnd"/>
      <w:r>
        <w:t xml:space="preserve">, </w:t>
      </w:r>
      <w:proofErr w:type="spellStart"/>
      <w:r>
        <w:t>ni</w:t>
      </w:r>
      <w:proofErr w:type="spellEnd"/>
      <w:r>
        <w:t xml:space="preserve"> </w:t>
      </w:r>
      <w:proofErr w:type="spellStart"/>
      <w:r>
        <w:t>honores</w:t>
      </w:r>
      <w:proofErr w:type="spellEnd"/>
      <w:r>
        <w:t xml:space="preserve">, </w:t>
      </w:r>
      <w:proofErr w:type="spellStart"/>
      <w:r>
        <w:t>ni</w:t>
      </w:r>
      <w:proofErr w:type="spellEnd"/>
      <w:r>
        <w:t xml:space="preserve"> </w:t>
      </w:r>
      <w:proofErr w:type="spellStart"/>
      <w:r>
        <w:t>mansiones</w:t>
      </w:r>
      <w:proofErr w:type="spellEnd"/>
      <w:r>
        <w:t xml:space="preserve">. </w:t>
      </w:r>
      <w:proofErr w:type="spellStart"/>
      <w:r>
        <w:t>Buscad</w:t>
      </w:r>
      <w:proofErr w:type="spellEnd"/>
      <w:r>
        <w:t xml:space="preserve"> </w:t>
      </w:r>
      <w:proofErr w:type="spellStart"/>
      <w:r>
        <w:t>paz</w:t>
      </w:r>
      <w:proofErr w:type="spellEnd"/>
      <w:r>
        <w:t xml:space="preserve">, </w:t>
      </w:r>
      <w:proofErr w:type="spellStart"/>
      <w:r>
        <w:t>salud</w:t>
      </w:r>
      <w:proofErr w:type="spellEnd"/>
      <w:r>
        <w:t xml:space="preserve"> y </w:t>
      </w:r>
      <w:proofErr w:type="spellStart"/>
      <w:r>
        <w:t>virtudes</w:t>
      </w:r>
      <w:proofErr w:type="spellEnd"/>
      <w:r>
        <w:t xml:space="preserve">.  </w:t>
      </w:r>
    </w:p>
    <w:p w14:paraId="237D98C0" w14:textId="77777777" w:rsidR="00F50769" w:rsidRDefault="00F50769" w:rsidP="00F50769">
      <w:r>
        <w:t xml:space="preserve">56. En mis altos </w:t>
      </w:r>
      <w:proofErr w:type="spellStart"/>
      <w:r>
        <w:t>juicios</w:t>
      </w:r>
      <w:proofErr w:type="spellEnd"/>
      <w:r>
        <w:t xml:space="preserve"> </w:t>
      </w:r>
      <w:proofErr w:type="spellStart"/>
      <w:r>
        <w:t>está</w:t>
      </w:r>
      <w:proofErr w:type="spellEnd"/>
      <w:r>
        <w:t xml:space="preserve"> </w:t>
      </w:r>
      <w:proofErr w:type="spellStart"/>
      <w:r>
        <w:t>dispuesto</w:t>
      </w:r>
      <w:proofErr w:type="spellEnd"/>
      <w:r>
        <w:t xml:space="preserve"> </w:t>
      </w:r>
      <w:proofErr w:type="spellStart"/>
      <w:r>
        <w:t>que</w:t>
      </w:r>
      <w:proofErr w:type="spellEnd"/>
      <w:r>
        <w:t xml:space="preserve"> </w:t>
      </w:r>
      <w:proofErr w:type="spellStart"/>
      <w:r>
        <w:t>vosotros</w:t>
      </w:r>
      <w:proofErr w:type="spellEnd"/>
      <w:r>
        <w:t xml:space="preserve"> </w:t>
      </w:r>
      <w:proofErr w:type="spellStart"/>
      <w:r>
        <w:t>seáis</w:t>
      </w:r>
      <w:proofErr w:type="spellEnd"/>
      <w:r>
        <w:t xml:space="preserve"> </w:t>
      </w:r>
      <w:proofErr w:type="spellStart"/>
      <w:r>
        <w:t>guías</w:t>
      </w:r>
      <w:proofErr w:type="spellEnd"/>
      <w:r>
        <w:t xml:space="preserve"> y </w:t>
      </w:r>
      <w:proofErr w:type="spellStart"/>
      <w:r>
        <w:t>consejeros</w:t>
      </w:r>
      <w:proofErr w:type="spellEnd"/>
      <w:r>
        <w:t xml:space="preserve"> de las multitudes. </w:t>
      </w:r>
      <w:proofErr w:type="spellStart"/>
      <w:r>
        <w:t>Preparaos</w:t>
      </w:r>
      <w:proofErr w:type="spellEnd"/>
      <w:r>
        <w:t xml:space="preserve">, para </w:t>
      </w:r>
      <w:proofErr w:type="spellStart"/>
      <w:r>
        <w:t>que</w:t>
      </w:r>
      <w:proofErr w:type="spellEnd"/>
      <w:r>
        <w:t xml:space="preserve"> </w:t>
      </w:r>
      <w:proofErr w:type="spellStart"/>
      <w:r>
        <w:t>os</w:t>
      </w:r>
      <w:proofErr w:type="spellEnd"/>
      <w:r>
        <w:t xml:space="preserve"> </w:t>
      </w:r>
      <w:proofErr w:type="spellStart"/>
      <w:r>
        <w:t>hagáis</w:t>
      </w:r>
      <w:proofErr w:type="spellEnd"/>
      <w:r>
        <w:t xml:space="preserve"> </w:t>
      </w:r>
      <w:proofErr w:type="spellStart"/>
      <w:r>
        <w:t>dignos</w:t>
      </w:r>
      <w:proofErr w:type="spellEnd"/>
      <w:r>
        <w:t xml:space="preserve"> de </w:t>
      </w:r>
      <w:proofErr w:type="spellStart"/>
      <w:r>
        <w:t>llevar</w:t>
      </w:r>
      <w:proofErr w:type="spellEnd"/>
      <w:r>
        <w:t xml:space="preserve"> al </w:t>
      </w:r>
      <w:proofErr w:type="spellStart"/>
      <w:r>
        <w:t>corazón</w:t>
      </w:r>
      <w:proofErr w:type="spellEnd"/>
      <w:r>
        <w:t xml:space="preserve"> de la </w:t>
      </w:r>
      <w:proofErr w:type="spellStart"/>
      <w:r>
        <w:t>humanidad</w:t>
      </w:r>
      <w:proofErr w:type="spellEnd"/>
      <w:r>
        <w:t xml:space="preserve"> la </w:t>
      </w:r>
      <w:proofErr w:type="spellStart"/>
      <w:r>
        <w:t>semilla</w:t>
      </w:r>
      <w:proofErr w:type="spellEnd"/>
      <w:r>
        <w:t xml:space="preserve"> del Padre. Los </w:t>
      </w:r>
      <w:proofErr w:type="spellStart"/>
      <w:r>
        <w:t>árboles</w:t>
      </w:r>
      <w:proofErr w:type="spellEnd"/>
      <w:r>
        <w:t xml:space="preserve"> </w:t>
      </w:r>
      <w:proofErr w:type="spellStart"/>
      <w:r>
        <w:t>corpulentos</w:t>
      </w:r>
      <w:proofErr w:type="spellEnd"/>
      <w:r>
        <w:t xml:space="preserve"> se </w:t>
      </w:r>
      <w:proofErr w:type="spellStart"/>
      <w:r>
        <w:t>multiplicarán</w:t>
      </w:r>
      <w:proofErr w:type="spellEnd"/>
      <w:r>
        <w:t xml:space="preserve">, de </w:t>
      </w:r>
      <w:proofErr w:type="spellStart"/>
      <w:r>
        <w:t>ellos</w:t>
      </w:r>
      <w:proofErr w:type="spellEnd"/>
      <w:r>
        <w:t xml:space="preserve"> </w:t>
      </w:r>
      <w:proofErr w:type="spellStart"/>
      <w:r>
        <w:t>cortaré</w:t>
      </w:r>
      <w:proofErr w:type="spellEnd"/>
      <w:r>
        <w:t xml:space="preserve"> las </w:t>
      </w:r>
      <w:proofErr w:type="spellStart"/>
      <w:r>
        <w:t>ramas</w:t>
      </w:r>
      <w:proofErr w:type="spellEnd"/>
      <w:r>
        <w:t xml:space="preserve"> </w:t>
      </w:r>
      <w:proofErr w:type="spellStart"/>
      <w:r>
        <w:t>que</w:t>
      </w:r>
      <w:proofErr w:type="spellEnd"/>
      <w:r>
        <w:t xml:space="preserve"> </w:t>
      </w:r>
      <w:proofErr w:type="spellStart"/>
      <w:r>
        <w:t>serán</w:t>
      </w:r>
      <w:proofErr w:type="spellEnd"/>
      <w:r>
        <w:t xml:space="preserve"> </w:t>
      </w:r>
      <w:proofErr w:type="spellStart"/>
      <w:r>
        <w:t>llevadas</w:t>
      </w:r>
      <w:proofErr w:type="spellEnd"/>
      <w:r>
        <w:t xml:space="preserve"> </w:t>
      </w:r>
      <w:proofErr w:type="spellStart"/>
      <w:r>
        <w:t>por</w:t>
      </w:r>
      <w:proofErr w:type="spellEnd"/>
      <w:r>
        <w:t xml:space="preserve"> mis </w:t>
      </w:r>
      <w:proofErr w:type="spellStart"/>
      <w:r>
        <w:t>labriegos</w:t>
      </w:r>
      <w:proofErr w:type="spellEnd"/>
      <w:r>
        <w:t xml:space="preserve"> a las comarcas </w:t>
      </w:r>
      <w:proofErr w:type="spellStart"/>
      <w:r>
        <w:t>donde</w:t>
      </w:r>
      <w:proofErr w:type="spellEnd"/>
      <w:r>
        <w:t xml:space="preserve"> </w:t>
      </w:r>
      <w:proofErr w:type="spellStart"/>
      <w:r>
        <w:t>por</w:t>
      </w:r>
      <w:proofErr w:type="spellEnd"/>
      <w:r>
        <w:t xml:space="preserve"> </w:t>
      </w:r>
      <w:proofErr w:type="spellStart"/>
      <w:r>
        <w:t>mucho</w:t>
      </w:r>
      <w:proofErr w:type="spellEnd"/>
      <w:r>
        <w:t xml:space="preserve"> </w:t>
      </w:r>
      <w:proofErr w:type="spellStart"/>
      <w:r>
        <w:t>tiempo</w:t>
      </w:r>
      <w:proofErr w:type="spellEnd"/>
      <w:r>
        <w:t xml:space="preserve"> </w:t>
      </w:r>
      <w:proofErr w:type="spellStart"/>
      <w:r>
        <w:t>han</w:t>
      </w:r>
      <w:proofErr w:type="spellEnd"/>
      <w:r>
        <w:t xml:space="preserve"> </w:t>
      </w:r>
      <w:proofErr w:type="spellStart"/>
      <w:r>
        <w:t>anhelado</w:t>
      </w:r>
      <w:proofErr w:type="spellEnd"/>
      <w:r>
        <w:t xml:space="preserve"> mis </w:t>
      </w:r>
      <w:proofErr w:type="spellStart"/>
      <w:r>
        <w:t>hijos</w:t>
      </w:r>
      <w:proofErr w:type="spellEnd"/>
      <w:r>
        <w:t xml:space="preserve"> </w:t>
      </w:r>
      <w:proofErr w:type="spellStart"/>
      <w:r>
        <w:t>oír</w:t>
      </w:r>
      <w:proofErr w:type="spellEnd"/>
      <w:r>
        <w:t xml:space="preserve"> mi palabra. Mis </w:t>
      </w:r>
      <w:proofErr w:type="spellStart"/>
      <w:r>
        <w:lastRenderedPageBreak/>
        <w:t>lecciones</w:t>
      </w:r>
      <w:proofErr w:type="spellEnd"/>
      <w:r>
        <w:t xml:space="preserve"> son </w:t>
      </w:r>
      <w:proofErr w:type="spellStart"/>
      <w:r>
        <w:t>extensas</w:t>
      </w:r>
      <w:proofErr w:type="spellEnd"/>
      <w:r>
        <w:t xml:space="preserve"> </w:t>
      </w:r>
      <w:proofErr w:type="spellStart"/>
      <w:r>
        <w:t>porque</w:t>
      </w:r>
      <w:proofErr w:type="spellEnd"/>
      <w:r>
        <w:t xml:space="preserve"> las multitudes me </w:t>
      </w:r>
      <w:proofErr w:type="spellStart"/>
      <w:r>
        <w:t>piden</w:t>
      </w:r>
      <w:proofErr w:type="spellEnd"/>
      <w:r>
        <w:t xml:space="preserve"> </w:t>
      </w:r>
      <w:proofErr w:type="spellStart"/>
      <w:r>
        <w:t>que</w:t>
      </w:r>
      <w:proofErr w:type="spellEnd"/>
      <w:r>
        <w:t xml:space="preserve"> les </w:t>
      </w:r>
      <w:proofErr w:type="spellStart"/>
      <w:r>
        <w:t>hable</w:t>
      </w:r>
      <w:proofErr w:type="spellEnd"/>
      <w:r>
        <w:t xml:space="preserve">, </w:t>
      </w:r>
      <w:proofErr w:type="spellStart"/>
      <w:r>
        <w:t>que</w:t>
      </w:r>
      <w:proofErr w:type="spellEnd"/>
      <w:r>
        <w:t xml:space="preserve"> les </w:t>
      </w:r>
      <w:proofErr w:type="spellStart"/>
      <w:r>
        <w:t>explique</w:t>
      </w:r>
      <w:proofErr w:type="spellEnd"/>
      <w:r>
        <w:t xml:space="preserve">, </w:t>
      </w:r>
      <w:proofErr w:type="spellStart"/>
      <w:r>
        <w:t>que</w:t>
      </w:r>
      <w:proofErr w:type="spellEnd"/>
      <w:r>
        <w:t xml:space="preserve"> les </w:t>
      </w:r>
      <w:proofErr w:type="spellStart"/>
      <w:r>
        <w:t>haga</w:t>
      </w:r>
      <w:proofErr w:type="spellEnd"/>
      <w:r>
        <w:t xml:space="preserve"> </w:t>
      </w:r>
      <w:proofErr w:type="spellStart"/>
      <w:r>
        <w:t>olvidar</w:t>
      </w:r>
      <w:proofErr w:type="spellEnd"/>
      <w:r>
        <w:t xml:space="preserve"> </w:t>
      </w:r>
      <w:proofErr w:type="spellStart"/>
      <w:r>
        <w:t>el</w:t>
      </w:r>
      <w:proofErr w:type="spellEnd"/>
      <w:r>
        <w:t xml:space="preserve"> dolor y </w:t>
      </w:r>
      <w:proofErr w:type="spellStart"/>
      <w:r>
        <w:t>miseria</w:t>
      </w:r>
      <w:proofErr w:type="spellEnd"/>
      <w:r>
        <w:t xml:space="preserve"> del </w:t>
      </w:r>
      <w:proofErr w:type="spellStart"/>
      <w:r>
        <w:t>mundo</w:t>
      </w:r>
      <w:proofErr w:type="spellEnd"/>
      <w:r>
        <w:t xml:space="preserve">; y </w:t>
      </w:r>
      <w:proofErr w:type="spellStart"/>
      <w:r>
        <w:t>Yo</w:t>
      </w:r>
      <w:proofErr w:type="spellEnd"/>
      <w:r>
        <w:t xml:space="preserve"> </w:t>
      </w:r>
      <w:proofErr w:type="spellStart"/>
      <w:r>
        <w:t>permanezco</w:t>
      </w:r>
      <w:proofErr w:type="spellEnd"/>
      <w:r>
        <w:t xml:space="preserve"> </w:t>
      </w:r>
      <w:proofErr w:type="spellStart"/>
      <w:r>
        <w:t>por</w:t>
      </w:r>
      <w:proofErr w:type="spellEnd"/>
      <w:r>
        <w:t xml:space="preserve"> largos </w:t>
      </w:r>
      <w:proofErr w:type="spellStart"/>
      <w:r>
        <w:t>instantes</w:t>
      </w:r>
      <w:proofErr w:type="spellEnd"/>
      <w:r>
        <w:t xml:space="preserve"> entre </w:t>
      </w:r>
      <w:proofErr w:type="spellStart"/>
      <w:r>
        <w:t>ellos</w:t>
      </w:r>
      <w:proofErr w:type="spellEnd"/>
      <w:r>
        <w:t xml:space="preserve"> sin </w:t>
      </w:r>
      <w:proofErr w:type="spellStart"/>
      <w:r>
        <w:t>que</w:t>
      </w:r>
      <w:proofErr w:type="spellEnd"/>
      <w:r>
        <w:t xml:space="preserve"> </w:t>
      </w:r>
      <w:proofErr w:type="spellStart"/>
      <w:r>
        <w:t>sientan</w:t>
      </w:r>
      <w:proofErr w:type="spellEnd"/>
      <w:r>
        <w:t xml:space="preserve"> </w:t>
      </w:r>
      <w:proofErr w:type="spellStart"/>
      <w:r>
        <w:t>el</w:t>
      </w:r>
      <w:proofErr w:type="spellEnd"/>
      <w:r>
        <w:t xml:space="preserve"> paso del </w:t>
      </w:r>
      <w:proofErr w:type="spellStart"/>
      <w:r>
        <w:t>tiempo</w:t>
      </w:r>
      <w:proofErr w:type="spellEnd"/>
      <w:r>
        <w:t xml:space="preserve"> </w:t>
      </w:r>
      <w:proofErr w:type="spellStart"/>
      <w:r>
        <w:t>ni</w:t>
      </w:r>
      <w:proofErr w:type="spellEnd"/>
      <w:r>
        <w:t xml:space="preserve"> </w:t>
      </w:r>
      <w:proofErr w:type="spellStart"/>
      <w:r>
        <w:t>el</w:t>
      </w:r>
      <w:proofErr w:type="spellEnd"/>
      <w:r>
        <w:t xml:space="preserve"> </w:t>
      </w:r>
      <w:proofErr w:type="spellStart"/>
      <w:r>
        <w:t>cansancio</w:t>
      </w:r>
      <w:proofErr w:type="spellEnd"/>
      <w:r>
        <w:t xml:space="preserve">, </w:t>
      </w:r>
      <w:proofErr w:type="spellStart"/>
      <w:r>
        <w:t>sólo</w:t>
      </w:r>
      <w:proofErr w:type="spellEnd"/>
      <w:r>
        <w:t xml:space="preserve"> </w:t>
      </w:r>
      <w:proofErr w:type="spellStart"/>
      <w:r>
        <w:t>así</w:t>
      </w:r>
      <w:proofErr w:type="spellEnd"/>
      <w:r>
        <w:t xml:space="preserve"> </w:t>
      </w:r>
      <w:proofErr w:type="spellStart"/>
      <w:r>
        <w:t>llegaréis</w:t>
      </w:r>
      <w:proofErr w:type="spellEnd"/>
      <w:r>
        <w:t xml:space="preserve"> </w:t>
      </w:r>
      <w:proofErr w:type="spellStart"/>
      <w:r>
        <w:t>asimilar</w:t>
      </w:r>
      <w:proofErr w:type="spellEnd"/>
      <w:r>
        <w:t xml:space="preserve"> mis </w:t>
      </w:r>
      <w:proofErr w:type="spellStart"/>
      <w:r>
        <w:t>enseñanzas</w:t>
      </w:r>
      <w:proofErr w:type="spellEnd"/>
      <w:r>
        <w:t xml:space="preserve"> y a </w:t>
      </w:r>
      <w:proofErr w:type="spellStart"/>
      <w:r>
        <w:t>comprender</w:t>
      </w:r>
      <w:proofErr w:type="spellEnd"/>
      <w:r>
        <w:t xml:space="preserve"> y </w:t>
      </w:r>
      <w:proofErr w:type="spellStart"/>
      <w:r>
        <w:t>analizar</w:t>
      </w:r>
      <w:proofErr w:type="spellEnd"/>
      <w:r>
        <w:t xml:space="preserve"> </w:t>
      </w:r>
      <w:proofErr w:type="spellStart"/>
      <w:r>
        <w:t>su</w:t>
      </w:r>
      <w:proofErr w:type="spellEnd"/>
      <w:r>
        <w:t xml:space="preserve"> </w:t>
      </w:r>
      <w:proofErr w:type="spellStart"/>
      <w:r>
        <w:t>sentido</w:t>
      </w:r>
      <w:proofErr w:type="spellEnd"/>
      <w:r>
        <w:t xml:space="preserve">. </w:t>
      </w:r>
    </w:p>
    <w:p w14:paraId="2459D18F" w14:textId="77777777" w:rsidR="00F50769" w:rsidRDefault="00F50769" w:rsidP="00F50769">
      <w:r>
        <w:t>57. ¡</w:t>
      </w:r>
      <w:proofErr w:type="spellStart"/>
      <w:r>
        <w:t>Qué</w:t>
      </w:r>
      <w:proofErr w:type="spellEnd"/>
      <w:r>
        <w:t xml:space="preserve"> </w:t>
      </w:r>
      <w:proofErr w:type="spellStart"/>
      <w:r>
        <w:t>hermoso</w:t>
      </w:r>
      <w:proofErr w:type="spellEnd"/>
      <w:r>
        <w:t xml:space="preserve"> </w:t>
      </w:r>
      <w:proofErr w:type="spellStart"/>
      <w:r>
        <w:t>será</w:t>
      </w:r>
      <w:proofErr w:type="spellEnd"/>
      <w:r>
        <w:t xml:space="preserve"> </w:t>
      </w:r>
      <w:proofErr w:type="spellStart"/>
      <w:r>
        <w:t>cuando</w:t>
      </w:r>
      <w:proofErr w:type="spellEnd"/>
      <w:r>
        <w:t xml:space="preserve"> </w:t>
      </w:r>
      <w:proofErr w:type="spellStart"/>
      <w:r>
        <w:t>estas</w:t>
      </w:r>
      <w:proofErr w:type="spellEnd"/>
      <w:r>
        <w:t xml:space="preserve"> multitudes, </w:t>
      </w:r>
      <w:proofErr w:type="spellStart"/>
      <w:r>
        <w:t>sencillas</w:t>
      </w:r>
      <w:proofErr w:type="spellEnd"/>
      <w:r>
        <w:t xml:space="preserve"> y </w:t>
      </w:r>
      <w:proofErr w:type="spellStart"/>
      <w:r>
        <w:t>humildes</w:t>
      </w:r>
      <w:proofErr w:type="spellEnd"/>
      <w:r>
        <w:t xml:space="preserve">, se </w:t>
      </w:r>
      <w:proofErr w:type="spellStart"/>
      <w:r>
        <w:t>levanten</w:t>
      </w:r>
      <w:proofErr w:type="spellEnd"/>
      <w:r>
        <w:t xml:space="preserve"> </w:t>
      </w:r>
      <w:proofErr w:type="spellStart"/>
      <w:r>
        <w:t>por</w:t>
      </w:r>
      <w:proofErr w:type="spellEnd"/>
      <w:r>
        <w:t xml:space="preserve"> </w:t>
      </w:r>
      <w:proofErr w:type="spellStart"/>
      <w:r>
        <w:t>los</w:t>
      </w:r>
      <w:proofErr w:type="spellEnd"/>
      <w:r>
        <w:t xml:space="preserve"> caminos </w:t>
      </w:r>
      <w:proofErr w:type="spellStart"/>
      <w:r>
        <w:t>llevando</w:t>
      </w:r>
      <w:proofErr w:type="spellEnd"/>
      <w:r>
        <w:t xml:space="preserve"> la </w:t>
      </w:r>
      <w:proofErr w:type="spellStart"/>
      <w:r>
        <w:t>buena</w:t>
      </w:r>
      <w:proofErr w:type="spellEnd"/>
      <w:r>
        <w:t xml:space="preserve"> </w:t>
      </w:r>
      <w:proofErr w:type="spellStart"/>
      <w:r>
        <w:t>nueva</w:t>
      </w:r>
      <w:proofErr w:type="spellEnd"/>
      <w:r>
        <w:t xml:space="preserve"> de </w:t>
      </w:r>
      <w:proofErr w:type="spellStart"/>
      <w:r>
        <w:t>este</w:t>
      </w:r>
      <w:proofErr w:type="spellEnd"/>
      <w:r>
        <w:t xml:space="preserve"> </w:t>
      </w:r>
      <w:proofErr w:type="spellStart"/>
      <w:r>
        <w:t>tiempo</w:t>
      </w:r>
      <w:proofErr w:type="spellEnd"/>
      <w:r>
        <w:t xml:space="preserve">, tan </w:t>
      </w:r>
      <w:proofErr w:type="spellStart"/>
      <w:r>
        <w:t>lleno</w:t>
      </w:r>
      <w:proofErr w:type="spellEnd"/>
      <w:r>
        <w:t xml:space="preserve"> de </w:t>
      </w:r>
      <w:proofErr w:type="spellStart"/>
      <w:r>
        <w:t>espiritualidad</w:t>
      </w:r>
      <w:proofErr w:type="spellEnd"/>
      <w:r>
        <w:t xml:space="preserve"> y moral! </w:t>
      </w:r>
      <w:proofErr w:type="spellStart"/>
      <w:r>
        <w:t>Recordaréis</w:t>
      </w:r>
      <w:proofErr w:type="spellEnd"/>
      <w:r>
        <w:t xml:space="preserve"> al padre </w:t>
      </w:r>
      <w:proofErr w:type="spellStart"/>
      <w:r>
        <w:t>que</w:t>
      </w:r>
      <w:proofErr w:type="spellEnd"/>
      <w:r>
        <w:t xml:space="preserve"> se ha </w:t>
      </w:r>
      <w:proofErr w:type="spellStart"/>
      <w:r>
        <w:t>convertido</w:t>
      </w:r>
      <w:proofErr w:type="spellEnd"/>
      <w:r>
        <w:t xml:space="preserve"> </w:t>
      </w:r>
      <w:proofErr w:type="spellStart"/>
      <w:r>
        <w:t>en</w:t>
      </w:r>
      <w:proofErr w:type="spellEnd"/>
      <w:r>
        <w:t xml:space="preserve"> </w:t>
      </w:r>
      <w:proofErr w:type="spellStart"/>
      <w:r>
        <w:t>juez</w:t>
      </w:r>
      <w:proofErr w:type="spellEnd"/>
      <w:r>
        <w:t xml:space="preserve"> de </w:t>
      </w:r>
      <w:proofErr w:type="spellStart"/>
      <w:r>
        <w:t>su</w:t>
      </w:r>
      <w:proofErr w:type="spellEnd"/>
      <w:r>
        <w:t xml:space="preserve"> </w:t>
      </w:r>
      <w:proofErr w:type="spellStart"/>
      <w:r>
        <w:t>hijo</w:t>
      </w:r>
      <w:proofErr w:type="spellEnd"/>
      <w:r>
        <w:t xml:space="preserve">, </w:t>
      </w:r>
      <w:proofErr w:type="spellStart"/>
      <w:r>
        <w:t>que</w:t>
      </w:r>
      <w:proofErr w:type="spellEnd"/>
      <w:r>
        <w:t xml:space="preserve"> </w:t>
      </w:r>
      <w:proofErr w:type="spellStart"/>
      <w:r>
        <w:t>tiene</w:t>
      </w:r>
      <w:proofErr w:type="spellEnd"/>
      <w:r>
        <w:t xml:space="preserve"> </w:t>
      </w:r>
      <w:proofErr w:type="spellStart"/>
      <w:r>
        <w:t>que</w:t>
      </w:r>
      <w:proofErr w:type="spellEnd"/>
      <w:r>
        <w:t xml:space="preserve"> </w:t>
      </w:r>
      <w:proofErr w:type="spellStart"/>
      <w:r>
        <w:t>perdonarlo</w:t>
      </w:r>
      <w:proofErr w:type="spellEnd"/>
      <w:r>
        <w:t xml:space="preserve"> y </w:t>
      </w:r>
      <w:proofErr w:type="spellStart"/>
      <w:r>
        <w:t>amarlo</w:t>
      </w:r>
      <w:proofErr w:type="spellEnd"/>
      <w:r>
        <w:t xml:space="preserve">; a la madre </w:t>
      </w:r>
      <w:proofErr w:type="spellStart"/>
      <w:r>
        <w:t>que</w:t>
      </w:r>
      <w:proofErr w:type="spellEnd"/>
      <w:r>
        <w:t xml:space="preserve"> ha </w:t>
      </w:r>
      <w:proofErr w:type="spellStart"/>
      <w:r>
        <w:t>desconocido</w:t>
      </w:r>
      <w:proofErr w:type="spellEnd"/>
      <w:r>
        <w:t xml:space="preserve"> a sus </w:t>
      </w:r>
      <w:proofErr w:type="spellStart"/>
      <w:r>
        <w:t>hijos</w:t>
      </w:r>
      <w:proofErr w:type="spellEnd"/>
      <w:r>
        <w:t xml:space="preserve"> </w:t>
      </w:r>
      <w:proofErr w:type="spellStart"/>
      <w:r>
        <w:t>negándoles</w:t>
      </w:r>
      <w:proofErr w:type="spellEnd"/>
      <w:r>
        <w:t xml:space="preserve"> </w:t>
      </w:r>
      <w:proofErr w:type="spellStart"/>
      <w:r>
        <w:t>su</w:t>
      </w:r>
      <w:proofErr w:type="spellEnd"/>
      <w:r>
        <w:t xml:space="preserve"> </w:t>
      </w:r>
      <w:proofErr w:type="spellStart"/>
      <w:r>
        <w:t>regazo</w:t>
      </w:r>
      <w:proofErr w:type="spellEnd"/>
      <w:r>
        <w:t xml:space="preserve">, </w:t>
      </w:r>
      <w:proofErr w:type="spellStart"/>
      <w:r>
        <w:t>que</w:t>
      </w:r>
      <w:proofErr w:type="spellEnd"/>
      <w:r>
        <w:t xml:space="preserve"> </w:t>
      </w:r>
      <w:proofErr w:type="spellStart"/>
      <w:r>
        <w:t>tiene</w:t>
      </w:r>
      <w:proofErr w:type="spellEnd"/>
      <w:r>
        <w:t xml:space="preserve"> </w:t>
      </w:r>
      <w:proofErr w:type="spellStart"/>
      <w:r>
        <w:t>que</w:t>
      </w:r>
      <w:proofErr w:type="spellEnd"/>
      <w:r>
        <w:t xml:space="preserve"> </w:t>
      </w:r>
      <w:proofErr w:type="spellStart"/>
      <w:r>
        <w:t>abrirles</w:t>
      </w:r>
      <w:proofErr w:type="spellEnd"/>
      <w:r>
        <w:t xml:space="preserve"> sus </w:t>
      </w:r>
      <w:proofErr w:type="spellStart"/>
      <w:r>
        <w:t>brazos</w:t>
      </w:r>
      <w:proofErr w:type="spellEnd"/>
      <w:r>
        <w:t xml:space="preserve"> y </w:t>
      </w:r>
      <w:proofErr w:type="spellStart"/>
      <w:r>
        <w:t>estrecharlos</w:t>
      </w:r>
      <w:proofErr w:type="spellEnd"/>
      <w:r>
        <w:t xml:space="preserve"> </w:t>
      </w:r>
      <w:proofErr w:type="spellStart"/>
      <w:r>
        <w:t>en</w:t>
      </w:r>
      <w:proofErr w:type="spellEnd"/>
      <w:r>
        <w:t xml:space="preserve"> </w:t>
      </w:r>
      <w:proofErr w:type="spellStart"/>
      <w:r>
        <w:t>su</w:t>
      </w:r>
      <w:proofErr w:type="spellEnd"/>
      <w:r>
        <w:t xml:space="preserve"> </w:t>
      </w:r>
      <w:proofErr w:type="spellStart"/>
      <w:r>
        <w:t>corazón</w:t>
      </w:r>
      <w:proofErr w:type="spellEnd"/>
      <w:r>
        <w:t xml:space="preserve">, para </w:t>
      </w:r>
      <w:proofErr w:type="spellStart"/>
      <w:r>
        <w:t>que</w:t>
      </w:r>
      <w:proofErr w:type="spellEnd"/>
      <w:r>
        <w:t xml:space="preserve"> también </w:t>
      </w:r>
      <w:proofErr w:type="spellStart"/>
      <w:r>
        <w:t>ellos</w:t>
      </w:r>
      <w:proofErr w:type="spellEnd"/>
      <w:r>
        <w:t xml:space="preserve"> </w:t>
      </w:r>
      <w:proofErr w:type="spellStart"/>
      <w:r>
        <w:t>puedan</w:t>
      </w:r>
      <w:proofErr w:type="spellEnd"/>
      <w:r>
        <w:t xml:space="preserve"> </w:t>
      </w:r>
      <w:proofErr w:type="spellStart"/>
      <w:r>
        <w:t>amar</w:t>
      </w:r>
      <w:proofErr w:type="spellEnd"/>
      <w:r>
        <w:t xml:space="preserve">; y a </w:t>
      </w:r>
      <w:proofErr w:type="spellStart"/>
      <w:r>
        <w:t>los</w:t>
      </w:r>
      <w:proofErr w:type="spellEnd"/>
      <w:r>
        <w:t xml:space="preserve"> </w:t>
      </w:r>
      <w:proofErr w:type="spellStart"/>
      <w:r>
        <w:t>hijos</w:t>
      </w:r>
      <w:proofErr w:type="spellEnd"/>
      <w:r>
        <w:t xml:space="preserve"> </w:t>
      </w:r>
      <w:proofErr w:type="spellStart"/>
      <w:r>
        <w:t>que</w:t>
      </w:r>
      <w:proofErr w:type="spellEnd"/>
      <w:r>
        <w:t xml:space="preserve"> se </w:t>
      </w:r>
      <w:proofErr w:type="spellStart"/>
      <w:r>
        <w:t>levantan</w:t>
      </w:r>
      <w:proofErr w:type="spellEnd"/>
      <w:r>
        <w:t xml:space="preserve"> contra sus padres, </w:t>
      </w:r>
      <w:proofErr w:type="spellStart"/>
      <w:r>
        <w:t>que</w:t>
      </w:r>
      <w:proofErr w:type="spellEnd"/>
      <w:r>
        <w:t xml:space="preserve"> </w:t>
      </w:r>
      <w:proofErr w:type="spellStart"/>
      <w:r>
        <w:t>tienen</w:t>
      </w:r>
      <w:proofErr w:type="spellEnd"/>
      <w:r>
        <w:t xml:space="preserve"> </w:t>
      </w:r>
      <w:proofErr w:type="spellStart"/>
      <w:r>
        <w:t>que</w:t>
      </w:r>
      <w:proofErr w:type="spellEnd"/>
      <w:r>
        <w:t xml:space="preserve"> </w:t>
      </w:r>
      <w:proofErr w:type="spellStart"/>
      <w:r>
        <w:t>venerarlos</w:t>
      </w:r>
      <w:proofErr w:type="spellEnd"/>
      <w:r>
        <w:t xml:space="preserve"> </w:t>
      </w:r>
      <w:proofErr w:type="spellStart"/>
      <w:r>
        <w:t>porque</w:t>
      </w:r>
      <w:proofErr w:type="spellEnd"/>
      <w:r>
        <w:t xml:space="preserve"> </w:t>
      </w:r>
      <w:proofErr w:type="spellStart"/>
      <w:r>
        <w:t>los</w:t>
      </w:r>
      <w:proofErr w:type="spellEnd"/>
      <w:r>
        <w:t xml:space="preserve"> padres </w:t>
      </w:r>
      <w:proofErr w:type="spellStart"/>
      <w:r>
        <w:t>en</w:t>
      </w:r>
      <w:proofErr w:type="spellEnd"/>
      <w:r>
        <w:t xml:space="preserve"> la Tierra </w:t>
      </w:r>
      <w:proofErr w:type="spellStart"/>
      <w:r>
        <w:t>ocupan</w:t>
      </w:r>
      <w:proofErr w:type="spellEnd"/>
      <w:r>
        <w:t xml:space="preserve"> mi </w:t>
      </w:r>
      <w:proofErr w:type="spellStart"/>
      <w:r>
        <w:t>lugar</w:t>
      </w:r>
      <w:proofErr w:type="spellEnd"/>
      <w:r>
        <w:t xml:space="preserve">. Sin </w:t>
      </w:r>
      <w:proofErr w:type="spellStart"/>
      <w:r>
        <w:t>rectitud</w:t>
      </w:r>
      <w:proofErr w:type="spellEnd"/>
      <w:r>
        <w:t>, ¿</w:t>
      </w:r>
      <w:proofErr w:type="spellStart"/>
      <w:r>
        <w:t>Cómo</w:t>
      </w:r>
      <w:proofErr w:type="spellEnd"/>
      <w:r>
        <w:t xml:space="preserve"> </w:t>
      </w:r>
      <w:proofErr w:type="spellStart"/>
      <w:r>
        <w:t>podrá</w:t>
      </w:r>
      <w:proofErr w:type="spellEnd"/>
      <w:r>
        <w:t xml:space="preserve"> </w:t>
      </w:r>
      <w:proofErr w:type="spellStart"/>
      <w:r>
        <w:t>tener</w:t>
      </w:r>
      <w:proofErr w:type="spellEnd"/>
      <w:r>
        <w:t xml:space="preserve"> </w:t>
      </w:r>
      <w:proofErr w:type="spellStart"/>
      <w:r>
        <w:t>elevación</w:t>
      </w:r>
      <w:proofErr w:type="spellEnd"/>
      <w:r>
        <w:t xml:space="preserve"> </w:t>
      </w:r>
      <w:proofErr w:type="spellStart"/>
      <w:r>
        <w:t>el</w:t>
      </w:r>
      <w:proofErr w:type="spellEnd"/>
      <w:r>
        <w:t xml:space="preserve"> </w:t>
      </w:r>
      <w:proofErr w:type="spellStart"/>
      <w:r>
        <w:t>espíritu</w:t>
      </w:r>
      <w:proofErr w:type="spellEnd"/>
      <w:r>
        <w:t xml:space="preserve">? </w:t>
      </w:r>
    </w:p>
    <w:p w14:paraId="24C927F1" w14:textId="77777777" w:rsidR="00F50769" w:rsidRDefault="00F50769" w:rsidP="00F50769">
      <w:r>
        <w:t xml:space="preserve">58. </w:t>
      </w:r>
      <w:proofErr w:type="spellStart"/>
      <w:r>
        <w:t>Mañana</w:t>
      </w:r>
      <w:proofErr w:type="spellEnd"/>
      <w:r>
        <w:t xml:space="preserve"> </w:t>
      </w:r>
      <w:proofErr w:type="spellStart"/>
      <w:r>
        <w:t>tendréis</w:t>
      </w:r>
      <w:proofErr w:type="spellEnd"/>
      <w:r>
        <w:t xml:space="preserve"> </w:t>
      </w:r>
      <w:proofErr w:type="spellStart"/>
      <w:r>
        <w:t>que</w:t>
      </w:r>
      <w:proofErr w:type="spellEnd"/>
      <w:r>
        <w:t xml:space="preserve"> </w:t>
      </w:r>
      <w:proofErr w:type="spellStart"/>
      <w:r>
        <w:t>enseñar</w:t>
      </w:r>
      <w:proofErr w:type="spellEnd"/>
      <w:r>
        <w:t xml:space="preserve"> y </w:t>
      </w:r>
      <w:proofErr w:type="spellStart"/>
      <w:r>
        <w:t>confirmar</w:t>
      </w:r>
      <w:proofErr w:type="spellEnd"/>
      <w:r>
        <w:t xml:space="preserve"> con </w:t>
      </w:r>
      <w:proofErr w:type="spellStart"/>
      <w:r>
        <w:t>hechos</w:t>
      </w:r>
      <w:proofErr w:type="spellEnd"/>
      <w:r>
        <w:t xml:space="preserve"> </w:t>
      </w:r>
      <w:proofErr w:type="spellStart"/>
      <w:r>
        <w:t>vuestras</w:t>
      </w:r>
      <w:proofErr w:type="spellEnd"/>
      <w:r>
        <w:t xml:space="preserve"> palabras; </w:t>
      </w:r>
      <w:proofErr w:type="spellStart"/>
      <w:r>
        <w:t>desde</w:t>
      </w:r>
      <w:proofErr w:type="spellEnd"/>
      <w:r>
        <w:t xml:space="preserve"> </w:t>
      </w:r>
      <w:proofErr w:type="spellStart"/>
      <w:r>
        <w:t>ahora</w:t>
      </w:r>
      <w:proofErr w:type="spellEnd"/>
      <w:r>
        <w:t xml:space="preserve"> </w:t>
      </w:r>
      <w:proofErr w:type="spellStart"/>
      <w:r>
        <w:t>moralizad</w:t>
      </w:r>
      <w:proofErr w:type="spellEnd"/>
      <w:r>
        <w:t xml:space="preserve"> </w:t>
      </w:r>
      <w:proofErr w:type="spellStart"/>
      <w:r>
        <w:t>vuestra</w:t>
      </w:r>
      <w:proofErr w:type="spellEnd"/>
      <w:r>
        <w:t xml:space="preserve"> </w:t>
      </w:r>
      <w:proofErr w:type="spellStart"/>
      <w:r>
        <w:t>vida</w:t>
      </w:r>
      <w:proofErr w:type="spellEnd"/>
      <w:r>
        <w:t xml:space="preserve">, </w:t>
      </w:r>
      <w:proofErr w:type="spellStart"/>
      <w:r>
        <w:t>reconstruid</w:t>
      </w:r>
      <w:proofErr w:type="spellEnd"/>
      <w:r>
        <w:t xml:space="preserve"> </w:t>
      </w:r>
      <w:proofErr w:type="spellStart"/>
      <w:r>
        <w:t>vuestros</w:t>
      </w:r>
      <w:proofErr w:type="spellEnd"/>
      <w:r>
        <w:t xml:space="preserve"> </w:t>
      </w:r>
      <w:proofErr w:type="spellStart"/>
      <w:r>
        <w:t>hogares</w:t>
      </w:r>
      <w:proofErr w:type="spellEnd"/>
      <w:r>
        <w:t xml:space="preserve"> y </w:t>
      </w:r>
      <w:proofErr w:type="spellStart"/>
      <w:r>
        <w:t>unificad</w:t>
      </w:r>
      <w:proofErr w:type="spellEnd"/>
      <w:r>
        <w:t xml:space="preserve"> </w:t>
      </w:r>
      <w:proofErr w:type="spellStart"/>
      <w:r>
        <w:t>vuestra</w:t>
      </w:r>
      <w:proofErr w:type="spellEnd"/>
      <w:r>
        <w:t xml:space="preserve"> familia. </w:t>
      </w:r>
      <w:proofErr w:type="spellStart"/>
      <w:r>
        <w:t>Que</w:t>
      </w:r>
      <w:proofErr w:type="spellEnd"/>
      <w:r>
        <w:t xml:space="preserve"> </w:t>
      </w:r>
      <w:proofErr w:type="spellStart"/>
      <w:r>
        <w:t>el</w:t>
      </w:r>
      <w:proofErr w:type="spellEnd"/>
      <w:r>
        <w:t xml:space="preserve"> padre </w:t>
      </w:r>
      <w:proofErr w:type="spellStart"/>
      <w:r>
        <w:t>vaya</w:t>
      </w:r>
      <w:proofErr w:type="spellEnd"/>
      <w:r>
        <w:t xml:space="preserve"> </w:t>
      </w:r>
      <w:proofErr w:type="spellStart"/>
      <w:r>
        <w:t>en</w:t>
      </w:r>
      <w:proofErr w:type="spellEnd"/>
      <w:r>
        <w:t xml:space="preserve"> </w:t>
      </w:r>
      <w:proofErr w:type="spellStart"/>
      <w:r>
        <w:t>busca</w:t>
      </w:r>
      <w:proofErr w:type="spellEnd"/>
      <w:r>
        <w:t xml:space="preserve"> de </w:t>
      </w:r>
      <w:proofErr w:type="spellStart"/>
      <w:r>
        <w:t>su</w:t>
      </w:r>
      <w:proofErr w:type="spellEnd"/>
      <w:r>
        <w:t xml:space="preserve"> </w:t>
      </w:r>
      <w:proofErr w:type="spellStart"/>
      <w:r>
        <w:t>hijo</w:t>
      </w:r>
      <w:proofErr w:type="spellEnd"/>
      <w:r>
        <w:t xml:space="preserve"> </w:t>
      </w:r>
      <w:proofErr w:type="spellStart"/>
      <w:r>
        <w:t>que</w:t>
      </w:r>
      <w:proofErr w:type="spellEnd"/>
      <w:r>
        <w:t xml:space="preserve"> </w:t>
      </w:r>
      <w:proofErr w:type="spellStart"/>
      <w:r>
        <w:t>huyó</w:t>
      </w:r>
      <w:proofErr w:type="spellEnd"/>
      <w:r>
        <w:t xml:space="preserve"> de </w:t>
      </w:r>
      <w:proofErr w:type="spellStart"/>
      <w:r>
        <w:t>su</w:t>
      </w:r>
      <w:proofErr w:type="spellEnd"/>
      <w:r>
        <w:t xml:space="preserve"> </w:t>
      </w:r>
      <w:proofErr w:type="spellStart"/>
      <w:r>
        <w:t>hogar</w:t>
      </w:r>
      <w:proofErr w:type="spellEnd"/>
      <w:r>
        <w:t xml:space="preserve"> y </w:t>
      </w:r>
      <w:proofErr w:type="spellStart"/>
      <w:r>
        <w:t>los</w:t>
      </w:r>
      <w:proofErr w:type="spellEnd"/>
      <w:r>
        <w:t xml:space="preserve"> </w:t>
      </w:r>
      <w:proofErr w:type="spellStart"/>
      <w:r>
        <w:t>hijos</w:t>
      </w:r>
      <w:proofErr w:type="spellEnd"/>
      <w:r>
        <w:t xml:space="preserve"> </w:t>
      </w:r>
      <w:proofErr w:type="spellStart"/>
      <w:r>
        <w:t>busquen</w:t>
      </w:r>
      <w:proofErr w:type="spellEnd"/>
      <w:r>
        <w:t xml:space="preserve"> a </w:t>
      </w:r>
      <w:proofErr w:type="spellStart"/>
      <w:r>
        <w:t>quien</w:t>
      </w:r>
      <w:proofErr w:type="spellEnd"/>
      <w:r>
        <w:t xml:space="preserve"> les </w:t>
      </w:r>
      <w:proofErr w:type="spellStart"/>
      <w:r>
        <w:t>abandonó</w:t>
      </w:r>
      <w:proofErr w:type="spellEnd"/>
      <w:r>
        <w:t xml:space="preserve">; </w:t>
      </w:r>
      <w:proofErr w:type="spellStart"/>
      <w:r>
        <w:t>que</w:t>
      </w:r>
      <w:proofErr w:type="spellEnd"/>
      <w:r>
        <w:t xml:space="preserve"> la </w:t>
      </w:r>
      <w:proofErr w:type="spellStart"/>
      <w:r>
        <w:t>esposa</w:t>
      </w:r>
      <w:proofErr w:type="spellEnd"/>
      <w:r>
        <w:t xml:space="preserve"> </w:t>
      </w:r>
      <w:proofErr w:type="spellStart"/>
      <w:r>
        <w:t>vuelva</w:t>
      </w:r>
      <w:proofErr w:type="spellEnd"/>
      <w:r>
        <w:t xml:space="preserve"> a </w:t>
      </w:r>
      <w:proofErr w:type="spellStart"/>
      <w:r>
        <w:t>los</w:t>
      </w:r>
      <w:proofErr w:type="spellEnd"/>
      <w:r>
        <w:t xml:space="preserve"> </w:t>
      </w:r>
      <w:proofErr w:type="spellStart"/>
      <w:r>
        <w:t>brazos</w:t>
      </w:r>
      <w:proofErr w:type="spellEnd"/>
      <w:r>
        <w:t xml:space="preserve"> del </w:t>
      </w:r>
      <w:proofErr w:type="spellStart"/>
      <w:r>
        <w:t>compañero</w:t>
      </w:r>
      <w:proofErr w:type="spellEnd"/>
      <w:r>
        <w:t xml:space="preserve"> y </w:t>
      </w:r>
      <w:proofErr w:type="spellStart"/>
      <w:r>
        <w:t>que</w:t>
      </w:r>
      <w:proofErr w:type="spellEnd"/>
      <w:r>
        <w:t xml:space="preserve"> </w:t>
      </w:r>
      <w:proofErr w:type="spellStart"/>
      <w:r>
        <w:t>el</w:t>
      </w:r>
      <w:proofErr w:type="spellEnd"/>
      <w:r>
        <w:t xml:space="preserve"> </w:t>
      </w:r>
      <w:proofErr w:type="spellStart"/>
      <w:r>
        <w:t>esposo</w:t>
      </w:r>
      <w:proofErr w:type="spellEnd"/>
      <w:r>
        <w:t xml:space="preserve"> </w:t>
      </w:r>
      <w:proofErr w:type="spellStart"/>
      <w:r>
        <w:t>que</w:t>
      </w:r>
      <w:proofErr w:type="spellEnd"/>
      <w:r>
        <w:t xml:space="preserve"> </w:t>
      </w:r>
      <w:proofErr w:type="spellStart"/>
      <w:r>
        <w:t>había</w:t>
      </w:r>
      <w:proofErr w:type="spellEnd"/>
      <w:r>
        <w:t xml:space="preserve"> </w:t>
      </w:r>
      <w:proofErr w:type="spellStart"/>
      <w:r>
        <w:t>renunciado</w:t>
      </w:r>
      <w:proofErr w:type="spellEnd"/>
      <w:r>
        <w:t xml:space="preserve"> a sus </w:t>
      </w:r>
      <w:proofErr w:type="spellStart"/>
      <w:r>
        <w:t>deberes</w:t>
      </w:r>
      <w:proofErr w:type="spellEnd"/>
      <w:r>
        <w:t xml:space="preserve">, </w:t>
      </w:r>
      <w:proofErr w:type="spellStart"/>
      <w:r>
        <w:t>busque</w:t>
      </w:r>
      <w:proofErr w:type="spellEnd"/>
      <w:r>
        <w:t xml:space="preserve"> a la </w:t>
      </w:r>
      <w:proofErr w:type="spellStart"/>
      <w:r>
        <w:t>compañera</w:t>
      </w:r>
      <w:proofErr w:type="spellEnd"/>
      <w:r>
        <w:t xml:space="preserve"> y </w:t>
      </w:r>
      <w:proofErr w:type="spellStart"/>
      <w:r>
        <w:t>construyan</w:t>
      </w:r>
      <w:proofErr w:type="spellEnd"/>
      <w:r>
        <w:t xml:space="preserve"> </w:t>
      </w:r>
      <w:proofErr w:type="spellStart"/>
      <w:r>
        <w:t>una</w:t>
      </w:r>
      <w:proofErr w:type="spellEnd"/>
      <w:r>
        <w:t xml:space="preserve"> </w:t>
      </w:r>
      <w:proofErr w:type="spellStart"/>
      <w:r>
        <w:t>nueva</w:t>
      </w:r>
      <w:proofErr w:type="spellEnd"/>
      <w:r>
        <w:t xml:space="preserve"> y </w:t>
      </w:r>
      <w:proofErr w:type="spellStart"/>
      <w:r>
        <w:t>mejor</w:t>
      </w:r>
      <w:proofErr w:type="spellEnd"/>
      <w:r>
        <w:t xml:space="preserve"> </w:t>
      </w:r>
      <w:proofErr w:type="spellStart"/>
      <w:r>
        <w:t>existencia</w:t>
      </w:r>
      <w:proofErr w:type="spellEnd"/>
      <w:r>
        <w:t xml:space="preserve">. </w:t>
      </w:r>
    </w:p>
    <w:p w14:paraId="540E013C" w14:textId="77777777" w:rsidR="00F50769" w:rsidRDefault="00F50769" w:rsidP="00F50769">
      <w:r>
        <w:t xml:space="preserve">59. ¡Hoy </w:t>
      </w:r>
      <w:proofErr w:type="spellStart"/>
      <w:r>
        <w:t>mejor</w:t>
      </w:r>
      <w:proofErr w:type="spellEnd"/>
      <w:r>
        <w:t xml:space="preserve"> </w:t>
      </w:r>
      <w:proofErr w:type="spellStart"/>
      <w:r>
        <w:t>que</w:t>
      </w:r>
      <w:proofErr w:type="spellEnd"/>
      <w:r>
        <w:t xml:space="preserve"> </w:t>
      </w:r>
      <w:proofErr w:type="spellStart"/>
      <w:r>
        <w:t>nunca</w:t>
      </w:r>
      <w:proofErr w:type="spellEnd"/>
      <w:r>
        <w:t xml:space="preserve"> </w:t>
      </w:r>
      <w:proofErr w:type="spellStart"/>
      <w:r>
        <w:t>sabéis</w:t>
      </w:r>
      <w:proofErr w:type="spellEnd"/>
      <w:r>
        <w:t xml:space="preserve"> </w:t>
      </w:r>
      <w:proofErr w:type="spellStart"/>
      <w:r>
        <w:t>vuestra</w:t>
      </w:r>
      <w:proofErr w:type="spellEnd"/>
      <w:r>
        <w:t xml:space="preserve"> </w:t>
      </w:r>
      <w:proofErr w:type="spellStart"/>
      <w:r>
        <w:t>responsabilidad</w:t>
      </w:r>
      <w:proofErr w:type="spellEnd"/>
      <w:r>
        <w:t xml:space="preserve"> ante mi </w:t>
      </w:r>
      <w:proofErr w:type="spellStart"/>
      <w:r>
        <w:t>justicia</w:t>
      </w:r>
      <w:proofErr w:type="spellEnd"/>
      <w:r>
        <w:t xml:space="preserve">, oh padres y madres! </w:t>
      </w:r>
      <w:proofErr w:type="spellStart"/>
      <w:r>
        <w:t>porque</w:t>
      </w:r>
      <w:proofErr w:type="spellEnd"/>
      <w:r>
        <w:t xml:space="preserve"> </w:t>
      </w:r>
      <w:proofErr w:type="spellStart"/>
      <w:r>
        <w:t>esos</w:t>
      </w:r>
      <w:proofErr w:type="spellEnd"/>
      <w:r>
        <w:t xml:space="preserve"> </w:t>
      </w:r>
      <w:proofErr w:type="spellStart"/>
      <w:r>
        <w:t>seres</w:t>
      </w:r>
      <w:proofErr w:type="spellEnd"/>
      <w:r>
        <w:t xml:space="preserve"> </w:t>
      </w:r>
      <w:proofErr w:type="spellStart"/>
      <w:r>
        <w:t>que</w:t>
      </w:r>
      <w:proofErr w:type="spellEnd"/>
      <w:r>
        <w:t xml:space="preserve"> </w:t>
      </w:r>
      <w:proofErr w:type="spellStart"/>
      <w:r>
        <w:t>nombráis</w:t>
      </w:r>
      <w:proofErr w:type="spellEnd"/>
      <w:r>
        <w:t xml:space="preserve"> </w:t>
      </w:r>
      <w:proofErr w:type="spellStart"/>
      <w:r>
        <w:t>hijos</w:t>
      </w:r>
      <w:proofErr w:type="spellEnd"/>
      <w:r>
        <w:t xml:space="preserve"> </w:t>
      </w:r>
      <w:proofErr w:type="spellStart"/>
      <w:r>
        <w:t>por</w:t>
      </w:r>
      <w:proofErr w:type="spellEnd"/>
      <w:r>
        <w:t xml:space="preserve"> </w:t>
      </w:r>
      <w:proofErr w:type="spellStart"/>
      <w:r>
        <w:t>vuestra</w:t>
      </w:r>
      <w:proofErr w:type="spellEnd"/>
      <w:r>
        <w:t xml:space="preserve"> </w:t>
      </w:r>
      <w:proofErr w:type="spellStart"/>
      <w:r>
        <w:t>sangre</w:t>
      </w:r>
      <w:proofErr w:type="spellEnd"/>
      <w:r>
        <w:t xml:space="preserve">, son </w:t>
      </w:r>
      <w:proofErr w:type="spellStart"/>
      <w:r>
        <w:t>espíritus</w:t>
      </w:r>
      <w:proofErr w:type="spellEnd"/>
      <w:r>
        <w:t xml:space="preserve"> de </w:t>
      </w:r>
      <w:proofErr w:type="spellStart"/>
      <w:r>
        <w:t>los</w:t>
      </w:r>
      <w:proofErr w:type="spellEnd"/>
      <w:r>
        <w:t xml:space="preserve"> </w:t>
      </w:r>
      <w:proofErr w:type="spellStart"/>
      <w:r>
        <w:t>cuales</w:t>
      </w:r>
      <w:proofErr w:type="spellEnd"/>
      <w:r>
        <w:t xml:space="preserve"> me </w:t>
      </w:r>
      <w:proofErr w:type="spellStart"/>
      <w:r>
        <w:t>tendréis</w:t>
      </w:r>
      <w:proofErr w:type="spellEnd"/>
      <w:r>
        <w:t xml:space="preserve"> </w:t>
      </w:r>
      <w:proofErr w:type="spellStart"/>
      <w:r>
        <w:t>que</w:t>
      </w:r>
      <w:proofErr w:type="spellEnd"/>
      <w:r>
        <w:t xml:space="preserve"> responder. </w:t>
      </w:r>
    </w:p>
    <w:p w14:paraId="3852313A" w14:textId="77777777" w:rsidR="00F50769" w:rsidRDefault="00F50769" w:rsidP="00F50769">
      <w:r>
        <w:t xml:space="preserve">60. </w:t>
      </w:r>
      <w:proofErr w:type="spellStart"/>
      <w:r>
        <w:t>Quiero</w:t>
      </w:r>
      <w:proofErr w:type="spellEnd"/>
      <w:r>
        <w:t xml:space="preserve"> </w:t>
      </w:r>
      <w:proofErr w:type="spellStart"/>
      <w:r>
        <w:t>que</w:t>
      </w:r>
      <w:proofErr w:type="spellEnd"/>
      <w:r>
        <w:t xml:space="preserve"> la </w:t>
      </w:r>
      <w:proofErr w:type="spellStart"/>
      <w:r>
        <w:t>unión</w:t>
      </w:r>
      <w:proofErr w:type="spellEnd"/>
      <w:r>
        <w:t xml:space="preserve"> de </w:t>
      </w:r>
      <w:proofErr w:type="spellStart"/>
      <w:r>
        <w:t>vuestros</w:t>
      </w:r>
      <w:proofErr w:type="spellEnd"/>
      <w:r>
        <w:t xml:space="preserve"> </w:t>
      </w:r>
      <w:proofErr w:type="spellStart"/>
      <w:r>
        <w:t>corazones</w:t>
      </w:r>
      <w:proofErr w:type="spellEnd"/>
      <w:r>
        <w:t xml:space="preserve"> sea </w:t>
      </w:r>
      <w:proofErr w:type="spellStart"/>
      <w:r>
        <w:t>el</w:t>
      </w:r>
      <w:proofErr w:type="spellEnd"/>
      <w:r>
        <w:t xml:space="preserve"> </w:t>
      </w:r>
      <w:proofErr w:type="spellStart"/>
      <w:r>
        <w:t>jardín</w:t>
      </w:r>
      <w:proofErr w:type="spellEnd"/>
      <w:r>
        <w:t xml:space="preserve"> </w:t>
      </w:r>
      <w:proofErr w:type="spellStart"/>
      <w:r>
        <w:t>donde</w:t>
      </w:r>
      <w:proofErr w:type="spellEnd"/>
      <w:r>
        <w:t xml:space="preserve"> </w:t>
      </w:r>
      <w:proofErr w:type="spellStart"/>
      <w:r>
        <w:t>florezcan</w:t>
      </w:r>
      <w:proofErr w:type="spellEnd"/>
      <w:r>
        <w:t xml:space="preserve"> </w:t>
      </w:r>
      <w:proofErr w:type="spellStart"/>
      <w:r>
        <w:t>esas</w:t>
      </w:r>
      <w:proofErr w:type="spellEnd"/>
      <w:r>
        <w:t xml:space="preserve"> </w:t>
      </w:r>
      <w:proofErr w:type="spellStart"/>
      <w:r>
        <w:t>rosas</w:t>
      </w:r>
      <w:proofErr w:type="spellEnd"/>
      <w:r>
        <w:t xml:space="preserve"> y </w:t>
      </w:r>
      <w:proofErr w:type="spellStart"/>
      <w:r>
        <w:t>esos</w:t>
      </w:r>
      <w:proofErr w:type="spellEnd"/>
      <w:r>
        <w:t xml:space="preserve"> </w:t>
      </w:r>
      <w:proofErr w:type="spellStart"/>
      <w:r>
        <w:t>lirios</w:t>
      </w:r>
      <w:proofErr w:type="spellEnd"/>
      <w:r>
        <w:t xml:space="preserve">. </w:t>
      </w:r>
      <w:proofErr w:type="spellStart"/>
      <w:r>
        <w:t>Acercad</w:t>
      </w:r>
      <w:proofErr w:type="spellEnd"/>
      <w:r>
        <w:t xml:space="preserve"> a las multitudes </w:t>
      </w:r>
      <w:proofErr w:type="gramStart"/>
      <w:r>
        <w:t>a</w:t>
      </w:r>
      <w:proofErr w:type="gramEnd"/>
      <w:r>
        <w:t xml:space="preserve"> </w:t>
      </w:r>
      <w:proofErr w:type="spellStart"/>
      <w:r>
        <w:t>escuchar</w:t>
      </w:r>
      <w:proofErr w:type="spellEnd"/>
      <w:r>
        <w:t xml:space="preserve"> mi palabra, </w:t>
      </w:r>
      <w:proofErr w:type="spellStart"/>
      <w:r>
        <w:t>traedles</w:t>
      </w:r>
      <w:proofErr w:type="spellEnd"/>
      <w:r>
        <w:t xml:space="preserve"> al </w:t>
      </w:r>
      <w:proofErr w:type="spellStart"/>
      <w:r>
        <w:t>banquete</w:t>
      </w:r>
      <w:proofErr w:type="spellEnd"/>
      <w:r>
        <w:t xml:space="preserve">, </w:t>
      </w:r>
      <w:proofErr w:type="spellStart"/>
      <w:r>
        <w:t>que</w:t>
      </w:r>
      <w:proofErr w:type="spellEnd"/>
      <w:r>
        <w:t xml:space="preserve"> </w:t>
      </w:r>
      <w:proofErr w:type="spellStart"/>
      <w:r>
        <w:t>Yo</w:t>
      </w:r>
      <w:proofErr w:type="spellEnd"/>
      <w:r>
        <w:t xml:space="preserve"> </w:t>
      </w:r>
      <w:proofErr w:type="spellStart"/>
      <w:r>
        <w:t>mismo</w:t>
      </w:r>
      <w:proofErr w:type="spellEnd"/>
      <w:r>
        <w:t xml:space="preserve"> les </w:t>
      </w:r>
      <w:proofErr w:type="spellStart"/>
      <w:r>
        <w:t>serviré</w:t>
      </w:r>
      <w:proofErr w:type="spellEnd"/>
      <w:r>
        <w:t xml:space="preserve">. En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Ellos</w:t>
      </w:r>
      <w:proofErr w:type="spellEnd"/>
      <w:r>
        <w:t xml:space="preserve"> </w:t>
      </w:r>
      <w:proofErr w:type="spellStart"/>
      <w:r>
        <w:t>saldrán</w:t>
      </w:r>
      <w:proofErr w:type="spellEnd"/>
      <w:r>
        <w:t xml:space="preserve"> </w:t>
      </w:r>
      <w:proofErr w:type="spellStart"/>
      <w:r>
        <w:t>fuertes</w:t>
      </w:r>
      <w:proofErr w:type="spellEnd"/>
      <w:r>
        <w:t xml:space="preserve"> </w:t>
      </w:r>
      <w:proofErr w:type="spellStart"/>
      <w:r>
        <w:t>después</w:t>
      </w:r>
      <w:proofErr w:type="spellEnd"/>
      <w:r>
        <w:t xml:space="preserve"> de </w:t>
      </w:r>
      <w:proofErr w:type="spellStart"/>
      <w:r>
        <w:t>haber</w:t>
      </w:r>
      <w:proofErr w:type="spellEnd"/>
      <w:r>
        <w:t xml:space="preserve"> </w:t>
      </w:r>
      <w:proofErr w:type="spellStart"/>
      <w:r>
        <w:t>comido</w:t>
      </w:r>
      <w:proofErr w:type="spellEnd"/>
      <w:r>
        <w:t xml:space="preserve"> </w:t>
      </w:r>
      <w:proofErr w:type="spellStart"/>
      <w:r>
        <w:t>el</w:t>
      </w:r>
      <w:proofErr w:type="spellEnd"/>
      <w:r>
        <w:t xml:space="preserve"> pan de la </w:t>
      </w:r>
      <w:proofErr w:type="spellStart"/>
      <w:r>
        <w:t>vida</w:t>
      </w:r>
      <w:proofErr w:type="spellEnd"/>
      <w:r>
        <w:t xml:space="preserve"> </w:t>
      </w:r>
      <w:proofErr w:type="spellStart"/>
      <w:r>
        <w:t>verdadera</w:t>
      </w:r>
      <w:proofErr w:type="spellEnd"/>
      <w:r>
        <w:t xml:space="preserve"> y de </w:t>
      </w:r>
      <w:proofErr w:type="spellStart"/>
      <w:r>
        <w:t>haber</w:t>
      </w:r>
      <w:proofErr w:type="spellEnd"/>
      <w:r>
        <w:t xml:space="preserve"> </w:t>
      </w:r>
      <w:proofErr w:type="spellStart"/>
      <w:r>
        <w:t>bebido</w:t>
      </w:r>
      <w:proofErr w:type="spellEnd"/>
      <w:r>
        <w:t xml:space="preserve"> </w:t>
      </w:r>
      <w:proofErr w:type="spellStart"/>
      <w:r>
        <w:t>el</w:t>
      </w:r>
      <w:proofErr w:type="spellEnd"/>
      <w:r>
        <w:t xml:space="preserve"> vino de mi </w:t>
      </w:r>
      <w:proofErr w:type="spellStart"/>
      <w:r>
        <w:t>gracia</w:t>
      </w:r>
      <w:proofErr w:type="spellEnd"/>
      <w:r>
        <w:t xml:space="preserve">.  </w:t>
      </w:r>
    </w:p>
    <w:p w14:paraId="443758CF" w14:textId="77777777" w:rsidR="00F50769" w:rsidRDefault="00F50769" w:rsidP="00F50769">
      <w:r>
        <w:t xml:space="preserve">61. </w:t>
      </w:r>
      <w:proofErr w:type="spellStart"/>
      <w:r>
        <w:t>Quienes</w:t>
      </w:r>
      <w:proofErr w:type="spellEnd"/>
      <w:r>
        <w:t xml:space="preserve"> de </w:t>
      </w:r>
      <w:proofErr w:type="spellStart"/>
      <w:r>
        <w:t>este</w:t>
      </w:r>
      <w:proofErr w:type="spellEnd"/>
      <w:r>
        <w:t xml:space="preserve"> pan </w:t>
      </w:r>
      <w:proofErr w:type="spellStart"/>
      <w:r>
        <w:t>comieren</w:t>
      </w:r>
      <w:proofErr w:type="spellEnd"/>
      <w:r>
        <w:t xml:space="preserve">, </w:t>
      </w:r>
      <w:proofErr w:type="spellStart"/>
      <w:r>
        <w:t>hambre</w:t>
      </w:r>
      <w:proofErr w:type="spellEnd"/>
      <w:r>
        <w:t xml:space="preserve"> no </w:t>
      </w:r>
      <w:proofErr w:type="spellStart"/>
      <w:r>
        <w:t>volverán</w:t>
      </w:r>
      <w:proofErr w:type="spellEnd"/>
      <w:r>
        <w:t xml:space="preserve"> a </w:t>
      </w:r>
      <w:proofErr w:type="spellStart"/>
      <w:r>
        <w:t>tener</w:t>
      </w:r>
      <w:proofErr w:type="spellEnd"/>
      <w:r>
        <w:t xml:space="preserve">. </w:t>
      </w:r>
    </w:p>
    <w:p w14:paraId="1A56D5C4" w14:textId="77777777" w:rsidR="00F50769" w:rsidRDefault="00F50769" w:rsidP="00F50769">
      <w:r>
        <w:t xml:space="preserve"> </w:t>
      </w:r>
    </w:p>
    <w:p w14:paraId="10538E82" w14:textId="77777777" w:rsidR="00F50769" w:rsidRDefault="00F50769" w:rsidP="00F50769">
      <w:r>
        <w:t xml:space="preserve">¡MI PAZ SEA CON VOSOTROS! </w:t>
      </w:r>
    </w:p>
    <w:p w14:paraId="708EBD95" w14:textId="77777777" w:rsidR="00F50769" w:rsidRDefault="00F50769" w:rsidP="00F50769">
      <w:r>
        <w:t xml:space="preserve">ENSEÑANZA N° 107 </w:t>
      </w:r>
    </w:p>
    <w:p w14:paraId="2F0BEB5A" w14:textId="77777777" w:rsidR="00F50769" w:rsidRDefault="00F50769" w:rsidP="00F50769">
      <w:r>
        <w:t xml:space="preserve"> </w:t>
      </w:r>
    </w:p>
    <w:p w14:paraId="775096A9" w14:textId="77777777" w:rsidR="00F50769" w:rsidRDefault="00F50769" w:rsidP="00F50769">
      <w:r>
        <w:lastRenderedPageBreak/>
        <w:t xml:space="preserve">1. </w:t>
      </w:r>
      <w:proofErr w:type="spellStart"/>
      <w:r>
        <w:t>Guardad</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mi palabra paternal, para </w:t>
      </w:r>
      <w:proofErr w:type="spellStart"/>
      <w:r>
        <w:t>que</w:t>
      </w:r>
      <w:proofErr w:type="spellEnd"/>
      <w:r>
        <w:t xml:space="preserve"> </w:t>
      </w:r>
      <w:proofErr w:type="spellStart"/>
      <w:r>
        <w:t>ella</w:t>
      </w:r>
      <w:proofErr w:type="spellEnd"/>
      <w:r>
        <w:t xml:space="preserve"> sea </w:t>
      </w:r>
      <w:proofErr w:type="spellStart"/>
      <w:r>
        <w:t>como</w:t>
      </w:r>
      <w:proofErr w:type="spellEnd"/>
      <w:r>
        <w:t xml:space="preserve"> un faro </w:t>
      </w:r>
      <w:proofErr w:type="spellStart"/>
      <w:r>
        <w:t>luminoso</w:t>
      </w:r>
      <w:proofErr w:type="spellEnd"/>
      <w:r>
        <w:t xml:space="preserve"> </w:t>
      </w:r>
      <w:proofErr w:type="spellStart"/>
      <w:r>
        <w:t>en</w:t>
      </w:r>
      <w:proofErr w:type="spellEnd"/>
      <w:r>
        <w:t xml:space="preserve"> </w:t>
      </w:r>
      <w:proofErr w:type="spellStart"/>
      <w:r>
        <w:t>el</w:t>
      </w:r>
      <w:proofErr w:type="spellEnd"/>
      <w:r>
        <w:t xml:space="preserve"> </w:t>
      </w:r>
      <w:proofErr w:type="spellStart"/>
      <w:r>
        <w:t>fondo</w:t>
      </w:r>
      <w:proofErr w:type="spellEnd"/>
      <w:r>
        <w:t xml:space="preserve"> de </w:t>
      </w:r>
      <w:proofErr w:type="spellStart"/>
      <w:r>
        <w:t>vuestro</w:t>
      </w:r>
      <w:proofErr w:type="spellEnd"/>
      <w:r>
        <w:t xml:space="preserve"> ser; </w:t>
      </w:r>
      <w:proofErr w:type="spellStart"/>
      <w:r>
        <w:t>desde</w:t>
      </w:r>
      <w:proofErr w:type="spellEnd"/>
      <w:r>
        <w:t xml:space="preserve"> </w:t>
      </w:r>
      <w:proofErr w:type="spellStart"/>
      <w:r>
        <w:t>ahí</w:t>
      </w:r>
      <w:proofErr w:type="spellEnd"/>
      <w:r>
        <w:t xml:space="preserve"> </w:t>
      </w:r>
      <w:proofErr w:type="spellStart"/>
      <w:r>
        <w:t>guiará</w:t>
      </w:r>
      <w:proofErr w:type="spellEnd"/>
      <w:r>
        <w:t xml:space="preserve"> </w:t>
      </w:r>
      <w:proofErr w:type="spellStart"/>
      <w:r>
        <w:t>vuestros</w:t>
      </w:r>
      <w:proofErr w:type="spellEnd"/>
      <w:r>
        <w:t xml:space="preserve"> </w:t>
      </w:r>
      <w:proofErr w:type="spellStart"/>
      <w:r>
        <w:t>pensamientos</w:t>
      </w:r>
      <w:proofErr w:type="spellEnd"/>
      <w:r>
        <w:t xml:space="preserve">, palabras y </w:t>
      </w:r>
      <w:proofErr w:type="spellStart"/>
      <w:r>
        <w:t>obras</w:t>
      </w:r>
      <w:proofErr w:type="spellEnd"/>
      <w:r>
        <w:t xml:space="preserve"> y </w:t>
      </w:r>
      <w:proofErr w:type="spellStart"/>
      <w:r>
        <w:t>esa</w:t>
      </w:r>
      <w:proofErr w:type="spellEnd"/>
      <w:r>
        <w:t xml:space="preserve"> luz </w:t>
      </w:r>
      <w:proofErr w:type="spellStart"/>
      <w:r>
        <w:t>vivirá</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aun</w:t>
      </w:r>
      <w:proofErr w:type="spellEnd"/>
      <w:r>
        <w:t xml:space="preserve"> </w:t>
      </w:r>
      <w:proofErr w:type="spellStart"/>
      <w:r>
        <w:t>cuando</w:t>
      </w:r>
      <w:proofErr w:type="spellEnd"/>
      <w:r>
        <w:t xml:space="preserve"> </w:t>
      </w:r>
      <w:proofErr w:type="spellStart"/>
      <w:r>
        <w:t>vuestra</w:t>
      </w:r>
      <w:proofErr w:type="spellEnd"/>
      <w:r>
        <w:t xml:space="preserve"> </w:t>
      </w:r>
      <w:proofErr w:type="spellStart"/>
      <w:r>
        <w:t>envoltura</w:t>
      </w:r>
      <w:proofErr w:type="spellEnd"/>
      <w:r>
        <w:t xml:space="preserve"> </w:t>
      </w:r>
      <w:proofErr w:type="spellStart"/>
      <w:r>
        <w:t>muera</w:t>
      </w:r>
      <w:proofErr w:type="spellEnd"/>
      <w:r>
        <w:t xml:space="preserve">. Este es </w:t>
      </w:r>
      <w:proofErr w:type="spellStart"/>
      <w:r>
        <w:t>el</w:t>
      </w:r>
      <w:proofErr w:type="spellEnd"/>
      <w:r>
        <w:t xml:space="preserve"> </w:t>
      </w:r>
      <w:proofErr w:type="spellStart"/>
      <w:r>
        <w:t>tiempo</w:t>
      </w:r>
      <w:proofErr w:type="spellEnd"/>
      <w:r>
        <w:t xml:space="preserve"> </w:t>
      </w:r>
      <w:proofErr w:type="spellStart"/>
      <w:r>
        <w:t>en</w:t>
      </w:r>
      <w:proofErr w:type="spellEnd"/>
      <w:r>
        <w:t xml:space="preserve"> </w:t>
      </w:r>
      <w:proofErr w:type="spellStart"/>
      <w:r>
        <w:t>que</w:t>
      </w:r>
      <w:proofErr w:type="spellEnd"/>
      <w:r>
        <w:t xml:space="preserve"> la </w:t>
      </w:r>
      <w:proofErr w:type="spellStart"/>
      <w:r>
        <w:t>humanidad</w:t>
      </w:r>
      <w:proofErr w:type="spellEnd"/>
      <w:r>
        <w:t xml:space="preserve"> </w:t>
      </w:r>
      <w:proofErr w:type="spellStart"/>
      <w:r>
        <w:t>despierta</w:t>
      </w:r>
      <w:proofErr w:type="spellEnd"/>
      <w:r>
        <w:t xml:space="preserve"> para las </w:t>
      </w:r>
      <w:proofErr w:type="spellStart"/>
      <w:r>
        <w:t>bellezas</w:t>
      </w:r>
      <w:proofErr w:type="spellEnd"/>
      <w:r>
        <w:t xml:space="preserve"> del </w:t>
      </w:r>
      <w:proofErr w:type="spellStart"/>
      <w:r>
        <w:t>espíritu</w:t>
      </w:r>
      <w:proofErr w:type="spellEnd"/>
      <w:r>
        <w:t xml:space="preserve">, </w:t>
      </w:r>
      <w:proofErr w:type="spellStart"/>
      <w:r>
        <w:t>en</w:t>
      </w:r>
      <w:proofErr w:type="spellEnd"/>
      <w:r>
        <w:t xml:space="preserve"> </w:t>
      </w:r>
      <w:proofErr w:type="spellStart"/>
      <w:r>
        <w:t>que</w:t>
      </w:r>
      <w:proofErr w:type="spellEnd"/>
      <w:r>
        <w:t xml:space="preserve"> se </w:t>
      </w:r>
      <w:proofErr w:type="spellStart"/>
      <w:r>
        <w:t>interesa</w:t>
      </w:r>
      <w:proofErr w:type="spellEnd"/>
      <w:r>
        <w:t xml:space="preserve"> </w:t>
      </w:r>
      <w:proofErr w:type="spellStart"/>
      <w:r>
        <w:t>por</w:t>
      </w:r>
      <w:proofErr w:type="spellEnd"/>
      <w:r>
        <w:t xml:space="preserve"> lo </w:t>
      </w:r>
      <w:proofErr w:type="spellStart"/>
      <w:r>
        <w:t>eterno</w:t>
      </w:r>
      <w:proofErr w:type="spellEnd"/>
      <w:r>
        <w:t xml:space="preserve"> y se </w:t>
      </w:r>
      <w:proofErr w:type="spellStart"/>
      <w:r>
        <w:t>pregunta</w:t>
      </w:r>
      <w:proofErr w:type="spellEnd"/>
      <w:r>
        <w:t>: ¿</w:t>
      </w:r>
      <w:proofErr w:type="spellStart"/>
      <w:r>
        <w:t>Cómo</w:t>
      </w:r>
      <w:proofErr w:type="spellEnd"/>
      <w:r>
        <w:t xml:space="preserve"> </w:t>
      </w:r>
      <w:proofErr w:type="spellStart"/>
      <w:r>
        <w:t>será</w:t>
      </w:r>
      <w:proofErr w:type="spellEnd"/>
      <w:r>
        <w:t xml:space="preserve"> la </w:t>
      </w:r>
      <w:proofErr w:type="spellStart"/>
      <w:r>
        <w:t>vida</w:t>
      </w:r>
      <w:proofErr w:type="spellEnd"/>
      <w:r>
        <w:t xml:space="preserve"> </w:t>
      </w:r>
      <w:proofErr w:type="spellStart"/>
      <w:r>
        <w:t>que</w:t>
      </w:r>
      <w:proofErr w:type="spellEnd"/>
      <w:r>
        <w:t xml:space="preserve"> </w:t>
      </w:r>
      <w:proofErr w:type="spellStart"/>
      <w:r>
        <w:t>nos</w:t>
      </w:r>
      <w:proofErr w:type="spellEnd"/>
      <w:r>
        <w:t xml:space="preserve"> </w:t>
      </w:r>
      <w:proofErr w:type="spellStart"/>
      <w:r>
        <w:t>espera</w:t>
      </w:r>
      <w:proofErr w:type="spellEnd"/>
      <w:r>
        <w:t xml:space="preserve"> </w:t>
      </w:r>
      <w:proofErr w:type="spellStart"/>
      <w:r>
        <w:t>después</w:t>
      </w:r>
      <w:proofErr w:type="spellEnd"/>
      <w:r>
        <w:t xml:space="preserve"> de la </w:t>
      </w:r>
      <w:proofErr w:type="spellStart"/>
      <w:r>
        <w:t>muerte</w:t>
      </w:r>
      <w:proofErr w:type="spellEnd"/>
      <w:r>
        <w:t>? ¿</w:t>
      </w:r>
      <w:proofErr w:type="spellStart"/>
      <w:r>
        <w:t>Quién</w:t>
      </w:r>
      <w:proofErr w:type="spellEnd"/>
      <w:r>
        <w:t xml:space="preserve">, </w:t>
      </w:r>
      <w:proofErr w:type="spellStart"/>
      <w:r>
        <w:t>por</w:t>
      </w:r>
      <w:proofErr w:type="spellEnd"/>
      <w:r>
        <w:t xml:space="preserve"> </w:t>
      </w:r>
      <w:proofErr w:type="spellStart"/>
      <w:r>
        <w:t>incrédulo</w:t>
      </w:r>
      <w:proofErr w:type="spellEnd"/>
      <w:r>
        <w:t xml:space="preserve"> </w:t>
      </w:r>
      <w:proofErr w:type="spellStart"/>
      <w:r>
        <w:t>que</w:t>
      </w:r>
      <w:proofErr w:type="spellEnd"/>
      <w:r>
        <w:t xml:space="preserve"> sea, no se ha </w:t>
      </w:r>
      <w:proofErr w:type="spellStart"/>
      <w:r>
        <w:t>preguntado</w:t>
      </w:r>
      <w:proofErr w:type="spellEnd"/>
      <w:r>
        <w:t xml:space="preserve"> </w:t>
      </w:r>
      <w:proofErr w:type="spellStart"/>
      <w:r>
        <w:t>si</w:t>
      </w:r>
      <w:proofErr w:type="spellEnd"/>
      <w:r>
        <w:t xml:space="preserve"> </w:t>
      </w:r>
      <w:proofErr w:type="spellStart"/>
      <w:r>
        <w:t>existirá</w:t>
      </w:r>
      <w:proofErr w:type="spellEnd"/>
      <w:r>
        <w:t xml:space="preserve"> </w:t>
      </w:r>
      <w:proofErr w:type="spellStart"/>
      <w:r>
        <w:t>en</w:t>
      </w:r>
      <w:proofErr w:type="spellEnd"/>
      <w:r>
        <w:t xml:space="preserve"> </w:t>
      </w:r>
      <w:proofErr w:type="spellStart"/>
      <w:r>
        <w:t>él</w:t>
      </w:r>
      <w:proofErr w:type="spellEnd"/>
      <w:r>
        <w:t xml:space="preserve">, algo </w:t>
      </w:r>
      <w:proofErr w:type="spellStart"/>
      <w:r>
        <w:t>que</w:t>
      </w:r>
      <w:proofErr w:type="spellEnd"/>
      <w:r>
        <w:t xml:space="preserve"> </w:t>
      </w:r>
      <w:proofErr w:type="spellStart"/>
      <w:r>
        <w:t>sobrevivirá</w:t>
      </w:r>
      <w:proofErr w:type="spellEnd"/>
      <w:r>
        <w:t xml:space="preserve"> a la </w:t>
      </w:r>
      <w:proofErr w:type="spellStart"/>
      <w:r>
        <w:t>materia</w:t>
      </w:r>
      <w:proofErr w:type="spellEnd"/>
      <w:r>
        <w:t xml:space="preserve">? En </w:t>
      </w:r>
      <w:proofErr w:type="spellStart"/>
      <w:r>
        <w:t>verdad</w:t>
      </w:r>
      <w:proofErr w:type="spellEnd"/>
      <w:r>
        <w:t xml:space="preserve"> os </w:t>
      </w:r>
      <w:proofErr w:type="spellStart"/>
      <w:r>
        <w:t>digo</w:t>
      </w:r>
      <w:proofErr w:type="spellEnd"/>
      <w:r>
        <w:t xml:space="preserve"> </w:t>
      </w:r>
      <w:proofErr w:type="spellStart"/>
      <w:r>
        <w:t>que</w:t>
      </w:r>
      <w:proofErr w:type="spellEnd"/>
      <w:r>
        <w:t xml:space="preserve"> no hay </w:t>
      </w:r>
      <w:proofErr w:type="spellStart"/>
      <w:r>
        <w:t>quien</w:t>
      </w:r>
      <w:proofErr w:type="spellEnd"/>
      <w:r>
        <w:t xml:space="preserve"> no </w:t>
      </w:r>
      <w:proofErr w:type="spellStart"/>
      <w:r>
        <w:t>presienta</w:t>
      </w:r>
      <w:proofErr w:type="spellEnd"/>
      <w:r>
        <w:t xml:space="preserve"> </w:t>
      </w:r>
      <w:proofErr w:type="spellStart"/>
      <w:r>
        <w:t>aquel</w:t>
      </w:r>
      <w:proofErr w:type="spellEnd"/>
      <w:r>
        <w:t xml:space="preserve"> </w:t>
      </w:r>
      <w:proofErr w:type="spellStart"/>
      <w:r>
        <w:t>misterio</w:t>
      </w:r>
      <w:proofErr w:type="spellEnd"/>
      <w:r>
        <w:t xml:space="preserve"> </w:t>
      </w:r>
      <w:proofErr w:type="spellStart"/>
      <w:r>
        <w:t>ni</w:t>
      </w:r>
      <w:proofErr w:type="spellEnd"/>
      <w:r>
        <w:t xml:space="preserve"> </w:t>
      </w:r>
      <w:proofErr w:type="spellStart"/>
      <w:r>
        <w:t>medite</w:t>
      </w:r>
      <w:proofErr w:type="spellEnd"/>
      <w:r>
        <w:t xml:space="preserve"> un </w:t>
      </w:r>
      <w:proofErr w:type="spellStart"/>
      <w:r>
        <w:t>momento</w:t>
      </w:r>
      <w:proofErr w:type="spellEnd"/>
      <w:r>
        <w:t xml:space="preserve"> </w:t>
      </w:r>
      <w:proofErr w:type="spellStart"/>
      <w:r>
        <w:t>en</w:t>
      </w:r>
      <w:proofErr w:type="spellEnd"/>
      <w:r>
        <w:t xml:space="preserve"> lo </w:t>
      </w:r>
      <w:proofErr w:type="spellStart"/>
      <w:r>
        <w:t>insondable</w:t>
      </w:r>
      <w:proofErr w:type="spellEnd"/>
      <w:r>
        <w:t xml:space="preserve">. </w:t>
      </w:r>
      <w:proofErr w:type="spellStart"/>
      <w:r>
        <w:t>Sobre</w:t>
      </w:r>
      <w:proofErr w:type="spellEnd"/>
      <w:r>
        <w:t xml:space="preserve"> </w:t>
      </w:r>
      <w:proofErr w:type="spellStart"/>
      <w:r>
        <w:t>el</w:t>
      </w:r>
      <w:proofErr w:type="spellEnd"/>
      <w:r>
        <w:t xml:space="preserve"> </w:t>
      </w:r>
      <w:proofErr w:type="spellStart"/>
      <w:r>
        <w:t>misterio</w:t>
      </w:r>
      <w:proofErr w:type="spellEnd"/>
      <w:r>
        <w:t xml:space="preserve"> de la </w:t>
      </w:r>
      <w:proofErr w:type="spellStart"/>
      <w:r>
        <w:t>vida</w:t>
      </w:r>
      <w:proofErr w:type="spellEnd"/>
      <w:r>
        <w:t xml:space="preserve"> </w:t>
      </w:r>
      <w:proofErr w:type="spellStart"/>
      <w:r>
        <w:t>espiritual</w:t>
      </w:r>
      <w:proofErr w:type="spellEnd"/>
      <w:r>
        <w:t xml:space="preserve"> </w:t>
      </w:r>
      <w:proofErr w:type="spellStart"/>
      <w:r>
        <w:t>que</w:t>
      </w:r>
      <w:proofErr w:type="spellEnd"/>
      <w:r>
        <w:t xml:space="preserve"> </w:t>
      </w:r>
      <w:proofErr w:type="spellStart"/>
      <w:r>
        <w:t>parece</w:t>
      </w:r>
      <w:proofErr w:type="spellEnd"/>
      <w:r>
        <w:t xml:space="preserve"> </w:t>
      </w:r>
      <w:proofErr w:type="spellStart"/>
      <w:r>
        <w:t>estar</w:t>
      </w:r>
      <w:proofErr w:type="spellEnd"/>
      <w:r>
        <w:t xml:space="preserve"> </w:t>
      </w:r>
      <w:proofErr w:type="spellStart"/>
      <w:r>
        <w:t>lejos</w:t>
      </w:r>
      <w:proofErr w:type="spellEnd"/>
      <w:r>
        <w:t xml:space="preserve">, y </w:t>
      </w:r>
      <w:proofErr w:type="spellStart"/>
      <w:r>
        <w:t>que</w:t>
      </w:r>
      <w:proofErr w:type="spellEnd"/>
      <w:r>
        <w:t xml:space="preserve"> </w:t>
      </w:r>
      <w:proofErr w:type="spellStart"/>
      <w:r>
        <w:t>en</w:t>
      </w:r>
      <w:proofErr w:type="spellEnd"/>
      <w:r>
        <w:t xml:space="preserve"> </w:t>
      </w:r>
      <w:proofErr w:type="spellStart"/>
      <w:r>
        <w:t>realidad</w:t>
      </w:r>
      <w:proofErr w:type="spellEnd"/>
      <w:r>
        <w:t xml:space="preserve"> </w:t>
      </w:r>
      <w:proofErr w:type="spellStart"/>
      <w:r>
        <w:t>está</w:t>
      </w:r>
      <w:proofErr w:type="spellEnd"/>
      <w:r>
        <w:t xml:space="preserve"> </w:t>
      </w:r>
      <w:proofErr w:type="spellStart"/>
      <w:r>
        <w:t>frente</w:t>
      </w:r>
      <w:proofErr w:type="spellEnd"/>
      <w:r>
        <w:t xml:space="preserve"> a </w:t>
      </w:r>
      <w:proofErr w:type="spellStart"/>
      <w:r>
        <w:t>vuestros</w:t>
      </w:r>
      <w:proofErr w:type="spellEnd"/>
      <w:r>
        <w:t xml:space="preserve"> ojos, </w:t>
      </w:r>
      <w:proofErr w:type="spellStart"/>
      <w:r>
        <w:t>unos</w:t>
      </w:r>
      <w:proofErr w:type="spellEnd"/>
      <w:r>
        <w:t xml:space="preserve"> </w:t>
      </w:r>
      <w:proofErr w:type="spellStart"/>
      <w:r>
        <w:t>preguntan</w:t>
      </w:r>
      <w:proofErr w:type="spellEnd"/>
      <w:r>
        <w:t xml:space="preserve">, </w:t>
      </w:r>
      <w:proofErr w:type="spellStart"/>
      <w:r>
        <w:t>otros</w:t>
      </w:r>
      <w:proofErr w:type="spellEnd"/>
      <w:r>
        <w:t xml:space="preserve"> se </w:t>
      </w:r>
      <w:proofErr w:type="spellStart"/>
      <w:r>
        <w:t>confunden</w:t>
      </w:r>
      <w:proofErr w:type="spellEnd"/>
      <w:r>
        <w:t xml:space="preserve"> y </w:t>
      </w:r>
      <w:proofErr w:type="spellStart"/>
      <w:r>
        <w:t>otros</w:t>
      </w:r>
      <w:proofErr w:type="spellEnd"/>
      <w:r>
        <w:t xml:space="preserve"> </w:t>
      </w:r>
      <w:proofErr w:type="spellStart"/>
      <w:r>
        <w:t>niegan</w:t>
      </w:r>
      <w:proofErr w:type="spellEnd"/>
      <w:r>
        <w:t xml:space="preserve">; </w:t>
      </w:r>
      <w:proofErr w:type="spellStart"/>
      <w:r>
        <w:t>unos</w:t>
      </w:r>
      <w:proofErr w:type="spellEnd"/>
      <w:r>
        <w:t xml:space="preserve"> </w:t>
      </w:r>
      <w:proofErr w:type="spellStart"/>
      <w:r>
        <w:t>hablan</w:t>
      </w:r>
      <w:proofErr w:type="spellEnd"/>
      <w:r>
        <w:t xml:space="preserve"> </w:t>
      </w:r>
      <w:proofErr w:type="spellStart"/>
      <w:r>
        <w:t>creyendo</w:t>
      </w:r>
      <w:proofErr w:type="spellEnd"/>
      <w:r>
        <w:t xml:space="preserve"> </w:t>
      </w:r>
      <w:proofErr w:type="spellStart"/>
      <w:r>
        <w:t>saberlo</w:t>
      </w:r>
      <w:proofErr w:type="spellEnd"/>
      <w:r>
        <w:t xml:space="preserve"> </w:t>
      </w:r>
      <w:proofErr w:type="spellStart"/>
      <w:r>
        <w:t>todo</w:t>
      </w:r>
      <w:proofErr w:type="spellEnd"/>
      <w:r>
        <w:t xml:space="preserve">, y </w:t>
      </w:r>
      <w:proofErr w:type="spellStart"/>
      <w:r>
        <w:t>otros</w:t>
      </w:r>
      <w:proofErr w:type="spellEnd"/>
      <w:r>
        <w:t xml:space="preserve"> </w:t>
      </w:r>
      <w:proofErr w:type="spellStart"/>
      <w:r>
        <w:t>callan</w:t>
      </w:r>
      <w:proofErr w:type="spellEnd"/>
      <w:r>
        <w:t xml:space="preserve"> y </w:t>
      </w:r>
      <w:proofErr w:type="spellStart"/>
      <w:r>
        <w:t>esperan</w:t>
      </w:r>
      <w:proofErr w:type="spellEnd"/>
      <w:r>
        <w:t xml:space="preserve">; mas, </w:t>
      </w:r>
      <w:proofErr w:type="spellStart"/>
      <w:r>
        <w:t>cuán</w:t>
      </w:r>
      <w:proofErr w:type="spellEnd"/>
      <w:r>
        <w:t xml:space="preserve"> </w:t>
      </w:r>
      <w:proofErr w:type="spellStart"/>
      <w:r>
        <w:t>pocos</w:t>
      </w:r>
      <w:proofErr w:type="spellEnd"/>
      <w:r>
        <w:t xml:space="preserve"> son </w:t>
      </w:r>
      <w:proofErr w:type="spellStart"/>
      <w:r>
        <w:t>los</w:t>
      </w:r>
      <w:proofErr w:type="spellEnd"/>
      <w:r>
        <w:t xml:space="preserve"> </w:t>
      </w:r>
      <w:proofErr w:type="spellStart"/>
      <w:r>
        <w:t>que</w:t>
      </w:r>
      <w:proofErr w:type="spellEnd"/>
      <w:r>
        <w:t xml:space="preserve"> </w:t>
      </w:r>
      <w:proofErr w:type="spellStart"/>
      <w:r>
        <w:t>verdaderamente</w:t>
      </w:r>
      <w:proofErr w:type="spellEnd"/>
      <w:r>
        <w:t xml:space="preserve"> </w:t>
      </w:r>
      <w:proofErr w:type="spellStart"/>
      <w:r>
        <w:t>saben</w:t>
      </w:r>
      <w:proofErr w:type="spellEnd"/>
      <w:r>
        <w:t xml:space="preserve"> algo del </w:t>
      </w:r>
      <w:proofErr w:type="spellStart"/>
      <w:r>
        <w:t>más</w:t>
      </w:r>
      <w:proofErr w:type="spellEnd"/>
      <w:r>
        <w:t xml:space="preserve"> </w:t>
      </w:r>
      <w:proofErr w:type="spellStart"/>
      <w:r>
        <w:t>allá</w:t>
      </w:r>
      <w:proofErr w:type="spellEnd"/>
      <w:r>
        <w:t xml:space="preserve">. </w:t>
      </w:r>
    </w:p>
    <w:p w14:paraId="69B0CFB9" w14:textId="77777777" w:rsidR="00F50769" w:rsidRDefault="00F50769" w:rsidP="00F50769">
      <w:r>
        <w:t xml:space="preserve">2. Mi Espíritu Divino, a </w:t>
      </w:r>
      <w:proofErr w:type="spellStart"/>
      <w:r>
        <w:t>semejanza</w:t>
      </w:r>
      <w:proofErr w:type="spellEnd"/>
      <w:r>
        <w:t xml:space="preserve"> de Jesús </w:t>
      </w:r>
      <w:proofErr w:type="spellStart"/>
      <w:r>
        <w:t>niño</w:t>
      </w:r>
      <w:proofErr w:type="spellEnd"/>
      <w:r>
        <w:t xml:space="preserve">, </w:t>
      </w:r>
      <w:proofErr w:type="spellStart"/>
      <w:r>
        <w:t>que</w:t>
      </w:r>
      <w:proofErr w:type="spellEnd"/>
      <w:r>
        <w:t xml:space="preserve"> ante </w:t>
      </w:r>
      <w:proofErr w:type="spellStart"/>
      <w:r>
        <w:t>los</w:t>
      </w:r>
      <w:proofErr w:type="spellEnd"/>
      <w:r>
        <w:t xml:space="preserve"> </w:t>
      </w:r>
      <w:proofErr w:type="spellStart"/>
      <w:r>
        <w:t>doctores</w:t>
      </w:r>
      <w:proofErr w:type="spellEnd"/>
      <w:r>
        <w:t xml:space="preserve"> de la ley </w:t>
      </w:r>
      <w:proofErr w:type="spellStart"/>
      <w:r>
        <w:t>hizo</w:t>
      </w:r>
      <w:proofErr w:type="spellEnd"/>
      <w:r>
        <w:t xml:space="preserve"> </w:t>
      </w:r>
      <w:proofErr w:type="spellStart"/>
      <w:r>
        <w:t>preguntas</w:t>
      </w:r>
      <w:proofErr w:type="spellEnd"/>
      <w:r>
        <w:t xml:space="preserve"> </w:t>
      </w:r>
      <w:proofErr w:type="spellStart"/>
      <w:r>
        <w:t>que</w:t>
      </w:r>
      <w:proofErr w:type="spellEnd"/>
      <w:r>
        <w:t xml:space="preserve"> </w:t>
      </w:r>
      <w:proofErr w:type="gramStart"/>
      <w:r>
        <w:t>no</w:t>
      </w:r>
      <w:proofErr w:type="gramEnd"/>
      <w:r>
        <w:t xml:space="preserve"> le </w:t>
      </w:r>
      <w:proofErr w:type="spellStart"/>
      <w:r>
        <w:t>pudieron</w:t>
      </w:r>
      <w:proofErr w:type="spellEnd"/>
      <w:r>
        <w:t xml:space="preserve"> ser </w:t>
      </w:r>
      <w:proofErr w:type="spellStart"/>
      <w:r>
        <w:t>contestadas</w:t>
      </w:r>
      <w:proofErr w:type="spellEnd"/>
      <w:r>
        <w:t xml:space="preserve">, </w:t>
      </w:r>
      <w:proofErr w:type="spellStart"/>
      <w:r>
        <w:t>invisiblemente</w:t>
      </w:r>
      <w:proofErr w:type="spellEnd"/>
      <w:r>
        <w:t xml:space="preserve"> se </w:t>
      </w:r>
      <w:proofErr w:type="spellStart"/>
      <w:r>
        <w:t>presenta</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ante </w:t>
      </w:r>
      <w:proofErr w:type="spellStart"/>
      <w:r>
        <w:t>el</w:t>
      </w:r>
      <w:proofErr w:type="spellEnd"/>
      <w:r>
        <w:t xml:space="preserve"> </w:t>
      </w:r>
      <w:proofErr w:type="spellStart"/>
      <w:r>
        <w:t>teólogo</w:t>
      </w:r>
      <w:proofErr w:type="spellEnd"/>
      <w:r>
        <w:t xml:space="preserve">, ante </w:t>
      </w:r>
      <w:proofErr w:type="spellStart"/>
      <w:r>
        <w:t>el</w:t>
      </w:r>
      <w:proofErr w:type="spellEnd"/>
      <w:r>
        <w:t xml:space="preserve"> </w:t>
      </w:r>
      <w:proofErr w:type="spellStart"/>
      <w:r>
        <w:t>filósofo</w:t>
      </w:r>
      <w:proofErr w:type="spellEnd"/>
      <w:r>
        <w:t xml:space="preserve">, ante </w:t>
      </w:r>
      <w:proofErr w:type="spellStart"/>
      <w:r>
        <w:t>los</w:t>
      </w:r>
      <w:proofErr w:type="spellEnd"/>
      <w:r>
        <w:t xml:space="preserve"> </w:t>
      </w:r>
      <w:proofErr w:type="spellStart"/>
      <w:r>
        <w:t>que</w:t>
      </w:r>
      <w:proofErr w:type="spellEnd"/>
      <w:r>
        <w:t xml:space="preserve"> </w:t>
      </w:r>
      <w:proofErr w:type="spellStart"/>
      <w:r>
        <w:t>hurgan</w:t>
      </w:r>
      <w:proofErr w:type="spellEnd"/>
      <w:r>
        <w:t xml:space="preserve"> </w:t>
      </w:r>
      <w:proofErr w:type="spellStart"/>
      <w:r>
        <w:t>en</w:t>
      </w:r>
      <w:proofErr w:type="spellEnd"/>
      <w:r>
        <w:t xml:space="preserve"> lo </w:t>
      </w:r>
      <w:proofErr w:type="spellStart"/>
      <w:r>
        <w:t>desconocido</w:t>
      </w:r>
      <w:proofErr w:type="spellEnd"/>
      <w:r>
        <w:t xml:space="preserve">, y a mis </w:t>
      </w:r>
      <w:proofErr w:type="spellStart"/>
      <w:r>
        <w:t>preguntas</w:t>
      </w:r>
      <w:proofErr w:type="spellEnd"/>
      <w:r>
        <w:t xml:space="preserve"> </w:t>
      </w:r>
      <w:proofErr w:type="spellStart"/>
      <w:r>
        <w:t>sobre</w:t>
      </w:r>
      <w:proofErr w:type="spellEnd"/>
      <w:r>
        <w:t xml:space="preserve"> la </w:t>
      </w:r>
      <w:proofErr w:type="spellStart"/>
      <w:r>
        <w:t>vida</w:t>
      </w:r>
      <w:proofErr w:type="spellEnd"/>
      <w:r>
        <w:t xml:space="preserve"> </w:t>
      </w:r>
      <w:proofErr w:type="spellStart"/>
      <w:r>
        <w:t>espiritual</w:t>
      </w:r>
      <w:proofErr w:type="spellEnd"/>
      <w:r>
        <w:t xml:space="preserve">, </w:t>
      </w:r>
      <w:proofErr w:type="spellStart"/>
      <w:r>
        <w:t>el</w:t>
      </w:r>
      <w:proofErr w:type="spellEnd"/>
      <w:r>
        <w:t xml:space="preserve"> </w:t>
      </w:r>
      <w:proofErr w:type="spellStart"/>
      <w:r>
        <w:t>que</w:t>
      </w:r>
      <w:proofErr w:type="spellEnd"/>
      <w:r>
        <w:t xml:space="preserve"> no </w:t>
      </w:r>
      <w:proofErr w:type="spellStart"/>
      <w:r>
        <w:t>enmudece</w:t>
      </w:r>
      <w:proofErr w:type="spellEnd"/>
      <w:r>
        <w:t xml:space="preserve">, </w:t>
      </w:r>
      <w:proofErr w:type="spellStart"/>
      <w:r>
        <w:t>contesta</w:t>
      </w:r>
      <w:proofErr w:type="spellEnd"/>
      <w:r>
        <w:t xml:space="preserve"> </w:t>
      </w:r>
      <w:proofErr w:type="spellStart"/>
      <w:r>
        <w:t>erróneamente</w:t>
      </w:r>
      <w:proofErr w:type="spellEnd"/>
      <w:r>
        <w:t xml:space="preserve">. </w:t>
      </w:r>
      <w:proofErr w:type="gramStart"/>
      <w:r>
        <w:t>Los</w:t>
      </w:r>
      <w:proofErr w:type="gramEnd"/>
      <w:r>
        <w:t xml:space="preserve"> </w:t>
      </w:r>
      <w:proofErr w:type="spellStart"/>
      <w:r>
        <w:t>que</w:t>
      </w:r>
      <w:proofErr w:type="spellEnd"/>
      <w:r>
        <w:t xml:space="preserve"> </w:t>
      </w:r>
      <w:proofErr w:type="spellStart"/>
      <w:r>
        <w:t>saben</w:t>
      </w:r>
      <w:proofErr w:type="spellEnd"/>
      <w:r>
        <w:t xml:space="preserve"> algo de lo </w:t>
      </w:r>
      <w:proofErr w:type="spellStart"/>
      <w:r>
        <w:t>que</w:t>
      </w:r>
      <w:proofErr w:type="spellEnd"/>
      <w:r>
        <w:t xml:space="preserve"> mi </w:t>
      </w:r>
      <w:proofErr w:type="spellStart"/>
      <w:r>
        <w:t>arcano</w:t>
      </w:r>
      <w:proofErr w:type="spellEnd"/>
      <w:r>
        <w:t xml:space="preserve"> </w:t>
      </w:r>
      <w:proofErr w:type="spellStart"/>
      <w:r>
        <w:t>guarda</w:t>
      </w:r>
      <w:proofErr w:type="spellEnd"/>
      <w:r>
        <w:t xml:space="preserve">, son </w:t>
      </w:r>
      <w:proofErr w:type="spellStart"/>
      <w:r>
        <w:t>los</w:t>
      </w:r>
      <w:proofErr w:type="spellEnd"/>
      <w:r>
        <w:t xml:space="preserve"> </w:t>
      </w:r>
      <w:proofErr w:type="spellStart"/>
      <w:r>
        <w:t>humildes</w:t>
      </w:r>
      <w:proofErr w:type="spellEnd"/>
      <w:r>
        <w:t xml:space="preserve">, </w:t>
      </w:r>
      <w:proofErr w:type="spellStart"/>
      <w:r>
        <w:t>los</w:t>
      </w:r>
      <w:proofErr w:type="spellEnd"/>
      <w:r>
        <w:t xml:space="preserve"> </w:t>
      </w:r>
      <w:proofErr w:type="spellStart"/>
      <w:r>
        <w:t>que</w:t>
      </w:r>
      <w:proofErr w:type="spellEnd"/>
      <w:r>
        <w:t xml:space="preserve"> </w:t>
      </w:r>
      <w:proofErr w:type="spellStart"/>
      <w:r>
        <w:t>viven</w:t>
      </w:r>
      <w:proofErr w:type="spellEnd"/>
      <w:r>
        <w:t xml:space="preserve"> con </w:t>
      </w:r>
      <w:proofErr w:type="spellStart"/>
      <w:r>
        <w:t>espiritualidad</w:t>
      </w:r>
      <w:proofErr w:type="spellEnd"/>
      <w:r>
        <w:t xml:space="preserve">; sin embargo, mi luz, </w:t>
      </w:r>
      <w:proofErr w:type="spellStart"/>
      <w:r>
        <w:t>como</w:t>
      </w:r>
      <w:proofErr w:type="spellEnd"/>
      <w:r>
        <w:t xml:space="preserve"> un </w:t>
      </w:r>
      <w:proofErr w:type="spellStart"/>
      <w:r>
        <w:t>rocío</w:t>
      </w:r>
      <w:proofErr w:type="spellEnd"/>
      <w:r>
        <w:t xml:space="preserve"> </w:t>
      </w:r>
      <w:proofErr w:type="spellStart"/>
      <w:r>
        <w:t>cae</w:t>
      </w:r>
      <w:proofErr w:type="spellEnd"/>
      <w:r>
        <w:t xml:space="preserve"> </w:t>
      </w:r>
      <w:proofErr w:type="spellStart"/>
      <w:r>
        <w:t>incesantemente</w:t>
      </w:r>
      <w:proofErr w:type="spellEnd"/>
      <w:r>
        <w:t xml:space="preserve"> </w:t>
      </w:r>
      <w:proofErr w:type="spellStart"/>
      <w:r>
        <w:t>sobre</w:t>
      </w:r>
      <w:proofErr w:type="spellEnd"/>
      <w:r>
        <w:t xml:space="preserve"> </w:t>
      </w:r>
      <w:proofErr w:type="spellStart"/>
      <w:r>
        <w:t>todo</w:t>
      </w:r>
      <w:proofErr w:type="spellEnd"/>
      <w:r>
        <w:t xml:space="preserve"> </w:t>
      </w:r>
      <w:proofErr w:type="spellStart"/>
      <w:r>
        <w:t>entendimiento</w:t>
      </w:r>
      <w:proofErr w:type="spellEnd"/>
      <w:r>
        <w:t xml:space="preserve">, </w:t>
      </w:r>
      <w:proofErr w:type="spellStart"/>
      <w:r>
        <w:t>como</w:t>
      </w:r>
      <w:proofErr w:type="spellEnd"/>
      <w:r>
        <w:t xml:space="preserve"> un </w:t>
      </w:r>
      <w:proofErr w:type="spellStart"/>
      <w:r>
        <w:t>mensaje</w:t>
      </w:r>
      <w:proofErr w:type="spellEnd"/>
      <w:r>
        <w:t xml:space="preserve"> </w:t>
      </w:r>
      <w:proofErr w:type="spellStart"/>
      <w:r>
        <w:t>que</w:t>
      </w:r>
      <w:proofErr w:type="spellEnd"/>
      <w:r>
        <w:t xml:space="preserve"> le </w:t>
      </w:r>
      <w:proofErr w:type="spellStart"/>
      <w:r>
        <w:t>revela</w:t>
      </w:r>
      <w:proofErr w:type="spellEnd"/>
      <w:r>
        <w:t xml:space="preserve"> mi </w:t>
      </w:r>
      <w:proofErr w:type="spellStart"/>
      <w:r>
        <w:t>verdad</w:t>
      </w:r>
      <w:proofErr w:type="spellEnd"/>
      <w:r>
        <w:t xml:space="preserve">. Si a </w:t>
      </w:r>
      <w:proofErr w:type="spellStart"/>
      <w:r>
        <w:t>los</w:t>
      </w:r>
      <w:proofErr w:type="spellEnd"/>
      <w:r>
        <w:t xml:space="preserve"> </w:t>
      </w:r>
      <w:proofErr w:type="spellStart"/>
      <w:r>
        <w:t>que</w:t>
      </w:r>
      <w:proofErr w:type="spellEnd"/>
      <w:r>
        <w:t xml:space="preserve"> </w:t>
      </w:r>
      <w:proofErr w:type="spellStart"/>
      <w:r>
        <w:t>dicen</w:t>
      </w:r>
      <w:proofErr w:type="spellEnd"/>
      <w:r>
        <w:t xml:space="preserve"> </w:t>
      </w:r>
      <w:proofErr w:type="spellStart"/>
      <w:r>
        <w:t>poseer</w:t>
      </w:r>
      <w:proofErr w:type="spellEnd"/>
      <w:r>
        <w:t xml:space="preserve"> mi Ley y mi </w:t>
      </w:r>
      <w:proofErr w:type="spellStart"/>
      <w:r>
        <w:t>Doctrina</w:t>
      </w:r>
      <w:proofErr w:type="spellEnd"/>
      <w:r>
        <w:t xml:space="preserve"> les </w:t>
      </w:r>
      <w:proofErr w:type="spellStart"/>
      <w:r>
        <w:t>preguntase</w:t>
      </w:r>
      <w:proofErr w:type="spellEnd"/>
      <w:r>
        <w:t xml:space="preserve"> </w:t>
      </w:r>
      <w:proofErr w:type="spellStart"/>
      <w:r>
        <w:t>cuáles</w:t>
      </w:r>
      <w:proofErr w:type="spellEnd"/>
      <w:r>
        <w:t xml:space="preserve"> de mis </w:t>
      </w:r>
      <w:proofErr w:type="spellStart"/>
      <w:r>
        <w:t>profecías</w:t>
      </w:r>
      <w:proofErr w:type="spellEnd"/>
      <w:r>
        <w:t xml:space="preserve"> se </w:t>
      </w:r>
      <w:proofErr w:type="spellStart"/>
      <w:r>
        <w:t>han</w:t>
      </w:r>
      <w:proofErr w:type="spellEnd"/>
      <w:r>
        <w:t xml:space="preserve"> </w:t>
      </w:r>
      <w:proofErr w:type="spellStart"/>
      <w:r>
        <w:t>cumplido</w:t>
      </w:r>
      <w:proofErr w:type="spellEnd"/>
      <w:r>
        <w:t xml:space="preserve"> y </w:t>
      </w:r>
      <w:proofErr w:type="spellStart"/>
      <w:r>
        <w:t>cuáles</w:t>
      </w:r>
      <w:proofErr w:type="spellEnd"/>
      <w:r>
        <w:t xml:space="preserve"> no, </w:t>
      </w:r>
      <w:proofErr w:type="spellStart"/>
      <w:r>
        <w:t>tampoco</w:t>
      </w:r>
      <w:proofErr w:type="spellEnd"/>
      <w:r>
        <w:t xml:space="preserve"> </w:t>
      </w:r>
      <w:proofErr w:type="spellStart"/>
      <w:r>
        <w:t>responderían</w:t>
      </w:r>
      <w:proofErr w:type="spellEnd"/>
      <w:r>
        <w:t xml:space="preserve"> </w:t>
      </w:r>
      <w:proofErr w:type="spellStart"/>
      <w:r>
        <w:t>satisfactoriamente</w:t>
      </w:r>
      <w:proofErr w:type="spellEnd"/>
      <w:r>
        <w:t xml:space="preserve">. </w:t>
      </w:r>
    </w:p>
    <w:p w14:paraId="3F1DCF7D" w14:textId="77777777" w:rsidR="00F50769" w:rsidRDefault="00F50769" w:rsidP="00F50769">
      <w:r>
        <w:t xml:space="preserve">3. Este es </w:t>
      </w:r>
      <w:proofErr w:type="spellStart"/>
      <w:r>
        <w:t>el</w:t>
      </w:r>
      <w:proofErr w:type="spellEnd"/>
      <w:r>
        <w:t xml:space="preserve"> </w:t>
      </w:r>
      <w:proofErr w:type="spellStart"/>
      <w:r>
        <w:t>tiempo</w:t>
      </w:r>
      <w:proofErr w:type="spellEnd"/>
      <w:r>
        <w:t xml:space="preserve"> </w:t>
      </w:r>
      <w:proofErr w:type="spellStart"/>
      <w:r>
        <w:t>en</w:t>
      </w:r>
      <w:proofErr w:type="spellEnd"/>
      <w:r>
        <w:t xml:space="preserve"> </w:t>
      </w:r>
      <w:proofErr w:type="spellStart"/>
      <w:r>
        <w:t>que</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encarnado</w:t>
      </w:r>
      <w:proofErr w:type="spellEnd"/>
      <w:r>
        <w:t xml:space="preserve"> y </w:t>
      </w:r>
      <w:proofErr w:type="spellStart"/>
      <w:r>
        <w:t>el</w:t>
      </w:r>
      <w:proofErr w:type="spellEnd"/>
      <w:r>
        <w:t xml:space="preserve"> </w:t>
      </w:r>
      <w:proofErr w:type="spellStart"/>
      <w:r>
        <w:t>desencarnado</w:t>
      </w:r>
      <w:proofErr w:type="spellEnd"/>
      <w:r>
        <w:t xml:space="preserve"> se </w:t>
      </w:r>
      <w:proofErr w:type="spellStart"/>
      <w:r>
        <w:t>buscan</w:t>
      </w:r>
      <w:proofErr w:type="spellEnd"/>
      <w:r>
        <w:t xml:space="preserve"> y se </w:t>
      </w:r>
      <w:proofErr w:type="spellStart"/>
      <w:r>
        <w:t>aproximan</w:t>
      </w:r>
      <w:proofErr w:type="spellEnd"/>
      <w:r>
        <w:t xml:space="preserve">; </w:t>
      </w:r>
      <w:proofErr w:type="spellStart"/>
      <w:r>
        <w:t>el</w:t>
      </w:r>
      <w:proofErr w:type="spellEnd"/>
      <w:r>
        <w:t xml:space="preserve"> </w:t>
      </w:r>
      <w:proofErr w:type="spellStart"/>
      <w:r>
        <w:t>abismo</w:t>
      </w:r>
      <w:proofErr w:type="spellEnd"/>
      <w:r>
        <w:t xml:space="preserve"> </w:t>
      </w:r>
      <w:proofErr w:type="spellStart"/>
      <w:r>
        <w:t>que</w:t>
      </w:r>
      <w:proofErr w:type="spellEnd"/>
      <w:r>
        <w:t xml:space="preserve"> entre </w:t>
      </w:r>
      <w:proofErr w:type="spellStart"/>
      <w:r>
        <w:t>unos</w:t>
      </w:r>
      <w:proofErr w:type="spellEnd"/>
      <w:r>
        <w:t xml:space="preserve"> y </w:t>
      </w:r>
      <w:proofErr w:type="spellStart"/>
      <w:r>
        <w:t>otros</w:t>
      </w:r>
      <w:proofErr w:type="spellEnd"/>
      <w:r>
        <w:t xml:space="preserve"> </w:t>
      </w:r>
      <w:proofErr w:type="spellStart"/>
      <w:r>
        <w:t>existe</w:t>
      </w:r>
      <w:proofErr w:type="spellEnd"/>
      <w:r>
        <w:t xml:space="preserve">, </w:t>
      </w:r>
      <w:proofErr w:type="spellStart"/>
      <w:r>
        <w:t>empieza</w:t>
      </w:r>
      <w:proofErr w:type="spellEnd"/>
      <w:r>
        <w:t xml:space="preserve"> a </w:t>
      </w:r>
      <w:proofErr w:type="spellStart"/>
      <w:r>
        <w:t>desaparecer</w:t>
      </w:r>
      <w:proofErr w:type="spellEnd"/>
      <w:r>
        <w:t xml:space="preserve">; y </w:t>
      </w:r>
      <w:proofErr w:type="spellStart"/>
      <w:r>
        <w:t>cuando</w:t>
      </w:r>
      <w:proofErr w:type="spellEnd"/>
      <w:r>
        <w:t xml:space="preserve"> </w:t>
      </w:r>
      <w:proofErr w:type="spellStart"/>
      <w:r>
        <w:t>los</w:t>
      </w:r>
      <w:proofErr w:type="spellEnd"/>
      <w:r>
        <w:t xml:space="preserve"> </w:t>
      </w:r>
      <w:proofErr w:type="spellStart"/>
      <w:r>
        <w:t>espíritus</w:t>
      </w:r>
      <w:proofErr w:type="spellEnd"/>
      <w:r>
        <w:t xml:space="preserve"> de </w:t>
      </w:r>
      <w:proofErr w:type="spellStart"/>
      <w:r>
        <w:t>todos</w:t>
      </w:r>
      <w:proofErr w:type="spellEnd"/>
      <w:r>
        <w:t xml:space="preserve"> </w:t>
      </w:r>
      <w:proofErr w:type="spellStart"/>
      <w:r>
        <w:t>los</w:t>
      </w:r>
      <w:proofErr w:type="spellEnd"/>
      <w:r>
        <w:t xml:space="preserve"> </w:t>
      </w:r>
      <w:proofErr w:type="spellStart"/>
      <w:r>
        <w:t>mundos</w:t>
      </w:r>
      <w:proofErr w:type="spellEnd"/>
      <w:r>
        <w:t xml:space="preserve"> </w:t>
      </w:r>
      <w:proofErr w:type="spellStart"/>
      <w:r>
        <w:t>logren</w:t>
      </w:r>
      <w:proofErr w:type="spellEnd"/>
      <w:r>
        <w:t xml:space="preserve"> </w:t>
      </w:r>
      <w:proofErr w:type="spellStart"/>
      <w:r>
        <w:t>estrecharse</w:t>
      </w:r>
      <w:proofErr w:type="spellEnd"/>
      <w:r>
        <w:t xml:space="preserve"> con </w:t>
      </w:r>
      <w:proofErr w:type="spellStart"/>
      <w:r>
        <w:t>verdadero</w:t>
      </w:r>
      <w:proofErr w:type="spellEnd"/>
      <w:r>
        <w:t xml:space="preserve"> amor, </w:t>
      </w:r>
      <w:proofErr w:type="spellStart"/>
      <w:r>
        <w:t>será</w:t>
      </w:r>
      <w:proofErr w:type="spellEnd"/>
      <w:r>
        <w:t xml:space="preserve"> la </w:t>
      </w:r>
      <w:proofErr w:type="spellStart"/>
      <w:r>
        <w:t>glorificación</w:t>
      </w:r>
      <w:proofErr w:type="spellEnd"/>
      <w:r>
        <w:t xml:space="preserve"> del Padre </w:t>
      </w:r>
      <w:proofErr w:type="spellStart"/>
      <w:r>
        <w:t>en</w:t>
      </w:r>
      <w:proofErr w:type="spellEnd"/>
      <w:r>
        <w:t xml:space="preserve"> </w:t>
      </w:r>
      <w:proofErr w:type="spellStart"/>
      <w:r>
        <w:t>cada</w:t>
      </w:r>
      <w:proofErr w:type="spellEnd"/>
      <w:r>
        <w:t xml:space="preserve"> ser, hoy la </w:t>
      </w:r>
      <w:proofErr w:type="spellStart"/>
      <w:r>
        <w:t>ignorancia</w:t>
      </w:r>
      <w:proofErr w:type="spellEnd"/>
      <w:r>
        <w:t xml:space="preserve"> de la </w:t>
      </w:r>
      <w:proofErr w:type="spellStart"/>
      <w:r>
        <w:t>humanidad</w:t>
      </w:r>
      <w:proofErr w:type="spellEnd"/>
      <w:r>
        <w:t xml:space="preserve"> </w:t>
      </w:r>
      <w:proofErr w:type="spellStart"/>
      <w:r>
        <w:t>aún</w:t>
      </w:r>
      <w:proofErr w:type="spellEnd"/>
      <w:r>
        <w:t xml:space="preserve"> me causa dolor. ¡Ah, </w:t>
      </w:r>
      <w:proofErr w:type="spellStart"/>
      <w:r>
        <w:t>si</w:t>
      </w:r>
      <w:proofErr w:type="spellEnd"/>
      <w:r>
        <w:t xml:space="preserve"> </w:t>
      </w:r>
      <w:proofErr w:type="spellStart"/>
      <w:r>
        <w:t>en</w:t>
      </w:r>
      <w:proofErr w:type="spellEnd"/>
      <w:r>
        <w:t xml:space="preserve"> </w:t>
      </w:r>
      <w:proofErr w:type="spellStart"/>
      <w:r>
        <w:t>vez</w:t>
      </w:r>
      <w:proofErr w:type="spellEnd"/>
      <w:r>
        <w:t xml:space="preserve"> de </w:t>
      </w:r>
      <w:proofErr w:type="spellStart"/>
      <w:r>
        <w:t>llorar</w:t>
      </w:r>
      <w:proofErr w:type="spellEnd"/>
      <w:r>
        <w:t xml:space="preserve"> la </w:t>
      </w:r>
      <w:proofErr w:type="spellStart"/>
      <w:r>
        <w:t>partida</w:t>
      </w:r>
      <w:proofErr w:type="spellEnd"/>
      <w:r>
        <w:t xml:space="preserve"> de </w:t>
      </w:r>
      <w:proofErr w:type="spellStart"/>
      <w:r>
        <w:t>vuestros</w:t>
      </w:r>
      <w:proofErr w:type="spellEnd"/>
      <w:r>
        <w:t xml:space="preserve"> </w:t>
      </w:r>
      <w:proofErr w:type="spellStart"/>
      <w:r>
        <w:t>seres</w:t>
      </w:r>
      <w:proofErr w:type="spellEnd"/>
      <w:r>
        <w:t xml:space="preserve"> </w:t>
      </w:r>
      <w:proofErr w:type="spellStart"/>
      <w:r>
        <w:t>queridos</w:t>
      </w:r>
      <w:proofErr w:type="spellEnd"/>
      <w:r>
        <w:t xml:space="preserve">, </w:t>
      </w:r>
      <w:proofErr w:type="spellStart"/>
      <w:r>
        <w:t>escuchaseis</w:t>
      </w:r>
      <w:proofErr w:type="spellEnd"/>
      <w:r>
        <w:t xml:space="preserve"> </w:t>
      </w:r>
      <w:proofErr w:type="spellStart"/>
      <w:r>
        <w:t>en</w:t>
      </w:r>
      <w:proofErr w:type="spellEnd"/>
      <w:r>
        <w:t xml:space="preserve"> </w:t>
      </w:r>
      <w:proofErr w:type="spellStart"/>
      <w:r>
        <w:t>el</w:t>
      </w:r>
      <w:proofErr w:type="spellEnd"/>
      <w:r>
        <w:t xml:space="preserve"> </w:t>
      </w:r>
      <w:proofErr w:type="spellStart"/>
      <w:r>
        <w:t>fondo</w:t>
      </w:r>
      <w:proofErr w:type="spellEnd"/>
      <w:r>
        <w:t xml:space="preserve"> de </w:t>
      </w:r>
      <w:proofErr w:type="spellStart"/>
      <w:r>
        <w:t>vuestro</w:t>
      </w:r>
      <w:proofErr w:type="spellEnd"/>
      <w:r>
        <w:t xml:space="preserve"> </w:t>
      </w:r>
      <w:proofErr w:type="spellStart"/>
      <w:r>
        <w:t>corazón</w:t>
      </w:r>
      <w:proofErr w:type="spellEnd"/>
      <w:r>
        <w:t xml:space="preserve"> sus voces; </w:t>
      </w:r>
      <w:proofErr w:type="spellStart"/>
      <w:r>
        <w:t>en</w:t>
      </w:r>
      <w:proofErr w:type="spellEnd"/>
      <w:r>
        <w:t xml:space="preserve"> </w:t>
      </w:r>
      <w:proofErr w:type="spellStart"/>
      <w:r>
        <w:t>vez</w:t>
      </w:r>
      <w:proofErr w:type="spellEnd"/>
      <w:r>
        <w:t xml:space="preserve"> de </w:t>
      </w:r>
      <w:proofErr w:type="spellStart"/>
      <w:r>
        <w:t>luto</w:t>
      </w:r>
      <w:proofErr w:type="spellEnd"/>
      <w:r>
        <w:t xml:space="preserve">, </w:t>
      </w:r>
      <w:proofErr w:type="spellStart"/>
      <w:r>
        <w:t>que</w:t>
      </w:r>
      <w:proofErr w:type="spellEnd"/>
      <w:r>
        <w:t xml:space="preserve"> es </w:t>
      </w:r>
      <w:proofErr w:type="spellStart"/>
      <w:r>
        <w:t>tiniebla</w:t>
      </w:r>
      <w:proofErr w:type="spellEnd"/>
      <w:r>
        <w:t xml:space="preserve">, </w:t>
      </w:r>
      <w:proofErr w:type="spellStart"/>
      <w:r>
        <w:t>habría</w:t>
      </w:r>
      <w:proofErr w:type="spellEnd"/>
      <w:r>
        <w:t xml:space="preserve"> luz! </w:t>
      </w:r>
      <w:proofErr w:type="spellStart"/>
      <w:r>
        <w:t>por</w:t>
      </w:r>
      <w:proofErr w:type="spellEnd"/>
      <w:r>
        <w:t xml:space="preserve"> </w:t>
      </w:r>
      <w:proofErr w:type="spellStart"/>
      <w:r>
        <w:t>eso</w:t>
      </w:r>
      <w:proofErr w:type="spellEnd"/>
      <w:r>
        <w:t xml:space="preserve"> </w:t>
      </w:r>
      <w:proofErr w:type="spellStart"/>
      <w:r>
        <w:t>os</w:t>
      </w:r>
      <w:proofErr w:type="spellEnd"/>
      <w:r>
        <w:t xml:space="preserve"> </w:t>
      </w:r>
      <w:proofErr w:type="spellStart"/>
      <w:r>
        <w:t>dije</w:t>
      </w:r>
      <w:proofErr w:type="spellEnd"/>
      <w:r>
        <w:t xml:space="preserve"> </w:t>
      </w:r>
      <w:proofErr w:type="spellStart"/>
      <w:r>
        <w:t>en</w:t>
      </w:r>
      <w:proofErr w:type="spellEnd"/>
      <w:r>
        <w:t xml:space="preserve"> </w:t>
      </w:r>
      <w:proofErr w:type="spellStart"/>
      <w:r>
        <w:t>aquel</w:t>
      </w:r>
      <w:proofErr w:type="spellEnd"/>
      <w:r>
        <w:t xml:space="preserve"> </w:t>
      </w:r>
      <w:proofErr w:type="spellStart"/>
      <w:r>
        <w:t>tiempo</w:t>
      </w:r>
      <w:proofErr w:type="spellEnd"/>
      <w:r>
        <w:t xml:space="preserve">: </w:t>
      </w:r>
      <w:proofErr w:type="spellStart"/>
      <w:r>
        <w:t>Dejad</w:t>
      </w:r>
      <w:proofErr w:type="spellEnd"/>
      <w:r>
        <w:t xml:space="preserve"> </w:t>
      </w:r>
      <w:proofErr w:type="spellStart"/>
      <w:r>
        <w:t>que</w:t>
      </w:r>
      <w:proofErr w:type="spellEnd"/>
      <w:r>
        <w:t xml:space="preserve"> </w:t>
      </w:r>
      <w:proofErr w:type="spellStart"/>
      <w:r>
        <w:t>los</w:t>
      </w:r>
      <w:proofErr w:type="spellEnd"/>
      <w:r>
        <w:t xml:space="preserve"> </w:t>
      </w:r>
      <w:proofErr w:type="spellStart"/>
      <w:r>
        <w:t>muertos</w:t>
      </w:r>
      <w:proofErr w:type="spellEnd"/>
      <w:r>
        <w:t xml:space="preserve"> </w:t>
      </w:r>
      <w:proofErr w:type="spellStart"/>
      <w:r>
        <w:t>entierren</w:t>
      </w:r>
      <w:proofErr w:type="spellEnd"/>
      <w:r>
        <w:t xml:space="preserve"> a sus </w:t>
      </w:r>
      <w:proofErr w:type="spellStart"/>
      <w:r>
        <w:t>muertos</w:t>
      </w:r>
      <w:proofErr w:type="spellEnd"/>
      <w:r>
        <w:t xml:space="preserve">. A </w:t>
      </w:r>
      <w:proofErr w:type="spellStart"/>
      <w:r>
        <w:t>vosotros</w:t>
      </w:r>
      <w:proofErr w:type="spellEnd"/>
      <w:r>
        <w:t xml:space="preserve"> </w:t>
      </w:r>
      <w:proofErr w:type="spellStart"/>
      <w:r>
        <w:t>os</w:t>
      </w:r>
      <w:proofErr w:type="spellEnd"/>
      <w:r>
        <w:t xml:space="preserve"> </w:t>
      </w:r>
      <w:proofErr w:type="spellStart"/>
      <w:r>
        <w:t>pregunto</w:t>
      </w:r>
      <w:proofErr w:type="spellEnd"/>
      <w:r>
        <w:t>: ¿</w:t>
      </w:r>
      <w:proofErr w:type="spellStart"/>
      <w:r>
        <w:t>Tenéis</w:t>
      </w:r>
      <w:proofErr w:type="spellEnd"/>
      <w:r>
        <w:t xml:space="preserve"> </w:t>
      </w:r>
      <w:proofErr w:type="spellStart"/>
      <w:r>
        <w:t>muertos</w:t>
      </w:r>
      <w:proofErr w:type="spellEnd"/>
      <w:r>
        <w:t xml:space="preserve">? Lo </w:t>
      </w:r>
      <w:proofErr w:type="spellStart"/>
      <w:r>
        <w:t>que</w:t>
      </w:r>
      <w:proofErr w:type="spellEnd"/>
      <w:r>
        <w:t xml:space="preserve"> </w:t>
      </w:r>
      <w:proofErr w:type="spellStart"/>
      <w:r>
        <w:t>muere</w:t>
      </w:r>
      <w:proofErr w:type="spellEnd"/>
      <w:r>
        <w:t xml:space="preserve"> no </w:t>
      </w:r>
      <w:proofErr w:type="spellStart"/>
      <w:r>
        <w:t>existe</w:t>
      </w:r>
      <w:proofErr w:type="spellEnd"/>
      <w:r>
        <w:t xml:space="preserve">, </w:t>
      </w:r>
      <w:proofErr w:type="spellStart"/>
      <w:r>
        <w:t>más</w:t>
      </w:r>
      <w:proofErr w:type="spellEnd"/>
      <w:r>
        <w:t xml:space="preserve"> </w:t>
      </w:r>
      <w:proofErr w:type="spellStart"/>
      <w:r>
        <w:t>si</w:t>
      </w:r>
      <w:proofErr w:type="spellEnd"/>
      <w:r>
        <w:t xml:space="preserve"> </w:t>
      </w:r>
      <w:proofErr w:type="spellStart"/>
      <w:r>
        <w:t>los</w:t>
      </w:r>
      <w:proofErr w:type="spellEnd"/>
      <w:r>
        <w:t xml:space="preserve"> </w:t>
      </w:r>
      <w:proofErr w:type="spellStart"/>
      <w:r>
        <w:t>espíritus</w:t>
      </w:r>
      <w:proofErr w:type="spellEnd"/>
      <w:r>
        <w:t xml:space="preserve"> </w:t>
      </w:r>
      <w:proofErr w:type="spellStart"/>
      <w:r>
        <w:t>que</w:t>
      </w:r>
      <w:proofErr w:type="spellEnd"/>
      <w:r>
        <w:t xml:space="preserve"> me </w:t>
      </w:r>
      <w:proofErr w:type="spellStart"/>
      <w:r>
        <w:t>presentáis</w:t>
      </w:r>
      <w:proofErr w:type="spellEnd"/>
      <w:r>
        <w:t xml:space="preserve"> </w:t>
      </w:r>
      <w:proofErr w:type="spellStart"/>
      <w:r>
        <w:t>existen</w:t>
      </w:r>
      <w:proofErr w:type="spellEnd"/>
      <w:r>
        <w:t xml:space="preserve">, es </w:t>
      </w:r>
      <w:proofErr w:type="spellStart"/>
      <w:r>
        <w:t>que</w:t>
      </w:r>
      <w:proofErr w:type="spellEnd"/>
      <w:r>
        <w:t xml:space="preserve"> </w:t>
      </w:r>
      <w:proofErr w:type="spellStart"/>
      <w:r>
        <w:t>están</w:t>
      </w:r>
      <w:proofErr w:type="spellEnd"/>
      <w:r>
        <w:t xml:space="preserve"> </w:t>
      </w:r>
      <w:proofErr w:type="spellStart"/>
      <w:r>
        <w:t>vivos</w:t>
      </w:r>
      <w:proofErr w:type="spellEnd"/>
      <w:r>
        <w:t>. ¡</w:t>
      </w:r>
      <w:proofErr w:type="spellStart"/>
      <w:r>
        <w:t>Cuántos</w:t>
      </w:r>
      <w:proofErr w:type="spellEnd"/>
      <w:r>
        <w:t xml:space="preserve"> </w:t>
      </w:r>
      <w:proofErr w:type="spellStart"/>
      <w:r>
        <w:t>quisierais</w:t>
      </w:r>
      <w:proofErr w:type="spellEnd"/>
      <w:r>
        <w:t xml:space="preserve"> </w:t>
      </w:r>
      <w:proofErr w:type="spellStart"/>
      <w:r>
        <w:t>tener</w:t>
      </w:r>
      <w:proofErr w:type="spellEnd"/>
      <w:r>
        <w:t xml:space="preserve"> entre </w:t>
      </w:r>
      <w:proofErr w:type="spellStart"/>
      <w:r>
        <w:t>vosotros</w:t>
      </w:r>
      <w:proofErr w:type="spellEnd"/>
      <w:r>
        <w:t xml:space="preserve"> a </w:t>
      </w:r>
      <w:proofErr w:type="spellStart"/>
      <w:r>
        <w:t>los</w:t>
      </w:r>
      <w:proofErr w:type="spellEnd"/>
      <w:r>
        <w:t xml:space="preserve"> </w:t>
      </w:r>
      <w:proofErr w:type="spellStart"/>
      <w:r>
        <w:t>que</w:t>
      </w:r>
      <w:proofErr w:type="spellEnd"/>
      <w:r>
        <w:t xml:space="preserve"> </w:t>
      </w:r>
      <w:proofErr w:type="spellStart"/>
      <w:r>
        <w:t>visteis</w:t>
      </w:r>
      <w:proofErr w:type="spellEnd"/>
      <w:r>
        <w:t xml:space="preserve"> </w:t>
      </w:r>
      <w:proofErr w:type="spellStart"/>
      <w:r>
        <w:t>desaparecer</w:t>
      </w:r>
      <w:proofErr w:type="spellEnd"/>
      <w:r>
        <w:t xml:space="preserve">, sin </w:t>
      </w:r>
      <w:proofErr w:type="spellStart"/>
      <w:r>
        <w:t>querer</w:t>
      </w:r>
      <w:proofErr w:type="spellEnd"/>
      <w:r>
        <w:t xml:space="preserve"> </w:t>
      </w:r>
      <w:proofErr w:type="spellStart"/>
      <w:r>
        <w:t>comprender</w:t>
      </w:r>
      <w:proofErr w:type="spellEnd"/>
      <w:r>
        <w:t xml:space="preserve"> </w:t>
      </w:r>
      <w:proofErr w:type="spellStart"/>
      <w:r>
        <w:t>que</w:t>
      </w:r>
      <w:proofErr w:type="spellEnd"/>
      <w:r>
        <w:t xml:space="preserve"> </w:t>
      </w:r>
      <w:proofErr w:type="spellStart"/>
      <w:r>
        <w:t>el</w:t>
      </w:r>
      <w:proofErr w:type="spellEnd"/>
      <w:r>
        <w:t xml:space="preserve"> </w:t>
      </w:r>
      <w:proofErr w:type="spellStart"/>
      <w:r>
        <w:t>deseo</w:t>
      </w:r>
      <w:proofErr w:type="spellEnd"/>
      <w:r>
        <w:t xml:space="preserve"> de </w:t>
      </w:r>
      <w:proofErr w:type="spellStart"/>
      <w:r>
        <w:t>ellos</w:t>
      </w:r>
      <w:proofErr w:type="spellEnd"/>
      <w:r>
        <w:t xml:space="preserve"> es </w:t>
      </w:r>
      <w:proofErr w:type="spellStart"/>
      <w:r>
        <w:t>que</w:t>
      </w:r>
      <w:proofErr w:type="spellEnd"/>
      <w:r>
        <w:t xml:space="preserve"> </w:t>
      </w:r>
      <w:proofErr w:type="spellStart"/>
      <w:r>
        <w:t>vosotros</w:t>
      </w:r>
      <w:proofErr w:type="spellEnd"/>
      <w:r>
        <w:t xml:space="preserve"> </w:t>
      </w:r>
      <w:proofErr w:type="spellStart"/>
      <w:r>
        <w:t>estéis</w:t>
      </w:r>
      <w:proofErr w:type="spellEnd"/>
      <w:r>
        <w:t xml:space="preserve"> con </w:t>
      </w:r>
      <w:proofErr w:type="spellStart"/>
      <w:r>
        <w:t>ellos</w:t>
      </w:r>
      <w:proofErr w:type="spellEnd"/>
      <w:r>
        <w:t xml:space="preserve"> </w:t>
      </w:r>
      <w:proofErr w:type="spellStart"/>
      <w:r>
        <w:t>en</w:t>
      </w:r>
      <w:proofErr w:type="spellEnd"/>
      <w:r>
        <w:t xml:space="preserve"> </w:t>
      </w:r>
      <w:proofErr w:type="spellStart"/>
      <w:r>
        <w:t>el</w:t>
      </w:r>
      <w:proofErr w:type="spellEnd"/>
      <w:r>
        <w:t xml:space="preserve"> Más </w:t>
      </w:r>
      <w:proofErr w:type="spellStart"/>
      <w:r>
        <w:t>Allá</w:t>
      </w:r>
      <w:proofErr w:type="spellEnd"/>
      <w:r>
        <w:t xml:space="preserve">! Lo </w:t>
      </w:r>
      <w:proofErr w:type="spellStart"/>
      <w:r>
        <w:t>que</w:t>
      </w:r>
      <w:proofErr w:type="spellEnd"/>
      <w:r>
        <w:t xml:space="preserve"> </w:t>
      </w:r>
      <w:proofErr w:type="spellStart"/>
      <w:r>
        <w:t>llamáis</w:t>
      </w:r>
      <w:proofErr w:type="spellEnd"/>
      <w:r>
        <w:t xml:space="preserve"> </w:t>
      </w:r>
      <w:proofErr w:type="spellStart"/>
      <w:r>
        <w:t>muerte</w:t>
      </w:r>
      <w:proofErr w:type="spellEnd"/>
      <w:r>
        <w:t xml:space="preserve">, </w:t>
      </w:r>
      <w:proofErr w:type="spellStart"/>
      <w:r>
        <w:t>separa</w:t>
      </w:r>
      <w:proofErr w:type="spellEnd"/>
      <w:r>
        <w:t xml:space="preserve"> </w:t>
      </w:r>
      <w:proofErr w:type="spellStart"/>
      <w:r>
        <w:t>en</w:t>
      </w:r>
      <w:proofErr w:type="spellEnd"/>
      <w:r>
        <w:t xml:space="preserve"> </w:t>
      </w:r>
      <w:proofErr w:type="spellStart"/>
      <w:r>
        <w:t>apariencia</w:t>
      </w:r>
      <w:proofErr w:type="spellEnd"/>
      <w:r>
        <w:t xml:space="preserve"> a </w:t>
      </w:r>
      <w:proofErr w:type="spellStart"/>
      <w:r>
        <w:t>los</w:t>
      </w:r>
      <w:proofErr w:type="spellEnd"/>
      <w:r>
        <w:t xml:space="preserve"> </w:t>
      </w:r>
      <w:proofErr w:type="spellStart"/>
      <w:r>
        <w:t>que</w:t>
      </w:r>
      <w:proofErr w:type="spellEnd"/>
      <w:r>
        <w:t xml:space="preserve"> se van de </w:t>
      </w:r>
      <w:proofErr w:type="spellStart"/>
      <w:r>
        <w:t>los</w:t>
      </w:r>
      <w:proofErr w:type="spellEnd"/>
      <w:r>
        <w:t xml:space="preserve"> </w:t>
      </w:r>
      <w:proofErr w:type="spellStart"/>
      <w:r>
        <w:t>que</w:t>
      </w:r>
      <w:proofErr w:type="spellEnd"/>
      <w:r>
        <w:t xml:space="preserve"> se </w:t>
      </w:r>
      <w:proofErr w:type="spellStart"/>
      <w:r>
        <w:t>quedan</w:t>
      </w:r>
      <w:proofErr w:type="spellEnd"/>
      <w:r>
        <w:t xml:space="preserve">, </w:t>
      </w:r>
      <w:proofErr w:type="spellStart"/>
      <w:r>
        <w:t>pero</w:t>
      </w:r>
      <w:proofErr w:type="spellEnd"/>
      <w:r>
        <w:t xml:space="preserve"> un </w:t>
      </w:r>
      <w:proofErr w:type="spellStart"/>
      <w:r>
        <w:t>lazo</w:t>
      </w:r>
      <w:proofErr w:type="spellEnd"/>
      <w:r>
        <w:t xml:space="preserve"> </w:t>
      </w:r>
      <w:proofErr w:type="spellStart"/>
      <w:r>
        <w:t>eterno</w:t>
      </w:r>
      <w:proofErr w:type="spellEnd"/>
      <w:r>
        <w:t xml:space="preserve"> </w:t>
      </w:r>
      <w:proofErr w:type="spellStart"/>
      <w:r>
        <w:t>los</w:t>
      </w:r>
      <w:proofErr w:type="spellEnd"/>
      <w:r>
        <w:t xml:space="preserve"> </w:t>
      </w:r>
      <w:proofErr w:type="spellStart"/>
      <w:r>
        <w:t>une</w:t>
      </w:r>
      <w:proofErr w:type="spellEnd"/>
      <w:r>
        <w:t xml:space="preserve">: </w:t>
      </w:r>
      <w:proofErr w:type="spellStart"/>
      <w:r>
        <w:t>el</w:t>
      </w:r>
      <w:proofErr w:type="spellEnd"/>
      <w:r>
        <w:t xml:space="preserve"> de la </w:t>
      </w:r>
      <w:proofErr w:type="spellStart"/>
      <w:r>
        <w:t>fraternidad</w:t>
      </w:r>
      <w:proofErr w:type="spellEnd"/>
      <w:r>
        <w:t xml:space="preserve"> </w:t>
      </w:r>
      <w:proofErr w:type="spellStart"/>
      <w:r>
        <w:t>espiritual</w:t>
      </w:r>
      <w:proofErr w:type="spellEnd"/>
      <w:r>
        <w:t xml:space="preserve">. </w:t>
      </w:r>
    </w:p>
    <w:p w14:paraId="75ADBBBC" w14:textId="77777777" w:rsidR="00F50769" w:rsidRDefault="00F50769" w:rsidP="00F50769">
      <w:r>
        <w:lastRenderedPageBreak/>
        <w:t xml:space="preserve">4. En la </w:t>
      </w:r>
      <w:proofErr w:type="spellStart"/>
      <w:r>
        <w:t>eternidad</w:t>
      </w:r>
      <w:proofErr w:type="spellEnd"/>
      <w:r>
        <w:t xml:space="preserve"> se </w:t>
      </w:r>
      <w:proofErr w:type="spellStart"/>
      <w:r>
        <w:t>reunirá</w:t>
      </w:r>
      <w:proofErr w:type="spellEnd"/>
      <w:r>
        <w:t xml:space="preserve"> la familia </w:t>
      </w:r>
      <w:proofErr w:type="spellStart"/>
      <w:r>
        <w:t>espiritual</w:t>
      </w:r>
      <w:proofErr w:type="spellEnd"/>
      <w:r>
        <w:t xml:space="preserve"> </w:t>
      </w:r>
      <w:proofErr w:type="spellStart"/>
      <w:r>
        <w:t>formada</w:t>
      </w:r>
      <w:proofErr w:type="spellEnd"/>
      <w:r>
        <w:t xml:space="preserve"> </w:t>
      </w:r>
      <w:proofErr w:type="spellStart"/>
      <w:r>
        <w:t>por</w:t>
      </w:r>
      <w:proofErr w:type="spellEnd"/>
      <w:r>
        <w:t xml:space="preserve"> </w:t>
      </w:r>
      <w:proofErr w:type="spellStart"/>
      <w:r>
        <w:t>el</w:t>
      </w:r>
      <w:proofErr w:type="spellEnd"/>
      <w:r>
        <w:t xml:space="preserve"> Padre y sus </w:t>
      </w:r>
      <w:proofErr w:type="spellStart"/>
      <w:r>
        <w:t>hijos</w:t>
      </w:r>
      <w:proofErr w:type="spellEnd"/>
      <w:r>
        <w:t xml:space="preserve">; </w:t>
      </w:r>
      <w:proofErr w:type="spellStart"/>
      <w:r>
        <w:t>ya</w:t>
      </w:r>
      <w:proofErr w:type="spellEnd"/>
      <w:r>
        <w:t xml:space="preserve"> </w:t>
      </w:r>
      <w:proofErr w:type="spellStart"/>
      <w:r>
        <w:t>que</w:t>
      </w:r>
      <w:proofErr w:type="spellEnd"/>
      <w:r>
        <w:t xml:space="preserve"> </w:t>
      </w:r>
      <w:proofErr w:type="spellStart"/>
      <w:r>
        <w:t>en</w:t>
      </w:r>
      <w:proofErr w:type="spellEnd"/>
      <w:r>
        <w:t xml:space="preserve"> </w:t>
      </w:r>
      <w:proofErr w:type="spellStart"/>
      <w:r>
        <w:t>esta</w:t>
      </w:r>
      <w:proofErr w:type="spellEnd"/>
      <w:r>
        <w:t xml:space="preserve"> Tierra la </w:t>
      </w:r>
      <w:proofErr w:type="spellStart"/>
      <w:r>
        <w:t>simiente</w:t>
      </w:r>
      <w:proofErr w:type="spellEnd"/>
      <w:r>
        <w:t xml:space="preserve"> de Babel </w:t>
      </w:r>
      <w:proofErr w:type="spellStart"/>
      <w:r>
        <w:t>aún</w:t>
      </w:r>
      <w:proofErr w:type="spellEnd"/>
      <w:r>
        <w:t xml:space="preserve"> da sus </w:t>
      </w:r>
      <w:proofErr w:type="spellStart"/>
      <w:r>
        <w:t>frutos</w:t>
      </w:r>
      <w:proofErr w:type="spellEnd"/>
      <w:r>
        <w:t xml:space="preserve"> de </w:t>
      </w:r>
      <w:proofErr w:type="spellStart"/>
      <w:r>
        <w:t>división</w:t>
      </w:r>
      <w:proofErr w:type="spellEnd"/>
      <w:r>
        <w:t xml:space="preserve"> entre </w:t>
      </w:r>
      <w:proofErr w:type="spellStart"/>
      <w:r>
        <w:t>los</w:t>
      </w:r>
      <w:proofErr w:type="spellEnd"/>
      <w:r>
        <w:t xml:space="preserve"> </w:t>
      </w:r>
      <w:proofErr w:type="spellStart"/>
      <w:r>
        <w:t>hijos</w:t>
      </w:r>
      <w:proofErr w:type="spellEnd"/>
      <w:r>
        <w:t xml:space="preserve"> de Dios, </w:t>
      </w:r>
      <w:proofErr w:type="spellStart"/>
      <w:r>
        <w:t>en</w:t>
      </w:r>
      <w:proofErr w:type="spellEnd"/>
      <w:r>
        <w:t xml:space="preserve"> </w:t>
      </w:r>
      <w:proofErr w:type="spellStart"/>
      <w:r>
        <w:t>el</w:t>
      </w:r>
      <w:proofErr w:type="spellEnd"/>
      <w:r>
        <w:t xml:space="preserve"> Más </w:t>
      </w:r>
      <w:proofErr w:type="spellStart"/>
      <w:r>
        <w:t>Allá</w:t>
      </w:r>
      <w:proofErr w:type="spellEnd"/>
      <w:r>
        <w:t xml:space="preserve"> </w:t>
      </w:r>
      <w:proofErr w:type="spellStart"/>
      <w:r>
        <w:t>reuniré</w:t>
      </w:r>
      <w:proofErr w:type="spellEnd"/>
      <w:r>
        <w:t xml:space="preserve"> mi familia. </w:t>
      </w:r>
      <w:proofErr w:type="spellStart"/>
      <w:r>
        <w:t>Ninguno</w:t>
      </w:r>
      <w:proofErr w:type="spellEnd"/>
      <w:r>
        <w:t xml:space="preserve"> </w:t>
      </w:r>
      <w:proofErr w:type="spellStart"/>
      <w:r>
        <w:t>faltará</w:t>
      </w:r>
      <w:proofErr w:type="spellEnd"/>
      <w:r>
        <w:t xml:space="preserve">, y </w:t>
      </w:r>
      <w:proofErr w:type="spellStart"/>
      <w:r>
        <w:t>en</w:t>
      </w:r>
      <w:proofErr w:type="spellEnd"/>
      <w:r>
        <w:t xml:space="preserve"> </w:t>
      </w:r>
      <w:proofErr w:type="spellStart"/>
      <w:r>
        <w:t>muchos</w:t>
      </w:r>
      <w:proofErr w:type="spellEnd"/>
      <w:r>
        <w:t xml:space="preserve"> </w:t>
      </w:r>
      <w:proofErr w:type="spellStart"/>
      <w:r>
        <w:t>casos</w:t>
      </w:r>
      <w:proofErr w:type="spellEnd"/>
      <w:r>
        <w:t xml:space="preserve"> </w:t>
      </w:r>
      <w:proofErr w:type="spellStart"/>
      <w:r>
        <w:t>los</w:t>
      </w:r>
      <w:proofErr w:type="spellEnd"/>
      <w:r>
        <w:t xml:space="preserve"> </w:t>
      </w:r>
      <w:proofErr w:type="spellStart"/>
      <w:r>
        <w:t>más</w:t>
      </w:r>
      <w:proofErr w:type="spellEnd"/>
      <w:r>
        <w:t xml:space="preserve"> </w:t>
      </w:r>
      <w:proofErr w:type="spellStart"/>
      <w:r>
        <w:t>grandes</w:t>
      </w:r>
      <w:proofErr w:type="spellEnd"/>
      <w:r>
        <w:t xml:space="preserve"> </w:t>
      </w:r>
      <w:proofErr w:type="spellStart"/>
      <w:r>
        <w:t>pecadores</w:t>
      </w:r>
      <w:proofErr w:type="spellEnd"/>
      <w:r>
        <w:t xml:space="preserve"> </w:t>
      </w:r>
      <w:proofErr w:type="spellStart"/>
      <w:r>
        <w:t>llegarán</w:t>
      </w:r>
      <w:proofErr w:type="spellEnd"/>
      <w:r>
        <w:t xml:space="preserve"> primero, </w:t>
      </w:r>
      <w:proofErr w:type="spellStart"/>
      <w:r>
        <w:t>porque</w:t>
      </w:r>
      <w:proofErr w:type="spellEnd"/>
      <w:r>
        <w:t xml:space="preserve"> </w:t>
      </w:r>
      <w:proofErr w:type="spellStart"/>
      <w:r>
        <w:t>su</w:t>
      </w:r>
      <w:proofErr w:type="spellEnd"/>
      <w:r>
        <w:t xml:space="preserve"> </w:t>
      </w:r>
      <w:proofErr w:type="spellStart"/>
      <w:r>
        <w:t>arrepentimiento</w:t>
      </w:r>
      <w:proofErr w:type="spellEnd"/>
      <w:r>
        <w:t xml:space="preserve"> y </w:t>
      </w:r>
      <w:proofErr w:type="spellStart"/>
      <w:r>
        <w:t>regeneración</w:t>
      </w:r>
      <w:proofErr w:type="spellEnd"/>
      <w:r>
        <w:t xml:space="preserve"> les </w:t>
      </w:r>
      <w:proofErr w:type="spellStart"/>
      <w:r>
        <w:t>purificará</w:t>
      </w:r>
      <w:proofErr w:type="spellEnd"/>
      <w:r>
        <w:t xml:space="preserve"> y </w:t>
      </w:r>
      <w:proofErr w:type="spellStart"/>
      <w:r>
        <w:t>acercará</w:t>
      </w:r>
      <w:proofErr w:type="spellEnd"/>
      <w:r>
        <w:t xml:space="preserve"> </w:t>
      </w:r>
      <w:proofErr w:type="spellStart"/>
      <w:r>
        <w:t>más</w:t>
      </w:r>
      <w:proofErr w:type="spellEnd"/>
      <w:r>
        <w:t xml:space="preserve"> pronto a </w:t>
      </w:r>
      <w:proofErr w:type="spellStart"/>
      <w:r>
        <w:t>Mí</w:t>
      </w:r>
      <w:proofErr w:type="spellEnd"/>
      <w:r>
        <w:t xml:space="preserve">; mas es </w:t>
      </w:r>
      <w:proofErr w:type="spellStart"/>
      <w:r>
        <w:t>menester</w:t>
      </w:r>
      <w:proofErr w:type="spellEnd"/>
      <w:r>
        <w:t xml:space="preserve"> </w:t>
      </w:r>
      <w:proofErr w:type="spellStart"/>
      <w:r>
        <w:t>que</w:t>
      </w:r>
      <w:proofErr w:type="spellEnd"/>
      <w:r>
        <w:t xml:space="preserve"> </w:t>
      </w:r>
      <w:proofErr w:type="spellStart"/>
      <w:r>
        <w:t>sepáis</w:t>
      </w:r>
      <w:proofErr w:type="spellEnd"/>
      <w:r>
        <w:t xml:space="preserve"> </w:t>
      </w:r>
      <w:proofErr w:type="spellStart"/>
      <w:r>
        <w:t>que</w:t>
      </w:r>
      <w:proofErr w:type="spellEnd"/>
      <w:r>
        <w:t xml:space="preserve"> entre </w:t>
      </w:r>
      <w:proofErr w:type="spellStart"/>
      <w:r>
        <w:t>vosotros</w:t>
      </w:r>
      <w:proofErr w:type="spellEnd"/>
      <w:r>
        <w:t xml:space="preserve"> </w:t>
      </w:r>
      <w:proofErr w:type="spellStart"/>
      <w:r>
        <w:t>habitan</w:t>
      </w:r>
      <w:proofErr w:type="spellEnd"/>
      <w:r>
        <w:t xml:space="preserve"> </w:t>
      </w:r>
      <w:proofErr w:type="spellStart"/>
      <w:r>
        <w:t>muchos</w:t>
      </w:r>
      <w:proofErr w:type="spellEnd"/>
      <w:r>
        <w:t xml:space="preserve"> </w:t>
      </w:r>
      <w:proofErr w:type="spellStart"/>
      <w:r>
        <w:t>espíritus</w:t>
      </w:r>
      <w:proofErr w:type="spellEnd"/>
      <w:r>
        <w:t xml:space="preserve"> </w:t>
      </w:r>
      <w:proofErr w:type="spellStart"/>
      <w:r>
        <w:t>en</w:t>
      </w:r>
      <w:proofErr w:type="spellEnd"/>
      <w:r>
        <w:t xml:space="preserve"> </w:t>
      </w:r>
      <w:proofErr w:type="spellStart"/>
      <w:r>
        <w:t>estado</w:t>
      </w:r>
      <w:proofErr w:type="spellEnd"/>
      <w:r>
        <w:t xml:space="preserve"> de </w:t>
      </w:r>
      <w:proofErr w:type="spellStart"/>
      <w:r>
        <w:t>turbación</w:t>
      </w:r>
      <w:proofErr w:type="spellEnd"/>
      <w:r>
        <w:t xml:space="preserve">; </w:t>
      </w:r>
      <w:proofErr w:type="spellStart"/>
      <w:r>
        <w:t>otros</w:t>
      </w:r>
      <w:proofErr w:type="spellEnd"/>
      <w:r>
        <w:t xml:space="preserve"> </w:t>
      </w:r>
      <w:proofErr w:type="spellStart"/>
      <w:r>
        <w:t>están</w:t>
      </w:r>
      <w:proofErr w:type="spellEnd"/>
      <w:r>
        <w:t xml:space="preserve"> </w:t>
      </w:r>
      <w:proofErr w:type="spellStart"/>
      <w:r>
        <w:t>cumpliendo</w:t>
      </w:r>
      <w:proofErr w:type="spellEnd"/>
      <w:r>
        <w:t xml:space="preserve"> </w:t>
      </w:r>
      <w:proofErr w:type="spellStart"/>
      <w:r>
        <w:t>penosas</w:t>
      </w:r>
      <w:proofErr w:type="spellEnd"/>
      <w:r>
        <w:t xml:space="preserve"> </w:t>
      </w:r>
      <w:proofErr w:type="spellStart"/>
      <w:r>
        <w:t>expiaciones</w:t>
      </w:r>
      <w:proofErr w:type="spellEnd"/>
      <w:r>
        <w:t xml:space="preserve">, entre </w:t>
      </w:r>
      <w:proofErr w:type="spellStart"/>
      <w:r>
        <w:t>ellos</w:t>
      </w:r>
      <w:proofErr w:type="spellEnd"/>
      <w:r>
        <w:t xml:space="preserve"> también se </w:t>
      </w:r>
      <w:proofErr w:type="spellStart"/>
      <w:r>
        <w:t>encuentran</w:t>
      </w:r>
      <w:proofErr w:type="spellEnd"/>
      <w:r>
        <w:t xml:space="preserve"> </w:t>
      </w:r>
      <w:proofErr w:type="spellStart"/>
      <w:r>
        <w:t>aquellos</w:t>
      </w:r>
      <w:proofErr w:type="spellEnd"/>
      <w:r>
        <w:t xml:space="preserve"> </w:t>
      </w:r>
      <w:proofErr w:type="spellStart"/>
      <w:r>
        <w:t>que</w:t>
      </w:r>
      <w:proofErr w:type="spellEnd"/>
      <w:r>
        <w:t xml:space="preserve"> </w:t>
      </w:r>
      <w:proofErr w:type="spellStart"/>
      <w:r>
        <w:t>llamáis</w:t>
      </w:r>
      <w:proofErr w:type="spellEnd"/>
      <w:r>
        <w:t xml:space="preserve"> </w:t>
      </w:r>
      <w:proofErr w:type="spellStart"/>
      <w:r>
        <w:t>los</w:t>
      </w:r>
      <w:proofErr w:type="spellEnd"/>
      <w:r>
        <w:t xml:space="preserve"> </w:t>
      </w:r>
      <w:proofErr w:type="spellStart"/>
      <w:r>
        <w:t>vuestros</w:t>
      </w:r>
      <w:proofErr w:type="spellEnd"/>
      <w:r>
        <w:t>. ¿</w:t>
      </w:r>
      <w:proofErr w:type="spellStart"/>
      <w:r>
        <w:t>Cómo</w:t>
      </w:r>
      <w:proofErr w:type="spellEnd"/>
      <w:r>
        <w:t xml:space="preserve"> </w:t>
      </w:r>
      <w:proofErr w:type="spellStart"/>
      <w:r>
        <w:t>podríais</w:t>
      </w:r>
      <w:proofErr w:type="spellEnd"/>
      <w:r>
        <w:t xml:space="preserve"> </w:t>
      </w:r>
      <w:proofErr w:type="spellStart"/>
      <w:r>
        <w:t>lograr</w:t>
      </w:r>
      <w:proofErr w:type="spellEnd"/>
      <w:r>
        <w:t xml:space="preserve"> </w:t>
      </w:r>
      <w:proofErr w:type="spellStart"/>
      <w:r>
        <w:t>que</w:t>
      </w:r>
      <w:proofErr w:type="spellEnd"/>
      <w:r>
        <w:t xml:space="preserve"> </w:t>
      </w:r>
      <w:proofErr w:type="spellStart"/>
      <w:r>
        <w:t>contemplen</w:t>
      </w:r>
      <w:proofErr w:type="spellEnd"/>
      <w:r>
        <w:t xml:space="preserve"> la luz y se </w:t>
      </w:r>
      <w:proofErr w:type="spellStart"/>
      <w:r>
        <w:t>liberten</w:t>
      </w:r>
      <w:proofErr w:type="spellEnd"/>
      <w:r>
        <w:t xml:space="preserve"> de sus </w:t>
      </w:r>
      <w:proofErr w:type="spellStart"/>
      <w:r>
        <w:t>cadenas</w:t>
      </w:r>
      <w:proofErr w:type="spellEnd"/>
      <w:r>
        <w:t>? ¿</w:t>
      </w:r>
      <w:proofErr w:type="spellStart"/>
      <w:r>
        <w:t>Cómo</w:t>
      </w:r>
      <w:proofErr w:type="spellEnd"/>
      <w:r>
        <w:t xml:space="preserve"> </w:t>
      </w:r>
      <w:proofErr w:type="spellStart"/>
      <w:r>
        <w:t>podríais</w:t>
      </w:r>
      <w:proofErr w:type="spellEnd"/>
      <w:r>
        <w:t xml:space="preserve"> </w:t>
      </w:r>
      <w:proofErr w:type="spellStart"/>
      <w:r>
        <w:t>ayudarles</w:t>
      </w:r>
      <w:proofErr w:type="spellEnd"/>
      <w:r>
        <w:t xml:space="preserve"> </w:t>
      </w:r>
      <w:proofErr w:type="spellStart"/>
      <w:r>
        <w:t>en</w:t>
      </w:r>
      <w:proofErr w:type="spellEnd"/>
      <w:r>
        <w:t xml:space="preserve"> </w:t>
      </w:r>
      <w:proofErr w:type="spellStart"/>
      <w:r>
        <w:t>su</w:t>
      </w:r>
      <w:proofErr w:type="spellEnd"/>
      <w:r>
        <w:t xml:space="preserve"> </w:t>
      </w:r>
      <w:proofErr w:type="spellStart"/>
      <w:r>
        <w:t>elevación</w:t>
      </w:r>
      <w:proofErr w:type="spellEnd"/>
      <w:r>
        <w:t xml:space="preserve">? </w:t>
      </w:r>
      <w:proofErr w:type="spellStart"/>
      <w:r>
        <w:t>Orando</w:t>
      </w:r>
      <w:proofErr w:type="spellEnd"/>
      <w:r>
        <w:t xml:space="preserve"> </w:t>
      </w:r>
      <w:proofErr w:type="spellStart"/>
      <w:r>
        <w:t>por</w:t>
      </w:r>
      <w:proofErr w:type="spellEnd"/>
      <w:r>
        <w:t xml:space="preserve"> </w:t>
      </w:r>
      <w:proofErr w:type="spellStart"/>
      <w:r>
        <w:t>ellos</w:t>
      </w:r>
      <w:proofErr w:type="spellEnd"/>
      <w:r>
        <w:t xml:space="preserve">, para </w:t>
      </w:r>
      <w:proofErr w:type="spellStart"/>
      <w:r>
        <w:t>que</w:t>
      </w:r>
      <w:proofErr w:type="spellEnd"/>
      <w:r>
        <w:t xml:space="preserve"> </w:t>
      </w:r>
      <w:proofErr w:type="spellStart"/>
      <w:r>
        <w:t>esa</w:t>
      </w:r>
      <w:proofErr w:type="spellEnd"/>
      <w:r>
        <w:t xml:space="preserve"> </w:t>
      </w:r>
      <w:proofErr w:type="spellStart"/>
      <w:r>
        <w:t>oración</w:t>
      </w:r>
      <w:proofErr w:type="spellEnd"/>
      <w:r>
        <w:t xml:space="preserve"> sea la </w:t>
      </w:r>
      <w:proofErr w:type="spellStart"/>
      <w:r>
        <w:t>voz</w:t>
      </w:r>
      <w:proofErr w:type="spellEnd"/>
      <w:r>
        <w:t xml:space="preserve"> </w:t>
      </w:r>
      <w:proofErr w:type="spellStart"/>
      <w:r>
        <w:t>espiritual</w:t>
      </w:r>
      <w:proofErr w:type="spellEnd"/>
      <w:r>
        <w:t xml:space="preserve"> </w:t>
      </w:r>
      <w:proofErr w:type="spellStart"/>
      <w:r>
        <w:t>que</w:t>
      </w:r>
      <w:proofErr w:type="spellEnd"/>
      <w:r>
        <w:t xml:space="preserve"> les </w:t>
      </w:r>
      <w:proofErr w:type="spellStart"/>
      <w:r>
        <w:t>despierte</w:t>
      </w:r>
      <w:proofErr w:type="spellEnd"/>
      <w:r>
        <w:t xml:space="preserve">, les </w:t>
      </w:r>
      <w:proofErr w:type="spellStart"/>
      <w:r>
        <w:t>ilumine</w:t>
      </w:r>
      <w:proofErr w:type="spellEnd"/>
      <w:r>
        <w:t xml:space="preserve"> y </w:t>
      </w:r>
      <w:proofErr w:type="spellStart"/>
      <w:r>
        <w:t>los</w:t>
      </w:r>
      <w:proofErr w:type="spellEnd"/>
      <w:r>
        <w:t xml:space="preserve"> </w:t>
      </w:r>
      <w:proofErr w:type="spellStart"/>
      <w:r>
        <w:t>conduzca</w:t>
      </w:r>
      <w:proofErr w:type="spellEnd"/>
      <w:r>
        <w:t xml:space="preserve"> </w:t>
      </w:r>
      <w:proofErr w:type="spellStart"/>
      <w:r>
        <w:t>hacia</w:t>
      </w:r>
      <w:proofErr w:type="spellEnd"/>
      <w:r>
        <w:t xml:space="preserve"> </w:t>
      </w:r>
      <w:proofErr w:type="spellStart"/>
      <w:r>
        <w:t>Mí</w:t>
      </w:r>
      <w:proofErr w:type="spellEnd"/>
      <w:r>
        <w:t xml:space="preserve">. </w:t>
      </w:r>
      <w:proofErr w:type="spellStart"/>
      <w:r>
        <w:t>Recordadlos</w:t>
      </w:r>
      <w:proofErr w:type="spellEnd"/>
      <w:r>
        <w:t xml:space="preserve"> con </w:t>
      </w:r>
      <w:proofErr w:type="spellStart"/>
      <w:r>
        <w:t>caridad</w:t>
      </w:r>
      <w:proofErr w:type="spellEnd"/>
      <w:r>
        <w:t xml:space="preserve"> y </w:t>
      </w:r>
      <w:proofErr w:type="spellStart"/>
      <w:r>
        <w:t>vuestras</w:t>
      </w:r>
      <w:proofErr w:type="spellEnd"/>
      <w:r>
        <w:t xml:space="preserve"> </w:t>
      </w:r>
      <w:proofErr w:type="spellStart"/>
      <w:r>
        <w:t>oraciones</w:t>
      </w:r>
      <w:proofErr w:type="spellEnd"/>
      <w:r>
        <w:t xml:space="preserve"> </w:t>
      </w:r>
      <w:proofErr w:type="spellStart"/>
      <w:r>
        <w:t>serán</w:t>
      </w:r>
      <w:proofErr w:type="spellEnd"/>
      <w:r>
        <w:t xml:space="preserve"> </w:t>
      </w:r>
      <w:proofErr w:type="spellStart"/>
      <w:r>
        <w:t>como</w:t>
      </w:r>
      <w:proofErr w:type="spellEnd"/>
      <w:r>
        <w:t xml:space="preserve"> un </w:t>
      </w:r>
      <w:proofErr w:type="spellStart"/>
      <w:r>
        <w:t>bálsamo</w:t>
      </w:r>
      <w:proofErr w:type="spellEnd"/>
      <w:r>
        <w:t xml:space="preserve"> </w:t>
      </w:r>
      <w:proofErr w:type="spellStart"/>
      <w:r>
        <w:t>sobre</w:t>
      </w:r>
      <w:proofErr w:type="spellEnd"/>
      <w:r>
        <w:t xml:space="preserve"> sus </w:t>
      </w:r>
      <w:proofErr w:type="spellStart"/>
      <w:r>
        <w:t>penas</w:t>
      </w:r>
      <w:proofErr w:type="spellEnd"/>
      <w:r>
        <w:t xml:space="preserve">; </w:t>
      </w:r>
      <w:proofErr w:type="spellStart"/>
      <w:r>
        <w:t>haced</w:t>
      </w:r>
      <w:proofErr w:type="spellEnd"/>
      <w:r>
        <w:t xml:space="preserve"> </w:t>
      </w:r>
      <w:proofErr w:type="spellStart"/>
      <w:r>
        <w:t>que</w:t>
      </w:r>
      <w:proofErr w:type="spellEnd"/>
      <w:r>
        <w:t xml:space="preserve"> </w:t>
      </w:r>
      <w:proofErr w:type="spellStart"/>
      <w:r>
        <w:t>ellos</w:t>
      </w:r>
      <w:proofErr w:type="spellEnd"/>
      <w:r>
        <w:t xml:space="preserve"> </w:t>
      </w:r>
      <w:proofErr w:type="spellStart"/>
      <w:r>
        <w:t>contemplen</w:t>
      </w:r>
      <w:proofErr w:type="spellEnd"/>
      <w:r>
        <w:t xml:space="preserve"> </w:t>
      </w:r>
      <w:proofErr w:type="spellStart"/>
      <w:r>
        <w:t>que</w:t>
      </w:r>
      <w:proofErr w:type="spellEnd"/>
      <w:r>
        <w:t xml:space="preserve"> </w:t>
      </w:r>
      <w:proofErr w:type="spellStart"/>
      <w:r>
        <w:t>vosotros</w:t>
      </w:r>
      <w:proofErr w:type="spellEnd"/>
      <w:r>
        <w:t xml:space="preserve"> </w:t>
      </w:r>
      <w:proofErr w:type="spellStart"/>
      <w:r>
        <w:t>vivís</w:t>
      </w:r>
      <w:proofErr w:type="spellEnd"/>
      <w:r>
        <w:t xml:space="preserve"> </w:t>
      </w:r>
      <w:proofErr w:type="spellStart"/>
      <w:r>
        <w:t>dentro</w:t>
      </w:r>
      <w:proofErr w:type="spellEnd"/>
      <w:r>
        <w:t xml:space="preserve"> de mi Ley, para </w:t>
      </w:r>
      <w:proofErr w:type="spellStart"/>
      <w:r>
        <w:t>que</w:t>
      </w:r>
      <w:proofErr w:type="spellEnd"/>
      <w:r>
        <w:t xml:space="preserve"> </w:t>
      </w:r>
      <w:proofErr w:type="spellStart"/>
      <w:r>
        <w:t>vuestro</w:t>
      </w:r>
      <w:proofErr w:type="spellEnd"/>
      <w:r>
        <w:t xml:space="preserve"> </w:t>
      </w:r>
      <w:proofErr w:type="spellStart"/>
      <w:r>
        <w:t>ejemplo</w:t>
      </w:r>
      <w:proofErr w:type="spellEnd"/>
      <w:r>
        <w:t xml:space="preserve"> y </w:t>
      </w:r>
      <w:proofErr w:type="spellStart"/>
      <w:r>
        <w:t>vuestra</w:t>
      </w:r>
      <w:proofErr w:type="spellEnd"/>
      <w:r>
        <w:t xml:space="preserve"> </w:t>
      </w:r>
      <w:proofErr w:type="spellStart"/>
      <w:r>
        <w:t>influencia</w:t>
      </w:r>
      <w:proofErr w:type="spellEnd"/>
      <w:r>
        <w:t xml:space="preserve"> les </w:t>
      </w:r>
      <w:proofErr w:type="spellStart"/>
      <w:r>
        <w:t>ayuden</w:t>
      </w:r>
      <w:proofErr w:type="spellEnd"/>
      <w:r>
        <w:t xml:space="preserve">. Mas no </w:t>
      </w:r>
      <w:proofErr w:type="spellStart"/>
      <w:r>
        <w:t>sólo</w:t>
      </w:r>
      <w:proofErr w:type="spellEnd"/>
      <w:r>
        <w:t xml:space="preserve"> </w:t>
      </w:r>
      <w:proofErr w:type="spellStart"/>
      <w:r>
        <w:t>penséis</w:t>
      </w:r>
      <w:proofErr w:type="spellEnd"/>
      <w:r>
        <w:t xml:space="preserve"> </w:t>
      </w:r>
      <w:proofErr w:type="spellStart"/>
      <w:r>
        <w:t>en</w:t>
      </w:r>
      <w:proofErr w:type="spellEnd"/>
      <w:r>
        <w:t xml:space="preserve"> </w:t>
      </w:r>
      <w:proofErr w:type="spellStart"/>
      <w:r>
        <w:t>aquellos</w:t>
      </w:r>
      <w:proofErr w:type="spellEnd"/>
      <w:r>
        <w:t xml:space="preserve"> de </w:t>
      </w:r>
      <w:proofErr w:type="spellStart"/>
      <w:r>
        <w:t>quienes</w:t>
      </w:r>
      <w:proofErr w:type="spellEnd"/>
      <w:r>
        <w:t xml:space="preserve"> </w:t>
      </w:r>
      <w:proofErr w:type="spellStart"/>
      <w:r>
        <w:t>recibisteis</w:t>
      </w:r>
      <w:proofErr w:type="spellEnd"/>
      <w:r>
        <w:t xml:space="preserve"> </w:t>
      </w:r>
      <w:proofErr w:type="spellStart"/>
      <w:r>
        <w:t>algún</w:t>
      </w:r>
      <w:proofErr w:type="spellEnd"/>
      <w:r>
        <w:t xml:space="preserve"> </w:t>
      </w:r>
      <w:proofErr w:type="spellStart"/>
      <w:r>
        <w:t>beneficio</w:t>
      </w:r>
      <w:proofErr w:type="spellEnd"/>
      <w:r>
        <w:t xml:space="preserve">, </w:t>
      </w:r>
      <w:proofErr w:type="spellStart"/>
      <w:r>
        <w:t>pensad</w:t>
      </w:r>
      <w:proofErr w:type="spellEnd"/>
      <w:r>
        <w:t xml:space="preserve"> </w:t>
      </w:r>
      <w:proofErr w:type="spellStart"/>
      <w:r>
        <w:t>aún</w:t>
      </w:r>
      <w:proofErr w:type="spellEnd"/>
      <w:r>
        <w:t xml:space="preserve"> </w:t>
      </w:r>
      <w:proofErr w:type="spellStart"/>
      <w:r>
        <w:t>en</w:t>
      </w:r>
      <w:proofErr w:type="spellEnd"/>
      <w:r>
        <w:t xml:space="preserve"> </w:t>
      </w:r>
      <w:proofErr w:type="spellStart"/>
      <w:r>
        <w:t>los</w:t>
      </w:r>
      <w:proofErr w:type="spellEnd"/>
      <w:r>
        <w:t xml:space="preserve"> </w:t>
      </w:r>
      <w:proofErr w:type="spellStart"/>
      <w:r>
        <w:t>que</w:t>
      </w:r>
      <w:proofErr w:type="spellEnd"/>
      <w:r>
        <w:t xml:space="preserve"> </w:t>
      </w:r>
      <w:proofErr w:type="spellStart"/>
      <w:r>
        <w:t>os</w:t>
      </w:r>
      <w:proofErr w:type="spellEnd"/>
      <w:r>
        <w:t xml:space="preserve"> </w:t>
      </w:r>
      <w:proofErr w:type="spellStart"/>
      <w:r>
        <w:t>rodean</w:t>
      </w:r>
      <w:proofErr w:type="spellEnd"/>
      <w:r>
        <w:t xml:space="preserve"> sin ser vistos </w:t>
      </w:r>
      <w:proofErr w:type="spellStart"/>
      <w:r>
        <w:t>ni</w:t>
      </w:r>
      <w:proofErr w:type="spellEnd"/>
      <w:r>
        <w:t xml:space="preserve"> </w:t>
      </w:r>
      <w:proofErr w:type="spellStart"/>
      <w:r>
        <w:t>haberles</w:t>
      </w:r>
      <w:proofErr w:type="spellEnd"/>
      <w:r>
        <w:t xml:space="preserve"> </w:t>
      </w:r>
      <w:proofErr w:type="spellStart"/>
      <w:r>
        <w:t>conocido</w:t>
      </w:r>
      <w:proofErr w:type="spellEnd"/>
      <w:r>
        <w:t xml:space="preserve"> </w:t>
      </w:r>
      <w:proofErr w:type="spellStart"/>
      <w:r>
        <w:t>en</w:t>
      </w:r>
      <w:proofErr w:type="spellEnd"/>
      <w:r>
        <w:t xml:space="preserve"> la Tierra. </w:t>
      </w:r>
      <w:proofErr w:type="gramStart"/>
      <w:r>
        <w:t>Hermosos</w:t>
      </w:r>
      <w:proofErr w:type="gramEnd"/>
      <w:r>
        <w:t xml:space="preserve"> son </w:t>
      </w:r>
      <w:proofErr w:type="spellStart"/>
      <w:r>
        <w:t>los</w:t>
      </w:r>
      <w:proofErr w:type="spellEnd"/>
      <w:r>
        <w:t xml:space="preserve"> </w:t>
      </w:r>
      <w:proofErr w:type="spellStart"/>
      <w:r>
        <w:t>actos</w:t>
      </w:r>
      <w:proofErr w:type="spellEnd"/>
      <w:r>
        <w:t xml:space="preserve"> de </w:t>
      </w:r>
      <w:proofErr w:type="spellStart"/>
      <w:r>
        <w:t>gratitud</w:t>
      </w:r>
      <w:proofErr w:type="spellEnd"/>
      <w:r>
        <w:t xml:space="preserve">, </w:t>
      </w:r>
      <w:proofErr w:type="spellStart"/>
      <w:r>
        <w:t>pero</w:t>
      </w:r>
      <w:proofErr w:type="spellEnd"/>
      <w:r>
        <w:t xml:space="preserve"> es </w:t>
      </w:r>
      <w:proofErr w:type="spellStart"/>
      <w:r>
        <w:t>más</w:t>
      </w:r>
      <w:proofErr w:type="spellEnd"/>
      <w:r>
        <w:t xml:space="preserve"> </w:t>
      </w:r>
      <w:proofErr w:type="spellStart"/>
      <w:r>
        <w:t>meritorio</w:t>
      </w:r>
      <w:proofErr w:type="spellEnd"/>
      <w:r>
        <w:t xml:space="preserve"> ante </w:t>
      </w:r>
      <w:proofErr w:type="spellStart"/>
      <w:r>
        <w:t>Mí</w:t>
      </w:r>
      <w:proofErr w:type="spellEnd"/>
      <w:r>
        <w:t xml:space="preserve">, </w:t>
      </w:r>
      <w:proofErr w:type="spellStart"/>
      <w:r>
        <w:t>que</w:t>
      </w:r>
      <w:proofErr w:type="spellEnd"/>
      <w:r>
        <w:t xml:space="preserve"> </w:t>
      </w:r>
      <w:proofErr w:type="spellStart"/>
      <w:r>
        <w:t>deis</w:t>
      </w:r>
      <w:proofErr w:type="spellEnd"/>
      <w:r>
        <w:t xml:space="preserve"> sin </w:t>
      </w:r>
      <w:proofErr w:type="spellStart"/>
      <w:r>
        <w:t>haber</w:t>
      </w:r>
      <w:proofErr w:type="spellEnd"/>
      <w:r>
        <w:t xml:space="preserve"> </w:t>
      </w:r>
      <w:proofErr w:type="spellStart"/>
      <w:r>
        <w:t>recibido</w:t>
      </w:r>
      <w:proofErr w:type="spellEnd"/>
      <w:r>
        <w:t xml:space="preserve"> antes; mas </w:t>
      </w:r>
      <w:proofErr w:type="spellStart"/>
      <w:r>
        <w:t>si</w:t>
      </w:r>
      <w:proofErr w:type="spellEnd"/>
      <w:r>
        <w:t xml:space="preserve"> </w:t>
      </w:r>
      <w:proofErr w:type="spellStart"/>
      <w:r>
        <w:t>lográis</w:t>
      </w:r>
      <w:proofErr w:type="spellEnd"/>
      <w:r>
        <w:t xml:space="preserve"> </w:t>
      </w:r>
      <w:proofErr w:type="spellStart"/>
      <w:r>
        <w:t>recordar</w:t>
      </w:r>
      <w:proofErr w:type="spellEnd"/>
      <w:r>
        <w:t xml:space="preserve"> sin </w:t>
      </w:r>
      <w:proofErr w:type="spellStart"/>
      <w:r>
        <w:t>rencor</w:t>
      </w:r>
      <w:proofErr w:type="spellEnd"/>
      <w:r>
        <w:t xml:space="preserve"> y </w:t>
      </w:r>
      <w:proofErr w:type="spellStart"/>
      <w:r>
        <w:t>llegáis</w:t>
      </w:r>
      <w:proofErr w:type="spellEnd"/>
      <w:r>
        <w:t xml:space="preserve"> a </w:t>
      </w:r>
      <w:proofErr w:type="spellStart"/>
      <w:r>
        <w:t>perdonar</w:t>
      </w:r>
      <w:proofErr w:type="spellEnd"/>
      <w:r>
        <w:t xml:space="preserve"> a </w:t>
      </w:r>
      <w:proofErr w:type="spellStart"/>
      <w:r>
        <w:t>quien</w:t>
      </w:r>
      <w:proofErr w:type="spellEnd"/>
      <w:r>
        <w:t xml:space="preserve"> </w:t>
      </w:r>
      <w:proofErr w:type="spellStart"/>
      <w:r>
        <w:t>os</w:t>
      </w:r>
      <w:proofErr w:type="spellEnd"/>
      <w:r>
        <w:t xml:space="preserve"> </w:t>
      </w:r>
      <w:proofErr w:type="spellStart"/>
      <w:r>
        <w:t>haya</w:t>
      </w:r>
      <w:proofErr w:type="spellEnd"/>
      <w:r>
        <w:t xml:space="preserve"> </w:t>
      </w:r>
      <w:proofErr w:type="spellStart"/>
      <w:r>
        <w:t>ofendido</w:t>
      </w:r>
      <w:proofErr w:type="spellEnd"/>
      <w:r>
        <w:t xml:space="preserve">, </w:t>
      </w:r>
      <w:proofErr w:type="spellStart"/>
      <w:r>
        <w:t>habréis</w:t>
      </w:r>
      <w:proofErr w:type="spellEnd"/>
      <w:r>
        <w:t xml:space="preserve"> </w:t>
      </w:r>
      <w:proofErr w:type="spellStart"/>
      <w:r>
        <w:t>logrado</w:t>
      </w:r>
      <w:proofErr w:type="spellEnd"/>
      <w:r>
        <w:t xml:space="preserve"> </w:t>
      </w:r>
      <w:proofErr w:type="spellStart"/>
      <w:r>
        <w:t>imitar</w:t>
      </w:r>
      <w:proofErr w:type="spellEnd"/>
      <w:r>
        <w:t xml:space="preserve"> a </w:t>
      </w:r>
      <w:proofErr w:type="spellStart"/>
      <w:r>
        <w:t>vuestro</w:t>
      </w:r>
      <w:proofErr w:type="spellEnd"/>
      <w:r>
        <w:t xml:space="preserve"> Maestro, y </w:t>
      </w:r>
      <w:proofErr w:type="spellStart"/>
      <w:r>
        <w:t>vuestro</w:t>
      </w:r>
      <w:proofErr w:type="spellEnd"/>
      <w:r>
        <w:t xml:space="preserve"> </w:t>
      </w:r>
      <w:proofErr w:type="spellStart"/>
      <w:r>
        <w:t>perdón</w:t>
      </w:r>
      <w:proofErr w:type="spellEnd"/>
      <w:r>
        <w:t xml:space="preserve">, </w:t>
      </w:r>
      <w:proofErr w:type="spellStart"/>
      <w:r>
        <w:t>que</w:t>
      </w:r>
      <w:proofErr w:type="spellEnd"/>
      <w:r>
        <w:t xml:space="preserve"> es </w:t>
      </w:r>
      <w:proofErr w:type="spellStart"/>
      <w:r>
        <w:t>expresión</w:t>
      </w:r>
      <w:proofErr w:type="spellEnd"/>
      <w:r>
        <w:t xml:space="preserve"> del amor, </w:t>
      </w:r>
      <w:proofErr w:type="spellStart"/>
      <w:r>
        <w:t>salvará</w:t>
      </w:r>
      <w:proofErr w:type="spellEnd"/>
      <w:r>
        <w:t xml:space="preserve"> </w:t>
      </w:r>
      <w:proofErr w:type="spellStart"/>
      <w:r>
        <w:t>en</w:t>
      </w:r>
      <w:proofErr w:type="spellEnd"/>
      <w:r>
        <w:t xml:space="preserve"> </w:t>
      </w:r>
      <w:proofErr w:type="spellStart"/>
      <w:r>
        <w:t>verdad</w:t>
      </w:r>
      <w:proofErr w:type="spellEnd"/>
      <w:r>
        <w:t xml:space="preserve"> a </w:t>
      </w:r>
      <w:proofErr w:type="spellStart"/>
      <w:r>
        <w:t>quien</w:t>
      </w:r>
      <w:proofErr w:type="spellEnd"/>
      <w:r>
        <w:t xml:space="preserve"> se lo </w:t>
      </w:r>
      <w:proofErr w:type="spellStart"/>
      <w:r>
        <w:t>otorguéis</w:t>
      </w:r>
      <w:proofErr w:type="spellEnd"/>
      <w:r>
        <w:t xml:space="preserve">. </w:t>
      </w:r>
    </w:p>
    <w:p w14:paraId="25080685" w14:textId="77777777" w:rsidR="00F50769" w:rsidRDefault="00F50769" w:rsidP="00F50769">
      <w:r>
        <w:t xml:space="preserve">5. El Padre </w:t>
      </w:r>
      <w:proofErr w:type="spellStart"/>
      <w:r>
        <w:t>penetra</w:t>
      </w:r>
      <w:proofErr w:type="spellEnd"/>
      <w:r>
        <w:t xml:space="preserve"> a lo </w:t>
      </w:r>
      <w:proofErr w:type="spellStart"/>
      <w:r>
        <w:t>más</w:t>
      </w:r>
      <w:proofErr w:type="spellEnd"/>
      <w:r>
        <w:t xml:space="preserve"> </w:t>
      </w:r>
      <w:proofErr w:type="spellStart"/>
      <w:r>
        <w:t>íntimo</w:t>
      </w:r>
      <w:proofErr w:type="spellEnd"/>
      <w:r>
        <w:t xml:space="preserve"> de </w:t>
      </w:r>
      <w:proofErr w:type="spellStart"/>
      <w:r>
        <w:t>vuestro</w:t>
      </w:r>
      <w:proofErr w:type="spellEnd"/>
      <w:r>
        <w:t xml:space="preserve"> </w:t>
      </w:r>
      <w:proofErr w:type="spellStart"/>
      <w:r>
        <w:t>corazón</w:t>
      </w:r>
      <w:proofErr w:type="spellEnd"/>
      <w:r>
        <w:t xml:space="preserve"> y </w:t>
      </w:r>
      <w:proofErr w:type="spellStart"/>
      <w:r>
        <w:t>os</w:t>
      </w:r>
      <w:proofErr w:type="spellEnd"/>
      <w:r>
        <w:t xml:space="preserve"> dice: </w:t>
      </w:r>
      <w:proofErr w:type="spellStart"/>
      <w:r>
        <w:t>Conoceos</w:t>
      </w:r>
      <w:proofErr w:type="spellEnd"/>
      <w:r>
        <w:t xml:space="preserve"> a </w:t>
      </w:r>
      <w:proofErr w:type="spellStart"/>
      <w:r>
        <w:t>vosotros</w:t>
      </w:r>
      <w:proofErr w:type="spellEnd"/>
      <w:r>
        <w:t xml:space="preserve"> </w:t>
      </w:r>
      <w:proofErr w:type="spellStart"/>
      <w:r>
        <w:t>mismos</w:t>
      </w:r>
      <w:proofErr w:type="spellEnd"/>
      <w:r>
        <w:t xml:space="preserve"> y </w:t>
      </w:r>
      <w:proofErr w:type="spellStart"/>
      <w:r>
        <w:t>conoceréis</w:t>
      </w:r>
      <w:proofErr w:type="spellEnd"/>
      <w:r>
        <w:t xml:space="preserve"> a </w:t>
      </w:r>
      <w:proofErr w:type="spellStart"/>
      <w:r>
        <w:t>vuestros</w:t>
      </w:r>
      <w:proofErr w:type="spellEnd"/>
      <w:r>
        <w:t xml:space="preserve"> </w:t>
      </w:r>
      <w:proofErr w:type="spellStart"/>
      <w:r>
        <w:t>hermanos</w:t>
      </w:r>
      <w:proofErr w:type="spellEnd"/>
      <w:r>
        <w:t xml:space="preserve">. </w:t>
      </w:r>
      <w:proofErr w:type="spellStart"/>
      <w:r>
        <w:t>Juzgaos</w:t>
      </w:r>
      <w:proofErr w:type="spellEnd"/>
      <w:r>
        <w:t xml:space="preserve"> a </w:t>
      </w:r>
      <w:proofErr w:type="spellStart"/>
      <w:r>
        <w:t>vosotros</w:t>
      </w:r>
      <w:proofErr w:type="spellEnd"/>
      <w:r>
        <w:t xml:space="preserve"> </w:t>
      </w:r>
      <w:proofErr w:type="spellStart"/>
      <w:r>
        <w:t>mismos</w:t>
      </w:r>
      <w:proofErr w:type="spellEnd"/>
      <w:r>
        <w:t xml:space="preserve"> antes </w:t>
      </w:r>
      <w:proofErr w:type="spellStart"/>
      <w:r>
        <w:t>que</w:t>
      </w:r>
      <w:proofErr w:type="spellEnd"/>
      <w:r>
        <w:t xml:space="preserve"> </w:t>
      </w:r>
      <w:proofErr w:type="spellStart"/>
      <w:r>
        <w:t>juzguéis</w:t>
      </w:r>
      <w:proofErr w:type="spellEnd"/>
      <w:r>
        <w:t xml:space="preserve"> a </w:t>
      </w:r>
      <w:proofErr w:type="spellStart"/>
      <w:r>
        <w:t>vuestro</w:t>
      </w:r>
      <w:proofErr w:type="spellEnd"/>
      <w:r>
        <w:t xml:space="preserve"> </w:t>
      </w:r>
      <w:proofErr w:type="spellStart"/>
      <w:r>
        <w:t>semejante</w:t>
      </w:r>
      <w:proofErr w:type="spellEnd"/>
      <w:r>
        <w:t xml:space="preserve">. </w:t>
      </w:r>
      <w:proofErr w:type="spellStart"/>
      <w:r>
        <w:t>Tomad</w:t>
      </w:r>
      <w:proofErr w:type="spellEnd"/>
      <w:r>
        <w:t xml:space="preserve"> mis </w:t>
      </w:r>
      <w:proofErr w:type="spellStart"/>
      <w:r>
        <w:t>ejemplos</w:t>
      </w:r>
      <w:proofErr w:type="spellEnd"/>
      <w:r>
        <w:t xml:space="preserve"> y </w:t>
      </w:r>
      <w:proofErr w:type="spellStart"/>
      <w:r>
        <w:t>seguid</w:t>
      </w:r>
      <w:proofErr w:type="spellEnd"/>
      <w:r>
        <w:t xml:space="preserve"> mi </w:t>
      </w:r>
      <w:proofErr w:type="spellStart"/>
      <w:r>
        <w:t>huella</w:t>
      </w:r>
      <w:proofErr w:type="spellEnd"/>
      <w:r>
        <w:t xml:space="preserve">. </w:t>
      </w:r>
    </w:p>
    <w:p w14:paraId="3FEEF375" w14:textId="77777777" w:rsidR="00F50769" w:rsidRDefault="00F50769" w:rsidP="00F50769">
      <w:r>
        <w:t xml:space="preserve">6. </w:t>
      </w:r>
      <w:proofErr w:type="spellStart"/>
      <w:r>
        <w:t>Siempre</w:t>
      </w:r>
      <w:proofErr w:type="spellEnd"/>
      <w:r>
        <w:t xml:space="preserve"> me </w:t>
      </w:r>
      <w:proofErr w:type="spellStart"/>
      <w:r>
        <w:t>estáis</w:t>
      </w:r>
      <w:proofErr w:type="spellEnd"/>
      <w:r>
        <w:t xml:space="preserve"> </w:t>
      </w:r>
      <w:proofErr w:type="spellStart"/>
      <w:r>
        <w:t>pidiendo</w:t>
      </w:r>
      <w:proofErr w:type="spellEnd"/>
      <w:r>
        <w:t xml:space="preserve"> </w:t>
      </w:r>
      <w:proofErr w:type="spellStart"/>
      <w:r>
        <w:t>perdón</w:t>
      </w:r>
      <w:proofErr w:type="spellEnd"/>
      <w:r>
        <w:t xml:space="preserve"> </w:t>
      </w:r>
      <w:proofErr w:type="spellStart"/>
      <w:r>
        <w:t>por</w:t>
      </w:r>
      <w:proofErr w:type="spellEnd"/>
      <w:r>
        <w:t xml:space="preserve"> </w:t>
      </w:r>
      <w:proofErr w:type="spellStart"/>
      <w:r>
        <w:t>vuestras</w:t>
      </w:r>
      <w:proofErr w:type="spellEnd"/>
      <w:r>
        <w:t xml:space="preserve"> </w:t>
      </w:r>
      <w:proofErr w:type="spellStart"/>
      <w:r>
        <w:t>faltas</w:t>
      </w:r>
      <w:proofErr w:type="spellEnd"/>
      <w:r>
        <w:t xml:space="preserve">, sin </w:t>
      </w:r>
      <w:proofErr w:type="spellStart"/>
      <w:r>
        <w:t>que</w:t>
      </w:r>
      <w:proofErr w:type="spellEnd"/>
      <w:r>
        <w:t xml:space="preserve"> </w:t>
      </w:r>
      <w:proofErr w:type="spellStart"/>
      <w:r>
        <w:t>vosotros</w:t>
      </w:r>
      <w:proofErr w:type="spellEnd"/>
      <w:r>
        <w:t xml:space="preserve"> </w:t>
      </w:r>
      <w:proofErr w:type="spellStart"/>
      <w:r>
        <w:t>hayáis</w:t>
      </w:r>
      <w:proofErr w:type="spellEnd"/>
      <w:r>
        <w:t xml:space="preserve"> </w:t>
      </w:r>
      <w:proofErr w:type="spellStart"/>
      <w:r>
        <w:t>perdonado</w:t>
      </w:r>
      <w:proofErr w:type="spellEnd"/>
      <w:r>
        <w:t xml:space="preserve"> a </w:t>
      </w:r>
      <w:proofErr w:type="spellStart"/>
      <w:r>
        <w:t>los</w:t>
      </w:r>
      <w:proofErr w:type="spellEnd"/>
      <w:r>
        <w:t xml:space="preserve"> </w:t>
      </w:r>
      <w:proofErr w:type="spellStart"/>
      <w:r>
        <w:t>que</w:t>
      </w:r>
      <w:proofErr w:type="spellEnd"/>
      <w:r>
        <w:t xml:space="preserve"> </w:t>
      </w:r>
      <w:proofErr w:type="spellStart"/>
      <w:r>
        <w:t>os</w:t>
      </w:r>
      <w:proofErr w:type="spellEnd"/>
      <w:r>
        <w:t xml:space="preserve"> </w:t>
      </w:r>
      <w:proofErr w:type="spellStart"/>
      <w:r>
        <w:t>han</w:t>
      </w:r>
      <w:proofErr w:type="spellEnd"/>
      <w:r>
        <w:t xml:space="preserve"> </w:t>
      </w:r>
      <w:proofErr w:type="spellStart"/>
      <w:r>
        <w:t>ofendido</w:t>
      </w:r>
      <w:proofErr w:type="spellEnd"/>
      <w:r>
        <w:t xml:space="preserve">. </w:t>
      </w:r>
    </w:p>
    <w:p w14:paraId="4CFEB2DC" w14:textId="77777777" w:rsidR="00F50769" w:rsidRDefault="00F50769" w:rsidP="00F50769">
      <w:r>
        <w:t xml:space="preserve">7. Tiempo ha </w:t>
      </w:r>
      <w:proofErr w:type="spellStart"/>
      <w:r>
        <w:t>buscabais</w:t>
      </w:r>
      <w:proofErr w:type="spellEnd"/>
      <w:r>
        <w:t xml:space="preserve"> la luz de la </w:t>
      </w:r>
      <w:proofErr w:type="spellStart"/>
      <w:r>
        <w:t>verdad</w:t>
      </w:r>
      <w:proofErr w:type="spellEnd"/>
      <w:r>
        <w:t xml:space="preserve"> </w:t>
      </w:r>
      <w:proofErr w:type="spellStart"/>
      <w:r>
        <w:t>en</w:t>
      </w:r>
      <w:proofErr w:type="spellEnd"/>
      <w:r>
        <w:t xml:space="preserve"> </w:t>
      </w:r>
      <w:proofErr w:type="spellStart"/>
      <w:r>
        <w:t>los</w:t>
      </w:r>
      <w:proofErr w:type="spellEnd"/>
      <w:r>
        <w:t xml:space="preserve"> caminos y </w:t>
      </w:r>
      <w:proofErr w:type="spellStart"/>
      <w:r>
        <w:t>en</w:t>
      </w:r>
      <w:proofErr w:type="spellEnd"/>
      <w:r>
        <w:t xml:space="preserve"> </w:t>
      </w:r>
      <w:proofErr w:type="spellStart"/>
      <w:r>
        <w:t>los</w:t>
      </w:r>
      <w:proofErr w:type="spellEnd"/>
      <w:r>
        <w:t xml:space="preserve"> </w:t>
      </w:r>
      <w:proofErr w:type="spellStart"/>
      <w:r>
        <w:t>libros</w:t>
      </w:r>
      <w:proofErr w:type="spellEnd"/>
      <w:r>
        <w:t xml:space="preserve"> sin </w:t>
      </w:r>
      <w:proofErr w:type="spellStart"/>
      <w:r>
        <w:t>encontrar</w:t>
      </w:r>
      <w:proofErr w:type="spellEnd"/>
      <w:r>
        <w:t xml:space="preserve"> </w:t>
      </w:r>
      <w:proofErr w:type="spellStart"/>
      <w:r>
        <w:t>el</w:t>
      </w:r>
      <w:proofErr w:type="spellEnd"/>
      <w:r>
        <w:t xml:space="preserve"> </w:t>
      </w:r>
      <w:proofErr w:type="spellStart"/>
      <w:r>
        <w:t>verdadero</w:t>
      </w:r>
      <w:proofErr w:type="spellEnd"/>
      <w:r>
        <w:t xml:space="preserve"> </w:t>
      </w:r>
      <w:proofErr w:type="spellStart"/>
      <w:r>
        <w:t>alimento</w:t>
      </w:r>
      <w:proofErr w:type="spellEnd"/>
      <w:r>
        <w:t xml:space="preserve"> del </w:t>
      </w:r>
      <w:proofErr w:type="spellStart"/>
      <w:r>
        <w:t>espíritu</w:t>
      </w:r>
      <w:proofErr w:type="spellEnd"/>
      <w:r>
        <w:t xml:space="preserve">, </w:t>
      </w:r>
      <w:proofErr w:type="spellStart"/>
      <w:r>
        <w:t>sólo</w:t>
      </w:r>
      <w:proofErr w:type="spellEnd"/>
      <w:r>
        <w:t xml:space="preserve"> un </w:t>
      </w:r>
      <w:proofErr w:type="spellStart"/>
      <w:r>
        <w:t>recreo</w:t>
      </w:r>
      <w:proofErr w:type="spellEnd"/>
      <w:r>
        <w:t xml:space="preserve"> para la </w:t>
      </w:r>
      <w:proofErr w:type="spellStart"/>
      <w:r>
        <w:t>mente</w:t>
      </w:r>
      <w:proofErr w:type="spellEnd"/>
      <w:r>
        <w:t xml:space="preserve">; hoy </w:t>
      </w:r>
      <w:proofErr w:type="spellStart"/>
      <w:r>
        <w:t>tenéis</w:t>
      </w:r>
      <w:proofErr w:type="spellEnd"/>
      <w:r>
        <w:t xml:space="preserve"> mi </w:t>
      </w:r>
      <w:proofErr w:type="spellStart"/>
      <w:r>
        <w:t>verdad</w:t>
      </w:r>
      <w:proofErr w:type="spellEnd"/>
      <w:r>
        <w:t xml:space="preserve"> </w:t>
      </w:r>
      <w:proofErr w:type="spellStart"/>
      <w:r>
        <w:t>que</w:t>
      </w:r>
      <w:proofErr w:type="spellEnd"/>
      <w:r>
        <w:t xml:space="preserve"> </w:t>
      </w:r>
      <w:proofErr w:type="spellStart"/>
      <w:r>
        <w:t>os</w:t>
      </w:r>
      <w:proofErr w:type="spellEnd"/>
      <w:r>
        <w:t xml:space="preserve"> </w:t>
      </w:r>
      <w:proofErr w:type="spellStart"/>
      <w:r>
        <w:t>habla</w:t>
      </w:r>
      <w:proofErr w:type="spellEnd"/>
      <w:r>
        <w:t xml:space="preserve"> de la </w:t>
      </w:r>
      <w:proofErr w:type="spellStart"/>
      <w:r>
        <w:t>vida</w:t>
      </w:r>
      <w:proofErr w:type="spellEnd"/>
      <w:r>
        <w:t xml:space="preserve"> </w:t>
      </w:r>
      <w:proofErr w:type="spellStart"/>
      <w:r>
        <w:t>verdadera</w:t>
      </w:r>
      <w:proofErr w:type="spellEnd"/>
      <w:r>
        <w:t xml:space="preserve">. </w:t>
      </w:r>
    </w:p>
    <w:p w14:paraId="62207637" w14:textId="77777777" w:rsidR="00F50769" w:rsidRDefault="00F50769" w:rsidP="00F50769">
      <w:r>
        <w:t xml:space="preserve">8. </w:t>
      </w:r>
      <w:proofErr w:type="spellStart"/>
      <w:r>
        <w:t>Llegasteis</w:t>
      </w:r>
      <w:proofErr w:type="spellEnd"/>
      <w:r>
        <w:t xml:space="preserve"> ante la </w:t>
      </w:r>
      <w:proofErr w:type="spellStart"/>
      <w:r>
        <w:t>humildad</w:t>
      </w:r>
      <w:proofErr w:type="spellEnd"/>
      <w:r>
        <w:t xml:space="preserve"> de </w:t>
      </w:r>
      <w:proofErr w:type="spellStart"/>
      <w:r>
        <w:t>estos</w:t>
      </w:r>
      <w:proofErr w:type="spellEnd"/>
      <w:r>
        <w:t xml:space="preserve"> </w:t>
      </w:r>
      <w:proofErr w:type="spellStart"/>
      <w:r>
        <w:t>recintos</w:t>
      </w:r>
      <w:proofErr w:type="spellEnd"/>
      <w:r>
        <w:t xml:space="preserve"> y </w:t>
      </w:r>
      <w:proofErr w:type="spellStart"/>
      <w:r>
        <w:t>escuchando</w:t>
      </w:r>
      <w:proofErr w:type="spellEnd"/>
      <w:r>
        <w:t xml:space="preserve"> </w:t>
      </w:r>
      <w:proofErr w:type="spellStart"/>
      <w:r>
        <w:t>en</w:t>
      </w:r>
      <w:proofErr w:type="spellEnd"/>
      <w:r>
        <w:t xml:space="preserve"> </w:t>
      </w:r>
      <w:proofErr w:type="spellStart"/>
      <w:r>
        <w:t>ellos</w:t>
      </w:r>
      <w:proofErr w:type="spellEnd"/>
      <w:r>
        <w:t xml:space="preserve"> </w:t>
      </w:r>
      <w:proofErr w:type="spellStart"/>
      <w:r>
        <w:t>esta</w:t>
      </w:r>
      <w:proofErr w:type="spellEnd"/>
      <w:r>
        <w:t xml:space="preserve"> palabra </w:t>
      </w:r>
      <w:proofErr w:type="spellStart"/>
      <w:r>
        <w:t>sencilla</w:t>
      </w:r>
      <w:proofErr w:type="spellEnd"/>
      <w:r>
        <w:t xml:space="preserve">, </w:t>
      </w:r>
      <w:proofErr w:type="spellStart"/>
      <w:r>
        <w:t>porque</w:t>
      </w:r>
      <w:proofErr w:type="spellEnd"/>
      <w:r>
        <w:t xml:space="preserve"> sus </w:t>
      </w:r>
      <w:proofErr w:type="spellStart"/>
      <w:r>
        <w:t>términos</w:t>
      </w:r>
      <w:proofErr w:type="spellEnd"/>
      <w:r>
        <w:t xml:space="preserve"> no son </w:t>
      </w:r>
      <w:proofErr w:type="spellStart"/>
      <w:r>
        <w:t>floridos</w:t>
      </w:r>
      <w:proofErr w:type="spellEnd"/>
      <w:r>
        <w:t xml:space="preserve"> </w:t>
      </w:r>
      <w:proofErr w:type="spellStart"/>
      <w:r>
        <w:t>ni</w:t>
      </w:r>
      <w:proofErr w:type="spellEnd"/>
      <w:r>
        <w:t xml:space="preserve"> </w:t>
      </w:r>
      <w:proofErr w:type="spellStart"/>
      <w:r>
        <w:t>científicos</w:t>
      </w:r>
      <w:proofErr w:type="spellEnd"/>
      <w:r>
        <w:t xml:space="preserve">, </w:t>
      </w:r>
      <w:proofErr w:type="spellStart"/>
      <w:r>
        <w:t>sentisteis</w:t>
      </w:r>
      <w:proofErr w:type="spellEnd"/>
      <w:r>
        <w:t xml:space="preserve"> la </w:t>
      </w:r>
      <w:proofErr w:type="spellStart"/>
      <w:r>
        <w:t>emoción</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y </w:t>
      </w:r>
      <w:proofErr w:type="spellStart"/>
      <w:r>
        <w:t>éste</w:t>
      </w:r>
      <w:proofErr w:type="spellEnd"/>
      <w:r>
        <w:t xml:space="preserve"> </w:t>
      </w:r>
      <w:proofErr w:type="spellStart"/>
      <w:r>
        <w:t>reconoció</w:t>
      </w:r>
      <w:proofErr w:type="spellEnd"/>
      <w:r>
        <w:t xml:space="preserve"> </w:t>
      </w:r>
      <w:proofErr w:type="spellStart"/>
      <w:r>
        <w:t>encontrarse</w:t>
      </w:r>
      <w:proofErr w:type="spellEnd"/>
      <w:r>
        <w:t xml:space="preserve"> ante </w:t>
      </w:r>
      <w:proofErr w:type="spellStart"/>
      <w:r>
        <w:t>una</w:t>
      </w:r>
      <w:proofErr w:type="spellEnd"/>
      <w:r>
        <w:t xml:space="preserve"> </w:t>
      </w:r>
      <w:proofErr w:type="spellStart"/>
      <w:r>
        <w:t>revelación</w:t>
      </w:r>
      <w:proofErr w:type="spellEnd"/>
      <w:r>
        <w:t xml:space="preserve"> </w:t>
      </w:r>
      <w:proofErr w:type="spellStart"/>
      <w:r>
        <w:t>divina</w:t>
      </w:r>
      <w:proofErr w:type="spellEnd"/>
      <w:r>
        <w:t xml:space="preserve">. Vi </w:t>
      </w:r>
      <w:proofErr w:type="spellStart"/>
      <w:r>
        <w:t>vuestro</w:t>
      </w:r>
      <w:proofErr w:type="spellEnd"/>
      <w:r>
        <w:t xml:space="preserve"> </w:t>
      </w:r>
      <w:proofErr w:type="spellStart"/>
      <w:r>
        <w:t>anhelo</w:t>
      </w:r>
      <w:proofErr w:type="spellEnd"/>
      <w:r>
        <w:t xml:space="preserve"> de luz y </w:t>
      </w:r>
      <w:proofErr w:type="spellStart"/>
      <w:r>
        <w:t>os</w:t>
      </w:r>
      <w:proofErr w:type="spellEnd"/>
      <w:r>
        <w:t xml:space="preserve"> </w:t>
      </w:r>
      <w:proofErr w:type="spellStart"/>
      <w:r>
        <w:t>concedí</w:t>
      </w:r>
      <w:proofErr w:type="spellEnd"/>
      <w:r>
        <w:t xml:space="preserve"> </w:t>
      </w:r>
      <w:proofErr w:type="spellStart"/>
      <w:r>
        <w:t>mirar</w:t>
      </w:r>
      <w:proofErr w:type="spellEnd"/>
      <w:r>
        <w:t xml:space="preserve"> lo </w:t>
      </w:r>
      <w:proofErr w:type="spellStart"/>
      <w:r>
        <w:t>que</w:t>
      </w:r>
      <w:proofErr w:type="spellEnd"/>
      <w:r>
        <w:t xml:space="preserve"> tanto </w:t>
      </w:r>
      <w:proofErr w:type="spellStart"/>
      <w:r>
        <w:t>deseabais</w:t>
      </w:r>
      <w:proofErr w:type="spellEnd"/>
      <w:r>
        <w:t xml:space="preserve">. </w:t>
      </w:r>
      <w:proofErr w:type="spellStart"/>
      <w:r>
        <w:t>Os</w:t>
      </w:r>
      <w:proofErr w:type="spellEnd"/>
      <w:r>
        <w:t xml:space="preserve"> </w:t>
      </w:r>
      <w:proofErr w:type="spellStart"/>
      <w:r>
        <w:t>dejé</w:t>
      </w:r>
      <w:proofErr w:type="spellEnd"/>
      <w:r>
        <w:t xml:space="preserve"> </w:t>
      </w:r>
      <w:proofErr w:type="spellStart"/>
      <w:r>
        <w:t>andar</w:t>
      </w:r>
      <w:proofErr w:type="spellEnd"/>
      <w:r>
        <w:t xml:space="preserve"> </w:t>
      </w:r>
      <w:proofErr w:type="spellStart"/>
      <w:r>
        <w:t>por</w:t>
      </w:r>
      <w:proofErr w:type="spellEnd"/>
      <w:r>
        <w:t xml:space="preserve"> </w:t>
      </w:r>
      <w:proofErr w:type="spellStart"/>
      <w:r>
        <w:t>todos</w:t>
      </w:r>
      <w:proofErr w:type="spellEnd"/>
      <w:r>
        <w:t xml:space="preserve"> </w:t>
      </w:r>
      <w:proofErr w:type="spellStart"/>
      <w:r>
        <w:t>los</w:t>
      </w:r>
      <w:proofErr w:type="spellEnd"/>
      <w:r>
        <w:t xml:space="preserve"> caminos para </w:t>
      </w:r>
      <w:proofErr w:type="spellStart"/>
      <w:r>
        <w:t>que</w:t>
      </w:r>
      <w:proofErr w:type="spellEnd"/>
      <w:r>
        <w:t xml:space="preserve"> al fin </w:t>
      </w:r>
      <w:proofErr w:type="spellStart"/>
      <w:r>
        <w:t>encontraseis</w:t>
      </w:r>
      <w:proofErr w:type="spellEnd"/>
      <w:r>
        <w:t xml:space="preserve"> </w:t>
      </w:r>
      <w:proofErr w:type="spellStart"/>
      <w:r>
        <w:t>en</w:t>
      </w:r>
      <w:proofErr w:type="spellEnd"/>
      <w:r>
        <w:t xml:space="preserve"> </w:t>
      </w:r>
      <w:proofErr w:type="spellStart"/>
      <w:r>
        <w:t>éste</w:t>
      </w:r>
      <w:proofErr w:type="spellEnd"/>
      <w:r>
        <w:t xml:space="preserve"> la </w:t>
      </w:r>
      <w:proofErr w:type="spellStart"/>
      <w:r>
        <w:t>verdad</w:t>
      </w:r>
      <w:proofErr w:type="spellEnd"/>
      <w:r>
        <w:t xml:space="preserve">. </w:t>
      </w:r>
    </w:p>
    <w:p w14:paraId="12640316" w14:textId="77777777" w:rsidR="00F50769" w:rsidRDefault="00F50769" w:rsidP="00F50769">
      <w:r>
        <w:lastRenderedPageBreak/>
        <w:t xml:space="preserve">9. </w:t>
      </w:r>
      <w:proofErr w:type="spellStart"/>
      <w:r>
        <w:t>Detrás</w:t>
      </w:r>
      <w:proofErr w:type="spellEnd"/>
      <w:r>
        <w:t xml:space="preserve"> de la </w:t>
      </w:r>
      <w:proofErr w:type="spellStart"/>
      <w:r>
        <w:t>sencillez</w:t>
      </w:r>
      <w:proofErr w:type="spellEnd"/>
      <w:r>
        <w:t xml:space="preserve"> y </w:t>
      </w:r>
      <w:proofErr w:type="spellStart"/>
      <w:r>
        <w:t>humildad</w:t>
      </w:r>
      <w:proofErr w:type="spellEnd"/>
      <w:r>
        <w:t xml:space="preserve"> con </w:t>
      </w:r>
      <w:proofErr w:type="spellStart"/>
      <w:r>
        <w:t>que</w:t>
      </w:r>
      <w:proofErr w:type="spellEnd"/>
      <w:r>
        <w:t xml:space="preserve"> </w:t>
      </w:r>
      <w:proofErr w:type="spellStart"/>
      <w:r>
        <w:t>os</w:t>
      </w:r>
      <w:proofErr w:type="spellEnd"/>
      <w:r>
        <w:t xml:space="preserve"> </w:t>
      </w:r>
      <w:proofErr w:type="spellStart"/>
      <w:r>
        <w:t>hablo</w:t>
      </w:r>
      <w:proofErr w:type="spellEnd"/>
      <w:r>
        <w:t xml:space="preserve">, se </w:t>
      </w:r>
      <w:proofErr w:type="spellStart"/>
      <w:r>
        <w:t>encuentran</w:t>
      </w:r>
      <w:proofErr w:type="spellEnd"/>
      <w:r>
        <w:t xml:space="preserve"> </w:t>
      </w:r>
      <w:proofErr w:type="spellStart"/>
      <w:r>
        <w:t>todos</w:t>
      </w:r>
      <w:proofErr w:type="spellEnd"/>
      <w:r>
        <w:t xml:space="preserve"> </w:t>
      </w:r>
      <w:proofErr w:type="spellStart"/>
      <w:r>
        <w:t>los</w:t>
      </w:r>
      <w:proofErr w:type="spellEnd"/>
      <w:r>
        <w:t xml:space="preserve"> </w:t>
      </w:r>
      <w:proofErr w:type="spellStart"/>
      <w:r>
        <w:t>conocimientos</w:t>
      </w:r>
      <w:proofErr w:type="spellEnd"/>
      <w:r>
        <w:t xml:space="preserve">; id al </w:t>
      </w:r>
      <w:proofErr w:type="spellStart"/>
      <w:r>
        <w:t>fondo</w:t>
      </w:r>
      <w:proofErr w:type="spellEnd"/>
      <w:r>
        <w:t xml:space="preserve"> de la palabra y </w:t>
      </w:r>
      <w:proofErr w:type="spellStart"/>
      <w:r>
        <w:t>encontraréis</w:t>
      </w:r>
      <w:proofErr w:type="spellEnd"/>
      <w:r>
        <w:t xml:space="preserve"> </w:t>
      </w:r>
      <w:proofErr w:type="spellStart"/>
      <w:r>
        <w:t>que</w:t>
      </w:r>
      <w:proofErr w:type="spellEnd"/>
      <w:r>
        <w:t xml:space="preserve"> </w:t>
      </w:r>
      <w:proofErr w:type="spellStart"/>
      <w:r>
        <w:t>su</w:t>
      </w:r>
      <w:proofErr w:type="spellEnd"/>
      <w:r>
        <w:t xml:space="preserve"> </w:t>
      </w:r>
      <w:proofErr w:type="spellStart"/>
      <w:r>
        <w:t>esencia</w:t>
      </w:r>
      <w:proofErr w:type="spellEnd"/>
      <w:r>
        <w:t xml:space="preserve"> es alfa y omega, principio y </w:t>
      </w:r>
      <w:proofErr w:type="gramStart"/>
      <w:r>
        <w:t>fin</w:t>
      </w:r>
      <w:proofErr w:type="gramEnd"/>
      <w:r>
        <w:t xml:space="preserve"> de </w:t>
      </w:r>
      <w:proofErr w:type="spellStart"/>
      <w:r>
        <w:t>todo</w:t>
      </w:r>
      <w:proofErr w:type="spellEnd"/>
      <w:r>
        <w:t xml:space="preserve"> lo </w:t>
      </w:r>
      <w:proofErr w:type="spellStart"/>
      <w:r>
        <w:t>creado</w:t>
      </w:r>
      <w:proofErr w:type="spellEnd"/>
      <w:r>
        <w:t xml:space="preserve">. </w:t>
      </w:r>
    </w:p>
    <w:p w14:paraId="21D71413" w14:textId="77777777" w:rsidR="00F50769" w:rsidRDefault="00F50769" w:rsidP="00F50769">
      <w:r>
        <w:t xml:space="preserve">10. </w:t>
      </w:r>
      <w:proofErr w:type="spellStart"/>
      <w:r>
        <w:t>Muchas</w:t>
      </w:r>
      <w:proofErr w:type="spellEnd"/>
      <w:r>
        <w:t xml:space="preserve"> </w:t>
      </w:r>
      <w:proofErr w:type="spellStart"/>
      <w:r>
        <w:t>lecciones</w:t>
      </w:r>
      <w:proofErr w:type="spellEnd"/>
      <w:r>
        <w:t xml:space="preserve"> </w:t>
      </w:r>
      <w:proofErr w:type="spellStart"/>
      <w:r>
        <w:t>os</w:t>
      </w:r>
      <w:proofErr w:type="spellEnd"/>
      <w:r>
        <w:t xml:space="preserve"> </w:t>
      </w:r>
      <w:proofErr w:type="spellStart"/>
      <w:r>
        <w:t>reservaré</w:t>
      </w:r>
      <w:proofErr w:type="spellEnd"/>
      <w:r>
        <w:t xml:space="preserve"> para </w:t>
      </w:r>
      <w:proofErr w:type="spellStart"/>
      <w:r>
        <w:t>cuando</w:t>
      </w:r>
      <w:proofErr w:type="spellEnd"/>
      <w:r>
        <w:t xml:space="preserve"> </w:t>
      </w:r>
      <w:proofErr w:type="spellStart"/>
      <w:r>
        <w:t>estéis</w:t>
      </w:r>
      <w:proofErr w:type="spellEnd"/>
      <w:r>
        <w:t xml:space="preserve"> </w:t>
      </w:r>
      <w:proofErr w:type="spellStart"/>
      <w:r>
        <w:t>en</w:t>
      </w:r>
      <w:proofErr w:type="spellEnd"/>
      <w:r>
        <w:t xml:space="preserve"> mi Reino. </w:t>
      </w:r>
      <w:proofErr w:type="gramStart"/>
      <w:r>
        <w:t>No</w:t>
      </w:r>
      <w:proofErr w:type="gramEnd"/>
      <w:r>
        <w:t xml:space="preserve"> las </w:t>
      </w:r>
      <w:proofErr w:type="spellStart"/>
      <w:r>
        <w:t>debéis</w:t>
      </w:r>
      <w:proofErr w:type="spellEnd"/>
      <w:r>
        <w:t xml:space="preserve"> saber </w:t>
      </w:r>
      <w:proofErr w:type="spellStart"/>
      <w:r>
        <w:t>por</w:t>
      </w:r>
      <w:proofErr w:type="spellEnd"/>
      <w:r>
        <w:t xml:space="preserve"> </w:t>
      </w:r>
      <w:proofErr w:type="spellStart"/>
      <w:r>
        <w:t>ahora</w:t>
      </w:r>
      <w:proofErr w:type="spellEnd"/>
      <w:r>
        <w:t xml:space="preserve">, </w:t>
      </w:r>
      <w:proofErr w:type="spellStart"/>
      <w:r>
        <w:t>como</w:t>
      </w:r>
      <w:proofErr w:type="spellEnd"/>
      <w:r>
        <w:t xml:space="preserve"> no </w:t>
      </w:r>
      <w:proofErr w:type="spellStart"/>
      <w:r>
        <w:t>debéis</w:t>
      </w:r>
      <w:proofErr w:type="spellEnd"/>
      <w:r>
        <w:t xml:space="preserve"> </w:t>
      </w:r>
      <w:proofErr w:type="spellStart"/>
      <w:r>
        <w:t>conocer</w:t>
      </w:r>
      <w:proofErr w:type="spellEnd"/>
      <w:r>
        <w:t xml:space="preserve"> </w:t>
      </w:r>
      <w:proofErr w:type="spellStart"/>
      <w:r>
        <w:t>el</w:t>
      </w:r>
      <w:proofErr w:type="spellEnd"/>
      <w:r>
        <w:t xml:space="preserve"> </w:t>
      </w:r>
      <w:proofErr w:type="spellStart"/>
      <w:r>
        <w:t>galardón</w:t>
      </w:r>
      <w:proofErr w:type="spellEnd"/>
      <w:r>
        <w:t xml:space="preserve"> </w:t>
      </w:r>
      <w:proofErr w:type="spellStart"/>
      <w:r>
        <w:t>que</w:t>
      </w:r>
      <w:proofErr w:type="spellEnd"/>
      <w:r>
        <w:t xml:space="preserve"> </w:t>
      </w:r>
      <w:proofErr w:type="spellStart"/>
      <w:r>
        <w:t>os</w:t>
      </w:r>
      <w:proofErr w:type="spellEnd"/>
      <w:r>
        <w:t xml:space="preserve"> </w:t>
      </w:r>
      <w:proofErr w:type="spellStart"/>
      <w:r>
        <w:t>estéis</w:t>
      </w:r>
      <w:proofErr w:type="spellEnd"/>
      <w:r>
        <w:t xml:space="preserve"> </w:t>
      </w:r>
      <w:proofErr w:type="spellStart"/>
      <w:r>
        <w:t>labrando</w:t>
      </w:r>
      <w:proofErr w:type="spellEnd"/>
      <w:r>
        <w:t xml:space="preserve"> para la </w:t>
      </w:r>
      <w:proofErr w:type="spellStart"/>
      <w:r>
        <w:t>dicha</w:t>
      </w:r>
      <w:proofErr w:type="spellEnd"/>
      <w:r>
        <w:t xml:space="preserve"> </w:t>
      </w:r>
      <w:proofErr w:type="spellStart"/>
      <w:r>
        <w:t>eterna</w:t>
      </w:r>
      <w:proofErr w:type="spellEnd"/>
      <w:r>
        <w:t xml:space="preserve"> del </w:t>
      </w:r>
      <w:proofErr w:type="spellStart"/>
      <w:r>
        <w:t>espíritu</w:t>
      </w:r>
      <w:proofErr w:type="spellEnd"/>
      <w:r>
        <w:t xml:space="preserve">. Debe </w:t>
      </w:r>
      <w:proofErr w:type="spellStart"/>
      <w:r>
        <w:t>existir</w:t>
      </w:r>
      <w:proofErr w:type="spellEnd"/>
      <w:r>
        <w:t xml:space="preserve"> un </w:t>
      </w:r>
    </w:p>
    <w:p w14:paraId="5329CF67" w14:textId="77777777" w:rsidR="00F50769" w:rsidRDefault="00F50769" w:rsidP="00F50769">
      <w:proofErr w:type="spellStart"/>
      <w:r>
        <w:t>absoluto</w:t>
      </w:r>
      <w:proofErr w:type="spellEnd"/>
      <w:r>
        <w:t xml:space="preserve"> </w:t>
      </w:r>
      <w:proofErr w:type="spellStart"/>
      <w:r>
        <w:t>desinterés</w:t>
      </w:r>
      <w:proofErr w:type="spellEnd"/>
      <w:r>
        <w:t xml:space="preserve"> </w:t>
      </w:r>
      <w:proofErr w:type="spellStart"/>
      <w:r>
        <w:t>en</w:t>
      </w:r>
      <w:proofErr w:type="spellEnd"/>
      <w:r>
        <w:t xml:space="preserve"> </w:t>
      </w:r>
      <w:proofErr w:type="spellStart"/>
      <w:r>
        <w:t>vosotros</w:t>
      </w:r>
      <w:proofErr w:type="spellEnd"/>
      <w:r>
        <w:t xml:space="preserve">, para </w:t>
      </w:r>
      <w:proofErr w:type="spellStart"/>
      <w:r>
        <w:t>que</w:t>
      </w:r>
      <w:proofErr w:type="spellEnd"/>
      <w:r>
        <w:t xml:space="preserve"> </w:t>
      </w:r>
      <w:proofErr w:type="spellStart"/>
      <w:r>
        <w:t>vuestros</w:t>
      </w:r>
      <w:proofErr w:type="spellEnd"/>
      <w:r>
        <w:t xml:space="preserve"> </w:t>
      </w:r>
      <w:proofErr w:type="spellStart"/>
      <w:r>
        <w:t>méritos</w:t>
      </w:r>
      <w:proofErr w:type="spellEnd"/>
      <w:r>
        <w:t xml:space="preserve"> </w:t>
      </w:r>
      <w:proofErr w:type="spellStart"/>
      <w:r>
        <w:t>sean</w:t>
      </w:r>
      <w:proofErr w:type="spellEnd"/>
      <w:r>
        <w:t xml:space="preserve"> </w:t>
      </w:r>
      <w:proofErr w:type="spellStart"/>
      <w:r>
        <w:t>verdaderos</w:t>
      </w:r>
      <w:proofErr w:type="spellEnd"/>
      <w:r>
        <w:t xml:space="preserve">; las </w:t>
      </w:r>
      <w:proofErr w:type="spellStart"/>
      <w:r>
        <w:t>buenas</w:t>
      </w:r>
      <w:proofErr w:type="spellEnd"/>
      <w:r>
        <w:t xml:space="preserve"> </w:t>
      </w:r>
      <w:proofErr w:type="spellStart"/>
      <w:r>
        <w:t>obras</w:t>
      </w:r>
      <w:proofErr w:type="spellEnd"/>
      <w:r>
        <w:t xml:space="preserve"> </w:t>
      </w:r>
      <w:proofErr w:type="spellStart"/>
      <w:r>
        <w:t>que</w:t>
      </w:r>
      <w:proofErr w:type="spellEnd"/>
      <w:r>
        <w:t xml:space="preserve"> </w:t>
      </w:r>
      <w:proofErr w:type="spellStart"/>
      <w:r>
        <w:t>hagáis</w:t>
      </w:r>
      <w:proofErr w:type="spellEnd"/>
      <w:r>
        <w:t xml:space="preserve"> no </w:t>
      </w:r>
      <w:proofErr w:type="spellStart"/>
      <w:r>
        <w:t>debéis</w:t>
      </w:r>
      <w:proofErr w:type="spellEnd"/>
      <w:r>
        <w:t xml:space="preserve"> </w:t>
      </w:r>
      <w:proofErr w:type="spellStart"/>
      <w:r>
        <w:t>publicarlas</w:t>
      </w:r>
      <w:proofErr w:type="spellEnd"/>
      <w:r>
        <w:t xml:space="preserve">, </w:t>
      </w:r>
      <w:proofErr w:type="spellStart"/>
      <w:r>
        <w:t>porque</w:t>
      </w:r>
      <w:proofErr w:type="spellEnd"/>
      <w:r>
        <w:t xml:space="preserve"> les </w:t>
      </w:r>
      <w:proofErr w:type="spellStart"/>
      <w:r>
        <w:t>quitaréis</w:t>
      </w:r>
      <w:proofErr w:type="spellEnd"/>
      <w:r>
        <w:t xml:space="preserve"> </w:t>
      </w:r>
      <w:proofErr w:type="spellStart"/>
      <w:r>
        <w:t>el</w:t>
      </w:r>
      <w:proofErr w:type="spellEnd"/>
      <w:r>
        <w:t xml:space="preserve"> </w:t>
      </w:r>
      <w:proofErr w:type="spellStart"/>
      <w:r>
        <w:t>mérito</w:t>
      </w:r>
      <w:proofErr w:type="spellEnd"/>
      <w:r>
        <w:t xml:space="preserve"> </w:t>
      </w:r>
      <w:proofErr w:type="spellStart"/>
      <w:r>
        <w:t>que</w:t>
      </w:r>
      <w:proofErr w:type="spellEnd"/>
      <w:r>
        <w:t xml:space="preserve"> </w:t>
      </w:r>
      <w:proofErr w:type="spellStart"/>
      <w:r>
        <w:t>pudieran</w:t>
      </w:r>
      <w:proofErr w:type="spellEnd"/>
      <w:r>
        <w:t xml:space="preserve"> </w:t>
      </w:r>
      <w:proofErr w:type="spellStart"/>
      <w:r>
        <w:t>tener</w:t>
      </w:r>
      <w:proofErr w:type="spellEnd"/>
      <w:r>
        <w:t xml:space="preserve">. </w:t>
      </w:r>
      <w:proofErr w:type="spellStart"/>
      <w:r>
        <w:t>Sólo</w:t>
      </w:r>
      <w:proofErr w:type="spellEnd"/>
      <w:r>
        <w:t xml:space="preserve"> </w:t>
      </w:r>
      <w:proofErr w:type="spellStart"/>
      <w:r>
        <w:t>Yo</w:t>
      </w:r>
      <w:proofErr w:type="spellEnd"/>
      <w:r>
        <w:t xml:space="preserve"> </w:t>
      </w:r>
      <w:proofErr w:type="spellStart"/>
      <w:r>
        <w:t>conozco</w:t>
      </w:r>
      <w:proofErr w:type="spellEnd"/>
      <w:r>
        <w:t xml:space="preserve"> </w:t>
      </w:r>
      <w:proofErr w:type="spellStart"/>
      <w:r>
        <w:t>el</w:t>
      </w:r>
      <w:proofErr w:type="spellEnd"/>
      <w:r>
        <w:t xml:space="preserve"> valor grande o </w:t>
      </w:r>
      <w:proofErr w:type="spellStart"/>
      <w:r>
        <w:t>pequeño</w:t>
      </w:r>
      <w:proofErr w:type="spellEnd"/>
      <w:r>
        <w:t xml:space="preserve"> de </w:t>
      </w:r>
      <w:proofErr w:type="spellStart"/>
      <w:r>
        <w:t>vuestras</w:t>
      </w:r>
      <w:proofErr w:type="spellEnd"/>
      <w:r>
        <w:t xml:space="preserve"> </w:t>
      </w:r>
      <w:proofErr w:type="spellStart"/>
      <w:r>
        <w:t>obras</w:t>
      </w:r>
      <w:proofErr w:type="spellEnd"/>
      <w:r>
        <w:t xml:space="preserve">, soy </w:t>
      </w:r>
      <w:proofErr w:type="spellStart"/>
      <w:r>
        <w:t>el</w:t>
      </w:r>
      <w:proofErr w:type="spellEnd"/>
      <w:r>
        <w:t xml:space="preserve"> </w:t>
      </w:r>
      <w:proofErr w:type="spellStart"/>
      <w:r>
        <w:t>que</w:t>
      </w:r>
      <w:proofErr w:type="spellEnd"/>
      <w:r>
        <w:t xml:space="preserve"> </w:t>
      </w:r>
      <w:proofErr w:type="spellStart"/>
      <w:r>
        <w:t>tiene</w:t>
      </w:r>
      <w:proofErr w:type="spellEnd"/>
      <w:r>
        <w:t xml:space="preserve"> </w:t>
      </w:r>
      <w:proofErr w:type="spellStart"/>
      <w:r>
        <w:t>que</w:t>
      </w:r>
      <w:proofErr w:type="spellEnd"/>
      <w:r>
        <w:t xml:space="preserve"> </w:t>
      </w:r>
      <w:proofErr w:type="spellStart"/>
      <w:r>
        <w:t>juzgarlas</w:t>
      </w:r>
      <w:proofErr w:type="spellEnd"/>
      <w:r>
        <w:t xml:space="preserve">, ¿Para </w:t>
      </w:r>
      <w:proofErr w:type="spellStart"/>
      <w:r>
        <w:t>qué</w:t>
      </w:r>
      <w:proofErr w:type="spellEnd"/>
      <w:r>
        <w:t xml:space="preserve"> </w:t>
      </w:r>
      <w:proofErr w:type="spellStart"/>
      <w:r>
        <w:t>queréis</w:t>
      </w:r>
      <w:proofErr w:type="spellEnd"/>
      <w:r>
        <w:t xml:space="preserve"> </w:t>
      </w:r>
      <w:proofErr w:type="spellStart"/>
      <w:r>
        <w:t>que</w:t>
      </w:r>
      <w:proofErr w:type="spellEnd"/>
      <w:r>
        <w:t xml:space="preserve"> </w:t>
      </w:r>
      <w:proofErr w:type="spellStart"/>
      <w:r>
        <w:t>los</w:t>
      </w:r>
      <w:proofErr w:type="spellEnd"/>
      <w:r>
        <w:t xml:space="preserve"> hombres </w:t>
      </w:r>
      <w:proofErr w:type="spellStart"/>
      <w:r>
        <w:t>os</w:t>
      </w:r>
      <w:proofErr w:type="spellEnd"/>
      <w:r>
        <w:t xml:space="preserve"> </w:t>
      </w:r>
      <w:proofErr w:type="spellStart"/>
      <w:r>
        <w:t>ensalcen</w:t>
      </w:r>
      <w:proofErr w:type="spellEnd"/>
      <w:r>
        <w:t xml:space="preserve"> </w:t>
      </w:r>
      <w:proofErr w:type="spellStart"/>
      <w:r>
        <w:t>por</w:t>
      </w:r>
      <w:proofErr w:type="spellEnd"/>
      <w:r>
        <w:t xml:space="preserve"> </w:t>
      </w:r>
      <w:proofErr w:type="spellStart"/>
      <w:r>
        <w:t>ellas</w:t>
      </w:r>
      <w:proofErr w:type="spellEnd"/>
      <w:r>
        <w:t xml:space="preserve">? La </w:t>
      </w:r>
      <w:proofErr w:type="spellStart"/>
      <w:r>
        <w:t>vanidad</w:t>
      </w:r>
      <w:proofErr w:type="spellEnd"/>
      <w:r>
        <w:t xml:space="preserve"> </w:t>
      </w:r>
      <w:proofErr w:type="spellStart"/>
      <w:r>
        <w:t>pierde</w:t>
      </w:r>
      <w:proofErr w:type="spellEnd"/>
      <w:r>
        <w:t xml:space="preserve"> a </w:t>
      </w:r>
      <w:proofErr w:type="spellStart"/>
      <w:r>
        <w:t>los</w:t>
      </w:r>
      <w:proofErr w:type="spellEnd"/>
      <w:r>
        <w:t xml:space="preserve"> hombres y </w:t>
      </w:r>
      <w:proofErr w:type="spellStart"/>
      <w:r>
        <w:t>mancha</w:t>
      </w:r>
      <w:proofErr w:type="spellEnd"/>
      <w:r>
        <w:t xml:space="preserve"> </w:t>
      </w:r>
      <w:proofErr w:type="spellStart"/>
      <w:r>
        <w:t>el</w:t>
      </w:r>
      <w:proofErr w:type="spellEnd"/>
      <w:r>
        <w:t xml:space="preserve"> </w:t>
      </w:r>
      <w:proofErr w:type="spellStart"/>
      <w:r>
        <w:t>espíritu</w:t>
      </w:r>
      <w:proofErr w:type="spellEnd"/>
      <w:r>
        <w:t xml:space="preserve">. </w:t>
      </w:r>
    </w:p>
    <w:p w14:paraId="06068C98" w14:textId="77777777" w:rsidR="00F50769" w:rsidRDefault="00F50769" w:rsidP="00F50769">
      <w:r>
        <w:t xml:space="preserve">11. Cuando </w:t>
      </w:r>
      <w:proofErr w:type="spellStart"/>
      <w:r>
        <w:t>lleguéis</w:t>
      </w:r>
      <w:proofErr w:type="spellEnd"/>
      <w:r>
        <w:t xml:space="preserve"> a </w:t>
      </w:r>
      <w:proofErr w:type="spellStart"/>
      <w:r>
        <w:t>Mí</w:t>
      </w:r>
      <w:proofErr w:type="spellEnd"/>
      <w:r>
        <w:t xml:space="preserve">, </w:t>
      </w:r>
      <w:proofErr w:type="spellStart"/>
      <w:r>
        <w:t>os</w:t>
      </w:r>
      <w:proofErr w:type="spellEnd"/>
      <w:r>
        <w:t xml:space="preserve"> </w:t>
      </w:r>
      <w:proofErr w:type="spellStart"/>
      <w:r>
        <w:t>daré</w:t>
      </w:r>
      <w:proofErr w:type="spellEnd"/>
      <w:r>
        <w:t xml:space="preserve"> </w:t>
      </w:r>
      <w:proofErr w:type="spellStart"/>
      <w:r>
        <w:t>una</w:t>
      </w:r>
      <w:proofErr w:type="spellEnd"/>
      <w:r>
        <w:t xml:space="preserve"> corona </w:t>
      </w:r>
      <w:proofErr w:type="spellStart"/>
      <w:r>
        <w:t>que</w:t>
      </w:r>
      <w:proofErr w:type="spellEnd"/>
      <w:r>
        <w:t xml:space="preserve"> no </w:t>
      </w:r>
      <w:proofErr w:type="spellStart"/>
      <w:r>
        <w:t>será</w:t>
      </w:r>
      <w:proofErr w:type="spellEnd"/>
      <w:r>
        <w:t xml:space="preserve"> de </w:t>
      </w:r>
      <w:proofErr w:type="spellStart"/>
      <w:r>
        <w:t>espinas</w:t>
      </w:r>
      <w:proofErr w:type="spellEnd"/>
      <w:r>
        <w:t xml:space="preserve">, </w:t>
      </w:r>
      <w:proofErr w:type="spellStart"/>
      <w:r>
        <w:t>como</w:t>
      </w:r>
      <w:proofErr w:type="spellEnd"/>
      <w:r>
        <w:t xml:space="preserve"> la </w:t>
      </w:r>
      <w:proofErr w:type="spellStart"/>
      <w:r>
        <w:t>que</w:t>
      </w:r>
      <w:proofErr w:type="spellEnd"/>
      <w:r>
        <w:t xml:space="preserve"> </w:t>
      </w:r>
      <w:proofErr w:type="spellStart"/>
      <w:r>
        <w:t>incrustasteis</w:t>
      </w:r>
      <w:proofErr w:type="spellEnd"/>
      <w:r>
        <w:t xml:space="preserve"> </w:t>
      </w:r>
      <w:proofErr w:type="spellStart"/>
      <w:r>
        <w:t>en</w:t>
      </w:r>
      <w:proofErr w:type="spellEnd"/>
      <w:r>
        <w:t xml:space="preserve"> las </w:t>
      </w:r>
      <w:proofErr w:type="spellStart"/>
      <w:r>
        <w:t>sienes</w:t>
      </w:r>
      <w:proofErr w:type="spellEnd"/>
      <w:r>
        <w:t xml:space="preserve"> de Jesús. Cada </w:t>
      </w:r>
      <w:proofErr w:type="spellStart"/>
      <w:r>
        <w:t>quien</w:t>
      </w:r>
      <w:proofErr w:type="spellEnd"/>
      <w:r>
        <w:t xml:space="preserve"> </w:t>
      </w:r>
      <w:proofErr w:type="spellStart"/>
      <w:r>
        <w:t>tiene</w:t>
      </w:r>
      <w:proofErr w:type="spellEnd"/>
      <w:r>
        <w:t xml:space="preserve"> </w:t>
      </w:r>
      <w:proofErr w:type="spellStart"/>
      <w:r>
        <w:t>en</w:t>
      </w:r>
      <w:proofErr w:type="spellEnd"/>
      <w:r>
        <w:t xml:space="preserve"> </w:t>
      </w:r>
      <w:proofErr w:type="spellStart"/>
      <w:r>
        <w:t>el</w:t>
      </w:r>
      <w:proofErr w:type="spellEnd"/>
      <w:r>
        <w:t xml:space="preserve"> Universo material un </w:t>
      </w:r>
      <w:proofErr w:type="spellStart"/>
      <w:r>
        <w:t>lugar</w:t>
      </w:r>
      <w:proofErr w:type="spellEnd"/>
      <w:r>
        <w:t xml:space="preserve"> </w:t>
      </w:r>
      <w:proofErr w:type="spellStart"/>
      <w:r>
        <w:t>que</w:t>
      </w:r>
      <w:proofErr w:type="spellEnd"/>
      <w:r>
        <w:t xml:space="preserve"> </w:t>
      </w:r>
      <w:proofErr w:type="spellStart"/>
      <w:r>
        <w:t>el</w:t>
      </w:r>
      <w:proofErr w:type="spellEnd"/>
      <w:r>
        <w:t xml:space="preserve"> Padre le ha </w:t>
      </w:r>
      <w:proofErr w:type="spellStart"/>
      <w:r>
        <w:t>preparado</w:t>
      </w:r>
      <w:proofErr w:type="spellEnd"/>
      <w:r>
        <w:t xml:space="preserve">, </w:t>
      </w:r>
      <w:proofErr w:type="spellStart"/>
      <w:r>
        <w:t>el</w:t>
      </w:r>
      <w:proofErr w:type="spellEnd"/>
      <w:r>
        <w:t xml:space="preserve"> </w:t>
      </w:r>
      <w:proofErr w:type="spellStart"/>
      <w:r>
        <w:t>cual</w:t>
      </w:r>
      <w:proofErr w:type="spellEnd"/>
      <w:r>
        <w:t xml:space="preserve"> </w:t>
      </w:r>
      <w:proofErr w:type="spellStart"/>
      <w:r>
        <w:t>tiene</w:t>
      </w:r>
      <w:proofErr w:type="spellEnd"/>
      <w:r>
        <w:t xml:space="preserve"> </w:t>
      </w:r>
      <w:proofErr w:type="spellStart"/>
      <w:r>
        <w:t>que</w:t>
      </w:r>
      <w:proofErr w:type="spellEnd"/>
      <w:r>
        <w:t xml:space="preserve"> </w:t>
      </w:r>
      <w:proofErr w:type="spellStart"/>
      <w:r>
        <w:t>cuidar</w:t>
      </w:r>
      <w:proofErr w:type="spellEnd"/>
      <w:r>
        <w:t xml:space="preserve"> y defender para </w:t>
      </w:r>
      <w:proofErr w:type="spellStart"/>
      <w:r>
        <w:t>labrarse</w:t>
      </w:r>
      <w:proofErr w:type="spellEnd"/>
      <w:r>
        <w:t xml:space="preserve"> </w:t>
      </w:r>
      <w:proofErr w:type="spellStart"/>
      <w:r>
        <w:t>otro</w:t>
      </w:r>
      <w:proofErr w:type="spellEnd"/>
      <w:r>
        <w:t xml:space="preserve"> </w:t>
      </w:r>
      <w:proofErr w:type="spellStart"/>
      <w:r>
        <w:t>en</w:t>
      </w:r>
      <w:proofErr w:type="spellEnd"/>
      <w:r>
        <w:t xml:space="preserve"> </w:t>
      </w:r>
      <w:proofErr w:type="spellStart"/>
      <w:r>
        <w:t>el</w:t>
      </w:r>
      <w:proofErr w:type="spellEnd"/>
      <w:r>
        <w:t xml:space="preserve"> amor de </w:t>
      </w:r>
      <w:proofErr w:type="spellStart"/>
      <w:r>
        <w:t>su</w:t>
      </w:r>
      <w:proofErr w:type="spellEnd"/>
      <w:r>
        <w:t xml:space="preserve"> </w:t>
      </w:r>
      <w:proofErr w:type="spellStart"/>
      <w:r>
        <w:t>Señor</w:t>
      </w:r>
      <w:proofErr w:type="spellEnd"/>
      <w:r>
        <w:t xml:space="preserve">.  </w:t>
      </w:r>
    </w:p>
    <w:p w14:paraId="444C6575" w14:textId="77777777" w:rsidR="00F50769" w:rsidRDefault="00F50769" w:rsidP="00F50769">
      <w:r>
        <w:t xml:space="preserve">12. He </w:t>
      </w:r>
      <w:proofErr w:type="spellStart"/>
      <w:r>
        <w:t>venido</w:t>
      </w:r>
      <w:proofErr w:type="spellEnd"/>
      <w:r>
        <w:t xml:space="preserve"> a </w:t>
      </w:r>
      <w:proofErr w:type="spellStart"/>
      <w:r>
        <w:t>prepararos</w:t>
      </w:r>
      <w:proofErr w:type="spellEnd"/>
      <w:r>
        <w:t xml:space="preserve"> </w:t>
      </w:r>
      <w:proofErr w:type="spellStart"/>
      <w:r>
        <w:t>porque</w:t>
      </w:r>
      <w:proofErr w:type="spellEnd"/>
      <w:r>
        <w:t xml:space="preserve"> </w:t>
      </w:r>
      <w:proofErr w:type="spellStart"/>
      <w:r>
        <w:t>ya</w:t>
      </w:r>
      <w:proofErr w:type="spellEnd"/>
      <w:r>
        <w:t xml:space="preserve"> se </w:t>
      </w:r>
      <w:proofErr w:type="spellStart"/>
      <w:r>
        <w:t>aproxima</w:t>
      </w:r>
      <w:proofErr w:type="spellEnd"/>
      <w:r>
        <w:t xml:space="preserve"> </w:t>
      </w:r>
      <w:proofErr w:type="spellStart"/>
      <w:r>
        <w:t>el</w:t>
      </w:r>
      <w:proofErr w:type="spellEnd"/>
      <w:r>
        <w:t xml:space="preserve"> </w:t>
      </w:r>
      <w:proofErr w:type="spellStart"/>
      <w:r>
        <w:t>instante</w:t>
      </w:r>
      <w:proofErr w:type="spellEnd"/>
      <w:r>
        <w:t xml:space="preserve"> de mi </w:t>
      </w:r>
      <w:proofErr w:type="spellStart"/>
      <w:r>
        <w:t>partida</w:t>
      </w:r>
      <w:proofErr w:type="spellEnd"/>
      <w:r>
        <w:t xml:space="preserve">, </w:t>
      </w:r>
      <w:proofErr w:type="gramStart"/>
      <w:r>
        <w:t>mas</w:t>
      </w:r>
      <w:proofErr w:type="gramEnd"/>
      <w:r>
        <w:t xml:space="preserve"> antes </w:t>
      </w:r>
      <w:proofErr w:type="spellStart"/>
      <w:r>
        <w:t>quiero</w:t>
      </w:r>
      <w:proofErr w:type="spellEnd"/>
      <w:r>
        <w:t xml:space="preserve"> </w:t>
      </w:r>
      <w:proofErr w:type="spellStart"/>
      <w:r>
        <w:t>dejaros</w:t>
      </w:r>
      <w:proofErr w:type="spellEnd"/>
      <w:r>
        <w:t xml:space="preserve"> mi </w:t>
      </w:r>
      <w:proofErr w:type="spellStart"/>
      <w:r>
        <w:t>Enseñanza</w:t>
      </w:r>
      <w:proofErr w:type="spellEnd"/>
      <w:r>
        <w:t xml:space="preserve"> </w:t>
      </w:r>
      <w:proofErr w:type="spellStart"/>
      <w:r>
        <w:t>como</w:t>
      </w:r>
      <w:proofErr w:type="spellEnd"/>
      <w:r>
        <w:t xml:space="preserve"> un </w:t>
      </w:r>
      <w:proofErr w:type="spellStart"/>
      <w:r>
        <w:t>tesoro</w:t>
      </w:r>
      <w:proofErr w:type="spellEnd"/>
      <w:r>
        <w:t xml:space="preserve">. No </w:t>
      </w:r>
      <w:proofErr w:type="spellStart"/>
      <w:r>
        <w:t>busquéis</w:t>
      </w:r>
      <w:proofErr w:type="spellEnd"/>
      <w:r>
        <w:t xml:space="preserve"> </w:t>
      </w:r>
      <w:proofErr w:type="spellStart"/>
      <w:r>
        <w:t>oro</w:t>
      </w:r>
      <w:proofErr w:type="spellEnd"/>
      <w:r>
        <w:t xml:space="preserve">, </w:t>
      </w:r>
      <w:proofErr w:type="spellStart"/>
      <w:r>
        <w:t>ni</w:t>
      </w:r>
      <w:proofErr w:type="spellEnd"/>
      <w:r>
        <w:t xml:space="preserve"> </w:t>
      </w:r>
      <w:proofErr w:type="spellStart"/>
      <w:r>
        <w:t>ambicionéis</w:t>
      </w:r>
      <w:proofErr w:type="spellEnd"/>
      <w:r>
        <w:t xml:space="preserve"> </w:t>
      </w:r>
      <w:proofErr w:type="spellStart"/>
      <w:r>
        <w:t>regias</w:t>
      </w:r>
      <w:proofErr w:type="spellEnd"/>
      <w:r>
        <w:t xml:space="preserve"> </w:t>
      </w:r>
      <w:proofErr w:type="spellStart"/>
      <w:r>
        <w:t>mansiones</w:t>
      </w:r>
      <w:proofErr w:type="spellEnd"/>
      <w:r>
        <w:t xml:space="preserve">; hay </w:t>
      </w:r>
      <w:proofErr w:type="spellStart"/>
      <w:r>
        <w:t>quienes</w:t>
      </w:r>
      <w:proofErr w:type="spellEnd"/>
      <w:r>
        <w:t xml:space="preserve"> </w:t>
      </w:r>
      <w:proofErr w:type="spellStart"/>
      <w:r>
        <w:t>estando</w:t>
      </w:r>
      <w:proofErr w:type="spellEnd"/>
      <w:r>
        <w:t xml:space="preserve"> </w:t>
      </w:r>
      <w:proofErr w:type="spellStart"/>
      <w:r>
        <w:t>cubiertos</w:t>
      </w:r>
      <w:proofErr w:type="spellEnd"/>
      <w:r>
        <w:t xml:space="preserve"> de lepra, o </w:t>
      </w:r>
      <w:proofErr w:type="spellStart"/>
      <w:r>
        <w:t>caminando</w:t>
      </w:r>
      <w:proofErr w:type="spellEnd"/>
      <w:r>
        <w:t xml:space="preserve"> </w:t>
      </w:r>
      <w:proofErr w:type="spellStart"/>
      <w:r>
        <w:t>como</w:t>
      </w:r>
      <w:proofErr w:type="spellEnd"/>
      <w:r>
        <w:t xml:space="preserve"> </w:t>
      </w:r>
      <w:proofErr w:type="spellStart"/>
      <w:r>
        <w:t>miserables</w:t>
      </w:r>
      <w:proofErr w:type="spellEnd"/>
      <w:r>
        <w:t xml:space="preserve"> </w:t>
      </w:r>
      <w:proofErr w:type="spellStart"/>
      <w:r>
        <w:t>en</w:t>
      </w:r>
      <w:proofErr w:type="spellEnd"/>
      <w:r>
        <w:t xml:space="preserve"> la Tierra, </w:t>
      </w:r>
      <w:proofErr w:type="spellStart"/>
      <w:r>
        <w:t>llevan</w:t>
      </w:r>
      <w:proofErr w:type="spellEnd"/>
      <w:r>
        <w:t xml:space="preserve"> un </w:t>
      </w:r>
      <w:proofErr w:type="spellStart"/>
      <w:r>
        <w:t>tesoro</w:t>
      </w:r>
      <w:proofErr w:type="spellEnd"/>
      <w:r>
        <w:t xml:space="preserve"> </w:t>
      </w:r>
      <w:proofErr w:type="spellStart"/>
      <w:r>
        <w:t>en</w:t>
      </w:r>
      <w:proofErr w:type="spellEnd"/>
      <w:r>
        <w:t xml:space="preserve"> </w:t>
      </w:r>
      <w:proofErr w:type="spellStart"/>
      <w:r>
        <w:t>el</w:t>
      </w:r>
      <w:proofErr w:type="spellEnd"/>
      <w:r>
        <w:t xml:space="preserve"> </w:t>
      </w:r>
      <w:proofErr w:type="spellStart"/>
      <w:r>
        <w:t>espíritu</w:t>
      </w:r>
      <w:proofErr w:type="spellEnd"/>
      <w:r>
        <w:t xml:space="preserve">. </w:t>
      </w:r>
    </w:p>
    <w:p w14:paraId="41DD02DC" w14:textId="77777777" w:rsidR="00F50769" w:rsidRDefault="00F50769" w:rsidP="00F50769">
      <w:r>
        <w:t xml:space="preserve">13. </w:t>
      </w:r>
      <w:proofErr w:type="spellStart"/>
      <w:r>
        <w:t>Ahora</w:t>
      </w:r>
      <w:proofErr w:type="spellEnd"/>
      <w:r>
        <w:t xml:space="preserve"> </w:t>
      </w:r>
      <w:proofErr w:type="spellStart"/>
      <w:r>
        <w:t>os</w:t>
      </w:r>
      <w:proofErr w:type="spellEnd"/>
      <w:r>
        <w:t xml:space="preserve"> </w:t>
      </w:r>
      <w:proofErr w:type="spellStart"/>
      <w:r>
        <w:t>digo</w:t>
      </w:r>
      <w:proofErr w:type="spellEnd"/>
      <w:r>
        <w:t xml:space="preserve">: </w:t>
      </w:r>
      <w:proofErr w:type="spellStart"/>
      <w:r>
        <w:t>preparaos</w:t>
      </w:r>
      <w:proofErr w:type="spellEnd"/>
      <w:r>
        <w:t xml:space="preserve">, </w:t>
      </w:r>
      <w:proofErr w:type="spellStart"/>
      <w:r>
        <w:t>porque</w:t>
      </w:r>
      <w:proofErr w:type="spellEnd"/>
      <w:r>
        <w:t xml:space="preserve"> </w:t>
      </w:r>
      <w:proofErr w:type="spellStart"/>
      <w:r>
        <w:t>este</w:t>
      </w:r>
      <w:proofErr w:type="spellEnd"/>
      <w:r>
        <w:t xml:space="preserve"> </w:t>
      </w:r>
      <w:proofErr w:type="spellStart"/>
      <w:r>
        <w:t>año</w:t>
      </w:r>
      <w:proofErr w:type="spellEnd"/>
      <w:r>
        <w:t xml:space="preserve"> </w:t>
      </w:r>
      <w:proofErr w:type="spellStart"/>
      <w:r>
        <w:t>los</w:t>
      </w:r>
      <w:proofErr w:type="spellEnd"/>
      <w:r>
        <w:t xml:space="preserve"> </w:t>
      </w:r>
      <w:proofErr w:type="spellStart"/>
      <w:r>
        <w:t>árboles</w:t>
      </w:r>
      <w:proofErr w:type="spellEnd"/>
      <w:r>
        <w:t xml:space="preserve"> se </w:t>
      </w:r>
      <w:proofErr w:type="spellStart"/>
      <w:r>
        <w:t>multiplicarán</w:t>
      </w:r>
      <w:proofErr w:type="spellEnd"/>
      <w:r>
        <w:t xml:space="preserve"> </w:t>
      </w:r>
      <w:proofErr w:type="spellStart"/>
      <w:r>
        <w:t>en</w:t>
      </w:r>
      <w:proofErr w:type="spellEnd"/>
      <w:r>
        <w:t xml:space="preserve"> las comarcas </w:t>
      </w:r>
      <w:proofErr w:type="spellStart"/>
      <w:r>
        <w:t>donde</w:t>
      </w:r>
      <w:proofErr w:type="spellEnd"/>
      <w:r>
        <w:t xml:space="preserve"> tanto </w:t>
      </w:r>
      <w:proofErr w:type="spellStart"/>
      <w:r>
        <w:t>han</w:t>
      </w:r>
      <w:proofErr w:type="spellEnd"/>
      <w:r>
        <w:t xml:space="preserve"> </w:t>
      </w:r>
      <w:proofErr w:type="spellStart"/>
      <w:r>
        <w:t>esperado</w:t>
      </w:r>
      <w:proofErr w:type="spellEnd"/>
      <w:r>
        <w:t xml:space="preserve"> mi palabra. </w:t>
      </w:r>
    </w:p>
    <w:p w14:paraId="56C38517" w14:textId="77777777" w:rsidR="00F50769" w:rsidRDefault="00F50769" w:rsidP="00F50769">
      <w:r>
        <w:t xml:space="preserve">14. Los </w:t>
      </w:r>
      <w:proofErr w:type="spellStart"/>
      <w:r>
        <w:t>espíritus</w:t>
      </w:r>
      <w:proofErr w:type="spellEnd"/>
      <w:r>
        <w:t xml:space="preserve"> </w:t>
      </w:r>
      <w:proofErr w:type="spellStart"/>
      <w:r>
        <w:t>encarnados</w:t>
      </w:r>
      <w:proofErr w:type="spellEnd"/>
      <w:r>
        <w:t xml:space="preserve"> no se </w:t>
      </w:r>
      <w:proofErr w:type="spellStart"/>
      <w:r>
        <w:t>han</w:t>
      </w:r>
      <w:proofErr w:type="spellEnd"/>
      <w:r>
        <w:t xml:space="preserve"> </w:t>
      </w:r>
      <w:proofErr w:type="spellStart"/>
      <w:r>
        <w:t>sabido</w:t>
      </w:r>
      <w:proofErr w:type="spellEnd"/>
      <w:r>
        <w:t xml:space="preserve"> </w:t>
      </w:r>
      <w:proofErr w:type="spellStart"/>
      <w:r>
        <w:t>unir</w:t>
      </w:r>
      <w:proofErr w:type="spellEnd"/>
      <w:r>
        <w:t xml:space="preserve"> </w:t>
      </w:r>
      <w:proofErr w:type="spellStart"/>
      <w:r>
        <w:t>en</w:t>
      </w:r>
      <w:proofErr w:type="spellEnd"/>
      <w:r>
        <w:t xml:space="preserve"> la Tierra </w:t>
      </w:r>
      <w:proofErr w:type="spellStart"/>
      <w:r>
        <w:t>por</w:t>
      </w:r>
      <w:proofErr w:type="spellEnd"/>
      <w:r>
        <w:t xml:space="preserve"> la </w:t>
      </w:r>
      <w:proofErr w:type="spellStart"/>
      <w:r>
        <w:t>diferencia</w:t>
      </w:r>
      <w:proofErr w:type="spellEnd"/>
      <w:r>
        <w:t xml:space="preserve"> de </w:t>
      </w:r>
      <w:proofErr w:type="spellStart"/>
      <w:r>
        <w:t>razas</w:t>
      </w:r>
      <w:proofErr w:type="spellEnd"/>
      <w:r>
        <w:t xml:space="preserve">, </w:t>
      </w:r>
      <w:proofErr w:type="spellStart"/>
      <w:r>
        <w:t>por</w:t>
      </w:r>
      <w:proofErr w:type="spellEnd"/>
      <w:r>
        <w:t xml:space="preserve"> lo </w:t>
      </w:r>
      <w:proofErr w:type="spellStart"/>
      <w:r>
        <w:t>que</w:t>
      </w:r>
      <w:proofErr w:type="spellEnd"/>
      <w:r>
        <w:t xml:space="preserve"> a </w:t>
      </w:r>
      <w:proofErr w:type="spellStart"/>
      <w:r>
        <w:t>muchos</w:t>
      </w:r>
      <w:proofErr w:type="spellEnd"/>
      <w:r>
        <w:t xml:space="preserve"> les </w:t>
      </w:r>
      <w:proofErr w:type="spellStart"/>
      <w:r>
        <w:t>levantaré</w:t>
      </w:r>
      <w:proofErr w:type="spellEnd"/>
      <w:r>
        <w:t xml:space="preserve"> de la Tierra y </w:t>
      </w:r>
      <w:proofErr w:type="spellStart"/>
      <w:r>
        <w:t>en</w:t>
      </w:r>
      <w:proofErr w:type="spellEnd"/>
      <w:r>
        <w:t xml:space="preserve"> </w:t>
      </w:r>
      <w:proofErr w:type="spellStart"/>
      <w:r>
        <w:t>el</w:t>
      </w:r>
      <w:proofErr w:type="spellEnd"/>
      <w:r>
        <w:t xml:space="preserve"> Más </w:t>
      </w:r>
      <w:proofErr w:type="spellStart"/>
      <w:r>
        <w:t>Allá</w:t>
      </w:r>
      <w:proofErr w:type="spellEnd"/>
      <w:r>
        <w:t xml:space="preserve"> </w:t>
      </w:r>
      <w:proofErr w:type="spellStart"/>
      <w:r>
        <w:t>formaré</w:t>
      </w:r>
      <w:proofErr w:type="spellEnd"/>
      <w:r>
        <w:t xml:space="preserve"> con </w:t>
      </w:r>
      <w:proofErr w:type="spellStart"/>
      <w:r>
        <w:t>ellos</w:t>
      </w:r>
      <w:proofErr w:type="spellEnd"/>
      <w:r>
        <w:t xml:space="preserve"> </w:t>
      </w:r>
      <w:proofErr w:type="spellStart"/>
      <w:r>
        <w:t>una</w:t>
      </w:r>
      <w:proofErr w:type="spellEnd"/>
      <w:r>
        <w:t xml:space="preserve"> familia, y </w:t>
      </w:r>
      <w:proofErr w:type="spellStart"/>
      <w:r>
        <w:t>si</w:t>
      </w:r>
      <w:proofErr w:type="spellEnd"/>
      <w:r>
        <w:t xml:space="preserve"> grande </w:t>
      </w:r>
      <w:proofErr w:type="spellStart"/>
      <w:r>
        <w:t>fue</w:t>
      </w:r>
      <w:proofErr w:type="spellEnd"/>
      <w:r>
        <w:t xml:space="preserve"> </w:t>
      </w:r>
      <w:proofErr w:type="spellStart"/>
      <w:r>
        <w:t>su</w:t>
      </w:r>
      <w:proofErr w:type="spellEnd"/>
      <w:r>
        <w:t xml:space="preserve"> </w:t>
      </w:r>
      <w:proofErr w:type="spellStart"/>
      <w:r>
        <w:t>perversidad</w:t>
      </w:r>
      <w:proofErr w:type="spellEnd"/>
      <w:r>
        <w:t xml:space="preserve">, grande </w:t>
      </w:r>
      <w:proofErr w:type="spellStart"/>
      <w:r>
        <w:t>será</w:t>
      </w:r>
      <w:proofErr w:type="spellEnd"/>
      <w:r>
        <w:t xml:space="preserve"> </w:t>
      </w:r>
      <w:proofErr w:type="spellStart"/>
      <w:r>
        <w:t>después</w:t>
      </w:r>
      <w:proofErr w:type="spellEnd"/>
      <w:r>
        <w:t xml:space="preserve"> </w:t>
      </w:r>
      <w:proofErr w:type="spellStart"/>
      <w:r>
        <w:t>su</w:t>
      </w:r>
      <w:proofErr w:type="spellEnd"/>
      <w:r>
        <w:t xml:space="preserve"> </w:t>
      </w:r>
      <w:proofErr w:type="spellStart"/>
      <w:r>
        <w:t>lucidez</w:t>
      </w:r>
      <w:proofErr w:type="spellEnd"/>
      <w:r>
        <w:t xml:space="preserve"> y </w:t>
      </w:r>
      <w:proofErr w:type="spellStart"/>
      <w:r>
        <w:t>su</w:t>
      </w:r>
      <w:proofErr w:type="spellEnd"/>
      <w:r>
        <w:t xml:space="preserve"> </w:t>
      </w:r>
      <w:proofErr w:type="spellStart"/>
      <w:r>
        <w:t>arrepentimiento</w:t>
      </w:r>
      <w:proofErr w:type="spellEnd"/>
      <w:r>
        <w:t xml:space="preserve">. </w:t>
      </w:r>
    </w:p>
    <w:p w14:paraId="25D5B506" w14:textId="77777777" w:rsidR="00F50769" w:rsidRDefault="00F50769" w:rsidP="00F50769">
      <w:r>
        <w:t xml:space="preserve">15. </w:t>
      </w:r>
      <w:proofErr w:type="spellStart"/>
      <w:r>
        <w:t>Orad</w:t>
      </w:r>
      <w:proofErr w:type="spellEnd"/>
      <w:r>
        <w:t xml:space="preserve"> </w:t>
      </w:r>
      <w:proofErr w:type="spellStart"/>
      <w:r>
        <w:t>por</w:t>
      </w:r>
      <w:proofErr w:type="spellEnd"/>
      <w:r>
        <w:t xml:space="preserve"> </w:t>
      </w:r>
      <w:proofErr w:type="spellStart"/>
      <w:r>
        <w:t>los</w:t>
      </w:r>
      <w:proofErr w:type="spellEnd"/>
      <w:r>
        <w:t xml:space="preserve"> </w:t>
      </w:r>
      <w:proofErr w:type="spellStart"/>
      <w:r>
        <w:t>espíritus</w:t>
      </w:r>
      <w:proofErr w:type="spellEnd"/>
      <w:r>
        <w:t xml:space="preserve"> </w:t>
      </w:r>
      <w:proofErr w:type="spellStart"/>
      <w:r>
        <w:t>turbados</w:t>
      </w:r>
      <w:proofErr w:type="spellEnd"/>
      <w:r>
        <w:t xml:space="preserve">, </w:t>
      </w:r>
      <w:proofErr w:type="spellStart"/>
      <w:r>
        <w:t>por</w:t>
      </w:r>
      <w:proofErr w:type="spellEnd"/>
      <w:r>
        <w:t xml:space="preserve"> </w:t>
      </w:r>
      <w:proofErr w:type="spellStart"/>
      <w:r>
        <w:t>los</w:t>
      </w:r>
      <w:proofErr w:type="spellEnd"/>
      <w:r>
        <w:t xml:space="preserve"> </w:t>
      </w:r>
      <w:proofErr w:type="spellStart"/>
      <w:r>
        <w:t>materializados</w:t>
      </w:r>
      <w:proofErr w:type="spellEnd"/>
      <w:r>
        <w:t xml:space="preserve">, </w:t>
      </w:r>
      <w:proofErr w:type="spellStart"/>
      <w:r>
        <w:t>por</w:t>
      </w:r>
      <w:proofErr w:type="spellEnd"/>
      <w:r>
        <w:t xml:space="preserve"> </w:t>
      </w:r>
      <w:proofErr w:type="spellStart"/>
      <w:r>
        <w:t>aquellos</w:t>
      </w:r>
      <w:proofErr w:type="spellEnd"/>
      <w:r>
        <w:t xml:space="preserve"> </w:t>
      </w:r>
      <w:proofErr w:type="spellStart"/>
      <w:r>
        <w:t>que</w:t>
      </w:r>
      <w:proofErr w:type="spellEnd"/>
      <w:r>
        <w:t xml:space="preserve"> </w:t>
      </w:r>
      <w:proofErr w:type="spellStart"/>
      <w:r>
        <w:t>en</w:t>
      </w:r>
      <w:proofErr w:type="spellEnd"/>
      <w:r>
        <w:t xml:space="preserve"> las </w:t>
      </w:r>
      <w:proofErr w:type="spellStart"/>
      <w:r>
        <w:t>entrañas</w:t>
      </w:r>
      <w:proofErr w:type="spellEnd"/>
      <w:r>
        <w:t xml:space="preserve"> de la tierra no </w:t>
      </w:r>
      <w:proofErr w:type="spellStart"/>
      <w:r>
        <w:t>logran</w:t>
      </w:r>
      <w:proofErr w:type="spellEnd"/>
      <w:r>
        <w:t xml:space="preserve"> </w:t>
      </w:r>
      <w:proofErr w:type="spellStart"/>
      <w:r>
        <w:t>aún</w:t>
      </w:r>
      <w:proofErr w:type="spellEnd"/>
      <w:r>
        <w:t xml:space="preserve"> </w:t>
      </w:r>
      <w:proofErr w:type="spellStart"/>
      <w:r>
        <w:t>desprenderse</w:t>
      </w:r>
      <w:proofErr w:type="spellEnd"/>
      <w:r>
        <w:t xml:space="preserve"> de sus </w:t>
      </w:r>
      <w:proofErr w:type="spellStart"/>
      <w:r>
        <w:t>cuerpos</w:t>
      </w:r>
      <w:proofErr w:type="spellEnd"/>
      <w:r>
        <w:t xml:space="preserve">; </w:t>
      </w:r>
      <w:proofErr w:type="spellStart"/>
      <w:r>
        <w:t>por</w:t>
      </w:r>
      <w:proofErr w:type="spellEnd"/>
      <w:r>
        <w:t xml:space="preserve"> </w:t>
      </w:r>
      <w:proofErr w:type="spellStart"/>
      <w:r>
        <w:t>los</w:t>
      </w:r>
      <w:proofErr w:type="spellEnd"/>
      <w:r>
        <w:t xml:space="preserve"> </w:t>
      </w:r>
      <w:proofErr w:type="spellStart"/>
      <w:r>
        <w:t>que</w:t>
      </w:r>
      <w:proofErr w:type="spellEnd"/>
      <w:r>
        <w:t xml:space="preserve"> </w:t>
      </w:r>
      <w:proofErr w:type="spellStart"/>
      <w:r>
        <w:t>sufren</w:t>
      </w:r>
      <w:proofErr w:type="spellEnd"/>
      <w:r>
        <w:t xml:space="preserve"> y </w:t>
      </w:r>
      <w:proofErr w:type="spellStart"/>
      <w:r>
        <w:t>lloran</w:t>
      </w:r>
      <w:proofErr w:type="spellEnd"/>
      <w:r>
        <w:t xml:space="preserve"> </w:t>
      </w:r>
      <w:proofErr w:type="spellStart"/>
      <w:r>
        <w:t>por</w:t>
      </w:r>
      <w:proofErr w:type="spellEnd"/>
      <w:r>
        <w:t xml:space="preserve"> </w:t>
      </w:r>
      <w:proofErr w:type="spellStart"/>
      <w:r>
        <w:t>el</w:t>
      </w:r>
      <w:proofErr w:type="spellEnd"/>
      <w:r>
        <w:t xml:space="preserve"> </w:t>
      </w:r>
      <w:proofErr w:type="spellStart"/>
      <w:r>
        <w:t>luto</w:t>
      </w:r>
      <w:proofErr w:type="spellEnd"/>
      <w:r>
        <w:t xml:space="preserve"> </w:t>
      </w:r>
      <w:proofErr w:type="spellStart"/>
      <w:r>
        <w:t>ignorante</w:t>
      </w:r>
      <w:proofErr w:type="spellEnd"/>
      <w:r>
        <w:t xml:space="preserve"> </w:t>
      </w:r>
      <w:proofErr w:type="spellStart"/>
      <w:r>
        <w:t>que</w:t>
      </w:r>
      <w:proofErr w:type="spellEnd"/>
      <w:r>
        <w:t xml:space="preserve"> </w:t>
      </w:r>
      <w:proofErr w:type="spellStart"/>
      <w:r>
        <w:t>en</w:t>
      </w:r>
      <w:proofErr w:type="spellEnd"/>
      <w:r>
        <w:t xml:space="preserve"> la Tierra les </w:t>
      </w:r>
      <w:proofErr w:type="spellStart"/>
      <w:r>
        <w:t>guardan</w:t>
      </w:r>
      <w:proofErr w:type="spellEnd"/>
      <w:r>
        <w:t xml:space="preserve">, y también </w:t>
      </w:r>
      <w:proofErr w:type="spellStart"/>
      <w:r>
        <w:t>perdonad</w:t>
      </w:r>
      <w:proofErr w:type="spellEnd"/>
      <w:r>
        <w:t xml:space="preserve"> y </w:t>
      </w:r>
      <w:proofErr w:type="spellStart"/>
      <w:r>
        <w:t>dejad</w:t>
      </w:r>
      <w:proofErr w:type="spellEnd"/>
      <w:r>
        <w:t xml:space="preserve"> de </w:t>
      </w:r>
      <w:proofErr w:type="spellStart"/>
      <w:r>
        <w:t>juzgar</w:t>
      </w:r>
      <w:proofErr w:type="spellEnd"/>
      <w:r>
        <w:t xml:space="preserve"> a </w:t>
      </w:r>
      <w:proofErr w:type="spellStart"/>
      <w:r>
        <w:t>los</w:t>
      </w:r>
      <w:proofErr w:type="spellEnd"/>
      <w:r>
        <w:t xml:space="preserve"> </w:t>
      </w:r>
      <w:proofErr w:type="spellStart"/>
      <w:r>
        <w:t>que</w:t>
      </w:r>
      <w:proofErr w:type="spellEnd"/>
      <w:r>
        <w:t xml:space="preserve"> </w:t>
      </w:r>
      <w:proofErr w:type="spellStart"/>
      <w:r>
        <w:t>hayan</w:t>
      </w:r>
      <w:proofErr w:type="spellEnd"/>
      <w:r>
        <w:t xml:space="preserve"> </w:t>
      </w:r>
      <w:proofErr w:type="spellStart"/>
      <w:r>
        <w:t>sembrado</w:t>
      </w:r>
      <w:proofErr w:type="spellEnd"/>
      <w:r>
        <w:t xml:space="preserve"> males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si</w:t>
      </w:r>
      <w:proofErr w:type="spellEnd"/>
      <w:r>
        <w:t xml:space="preserve"> </w:t>
      </w:r>
      <w:proofErr w:type="spellStart"/>
      <w:r>
        <w:t>vuestros</w:t>
      </w:r>
      <w:proofErr w:type="spellEnd"/>
      <w:r>
        <w:t xml:space="preserve"> ojos </w:t>
      </w:r>
      <w:proofErr w:type="spellStart"/>
      <w:r>
        <w:t>los</w:t>
      </w:r>
      <w:proofErr w:type="spellEnd"/>
      <w:r>
        <w:t xml:space="preserve"> </w:t>
      </w:r>
      <w:proofErr w:type="spellStart"/>
      <w:r>
        <w:t>pudiesen</w:t>
      </w:r>
      <w:proofErr w:type="spellEnd"/>
      <w:r>
        <w:t xml:space="preserve"> </w:t>
      </w:r>
      <w:proofErr w:type="spellStart"/>
      <w:r>
        <w:t>contemplar</w:t>
      </w:r>
      <w:proofErr w:type="spellEnd"/>
      <w:r>
        <w:t xml:space="preserve"> de </w:t>
      </w:r>
      <w:proofErr w:type="spellStart"/>
      <w:r>
        <w:t>hinojos</w:t>
      </w:r>
      <w:proofErr w:type="spellEnd"/>
      <w:r>
        <w:t xml:space="preserve"> </w:t>
      </w:r>
      <w:proofErr w:type="spellStart"/>
      <w:r>
        <w:t>implorando</w:t>
      </w:r>
      <w:proofErr w:type="spellEnd"/>
      <w:r>
        <w:t xml:space="preserve"> </w:t>
      </w:r>
      <w:proofErr w:type="spellStart"/>
      <w:r>
        <w:t>vuestro</w:t>
      </w:r>
      <w:proofErr w:type="spellEnd"/>
      <w:r>
        <w:t xml:space="preserve"> </w:t>
      </w:r>
      <w:proofErr w:type="spellStart"/>
      <w:r>
        <w:t>perdón</w:t>
      </w:r>
      <w:proofErr w:type="spellEnd"/>
      <w:r>
        <w:t xml:space="preserve">, no </w:t>
      </w:r>
      <w:proofErr w:type="spellStart"/>
      <w:r>
        <w:t>seríais</w:t>
      </w:r>
      <w:proofErr w:type="spellEnd"/>
      <w:r>
        <w:t xml:space="preserve"> tan </w:t>
      </w:r>
      <w:proofErr w:type="spellStart"/>
      <w:r>
        <w:t>injustos</w:t>
      </w:r>
      <w:proofErr w:type="spellEnd"/>
      <w:r>
        <w:t xml:space="preserve"> con </w:t>
      </w:r>
      <w:proofErr w:type="spellStart"/>
      <w:r>
        <w:t>ellos</w:t>
      </w:r>
      <w:proofErr w:type="spellEnd"/>
      <w:r>
        <w:t xml:space="preserve">. </w:t>
      </w:r>
      <w:proofErr w:type="spellStart"/>
      <w:r>
        <w:t>Ayudadles</w:t>
      </w:r>
      <w:proofErr w:type="spellEnd"/>
      <w:r>
        <w:t xml:space="preserve"> a </w:t>
      </w:r>
      <w:proofErr w:type="spellStart"/>
      <w:r>
        <w:t>que</w:t>
      </w:r>
      <w:proofErr w:type="spellEnd"/>
      <w:r>
        <w:t xml:space="preserve"> </w:t>
      </w:r>
      <w:proofErr w:type="spellStart"/>
      <w:r>
        <w:t>vuelen</w:t>
      </w:r>
      <w:proofErr w:type="spellEnd"/>
      <w:r>
        <w:t xml:space="preserve"> </w:t>
      </w:r>
      <w:proofErr w:type="spellStart"/>
      <w:r>
        <w:t>hacia</w:t>
      </w:r>
      <w:proofErr w:type="spellEnd"/>
      <w:r>
        <w:t xml:space="preserve"> lo </w:t>
      </w:r>
      <w:proofErr w:type="spellStart"/>
      <w:r>
        <w:t>infinito</w:t>
      </w:r>
      <w:proofErr w:type="spellEnd"/>
      <w:r>
        <w:t xml:space="preserve">, </w:t>
      </w:r>
      <w:proofErr w:type="spellStart"/>
      <w:r>
        <w:t>elevadles</w:t>
      </w:r>
      <w:proofErr w:type="spellEnd"/>
      <w:r>
        <w:t xml:space="preserve"> con </w:t>
      </w:r>
      <w:proofErr w:type="spellStart"/>
      <w:r>
        <w:t>vuestra</w:t>
      </w:r>
      <w:proofErr w:type="spellEnd"/>
      <w:r>
        <w:t xml:space="preserve"> </w:t>
      </w:r>
      <w:proofErr w:type="spellStart"/>
      <w:r>
        <w:t>caridad</w:t>
      </w:r>
      <w:proofErr w:type="spellEnd"/>
      <w:r>
        <w:t xml:space="preserve">, </w:t>
      </w:r>
      <w:proofErr w:type="spellStart"/>
      <w:r>
        <w:t>comprended</w:t>
      </w:r>
      <w:proofErr w:type="spellEnd"/>
      <w:r>
        <w:t xml:space="preserve"> </w:t>
      </w:r>
      <w:proofErr w:type="spellStart"/>
      <w:r>
        <w:t>que</w:t>
      </w:r>
      <w:proofErr w:type="spellEnd"/>
      <w:r>
        <w:t xml:space="preserve"> </w:t>
      </w:r>
      <w:proofErr w:type="spellStart"/>
      <w:r>
        <w:t>ellos</w:t>
      </w:r>
      <w:proofErr w:type="spellEnd"/>
      <w:r>
        <w:t xml:space="preserve"> </w:t>
      </w:r>
      <w:proofErr w:type="spellStart"/>
      <w:r>
        <w:t>ya</w:t>
      </w:r>
      <w:proofErr w:type="spellEnd"/>
      <w:r>
        <w:t xml:space="preserve"> no </w:t>
      </w:r>
      <w:proofErr w:type="spellStart"/>
      <w:r>
        <w:t>pertenecen</w:t>
      </w:r>
      <w:proofErr w:type="spellEnd"/>
      <w:r>
        <w:t xml:space="preserve"> </w:t>
      </w:r>
      <w:proofErr w:type="gramStart"/>
      <w:r>
        <w:t>a</w:t>
      </w:r>
      <w:proofErr w:type="gramEnd"/>
      <w:r>
        <w:t xml:space="preserve"> </w:t>
      </w:r>
      <w:proofErr w:type="spellStart"/>
      <w:r>
        <w:t>este</w:t>
      </w:r>
      <w:proofErr w:type="spellEnd"/>
      <w:r>
        <w:t xml:space="preserve"> </w:t>
      </w:r>
      <w:proofErr w:type="spellStart"/>
      <w:r>
        <w:t>mundo</w:t>
      </w:r>
      <w:proofErr w:type="spellEnd"/>
      <w:r>
        <w:t xml:space="preserve">. </w:t>
      </w:r>
    </w:p>
    <w:p w14:paraId="128E6FB7" w14:textId="77777777" w:rsidR="00F50769" w:rsidRDefault="00F50769" w:rsidP="00F50769">
      <w:r>
        <w:t xml:space="preserve">16. Una </w:t>
      </w:r>
      <w:proofErr w:type="spellStart"/>
      <w:r>
        <w:t>vez</w:t>
      </w:r>
      <w:proofErr w:type="spellEnd"/>
      <w:r>
        <w:t xml:space="preserve"> </w:t>
      </w:r>
      <w:proofErr w:type="spellStart"/>
      <w:r>
        <w:t>más</w:t>
      </w:r>
      <w:proofErr w:type="spellEnd"/>
      <w:r>
        <w:t xml:space="preserve"> </w:t>
      </w:r>
      <w:proofErr w:type="spellStart"/>
      <w:r>
        <w:t>os</w:t>
      </w:r>
      <w:proofErr w:type="spellEnd"/>
      <w:r>
        <w:t xml:space="preserve"> </w:t>
      </w:r>
      <w:proofErr w:type="spellStart"/>
      <w:r>
        <w:t>digo</w:t>
      </w:r>
      <w:proofErr w:type="spellEnd"/>
      <w:r>
        <w:t xml:space="preserve">: </w:t>
      </w:r>
      <w:proofErr w:type="spellStart"/>
      <w:r>
        <w:t>el</w:t>
      </w:r>
      <w:proofErr w:type="spellEnd"/>
      <w:r>
        <w:t xml:space="preserve"> </w:t>
      </w:r>
      <w:proofErr w:type="spellStart"/>
      <w:r>
        <w:t>que</w:t>
      </w:r>
      <w:proofErr w:type="spellEnd"/>
      <w:r>
        <w:t xml:space="preserve"> </w:t>
      </w:r>
      <w:proofErr w:type="spellStart"/>
      <w:r>
        <w:t>tomare</w:t>
      </w:r>
      <w:proofErr w:type="spellEnd"/>
      <w:r>
        <w:t xml:space="preserve"> del </w:t>
      </w:r>
      <w:proofErr w:type="spellStart"/>
      <w:r>
        <w:t>agua</w:t>
      </w:r>
      <w:proofErr w:type="spellEnd"/>
      <w:r>
        <w:t xml:space="preserve"> de mi palabra, sed no </w:t>
      </w:r>
      <w:proofErr w:type="spellStart"/>
      <w:r>
        <w:t>volverá</w:t>
      </w:r>
      <w:proofErr w:type="spellEnd"/>
      <w:r>
        <w:t xml:space="preserve"> a </w:t>
      </w:r>
      <w:proofErr w:type="spellStart"/>
      <w:r>
        <w:t>sentir</w:t>
      </w:r>
      <w:proofErr w:type="spellEnd"/>
      <w:r>
        <w:t xml:space="preserve">. </w:t>
      </w:r>
    </w:p>
    <w:p w14:paraId="7D606C5C" w14:textId="77777777" w:rsidR="00F50769" w:rsidRDefault="00F50769" w:rsidP="00F50769">
      <w:r>
        <w:lastRenderedPageBreak/>
        <w:t xml:space="preserve">17. </w:t>
      </w:r>
      <w:proofErr w:type="spellStart"/>
      <w:r>
        <w:t>Discípulos</w:t>
      </w:r>
      <w:proofErr w:type="spellEnd"/>
      <w:r>
        <w:t xml:space="preserve">: </w:t>
      </w:r>
      <w:proofErr w:type="spellStart"/>
      <w:r>
        <w:t>quiero</w:t>
      </w:r>
      <w:proofErr w:type="spellEnd"/>
      <w:r>
        <w:t xml:space="preserve"> </w:t>
      </w:r>
      <w:proofErr w:type="spellStart"/>
      <w:r>
        <w:t>que</w:t>
      </w:r>
      <w:proofErr w:type="spellEnd"/>
      <w:r>
        <w:t xml:space="preserve"> las </w:t>
      </w:r>
      <w:proofErr w:type="spellStart"/>
      <w:r>
        <w:t>virtudes</w:t>
      </w:r>
      <w:proofErr w:type="spellEnd"/>
      <w:r>
        <w:t xml:space="preserve"> de </w:t>
      </w:r>
      <w:proofErr w:type="spellStart"/>
      <w:r>
        <w:t>vuestro</w:t>
      </w:r>
      <w:proofErr w:type="spellEnd"/>
      <w:r>
        <w:t xml:space="preserve"> </w:t>
      </w:r>
      <w:proofErr w:type="spellStart"/>
      <w:r>
        <w:t>corazón</w:t>
      </w:r>
      <w:proofErr w:type="spellEnd"/>
      <w:r>
        <w:t xml:space="preserve">, </w:t>
      </w:r>
      <w:proofErr w:type="spellStart"/>
      <w:r>
        <w:t>sean</w:t>
      </w:r>
      <w:proofErr w:type="spellEnd"/>
      <w:r>
        <w:t xml:space="preserve"> las </w:t>
      </w:r>
      <w:proofErr w:type="spellStart"/>
      <w:r>
        <w:t>vestiduras</w:t>
      </w:r>
      <w:proofErr w:type="spellEnd"/>
      <w:r>
        <w:t xml:space="preserve"> </w:t>
      </w:r>
      <w:proofErr w:type="spellStart"/>
      <w:r>
        <w:t>que</w:t>
      </w:r>
      <w:proofErr w:type="spellEnd"/>
      <w:r>
        <w:t xml:space="preserve"> </w:t>
      </w:r>
      <w:proofErr w:type="spellStart"/>
      <w:r>
        <w:t>cubran</w:t>
      </w:r>
      <w:proofErr w:type="spellEnd"/>
      <w:r>
        <w:t xml:space="preserve"> la </w:t>
      </w:r>
      <w:proofErr w:type="spellStart"/>
      <w:r>
        <w:t>desnudez</w:t>
      </w:r>
      <w:proofErr w:type="spellEnd"/>
      <w:r>
        <w:t xml:space="preserve"> de </w:t>
      </w:r>
      <w:proofErr w:type="spellStart"/>
      <w:r>
        <w:t>vuestro</w:t>
      </w:r>
      <w:proofErr w:type="spellEnd"/>
      <w:r>
        <w:t xml:space="preserve"> </w:t>
      </w:r>
      <w:proofErr w:type="spellStart"/>
      <w:r>
        <w:t>espíritu</w:t>
      </w:r>
      <w:proofErr w:type="spellEnd"/>
      <w:r>
        <w:t xml:space="preserve">. </w:t>
      </w:r>
      <w:proofErr w:type="spellStart"/>
      <w:r>
        <w:t>Así</w:t>
      </w:r>
      <w:proofErr w:type="spellEnd"/>
      <w:r>
        <w:t xml:space="preserve"> </w:t>
      </w:r>
      <w:proofErr w:type="spellStart"/>
      <w:r>
        <w:t>os</w:t>
      </w:r>
      <w:proofErr w:type="spellEnd"/>
      <w:r>
        <w:t xml:space="preserve"> </w:t>
      </w:r>
      <w:proofErr w:type="spellStart"/>
      <w:r>
        <w:t>habla</w:t>
      </w:r>
      <w:proofErr w:type="spellEnd"/>
      <w:r>
        <w:t xml:space="preserve"> </w:t>
      </w:r>
      <w:proofErr w:type="spellStart"/>
      <w:r>
        <w:t>el</w:t>
      </w:r>
      <w:proofErr w:type="spellEnd"/>
      <w:r>
        <w:t xml:space="preserve"> Espíritu Consolador, </w:t>
      </w:r>
      <w:proofErr w:type="spellStart"/>
      <w:r>
        <w:t>prometido</w:t>
      </w:r>
      <w:proofErr w:type="spellEnd"/>
      <w:r>
        <w:t xml:space="preserve"> </w:t>
      </w:r>
      <w:proofErr w:type="spellStart"/>
      <w:r>
        <w:t>en</w:t>
      </w:r>
      <w:proofErr w:type="spellEnd"/>
      <w:r>
        <w:t xml:space="preserve"> </w:t>
      </w:r>
      <w:proofErr w:type="spellStart"/>
      <w:r>
        <w:t>el</w:t>
      </w:r>
      <w:proofErr w:type="spellEnd"/>
      <w:r>
        <w:t xml:space="preserve"> Segundo Tiempo. </w:t>
      </w:r>
    </w:p>
    <w:p w14:paraId="7729FE0E" w14:textId="77777777" w:rsidR="00F50769" w:rsidRDefault="00F50769" w:rsidP="00F50769">
      <w:r>
        <w:t xml:space="preserve">18. El Padre </w:t>
      </w:r>
      <w:proofErr w:type="spellStart"/>
      <w:r>
        <w:t>sabía</w:t>
      </w:r>
      <w:proofErr w:type="spellEnd"/>
      <w:r>
        <w:t xml:space="preserve"> </w:t>
      </w:r>
      <w:proofErr w:type="spellStart"/>
      <w:r>
        <w:t>ya</w:t>
      </w:r>
      <w:proofErr w:type="spellEnd"/>
      <w:r>
        <w:t xml:space="preserve"> del dolor y de las </w:t>
      </w:r>
      <w:proofErr w:type="spellStart"/>
      <w:r>
        <w:t>pruebas</w:t>
      </w:r>
      <w:proofErr w:type="spellEnd"/>
      <w:r>
        <w:t xml:space="preserve"> </w:t>
      </w:r>
      <w:proofErr w:type="spellStart"/>
      <w:r>
        <w:t>que</w:t>
      </w:r>
      <w:proofErr w:type="spellEnd"/>
      <w:r>
        <w:t xml:space="preserve"> </w:t>
      </w:r>
      <w:proofErr w:type="spellStart"/>
      <w:r>
        <w:t>habían</w:t>
      </w:r>
      <w:proofErr w:type="spellEnd"/>
      <w:r>
        <w:t xml:space="preserve"> de </w:t>
      </w:r>
      <w:proofErr w:type="spellStart"/>
      <w:r>
        <w:t>agobiar</w:t>
      </w:r>
      <w:proofErr w:type="spellEnd"/>
      <w:r>
        <w:t xml:space="preserve"> a la </w:t>
      </w:r>
      <w:proofErr w:type="spellStart"/>
      <w:r>
        <w:t>humanidad</w:t>
      </w:r>
      <w:proofErr w:type="spellEnd"/>
      <w:r>
        <w:t xml:space="preserve"> y </w:t>
      </w:r>
      <w:proofErr w:type="spellStart"/>
      <w:r>
        <w:t>el</w:t>
      </w:r>
      <w:proofErr w:type="spellEnd"/>
      <w:r>
        <w:t xml:space="preserve"> </w:t>
      </w:r>
      <w:proofErr w:type="spellStart"/>
      <w:r>
        <w:t>grado</w:t>
      </w:r>
      <w:proofErr w:type="spellEnd"/>
      <w:r>
        <w:t xml:space="preserve"> de </w:t>
      </w:r>
      <w:proofErr w:type="spellStart"/>
      <w:r>
        <w:t>perversidad</w:t>
      </w:r>
      <w:proofErr w:type="spellEnd"/>
      <w:r>
        <w:t xml:space="preserve"> </w:t>
      </w:r>
      <w:proofErr w:type="spellStart"/>
      <w:r>
        <w:t>que</w:t>
      </w:r>
      <w:proofErr w:type="spellEnd"/>
      <w:r>
        <w:t xml:space="preserve"> </w:t>
      </w:r>
      <w:proofErr w:type="spellStart"/>
      <w:r>
        <w:t>habían</w:t>
      </w:r>
      <w:proofErr w:type="spellEnd"/>
      <w:r>
        <w:t xml:space="preserve"> de </w:t>
      </w:r>
      <w:proofErr w:type="spellStart"/>
      <w:r>
        <w:t>alcanzar</w:t>
      </w:r>
      <w:proofErr w:type="spellEnd"/>
      <w:r>
        <w:t xml:space="preserve"> </w:t>
      </w:r>
      <w:proofErr w:type="spellStart"/>
      <w:r>
        <w:t>los</w:t>
      </w:r>
      <w:proofErr w:type="spellEnd"/>
      <w:r>
        <w:t xml:space="preserve"> hombres. La </w:t>
      </w:r>
      <w:proofErr w:type="spellStart"/>
      <w:r>
        <w:t>llegada</w:t>
      </w:r>
      <w:proofErr w:type="spellEnd"/>
      <w:r>
        <w:t xml:space="preserve"> del </w:t>
      </w:r>
      <w:proofErr w:type="spellStart"/>
      <w:r>
        <w:t>Consolador</w:t>
      </w:r>
      <w:proofErr w:type="spellEnd"/>
      <w:r>
        <w:t xml:space="preserve"> </w:t>
      </w:r>
      <w:proofErr w:type="spellStart"/>
      <w:r>
        <w:t>significa</w:t>
      </w:r>
      <w:proofErr w:type="spellEnd"/>
      <w:r>
        <w:t xml:space="preserve"> para </w:t>
      </w:r>
      <w:proofErr w:type="spellStart"/>
      <w:r>
        <w:t>vosotros</w:t>
      </w:r>
      <w:proofErr w:type="spellEnd"/>
      <w:r>
        <w:t xml:space="preserve"> la apertura del Sexto Sello, o sea, </w:t>
      </w:r>
      <w:proofErr w:type="spellStart"/>
      <w:r>
        <w:t>el</w:t>
      </w:r>
      <w:proofErr w:type="spellEnd"/>
      <w:r>
        <w:t xml:space="preserve"> principio de </w:t>
      </w:r>
      <w:proofErr w:type="spellStart"/>
      <w:r>
        <w:t>una</w:t>
      </w:r>
      <w:proofErr w:type="spellEnd"/>
      <w:r>
        <w:t xml:space="preserve"> </w:t>
      </w:r>
      <w:proofErr w:type="spellStart"/>
      <w:r>
        <w:t>nueva</w:t>
      </w:r>
      <w:proofErr w:type="spellEnd"/>
      <w:r>
        <w:t xml:space="preserve"> </w:t>
      </w:r>
      <w:proofErr w:type="spellStart"/>
      <w:r>
        <w:t>etapa</w:t>
      </w:r>
      <w:proofErr w:type="spellEnd"/>
      <w:r>
        <w:t xml:space="preserve"> </w:t>
      </w:r>
      <w:proofErr w:type="spellStart"/>
      <w:r>
        <w:t>en</w:t>
      </w:r>
      <w:proofErr w:type="spellEnd"/>
      <w:r>
        <w:t xml:space="preserve"> la </w:t>
      </w:r>
      <w:proofErr w:type="spellStart"/>
      <w:r>
        <w:t>evolución</w:t>
      </w:r>
      <w:proofErr w:type="spellEnd"/>
      <w:r>
        <w:t xml:space="preserve"> de la </w:t>
      </w:r>
      <w:proofErr w:type="spellStart"/>
      <w:r>
        <w:t>humanidad</w:t>
      </w:r>
      <w:proofErr w:type="spellEnd"/>
      <w:r>
        <w:t xml:space="preserve">. </w:t>
      </w:r>
      <w:proofErr w:type="spellStart"/>
      <w:r>
        <w:t>Desde</w:t>
      </w:r>
      <w:proofErr w:type="spellEnd"/>
      <w:r>
        <w:t xml:space="preserve"> ese </w:t>
      </w:r>
      <w:proofErr w:type="spellStart"/>
      <w:r>
        <w:t>instante</w:t>
      </w:r>
      <w:proofErr w:type="spellEnd"/>
      <w:r>
        <w:t xml:space="preserve"> </w:t>
      </w:r>
      <w:proofErr w:type="spellStart"/>
      <w:r>
        <w:t>quedo</w:t>
      </w:r>
      <w:proofErr w:type="spellEnd"/>
      <w:r>
        <w:t xml:space="preserve"> </w:t>
      </w:r>
      <w:proofErr w:type="spellStart"/>
      <w:r>
        <w:t>abierto</w:t>
      </w:r>
      <w:proofErr w:type="spellEnd"/>
      <w:r>
        <w:t xml:space="preserve"> un </w:t>
      </w:r>
      <w:proofErr w:type="spellStart"/>
      <w:r>
        <w:t>juicio</w:t>
      </w:r>
      <w:proofErr w:type="spellEnd"/>
      <w:r>
        <w:t xml:space="preserve"> </w:t>
      </w:r>
      <w:proofErr w:type="spellStart"/>
      <w:r>
        <w:t>divino</w:t>
      </w:r>
      <w:proofErr w:type="spellEnd"/>
      <w:r>
        <w:t xml:space="preserve"> para </w:t>
      </w:r>
      <w:proofErr w:type="spellStart"/>
      <w:r>
        <w:t>todos</w:t>
      </w:r>
      <w:proofErr w:type="spellEnd"/>
      <w:r>
        <w:t xml:space="preserve"> </w:t>
      </w:r>
      <w:proofErr w:type="spellStart"/>
      <w:r>
        <w:t>los</w:t>
      </w:r>
      <w:proofErr w:type="spellEnd"/>
      <w:r>
        <w:t xml:space="preserve"> hombres; </w:t>
      </w:r>
      <w:proofErr w:type="spellStart"/>
      <w:r>
        <w:t>cada</w:t>
      </w:r>
      <w:proofErr w:type="spellEnd"/>
      <w:r>
        <w:t xml:space="preserve"> </w:t>
      </w:r>
      <w:proofErr w:type="spellStart"/>
      <w:r>
        <w:t>vida</w:t>
      </w:r>
      <w:proofErr w:type="spellEnd"/>
      <w:r>
        <w:t xml:space="preserve">, </w:t>
      </w:r>
      <w:proofErr w:type="spellStart"/>
      <w:r>
        <w:t>cada</w:t>
      </w:r>
      <w:proofErr w:type="spellEnd"/>
      <w:r>
        <w:t xml:space="preserve"> </w:t>
      </w:r>
      <w:proofErr w:type="spellStart"/>
      <w:r>
        <w:t>obra</w:t>
      </w:r>
      <w:proofErr w:type="spellEnd"/>
      <w:r>
        <w:t xml:space="preserve">, </w:t>
      </w:r>
      <w:proofErr w:type="spellStart"/>
      <w:r>
        <w:t>cada</w:t>
      </w:r>
      <w:proofErr w:type="spellEnd"/>
      <w:r>
        <w:t xml:space="preserve"> paso, son </w:t>
      </w:r>
      <w:proofErr w:type="spellStart"/>
      <w:r>
        <w:t>juzgados</w:t>
      </w:r>
      <w:proofErr w:type="spellEnd"/>
      <w:r>
        <w:t xml:space="preserve"> </w:t>
      </w:r>
      <w:proofErr w:type="spellStart"/>
      <w:r>
        <w:t>estrictamente</w:t>
      </w:r>
      <w:proofErr w:type="spellEnd"/>
      <w:r>
        <w:t xml:space="preserve">; es </w:t>
      </w:r>
      <w:proofErr w:type="spellStart"/>
      <w:r>
        <w:t>el</w:t>
      </w:r>
      <w:proofErr w:type="spellEnd"/>
      <w:r>
        <w:t xml:space="preserve"> final de </w:t>
      </w:r>
      <w:proofErr w:type="spellStart"/>
      <w:r>
        <w:t>una</w:t>
      </w:r>
      <w:proofErr w:type="spellEnd"/>
      <w:r>
        <w:t xml:space="preserve"> era, </w:t>
      </w:r>
      <w:proofErr w:type="spellStart"/>
      <w:proofErr w:type="gramStart"/>
      <w:r>
        <w:t>no</w:t>
      </w:r>
      <w:proofErr w:type="gramEnd"/>
      <w:r>
        <w:t xml:space="preserve"> el</w:t>
      </w:r>
      <w:proofErr w:type="spellEnd"/>
      <w:r>
        <w:t xml:space="preserve"> final de la </w:t>
      </w:r>
      <w:proofErr w:type="spellStart"/>
      <w:r>
        <w:t>vida</w:t>
      </w:r>
      <w:proofErr w:type="spellEnd"/>
      <w:r>
        <w:t xml:space="preserve">. </w:t>
      </w:r>
    </w:p>
    <w:p w14:paraId="210449DC" w14:textId="77777777" w:rsidR="00F50769" w:rsidRDefault="00F50769" w:rsidP="00F50769">
      <w:r>
        <w:t xml:space="preserve">19. Es la </w:t>
      </w:r>
      <w:proofErr w:type="spellStart"/>
      <w:r>
        <w:t>terminación</w:t>
      </w:r>
      <w:proofErr w:type="spellEnd"/>
      <w:r>
        <w:t xml:space="preserve"> de </w:t>
      </w:r>
      <w:proofErr w:type="spellStart"/>
      <w:r>
        <w:t>los</w:t>
      </w:r>
      <w:proofErr w:type="spellEnd"/>
      <w:r>
        <w:t xml:space="preserve"> </w:t>
      </w:r>
      <w:proofErr w:type="spellStart"/>
      <w:r>
        <w:t>tiempos</w:t>
      </w:r>
      <w:proofErr w:type="spellEnd"/>
      <w:r>
        <w:t xml:space="preserve"> del </w:t>
      </w:r>
      <w:proofErr w:type="spellStart"/>
      <w:r>
        <w:t>pecado</w:t>
      </w:r>
      <w:proofErr w:type="spellEnd"/>
      <w:r>
        <w:t xml:space="preserve"> y es </w:t>
      </w:r>
      <w:proofErr w:type="spellStart"/>
      <w:r>
        <w:t>menester</w:t>
      </w:r>
      <w:proofErr w:type="spellEnd"/>
      <w:r>
        <w:t xml:space="preserve"> </w:t>
      </w:r>
      <w:proofErr w:type="spellStart"/>
      <w:r>
        <w:t>que</w:t>
      </w:r>
      <w:proofErr w:type="spellEnd"/>
      <w:r>
        <w:t xml:space="preserve"> </w:t>
      </w:r>
      <w:proofErr w:type="spellStart"/>
      <w:r>
        <w:t>todo</w:t>
      </w:r>
      <w:proofErr w:type="spellEnd"/>
      <w:r>
        <w:t xml:space="preserve"> </w:t>
      </w:r>
      <w:proofErr w:type="spellStart"/>
      <w:r>
        <w:t>el</w:t>
      </w:r>
      <w:proofErr w:type="spellEnd"/>
      <w:r>
        <w:t xml:space="preserve"> </w:t>
      </w:r>
      <w:proofErr w:type="spellStart"/>
      <w:r>
        <w:t>contenido</w:t>
      </w:r>
      <w:proofErr w:type="spellEnd"/>
      <w:r>
        <w:t xml:space="preserve"> de </w:t>
      </w:r>
      <w:proofErr w:type="spellStart"/>
      <w:r>
        <w:t>este</w:t>
      </w:r>
      <w:proofErr w:type="spellEnd"/>
      <w:r>
        <w:t xml:space="preserve"> Sexto Sello del </w:t>
      </w:r>
      <w:proofErr w:type="spellStart"/>
      <w:r>
        <w:t>libro</w:t>
      </w:r>
      <w:proofErr w:type="spellEnd"/>
      <w:r>
        <w:t xml:space="preserve"> de Dios, sea </w:t>
      </w:r>
      <w:proofErr w:type="spellStart"/>
      <w:r>
        <w:t>derramado</w:t>
      </w:r>
      <w:proofErr w:type="spellEnd"/>
      <w:r>
        <w:t xml:space="preserve"> </w:t>
      </w:r>
      <w:proofErr w:type="spellStart"/>
      <w:r>
        <w:t>en</w:t>
      </w:r>
      <w:proofErr w:type="spellEnd"/>
      <w:r>
        <w:t xml:space="preserve"> </w:t>
      </w:r>
      <w:proofErr w:type="spellStart"/>
      <w:r>
        <w:t>los</w:t>
      </w:r>
      <w:proofErr w:type="spellEnd"/>
      <w:r>
        <w:t xml:space="preserve"> </w:t>
      </w:r>
      <w:proofErr w:type="spellStart"/>
      <w:r>
        <w:t>espíritus</w:t>
      </w:r>
      <w:proofErr w:type="spellEnd"/>
      <w:r>
        <w:t xml:space="preserve"> </w:t>
      </w:r>
      <w:proofErr w:type="spellStart"/>
      <w:r>
        <w:t>despertándolos</w:t>
      </w:r>
      <w:proofErr w:type="spellEnd"/>
      <w:r>
        <w:t xml:space="preserve"> de </w:t>
      </w:r>
      <w:proofErr w:type="spellStart"/>
      <w:r>
        <w:t>su</w:t>
      </w:r>
      <w:proofErr w:type="spellEnd"/>
      <w:r>
        <w:t xml:space="preserve"> </w:t>
      </w:r>
      <w:proofErr w:type="spellStart"/>
      <w:r>
        <w:t>letargo</w:t>
      </w:r>
      <w:proofErr w:type="spellEnd"/>
      <w:r>
        <w:t xml:space="preserve">, para </w:t>
      </w:r>
      <w:proofErr w:type="spellStart"/>
      <w:r>
        <w:t>que</w:t>
      </w:r>
      <w:proofErr w:type="spellEnd"/>
      <w:r>
        <w:t xml:space="preserve"> </w:t>
      </w:r>
      <w:proofErr w:type="spellStart"/>
      <w:r>
        <w:t>el</w:t>
      </w:r>
      <w:proofErr w:type="spellEnd"/>
      <w:r>
        <w:t xml:space="preserve"> hombre se </w:t>
      </w:r>
      <w:proofErr w:type="spellStart"/>
      <w:r>
        <w:t>levante</w:t>
      </w:r>
      <w:proofErr w:type="spellEnd"/>
      <w:r>
        <w:t xml:space="preserve"> </w:t>
      </w:r>
      <w:proofErr w:type="spellStart"/>
      <w:r>
        <w:t>llevando</w:t>
      </w:r>
      <w:proofErr w:type="spellEnd"/>
      <w:r>
        <w:t xml:space="preserve"> la </w:t>
      </w:r>
      <w:proofErr w:type="spellStart"/>
      <w:r>
        <w:t>armonía</w:t>
      </w:r>
      <w:proofErr w:type="spellEnd"/>
      <w:r>
        <w:t xml:space="preserve"> de </w:t>
      </w:r>
      <w:proofErr w:type="spellStart"/>
      <w:r>
        <w:t>su</w:t>
      </w:r>
      <w:proofErr w:type="spellEnd"/>
      <w:r>
        <w:t xml:space="preserve"> </w:t>
      </w:r>
      <w:proofErr w:type="spellStart"/>
      <w:r>
        <w:t>espíritu</w:t>
      </w:r>
      <w:proofErr w:type="spellEnd"/>
      <w:r>
        <w:t xml:space="preserve"> con </w:t>
      </w:r>
      <w:proofErr w:type="spellStart"/>
      <w:r>
        <w:t>toda</w:t>
      </w:r>
      <w:proofErr w:type="spellEnd"/>
      <w:r>
        <w:t xml:space="preserve"> la </w:t>
      </w:r>
      <w:proofErr w:type="spellStart"/>
      <w:r>
        <w:t>creación</w:t>
      </w:r>
      <w:proofErr w:type="spellEnd"/>
      <w:r>
        <w:t xml:space="preserve"> y se prepare para </w:t>
      </w:r>
      <w:proofErr w:type="spellStart"/>
      <w:r>
        <w:t>cuando</w:t>
      </w:r>
      <w:proofErr w:type="spellEnd"/>
      <w:r>
        <w:t xml:space="preserve"> sea </w:t>
      </w:r>
      <w:proofErr w:type="spellStart"/>
      <w:r>
        <w:t>desatado</w:t>
      </w:r>
      <w:proofErr w:type="spellEnd"/>
      <w:r>
        <w:t xml:space="preserve"> </w:t>
      </w:r>
      <w:proofErr w:type="spellStart"/>
      <w:r>
        <w:t>por</w:t>
      </w:r>
      <w:proofErr w:type="spellEnd"/>
      <w:r>
        <w:t xml:space="preserve"> </w:t>
      </w:r>
      <w:proofErr w:type="spellStart"/>
      <w:r>
        <w:t>el</w:t>
      </w:r>
      <w:proofErr w:type="spellEnd"/>
      <w:r>
        <w:t xml:space="preserve"> Cordero </w:t>
      </w:r>
      <w:proofErr w:type="spellStart"/>
      <w:r>
        <w:t>el</w:t>
      </w:r>
      <w:proofErr w:type="spellEnd"/>
      <w:r>
        <w:t xml:space="preserve"> </w:t>
      </w:r>
      <w:proofErr w:type="spellStart"/>
      <w:r>
        <w:t>Séptimo</w:t>
      </w:r>
      <w:proofErr w:type="spellEnd"/>
      <w:r>
        <w:t xml:space="preserve"> Sello, </w:t>
      </w:r>
      <w:proofErr w:type="spellStart"/>
      <w:r>
        <w:t>el</w:t>
      </w:r>
      <w:proofErr w:type="spellEnd"/>
      <w:r>
        <w:t xml:space="preserve"> </w:t>
      </w:r>
      <w:proofErr w:type="spellStart"/>
      <w:r>
        <w:t>cual</w:t>
      </w:r>
      <w:proofErr w:type="spellEnd"/>
      <w:r>
        <w:t xml:space="preserve"> </w:t>
      </w:r>
      <w:proofErr w:type="spellStart"/>
      <w:r>
        <w:t>traeré</w:t>
      </w:r>
      <w:proofErr w:type="spellEnd"/>
      <w:r>
        <w:t xml:space="preserve"> </w:t>
      </w:r>
      <w:proofErr w:type="spellStart"/>
      <w:r>
        <w:t>los</w:t>
      </w:r>
      <w:proofErr w:type="spellEnd"/>
      <w:r>
        <w:t xml:space="preserve"> </w:t>
      </w:r>
      <w:proofErr w:type="spellStart"/>
      <w:r>
        <w:t>últimos</w:t>
      </w:r>
      <w:proofErr w:type="spellEnd"/>
      <w:r>
        <w:t xml:space="preserve"> </w:t>
      </w:r>
      <w:proofErr w:type="spellStart"/>
      <w:r>
        <w:t>residuos</w:t>
      </w:r>
      <w:proofErr w:type="spellEnd"/>
      <w:r>
        <w:t xml:space="preserve"> del </w:t>
      </w:r>
      <w:proofErr w:type="spellStart"/>
      <w:r>
        <w:t>cáliz</w:t>
      </w:r>
      <w:proofErr w:type="spellEnd"/>
      <w:r>
        <w:t xml:space="preserve"> de </w:t>
      </w:r>
      <w:proofErr w:type="spellStart"/>
      <w:r>
        <w:t>amargura</w:t>
      </w:r>
      <w:proofErr w:type="spellEnd"/>
      <w:r>
        <w:t xml:space="preserve">, </w:t>
      </w:r>
      <w:proofErr w:type="spellStart"/>
      <w:r>
        <w:t>pero</w:t>
      </w:r>
      <w:proofErr w:type="spellEnd"/>
      <w:r>
        <w:t xml:space="preserve"> también </w:t>
      </w:r>
      <w:proofErr w:type="spellStart"/>
      <w:r>
        <w:t>el</w:t>
      </w:r>
      <w:proofErr w:type="spellEnd"/>
      <w:r>
        <w:t xml:space="preserve"> </w:t>
      </w:r>
      <w:proofErr w:type="spellStart"/>
      <w:r>
        <w:t>triunfo</w:t>
      </w:r>
      <w:proofErr w:type="spellEnd"/>
      <w:r>
        <w:t xml:space="preserve"> de la </w:t>
      </w:r>
      <w:proofErr w:type="spellStart"/>
      <w:r>
        <w:t>verdad</w:t>
      </w:r>
      <w:proofErr w:type="spellEnd"/>
      <w:r>
        <w:t xml:space="preserve">, del amor y de la </w:t>
      </w:r>
      <w:proofErr w:type="spellStart"/>
      <w:r>
        <w:t>divina</w:t>
      </w:r>
      <w:proofErr w:type="spellEnd"/>
      <w:r>
        <w:t xml:space="preserve"> </w:t>
      </w:r>
      <w:proofErr w:type="spellStart"/>
      <w:r>
        <w:t>justicia</w:t>
      </w:r>
      <w:proofErr w:type="spellEnd"/>
      <w:r>
        <w:t xml:space="preserve">. </w:t>
      </w:r>
    </w:p>
    <w:p w14:paraId="3C92509E" w14:textId="77777777" w:rsidR="00F50769" w:rsidRDefault="00F50769" w:rsidP="00F50769">
      <w:r>
        <w:t xml:space="preserve">20. Cuando </w:t>
      </w:r>
      <w:proofErr w:type="spellStart"/>
      <w:r>
        <w:t>el</w:t>
      </w:r>
      <w:proofErr w:type="spellEnd"/>
      <w:r>
        <w:t xml:space="preserve"> Séptimo Sello </w:t>
      </w:r>
      <w:proofErr w:type="spellStart"/>
      <w:r>
        <w:t>quede</w:t>
      </w:r>
      <w:proofErr w:type="spellEnd"/>
      <w:r>
        <w:t xml:space="preserve"> </w:t>
      </w:r>
      <w:proofErr w:type="spellStart"/>
      <w:r>
        <w:t>cerrado</w:t>
      </w:r>
      <w:proofErr w:type="spellEnd"/>
      <w:r>
        <w:t xml:space="preserve">, junto con </w:t>
      </w:r>
      <w:proofErr w:type="spellStart"/>
      <w:r>
        <w:t>los</w:t>
      </w:r>
      <w:proofErr w:type="spellEnd"/>
      <w:r>
        <w:t xml:space="preserve"> </w:t>
      </w:r>
      <w:proofErr w:type="spellStart"/>
      <w:r>
        <w:t>otros</w:t>
      </w:r>
      <w:proofErr w:type="spellEnd"/>
      <w:r>
        <w:t xml:space="preserve"> seis, también </w:t>
      </w:r>
      <w:proofErr w:type="spellStart"/>
      <w:r>
        <w:t>quedará</w:t>
      </w:r>
      <w:proofErr w:type="spellEnd"/>
      <w:r>
        <w:t xml:space="preserve"> </w:t>
      </w:r>
      <w:proofErr w:type="spellStart"/>
      <w:r>
        <w:t>cerrado</w:t>
      </w:r>
      <w:proofErr w:type="spellEnd"/>
      <w:r>
        <w:t xml:space="preserve"> ese </w:t>
      </w:r>
      <w:proofErr w:type="spellStart"/>
      <w:r>
        <w:t>libro</w:t>
      </w:r>
      <w:proofErr w:type="spellEnd"/>
      <w:r>
        <w:t xml:space="preserve"> </w:t>
      </w:r>
      <w:proofErr w:type="spellStart"/>
      <w:r>
        <w:t>que</w:t>
      </w:r>
      <w:proofErr w:type="spellEnd"/>
      <w:r>
        <w:t xml:space="preserve"> ha </w:t>
      </w:r>
      <w:proofErr w:type="spellStart"/>
      <w:r>
        <w:t>sido</w:t>
      </w:r>
      <w:proofErr w:type="spellEnd"/>
      <w:r>
        <w:t xml:space="preserve"> </w:t>
      </w:r>
      <w:proofErr w:type="spellStart"/>
      <w:r>
        <w:t>el</w:t>
      </w:r>
      <w:proofErr w:type="spellEnd"/>
      <w:r>
        <w:t xml:space="preserve"> </w:t>
      </w:r>
      <w:proofErr w:type="spellStart"/>
      <w:r>
        <w:t>juicio</w:t>
      </w:r>
      <w:proofErr w:type="spellEnd"/>
      <w:r>
        <w:t xml:space="preserve"> de Dios </w:t>
      </w:r>
      <w:proofErr w:type="spellStart"/>
      <w:r>
        <w:t>sobre</w:t>
      </w:r>
      <w:proofErr w:type="spellEnd"/>
      <w:r>
        <w:t xml:space="preserve"> las </w:t>
      </w:r>
      <w:proofErr w:type="spellStart"/>
      <w:r>
        <w:t>obras</w:t>
      </w:r>
      <w:proofErr w:type="spellEnd"/>
      <w:r>
        <w:t xml:space="preserve"> de </w:t>
      </w:r>
      <w:proofErr w:type="spellStart"/>
      <w:r>
        <w:t>los</w:t>
      </w:r>
      <w:proofErr w:type="spellEnd"/>
      <w:r>
        <w:t xml:space="preserve"> hombres </w:t>
      </w:r>
      <w:proofErr w:type="spellStart"/>
      <w:r>
        <w:t>desde</w:t>
      </w:r>
      <w:proofErr w:type="spellEnd"/>
      <w:r>
        <w:t xml:space="preserve"> </w:t>
      </w:r>
      <w:proofErr w:type="spellStart"/>
      <w:r>
        <w:t>el</w:t>
      </w:r>
      <w:proofErr w:type="spellEnd"/>
      <w:r>
        <w:t xml:space="preserve"> primero hasta </w:t>
      </w:r>
      <w:proofErr w:type="spellStart"/>
      <w:r>
        <w:t>el</w:t>
      </w:r>
      <w:proofErr w:type="spellEnd"/>
      <w:r>
        <w:t xml:space="preserve"> </w:t>
      </w:r>
      <w:proofErr w:type="spellStart"/>
      <w:r>
        <w:t>último</w:t>
      </w:r>
      <w:proofErr w:type="spellEnd"/>
      <w:r>
        <w:t xml:space="preserve">. </w:t>
      </w:r>
      <w:proofErr w:type="spellStart"/>
      <w:r>
        <w:t>Entonces</w:t>
      </w:r>
      <w:proofErr w:type="spellEnd"/>
      <w:r>
        <w:t xml:space="preserve"> </w:t>
      </w:r>
      <w:proofErr w:type="spellStart"/>
      <w:r>
        <w:t>abrirá</w:t>
      </w:r>
      <w:proofErr w:type="spellEnd"/>
      <w:r>
        <w:t xml:space="preserve"> </w:t>
      </w:r>
      <w:proofErr w:type="spellStart"/>
      <w:r>
        <w:t>el</w:t>
      </w:r>
      <w:proofErr w:type="spellEnd"/>
      <w:r>
        <w:t xml:space="preserve"> </w:t>
      </w:r>
      <w:proofErr w:type="spellStart"/>
      <w:r>
        <w:t>Señor</w:t>
      </w:r>
      <w:proofErr w:type="spellEnd"/>
      <w:r>
        <w:t xml:space="preserve"> un </w:t>
      </w:r>
      <w:proofErr w:type="spellStart"/>
      <w:r>
        <w:t>libro</w:t>
      </w:r>
      <w:proofErr w:type="spellEnd"/>
      <w:r>
        <w:t xml:space="preserve"> </w:t>
      </w:r>
      <w:proofErr w:type="spellStart"/>
      <w:r>
        <w:t>en</w:t>
      </w:r>
      <w:proofErr w:type="spellEnd"/>
      <w:r>
        <w:t xml:space="preserve"> </w:t>
      </w:r>
      <w:proofErr w:type="spellStart"/>
      <w:r>
        <w:t>blanco</w:t>
      </w:r>
      <w:proofErr w:type="spellEnd"/>
      <w:r>
        <w:t xml:space="preserve"> para </w:t>
      </w:r>
      <w:proofErr w:type="spellStart"/>
      <w:r>
        <w:t>anotar</w:t>
      </w:r>
      <w:proofErr w:type="spellEnd"/>
      <w:r>
        <w:t xml:space="preserve"> </w:t>
      </w:r>
      <w:proofErr w:type="spellStart"/>
      <w:r>
        <w:t>en</w:t>
      </w:r>
      <w:proofErr w:type="spellEnd"/>
      <w:r>
        <w:t xml:space="preserve"> </w:t>
      </w:r>
      <w:proofErr w:type="spellStart"/>
      <w:r>
        <w:t>él</w:t>
      </w:r>
      <w:proofErr w:type="spellEnd"/>
      <w:r>
        <w:t xml:space="preserve">, la </w:t>
      </w:r>
      <w:proofErr w:type="spellStart"/>
      <w:r>
        <w:t>resurrección</w:t>
      </w:r>
      <w:proofErr w:type="spellEnd"/>
      <w:r>
        <w:t xml:space="preserve"> de </w:t>
      </w:r>
      <w:proofErr w:type="spellStart"/>
      <w:r>
        <w:t>los</w:t>
      </w:r>
      <w:proofErr w:type="spellEnd"/>
      <w:r>
        <w:t xml:space="preserve"> </w:t>
      </w:r>
      <w:proofErr w:type="spellStart"/>
      <w:r>
        <w:t>muertos</w:t>
      </w:r>
      <w:proofErr w:type="spellEnd"/>
      <w:r>
        <w:t xml:space="preserve">, la </w:t>
      </w:r>
      <w:proofErr w:type="spellStart"/>
      <w:r>
        <w:t>liberación</w:t>
      </w:r>
      <w:proofErr w:type="spellEnd"/>
      <w:r>
        <w:t xml:space="preserve"> de </w:t>
      </w:r>
      <w:proofErr w:type="spellStart"/>
      <w:r>
        <w:t>los</w:t>
      </w:r>
      <w:proofErr w:type="spellEnd"/>
      <w:r>
        <w:t xml:space="preserve"> </w:t>
      </w:r>
      <w:proofErr w:type="spellStart"/>
      <w:r>
        <w:t>oprimidos</w:t>
      </w:r>
      <w:proofErr w:type="spellEnd"/>
      <w:r>
        <w:t xml:space="preserve">, la </w:t>
      </w:r>
      <w:proofErr w:type="spellStart"/>
      <w:r>
        <w:t>regeneración</w:t>
      </w:r>
      <w:proofErr w:type="spellEnd"/>
      <w:r>
        <w:t xml:space="preserve"> de </w:t>
      </w:r>
      <w:proofErr w:type="spellStart"/>
      <w:r>
        <w:t>los</w:t>
      </w:r>
      <w:proofErr w:type="spellEnd"/>
      <w:r>
        <w:t xml:space="preserve"> </w:t>
      </w:r>
      <w:proofErr w:type="spellStart"/>
      <w:r>
        <w:t>pecadores</w:t>
      </w:r>
      <w:proofErr w:type="spellEnd"/>
      <w:r>
        <w:t xml:space="preserve"> y </w:t>
      </w:r>
      <w:proofErr w:type="spellStart"/>
      <w:r>
        <w:t>el</w:t>
      </w:r>
      <w:proofErr w:type="spellEnd"/>
      <w:r>
        <w:t xml:space="preserve"> </w:t>
      </w:r>
      <w:proofErr w:type="spellStart"/>
      <w:r>
        <w:t>triunfo</w:t>
      </w:r>
      <w:proofErr w:type="spellEnd"/>
      <w:r>
        <w:t xml:space="preserve"> del bien </w:t>
      </w:r>
      <w:proofErr w:type="spellStart"/>
      <w:r>
        <w:t>sobre</w:t>
      </w:r>
      <w:proofErr w:type="spellEnd"/>
      <w:r>
        <w:t xml:space="preserve"> </w:t>
      </w:r>
      <w:proofErr w:type="spellStart"/>
      <w:r>
        <w:t>el</w:t>
      </w:r>
      <w:proofErr w:type="spellEnd"/>
      <w:r>
        <w:t xml:space="preserve"> mal.  </w:t>
      </w:r>
    </w:p>
    <w:p w14:paraId="542B931E" w14:textId="77777777" w:rsidR="00F50769" w:rsidRDefault="00F50769" w:rsidP="00F50769">
      <w:r>
        <w:t xml:space="preserve">21. Si </w:t>
      </w:r>
      <w:proofErr w:type="spellStart"/>
      <w:r>
        <w:t>estudiáis</w:t>
      </w:r>
      <w:proofErr w:type="spellEnd"/>
      <w:r>
        <w:t xml:space="preserve"> la </w:t>
      </w:r>
      <w:proofErr w:type="spellStart"/>
      <w:r>
        <w:t>revelación</w:t>
      </w:r>
      <w:proofErr w:type="spellEnd"/>
      <w:r>
        <w:t xml:space="preserve"> de </w:t>
      </w:r>
      <w:proofErr w:type="spellStart"/>
      <w:r>
        <w:t>los</w:t>
      </w:r>
      <w:proofErr w:type="spellEnd"/>
      <w:r>
        <w:t xml:space="preserve"> Siete </w:t>
      </w:r>
      <w:proofErr w:type="spellStart"/>
      <w:r>
        <w:t>Sellos</w:t>
      </w:r>
      <w:proofErr w:type="spellEnd"/>
      <w:r>
        <w:t xml:space="preserve"> </w:t>
      </w:r>
      <w:proofErr w:type="spellStart"/>
      <w:r>
        <w:t>entregada</w:t>
      </w:r>
      <w:proofErr w:type="spellEnd"/>
      <w:r>
        <w:t xml:space="preserve"> a Juan, </w:t>
      </w:r>
      <w:proofErr w:type="spellStart"/>
      <w:r>
        <w:t>hallaréis</w:t>
      </w:r>
      <w:proofErr w:type="spellEnd"/>
      <w:r>
        <w:t xml:space="preserve"> </w:t>
      </w:r>
      <w:proofErr w:type="spellStart"/>
      <w:r>
        <w:t>sólo</w:t>
      </w:r>
      <w:proofErr w:type="spellEnd"/>
      <w:r>
        <w:t xml:space="preserve"> </w:t>
      </w:r>
      <w:proofErr w:type="spellStart"/>
      <w:r>
        <w:t>pecado</w:t>
      </w:r>
      <w:proofErr w:type="spellEnd"/>
      <w:r>
        <w:t xml:space="preserve">, </w:t>
      </w:r>
      <w:proofErr w:type="spellStart"/>
      <w:r>
        <w:t>profanación</w:t>
      </w:r>
      <w:proofErr w:type="spellEnd"/>
      <w:r>
        <w:t xml:space="preserve"> y </w:t>
      </w:r>
      <w:proofErr w:type="spellStart"/>
      <w:r>
        <w:t>adulterio</w:t>
      </w:r>
      <w:proofErr w:type="spellEnd"/>
      <w:r>
        <w:t xml:space="preserve"> </w:t>
      </w:r>
      <w:proofErr w:type="spellStart"/>
      <w:r>
        <w:t>en</w:t>
      </w:r>
      <w:proofErr w:type="spellEnd"/>
      <w:r>
        <w:t xml:space="preserve"> las </w:t>
      </w:r>
      <w:proofErr w:type="spellStart"/>
      <w:r>
        <w:t>naciones</w:t>
      </w:r>
      <w:proofErr w:type="spellEnd"/>
      <w:r>
        <w:t xml:space="preserve"> del </w:t>
      </w:r>
      <w:proofErr w:type="spellStart"/>
      <w:r>
        <w:t>mundo</w:t>
      </w:r>
      <w:proofErr w:type="spellEnd"/>
      <w:r>
        <w:t xml:space="preserve">. </w:t>
      </w:r>
      <w:proofErr w:type="spellStart"/>
      <w:r>
        <w:t>Ahí</w:t>
      </w:r>
      <w:proofErr w:type="spellEnd"/>
      <w:r>
        <w:t xml:space="preserve"> </w:t>
      </w:r>
      <w:proofErr w:type="spellStart"/>
      <w:r>
        <w:t>está</w:t>
      </w:r>
      <w:proofErr w:type="spellEnd"/>
      <w:r>
        <w:t xml:space="preserve"> la </w:t>
      </w:r>
      <w:proofErr w:type="spellStart"/>
      <w:r>
        <w:t>historia</w:t>
      </w:r>
      <w:proofErr w:type="spellEnd"/>
      <w:r>
        <w:t xml:space="preserve"> de </w:t>
      </w:r>
      <w:proofErr w:type="spellStart"/>
      <w:r>
        <w:t>vuestras</w:t>
      </w:r>
      <w:proofErr w:type="spellEnd"/>
      <w:r>
        <w:t xml:space="preserve"> </w:t>
      </w:r>
      <w:proofErr w:type="spellStart"/>
      <w:r>
        <w:t>guerras</w:t>
      </w:r>
      <w:proofErr w:type="spellEnd"/>
      <w:r>
        <w:t xml:space="preserve">, de </w:t>
      </w:r>
      <w:proofErr w:type="spellStart"/>
      <w:r>
        <w:t>todas</w:t>
      </w:r>
      <w:proofErr w:type="spellEnd"/>
      <w:r>
        <w:t xml:space="preserve"> las </w:t>
      </w:r>
      <w:proofErr w:type="spellStart"/>
      <w:r>
        <w:t>miserias</w:t>
      </w:r>
      <w:proofErr w:type="spellEnd"/>
      <w:r>
        <w:t xml:space="preserve"> y </w:t>
      </w:r>
      <w:proofErr w:type="spellStart"/>
      <w:r>
        <w:t>tribulaciones</w:t>
      </w:r>
      <w:proofErr w:type="spellEnd"/>
      <w:r>
        <w:t xml:space="preserve"> </w:t>
      </w:r>
      <w:proofErr w:type="spellStart"/>
      <w:r>
        <w:t>que</w:t>
      </w:r>
      <w:proofErr w:type="spellEnd"/>
      <w:r>
        <w:t xml:space="preserve"> </w:t>
      </w:r>
      <w:proofErr w:type="spellStart"/>
      <w:r>
        <w:t>los</w:t>
      </w:r>
      <w:proofErr w:type="spellEnd"/>
      <w:r>
        <w:t xml:space="preserve"> hombres </w:t>
      </w:r>
      <w:proofErr w:type="spellStart"/>
      <w:r>
        <w:t>han</w:t>
      </w:r>
      <w:proofErr w:type="spellEnd"/>
      <w:r>
        <w:t xml:space="preserve"> </w:t>
      </w:r>
      <w:proofErr w:type="spellStart"/>
      <w:r>
        <w:t>sufrido</w:t>
      </w:r>
      <w:proofErr w:type="spellEnd"/>
      <w:r>
        <w:t xml:space="preserve"> </w:t>
      </w:r>
      <w:proofErr w:type="spellStart"/>
      <w:r>
        <w:t>por</w:t>
      </w:r>
      <w:proofErr w:type="spellEnd"/>
      <w:r>
        <w:t xml:space="preserve"> causa de </w:t>
      </w:r>
      <w:proofErr w:type="spellStart"/>
      <w:r>
        <w:t>su</w:t>
      </w:r>
      <w:proofErr w:type="spellEnd"/>
      <w:r>
        <w:t xml:space="preserve"> </w:t>
      </w:r>
      <w:proofErr w:type="spellStart"/>
      <w:r>
        <w:t>infidelidad</w:t>
      </w:r>
      <w:proofErr w:type="spellEnd"/>
      <w:r>
        <w:t xml:space="preserve"> y de </w:t>
      </w:r>
      <w:proofErr w:type="spellStart"/>
      <w:r>
        <w:t>su</w:t>
      </w:r>
      <w:proofErr w:type="spellEnd"/>
      <w:r>
        <w:t xml:space="preserve"> </w:t>
      </w:r>
      <w:proofErr w:type="spellStart"/>
      <w:r>
        <w:t>flaqueza</w:t>
      </w:r>
      <w:proofErr w:type="spellEnd"/>
      <w:r>
        <w:t xml:space="preserve"> y la </w:t>
      </w:r>
      <w:proofErr w:type="spellStart"/>
      <w:r>
        <w:t>justicia</w:t>
      </w:r>
      <w:proofErr w:type="spellEnd"/>
      <w:r>
        <w:t xml:space="preserve"> </w:t>
      </w:r>
      <w:proofErr w:type="spellStart"/>
      <w:r>
        <w:t>que</w:t>
      </w:r>
      <w:proofErr w:type="spellEnd"/>
      <w:r>
        <w:t xml:space="preserve"> ha </w:t>
      </w:r>
      <w:proofErr w:type="spellStart"/>
      <w:r>
        <w:t>seguido</w:t>
      </w:r>
      <w:proofErr w:type="spellEnd"/>
      <w:r>
        <w:t xml:space="preserve"> a </w:t>
      </w:r>
      <w:proofErr w:type="spellStart"/>
      <w:r>
        <w:t>cada</w:t>
      </w:r>
      <w:proofErr w:type="spellEnd"/>
      <w:r>
        <w:t xml:space="preserve"> </w:t>
      </w:r>
      <w:proofErr w:type="spellStart"/>
      <w:r>
        <w:t>una</w:t>
      </w:r>
      <w:proofErr w:type="spellEnd"/>
      <w:r>
        <w:t xml:space="preserve"> de </w:t>
      </w:r>
      <w:proofErr w:type="spellStart"/>
      <w:r>
        <w:t>vuestras</w:t>
      </w:r>
      <w:proofErr w:type="spellEnd"/>
      <w:r>
        <w:t xml:space="preserve"> </w:t>
      </w:r>
      <w:proofErr w:type="spellStart"/>
      <w:r>
        <w:t>obras</w:t>
      </w:r>
      <w:proofErr w:type="spellEnd"/>
      <w:r>
        <w:t xml:space="preserve">. </w:t>
      </w:r>
    </w:p>
    <w:p w14:paraId="26B7B7F2" w14:textId="77777777" w:rsidR="00F50769" w:rsidRDefault="00F50769" w:rsidP="00F50769">
      <w:r>
        <w:t xml:space="preserve">22. Cristo </w:t>
      </w:r>
      <w:proofErr w:type="spellStart"/>
      <w:r>
        <w:t>estuvo</w:t>
      </w:r>
      <w:proofErr w:type="spellEnd"/>
      <w:r>
        <w:t xml:space="preserve"> a la </w:t>
      </w:r>
      <w:proofErr w:type="spellStart"/>
      <w:r>
        <w:t>mitad</w:t>
      </w:r>
      <w:proofErr w:type="spellEnd"/>
      <w:r>
        <w:t xml:space="preserve"> de la jornada, y con </w:t>
      </w:r>
      <w:proofErr w:type="spellStart"/>
      <w:r>
        <w:t>su</w:t>
      </w:r>
      <w:proofErr w:type="spellEnd"/>
      <w:r>
        <w:t xml:space="preserve"> </w:t>
      </w:r>
      <w:proofErr w:type="spellStart"/>
      <w:r>
        <w:t>sacrificio</w:t>
      </w:r>
      <w:proofErr w:type="spellEnd"/>
      <w:r>
        <w:t xml:space="preserve">, con </w:t>
      </w:r>
      <w:proofErr w:type="spellStart"/>
      <w:r>
        <w:t>su</w:t>
      </w:r>
      <w:proofErr w:type="spellEnd"/>
      <w:r>
        <w:t xml:space="preserve"> </w:t>
      </w:r>
      <w:proofErr w:type="spellStart"/>
      <w:r>
        <w:t>ejemplo</w:t>
      </w:r>
      <w:proofErr w:type="spellEnd"/>
      <w:r>
        <w:t xml:space="preserve"> perfecto, </w:t>
      </w:r>
      <w:proofErr w:type="spellStart"/>
      <w:r>
        <w:t>os</w:t>
      </w:r>
      <w:proofErr w:type="spellEnd"/>
      <w:r>
        <w:t xml:space="preserve"> </w:t>
      </w:r>
      <w:proofErr w:type="spellStart"/>
      <w:r>
        <w:t>rescató</w:t>
      </w:r>
      <w:proofErr w:type="spellEnd"/>
      <w:r>
        <w:t xml:space="preserve"> de la </w:t>
      </w:r>
      <w:proofErr w:type="spellStart"/>
      <w:r>
        <w:t>muerte</w:t>
      </w:r>
      <w:proofErr w:type="spellEnd"/>
      <w:r>
        <w:t xml:space="preserve">; </w:t>
      </w:r>
      <w:proofErr w:type="spellStart"/>
      <w:r>
        <w:t>su</w:t>
      </w:r>
      <w:proofErr w:type="spellEnd"/>
      <w:r>
        <w:t xml:space="preserve"> </w:t>
      </w:r>
      <w:proofErr w:type="spellStart"/>
      <w:r>
        <w:t>sangre</w:t>
      </w:r>
      <w:proofErr w:type="spellEnd"/>
      <w:r>
        <w:t xml:space="preserve"> </w:t>
      </w:r>
      <w:proofErr w:type="spellStart"/>
      <w:r>
        <w:t>fue</w:t>
      </w:r>
      <w:proofErr w:type="spellEnd"/>
      <w:r>
        <w:t xml:space="preserve"> </w:t>
      </w:r>
      <w:proofErr w:type="spellStart"/>
      <w:r>
        <w:t>el</w:t>
      </w:r>
      <w:proofErr w:type="spellEnd"/>
      <w:r>
        <w:t xml:space="preserve"> </w:t>
      </w:r>
      <w:proofErr w:type="spellStart"/>
      <w:r>
        <w:t>juicio</w:t>
      </w:r>
      <w:proofErr w:type="spellEnd"/>
      <w:r>
        <w:t xml:space="preserve"> de amor con </w:t>
      </w:r>
      <w:proofErr w:type="spellStart"/>
      <w:r>
        <w:t>el</w:t>
      </w:r>
      <w:proofErr w:type="spellEnd"/>
      <w:r>
        <w:t xml:space="preserve"> </w:t>
      </w:r>
      <w:proofErr w:type="spellStart"/>
      <w:r>
        <w:t>que</w:t>
      </w:r>
      <w:proofErr w:type="spellEnd"/>
      <w:r>
        <w:t xml:space="preserve"> </w:t>
      </w:r>
      <w:proofErr w:type="spellStart"/>
      <w:r>
        <w:t>salvó</w:t>
      </w:r>
      <w:proofErr w:type="spellEnd"/>
      <w:r>
        <w:t xml:space="preserve"> a </w:t>
      </w:r>
      <w:proofErr w:type="spellStart"/>
      <w:r>
        <w:t>todos</w:t>
      </w:r>
      <w:proofErr w:type="spellEnd"/>
      <w:r>
        <w:t xml:space="preserve"> </w:t>
      </w:r>
      <w:proofErr w:type="spellStart"/>
      <w:r>
        <w:t>los</w:t>
      </w:r>
      <w:proofErr w:type="spellEnd"/>
      <w:r>
        <w:t xml:space="preserve"> </w:t>
      </w:r>
      <w:proofErr w:type="spellStart"/>
      <w:r>
        <w:t>perdidos</w:t>
      </w:r>
      <w:proofErr w:type="spellEnd"/>
      <w:r>
        <w:t xml:space="preserve">, </w:t>
      </w:r>
      <w:proofErr w:type="spellStart"/>
      <w:r>
        <w:t>otorgándoles</w:t>
      </w:r>
      <w:proofErr w:type="spellEnd"/>
      <w:r>
        <w:t xml:space="preserve"> </w:t>
      </w:r>
      <w:proofErr w:type="spellStart"/>
      <w:r>
        <w:t>su</w:t>
      </w:r>
      <w:proofErr w:type="spellEnd"/>
      <w:r>
        <w:t xml:space="preserve"> </w:t>
      </w:r>
      <w:proofErr w:type="spellStart"/>
      <w:r>
        <w:t>divino</w:t>
      </w:r>
      <w:proofErr w:type="spellEnd"/>
      <w:r>
        <w:t xml:space="preserve"> </w:t>
      </w:r>
      <w:proofErr w:type="spellStart"/>
      <w:r>
        <w:t>perdón</w:t>
      </w:r>
      <w:proofErr w:type="spellEnd"/>
      <w:r>
        <w:t xml:space="preserve">, </w:t>
      </w:r>
      <w:proofErr w:type="spellStart"/>
      <w:r>
        <w:t>como</w:t>
      </w:r>
      <w:proofErr w:type="spellEnd"/>
      <w:r>
        <w:t xml:space="preserve"> un </w:t>
      </w:r>
      <w:proofErr w:type="spellStart"/>
      <w:r>
        <w:t>ósculo</w:t>
      </w:r>
      <w:proofErr w:type="spellEnd"/>
      <w:r>
        <w:t xml:space="preserve"> de </w:t>
      </w:r>
      <w:proofErr w:type="spellStart"/>
      <w:r>
        <w:t>vida</w:t>
      </w:r>
      <w:proofErr w:type="spellEnd"/>
      <w:r>
        <w:t xml:space="preserve">; la </w:t>
      </w:r>
      <w:proofErr w:type="spellStart"/>
      <w:r>
        <w:t>cruz</w:t>
      </w:r>
      <w:proofErr w:type="spellEnd"/>
      <w:r>
        <w:t xml:space="preserve"> </w:t>
      </w:r>
      <w:proofErr w:type="spellStart"/>
      <w:r>
        <w:t>fue</w:t>
      </w:r>
      <w:proofErr w:type="spellEnd"/>
      <w:r>
        <w:t xml:space="preserve"> la </w:t>
      </w:r>
      <w:proofErr w:type="spellStart"/>
      <w:r>
        <w:t>llave</w:t>
      </w:r>
      <w:proofErr w:type="spellEnd"/>
      <w:r>
        <w:t xml:space="preserve"> con la </w:t>
      </w:r>
      <w:proofErr w:type="spellStart"/>
      <w:r>
        <w:t>que</w:t>
      </w:r>
      <w:proofErr w:type="spellEnd"/>
      <w:r>
        <w:t xml:space="preserve"> El </w:t>
      </w:r>
      <w:proofErr w:type="spellStart"/>
      <w:r>
        <w:t>abrió</w:t>
      </w:r>
      <w:proofErr w:type="spellEnd"/>
      <w:r>
        <w:t xml:space="preserve"> las </w:t>
      </w:r>
      <w:proofErr w:type="spellStart"/>
      <w:r>
        <w:t>puertas</w:t>
      </w:r>
      <w:proofErr w:type="spellEnd"/>
      <w:r>
        <w:t xml:space="preserve"> de la </w:t>
      </w:r>
      <w:proofErr w:type="spellStart"/>
      <w:r>
        <w:t>eternidad</w:t>
      </w:r>
      <w:proofErr w:type="spellEnd"/>
      <w:r>
        <w:t xml:space="preserve"> a </w:t>
      </w:r>
      <w:proofErr w:type="spellStart"/>
      <w:r>
        <w:t>los</w:t>
      </w:r>
      <w:proofErr w:type="spellEnd"/>
      <w:r>
        <w:t xml:space="preserve"> </w:t>
      </w:r>
      <w:proofErr w:type="spellStart"/>
      <w:r>
        <w:t>espíritus</w:t>
      </w:r>
      <w:proofErr w:type="spellEnd"/>
      <w:r>
        <w:t xml:space="preserve"> </w:t>
      </w:r>
      <w:proofErr w:type="spellStart"/>
      <w:r>
        <w:t>después</w:t>
      </w:r>
      <w:proofErr w:type="spellEnd"/>
      <w:r>
        <w:t xml:space="preserve"> de la gran </w:t>
      </w:r>
      <w:proofErr w:type="spellStart"/>
      <w:r>
        <w:t>batalla</w:t>
      </w:r>
      <w:proofErr w:type="spellEnd"/>
      <w:r>
        <w:t xml:space="preserve">. </w:t>
      </w:r>
    </w:p>
    <w:p w14:paraId="711894C7" w14:textId="77777777" w:rsidR="00F50769" w:rsidRDefault="00F50769" w:rsidP="00F50769">
      <w:r>
        <w:t xml:space="preserve">23. Ese es </w:t>
      </w:r>
      <w:proofErr w:type="spellStart"/>
      <w:r>
        <w:t>el</w:t>
      </w:r>
      <w:proofErr w:type="spellEnd"/>
      <w:r>
        <w:t xml:space="preserve"> Cordero </w:t>
      </w:r>
      <w:proofErr w:type="spellStart"/>
      <w:r>
        <w:t>que</w:t>
      </w:r>
      <w:proofErr w:type="spellEnd"/>
      <w:r>
        <w:t xml:space="preserve"> </w:t>
      </w:r>
      <w:proofErr w:type="spellStart"/>
      <w:r>
        <w:t>el</w:t>
      </w:r>
      <w:proofErr w:type="spellEnd"/>
      <w:r>
        <w:t xml:space="preserve"> </w:t>
      </w:r>
      <w:proofErr w:type="spellStart"/>
      <w:r>
        <w:t>profeta</w:t>
      </w:r>
      <w:proofErr w:type="spellEnd"/>
      <w:r>
        <w:t xml:space="preserve"> </w:t>
      </w:r>
      <w:proofErr w:type="spellStart"/>
      <w:r>
        <w:t>contempló</w:t>
      </w:r>
      <w:proofErr w:type="spellEnd"/>
      <w:r>
        <w:t xml:space="preserve"> </w:t>
      </w:r>
      <w:proofErr w:type="spellStart"/>
      <w:r>
        <w:t>abriendo</w:t>
      </w:r>
      <w:proofErr w:type="spellEnd"/>
      <w:r>
        <w:t xml:space="preserve"> </w:t>
      </w:r>
      <w:proofErr w:type="spellStart"/>
      <w:r>
        <w:t>el</w:t>
      </w:r>
      <w:proofErr w:type="spellEnd"/>
      <w:r>
        <w:t xml:space="preserve"> </w:t>
      </w:r>
      <w:proofErr w:type="spellStart"/>
      <w:r>
        <w:t>libro</w:t>
      </w:r>
      <w:proofErr w:type="spellEnd"/>
      <w:r>
        <w:t xml:space="preserve"> y </w:t>
      </w:r>
      <w:proofErr w:type="spellStart"/>
      <w:r>
        <w:t>desatando</w:t>
      </w:r>
      <w:proofErr w:type="spellEnd"/>
      <w:r>
        <w:t xml:space="preserve"> </w:t>
      </w:r>
      <w:proofErr w:type="spellStart"/>
      <w:r>
        <w:t>los</w:t>
      </w:r>
      <w:proofErr w:type="spellEnd"/>
      <w:r>
        <w:t xml:space="preserve"> </w:t>
      </w:r>
      <w:proofErr w:type="spellStart"/>
      <w:r>
        <w:t>sellos</w:t>
      </w:r>
      <w:proofErr w:type="spellEnd"/>
      <w:r>
        <w:t xml:space="preserve">, </w:t>
      </w:r>
      <w:proofErr w:type="spellStart"/>
      <w:r>
        <w:t>el</w:t>
      </w:r>
      <w:proofErr w:type="spellEnd"/>
      <w:r>
        <w:t xml:space="preserve"> </w:t>
      </w:r>
      <w:proofErr w:type="spellStart"/>
      <w:r>
        <w:t>único</w:t>
      </w:r>
      <w:proofErr w:type="spellEnd"/>
      <w:r>
        <w:t xml:space="preserve"> </w:t>
      </w:r>
      <w:proofErr w:type="spellStart"/>
      <w:r>
        <w:t>que</w:t>
      </w:r>
      <w:proofErr w:type="spellEnd"/>
      <w:r>
        <w:t xml:space="preserve"> </w:t>
      </w:r>
      <w:proofErr w:type="spellStart"/>
      <w:r>
        <w:t>en</w:t>
      </w:r>
      <w:proofErr w:type="spellEnd"/>
      <w:r>
        <w:t xml:space="preserve"> </w:t>
      </w:r>
      <w:proofErr w:type="spellStart"/>
      <w:r>
        <w:t>el</w:t>
      </w:r>
      <w:proofErr w:type="spellEnd"/>
      <w:r>
        <w:t xml:space="preserve"> Cielo y </w:t>
      </w:r>
      <w:proofErr w:type="spellStart"/>
      <w:r>
        <w:t>en</w:t>
      </w:r>
      <w:proofErr w:type="spellEnd"/>
      <w:r>
        <w:t xml:space="preserve"> la Tierra, era </w:t>
      </w:r>
      <w:proofErr w:type="spellStart"/>
      <w:r>
        <w:t>digno</w:t>
      </w:r>
      <w:proofErr w:type="spellEnd"/>
      <w:r>
        <w:t xml:space="preserve"> de </w:t>
      </w:r>
      <w:proofErr w:type="spellStart"/>
      <w:r>
        <w:t>abrir</w:t>
      </w:r>
      <w:proofErr w:type="spellEnd"/>
      <w:r>
        <w:t xml:space="preserve"> ese </w:t>
      </w:r>
      <w:proofErr w:type="spellStart"/>
      <w:r>
        <w:t>libro</w:t>
      </w:r>
      <w:proofErr w:type="spellEnd"/>
      <w:r>
        <w:t xml:space="preserve">, </w:t>
      </w:r>
      <w:proofErr w:type="spellStart"/>
      <w:r>
        <w:t>porque</w:t>
      </w:r>
      <w:proofErr w:type="spellEnd"/>
      <w:r>
        <w:t xml:space="preserve"> </w:t>
      </w:r>
      <w:proofErr w:type="spellStart"/>
      <w:r>
        <w:t>sólo</w:t>
      </w:r>
      <w:proofErr w:type="spellEnd"/>
      <w:r>
        <w:t xml:space="preserve"> </w:t>
      </w:r>
      <w:proofErr w:type="spellStart"/>
      <w:r>
        <w:t>su</w:t>
      </w:r>
      <w:proofErr w:type="spellEnd"/>
      <w:r>
        <w:t xml:space="preserve"> amor </w:t>
      </w:r>
      <w:proofErr w:type="spellStart"/>
      <w:r>
        <w:t>podía</w:t>
      </w:r>
      <w:proofErr w:type="spellEnd"/>
      <w:r>
        <w:t xml:space="preserve"> </w:t>
      </w:r>
      <w:proofErr w:type="spellStart"/>
      <w:r>
        <w:t>vencer</w:t>
      </w:r>
      <w:proofErr w:type="spellEnd"/>
      <w:r>
        <w:t xml:space="preserve"> </w:t>
      </w:r>
      <w:proofErr w:type="spellStart"/>
      <w:r>
        <w:t>vuestros</w:t>
      </w:r>
      <w:proofErr w:type="spellEnd"/>
      <w:r>
        <w:t xml:space="preserve"> </w:t>
      </w:r>
      <w:proofErr w:type="spellStart"/>
      <w:r>
        <w:t>odios</w:t>
      </w:r>
      <w:proofErr w:type="spellEnd"/>
      <w:r>
        <w:t xml:space="preserve">, </w:t>
      </w:r>
      <w:proofErr w:type="spellStart"/>
      <w:r>
        <w:t>su</w:t>
      </w:r>
      <w:proofErr w:type="spellEnd"/>
      <w:r>
        <w:t xml:space="preserve"> </w:t>
      </w:r>
      <w:proofErr w:type="spellStart"/>
      <w:r>
        <w:t>mansedumbre</w:t>
      </w:r>
      <w:proofErr w:type="spellEnd"/>
      <w:r>
        <w:t xml:space="preserve"> </w:t>
      </w:r>
      <w:proofErr w:type="spellStart"/>
      <w:r>
        <w:t>destruir</w:t>
      </w:r>
      <w:proofErr w:type="spellEnd"/>
      <w:r>
        <w:t xml:space="preserve"> </w:t>
      </w:r>
      <w:proofErr w:type="spellStart"/>
      <w:r>
        <w:t>vuestras</w:t>
      </w:r>
      <w:proofErr w:type="spellEnd"/>
      <w:r>
        <w:t xml:space="preserve"> </w:t>
      </w:r>
      <w:proofErr w:type="spellStart"/>
      <w:r>
        <w:t>guerras</w:t>
      </w:r>
      <w:proofErr w:type="spellEnd"/>
      <w:r>
        <w:t xml:space="preserve"> y </w:t>
      </w:r>
      <w:proofErr w:type="spellStart"/>
      <w:r>
        <w:t>su</w:t>
      </w:r>
      <w:proofErr w:type="spellEnd"/>
      <w:r>
        <w:t xml:space="preserve"> luz </w:t>
      </w:r>
      <w:proofErr w:type="spellStart"/>
      <w:r>
        <w:t>disipar</w:t>
      </w:r>
      <w:proofErr w:type="spellEnd"/>
      <w:r>
        <w:t xml:space="preserve"> </w:t>
      </w:r>
      <w:proofErr w:type="spellStart"/>
      <w:r>
        <w:t>vuestras</w:t>
      </w:r>
      <w:proofErr w:type="spellEnd"/>
      <w:r>
        <w:t xml:space="preserve"> </w:t>
      </w:r>
      <w:proofErr w:type="spellStart"/>
      <w:r>
        <w:t>tinieblas</w:t>
      </w:r>
      <w:proofErr w:type="spellEnd"/>
      <w:r>
        <w:t xml:space="preserve">. </w:t>
      </w:r>
      <w:r>
        <w:lastRenderedPageBreak/>
        <w:t>¿</w:t>
      </w:r>
      <w:proofErr w:type="spellStart"/>
      <w:r>
        <w:t>Quién</w:t>
      </w:r>
      <w:proofErr w:type="spellEnd"/>
      <w:r>
        <w:t xml:space="preserve"> </w:t>
      </w:r>
      <w:proofErr w:type="spellStart"/>
      <w:r>
        <w:t>podrá</w:t>
      </w:r>
      <w:proofErr w:type="spellEnd"/>
      <w:r>
        <w:t xml:space="preserve"> </w:t>
      </w:r>
      <w:proofErr w:type="spellStart"/>
      <w:r>
        <w:t>huir</w:t>
      </w:r>
      <w:proofErr w:type="spellEnd"/>
      <w:r>
        <w:t xml:space="preserve"> de </w:t>
      </w:r>
      <w:proofErr w:type="spellStart"/>
      <w:r>
        <w:t>este</w:t>
      </w:r>
      <w:proofErr w:type="spellEnd"/>
      <w:r>
        <w:t xml:space="preserve"> </w:t>
      </w:r>
      <w:proofErr w:type="spellStart"/>
      <w:r>
        <w:t>juicio</w:t>
      </w:r>
      <w:proofErr w:type="spellEnd"/>
      <w:r>
        <w:t>? ¿</w:t>
      </w:r>
      <w:proofErr w:type="spellStart"/>
      <w:r>
        <w:t>Quién</w:t>
      </w:r>
      <w:proofErr w:type="spellEnd"/>
      <w:r>
        <w:t xml:space="preserve"> </w:t>
      </w:r>
      <w:proofErr w:type="spellStart"/>
      <w:r>
        <w:t>podrá</w:t>
      </w:r>
      <w:proofErr w:type="spellEnd"/>
      <w:r>
        <w:t xml:space="preserve"> </w:t>
      </w:r>
      <w:proofErr w:type="spellStart"/>
      <w:r>
        <w:t>salir</w:t>
      </w:r>
      <w:proofErr w:type="spellEnd"/>
      <w:r>
        <w:t xml:space="preserve"> de ese </w:t>
      </w:r>
      <w:proofErr w:type="spellStart"/>
      <w:r>
        <w:t>libro</w:t>
      </w:r>
      <w:proofErr w:type="spellEnd"/>
      <w:r>
        <w:t xml:space="preserve"> y </w:t>
      </w:r>
      <w:proofErr w:type="spellStart"/>
      <w:r>
        <w:t>dejar</w:t>
      </w:r>
      <w:proofErr w:type="spellEnd"/>
      <w:r>
        <w:t xml:space="preserve"> de </w:t>
      </w:r>
      <w:proofErr w:type="spellStart"/>
      <w:r>
        <w:t>existir</w:t>
      </w:r>
      <w:proofErr w:type="spellEnd"/>
      <w:r>
        <w:t xml:space="preserve">? Nadie </w:t>
      </w:r>
      <w:proofErr w:type="spellStart"/>
      <w:r>
        <w:t>podrá</w:t>
      </w:r>
      <w:proofErr w:type="spellEnd"/>
      <w:r>
        <w:t xml:space="preserve"> </w:t>
      </w:r>
      <w:proofErr w:type="spellStart"/>
      <w:r>
        <w:t>ocultarse</w:t>
      </w:r>
      <w:proofErr w:type="spellEnd"/>
      <w:r>
        <w:t xml:space="preserve"> de </w:t>
      </w:r>
      <w:proofErr w:type="spellStart"/>
      <w:r>
        <w:t>Mí</w:t>
      </w:r>
      <w:proofErr w:type="spellEnd"/>
      <w:r>
        <w:t xml:space="preserve">, oh pueblo, </w:t>
      </w:r>
      <w:proofErr w:type="spellStart"/>
      <w:r>
        <w:t>mirad</w:t>
      </w:r>
      <w:proofErr w:type="spellEnd"/>
      <w:r>
        <w:t xml:space="preserve"> </w:t>
      </w:r>
      <w:proofErr w:type="spellStart"/>
      <w:r>
        <w:t>cómo</w:t>
      </w:r>
      <w:proofErr w:type="spellEnd"/>
      <w:r>
        <w:t xml:space="preserve"> </w:t>
      </w:r>
      <w:proofErr w:type="spellStart"/>
      <w:r>
        <w:t>en</w:t>
      </w:r>
      <w:proofErr w:type="spellEnd"/>
      <w:r>
        <w:t xml:space="preserve"> </w:t>
      </w:r>
      <w:proofErr w:type="spellStart"/>
      <w:r>
        <w:t>estos</w:t>
      </w:r>
      <w:proofErr w:type="spellEnd"/>
      <w:r>
        <w:t xml:space="preserve"> </w:t>
      </w:r>
      <w:proofErr w:type="spellStart"/>
      <w:r>
        <w:t>tiempos</w:t>
      </w:r>
      <w:proofErr w:type="spellEnd"/>
      <w:r>
        <w:t xml:space="preserve"> </w:t>
      </w:r>
      <w:proofErr w:type="spellStart"/>
      <w:r>
        <w:t>en</w:t>
      </w:r>
      <w:proofErr w:type="spellEnd"/>
      <w:r>
        <w:t xml:space="preserve"> </w:t>
      </w:r>
      <w:proofErr w:type="spellStart"/>
      <w:r>
        <w:t>que</w:t>
      </w:r>
      <w:proofErr w:type="spellEnd"/>
      <w:r>
        <w:t xml:space="preserve"> </w:t>
      </w:r>
      <w:proofErr w:type="spellStart"/>
      <w:r>
        <w:t>este</w:t>
      </w:r>
      <w:proofErr w:type="spellEnd"/>
      <w:r>
        <w:t xml:space="preserve"> </w:t>
      </w:r>
      <w:proofErr w:type="spellStart"/>
      <w:r>
        <w:t>juicio</w:t>
      </w:r>
      <w:proofErr w:type="spellEnd"/>
      <w:r>
        <w:t xml:space="preserve"> es palpable hasta </w:t>
      </w:r>
      <w:proofErr w:type="spellStart"/>
      <w:r>
        <w:t>en</w:t>
      </w:r>
      <w:proofErr w:type="spellEnd"/>
      <w:r>
        <w:t xml:space="preserve"> </w:t>
      </w:r>
      <w:proofErr w:type="spellStart"/>
      <w:r>
        <w:t>el</w:t>
      </w:r>
      <w:proofErr w:type="spellEnd"/>
      <w:r>
        <w:t xml:space="preserve"> </w:t>
      </w:r>
      <w:proofErr w:type="spellStart"/>
      <w:r>
        <w:t>aire</w:t>
      </w:r>
      <w:proofErr w:type="spellEnd"/>
      <w:r>
        <w:t xml:space="preserve"> </w:t>
      </w:r>
      <w:proofErr w:type="spellStart"/>
      <w:r>
        <w:t>que</w:t>
      </w:r>
      <w:proofErr w:type="spellEnd"/>
      <w:r>
        <w:t xml:space="preserve"> </w:t>
      </w:r>
      <w:proofErr w:type="spellStart"/>
      <w:r>
        <w:t>respiráis</w:t>
      </w:r>
      <w:proofErr w:type="spellEnd"/>
      <w:r>
        <w:t xml:space="preserve">, no </w:t>
      </w:r>
      <w:proofErr w:type="spellStart"/>
      <w:r>
        <w:t>os</w:t>
      </w:r>
      <w:proofErr w:type="spellEnd"/>
      <w:r>
        <w:t xml:space="preserve"> </w:t>
      </w:r>
      <w:proofErr w:type="spellStart"/>
      <w:r>
        <w:t>falta</w:t>
      </w:r>
      <w:proofErr w:type="spellEnd"/>
      <w:r>
        <w:t xml:space="preserve"> </w:t>
      </w:r>
      <w:proofErr w:type="spellStart"/>
      <w:r>
        <w:t>el</w:t>
      </w:r>
      <w:proofErr w:type="spellEnd"/>
      <w:r>
        <w:t xml:space="preserve"> </w:t>
      </w:r>
      <w:proofErr w:type="spellStart"/>
      <w:r>
        <w:t>consuelo</w:t>
      </w:r>
      <w:proofErr w:type="spellEnd"/>
      <w:r>
        <w:t xml:space="preserve"> </w:t>
      </w:r>
      <w:proofErr w:type="spellStart"/>
      <w:r>
        <w:t>divino</w:t>
      </w:r>
      <w:proofErr w:type="spellEnd"/>
      <w:r>
        <w:t xml:space="preserve">, </w:t>
      </w:r>
      <w:proofErr w:type="spellStart"/>
      <w:r>
        <w:t>el</w:t>
      </w:r>
      <w:proofErr w:type="spellEnd"/>
      <w:r>
        <w:t xml:space="preserve"> </w:t>
      </w:r>
      <w:proofErr w:type="spellStart"/>
      <w:r>
        <w:t>manto</w:t>
      </w:r>
      <w:proofErr w:type="spellEnd"/>
      <w:r>
        <w:t xml:space="preserve"> del amor de Dios se </w:t>
      </w:r>
      <w:proofErr w:type="spellStart"/>
      <w:r>
        <w:t>proyecta</w:t>
      </w:r>
      <w:proofErr w:type="spellEnd"/>
      <w:r>
        <w:t xml:space="preserve"> </w:t>
      </w:r>
      <w:proofErr w:type="spellStart"/>
      <w:r>
        <w:t>en</w:t>
      </w:r>
      <w:proofErr w:type="spellEnd"/>
      <w:r>
        <w:t xml:space="preserve"> </w:t>
      </w:r>
      <w:proofErr w:type="spellStart"/>
      <w:r>
        <w:t>vuestra</w:t>
      </w:r>
      <w:proofErr w:type="spellEnd"/>
      <w:r>
        <w:t xml:space="preserve"> </w:t>
      </w:r>
      <w:proofErr w:type="spellStart"/>
      <w:r>
        <w:t>vida</w:t>
      </w:r>
      <w:proofErr w:type="spellEnd"/>
      <w:r>
        <w:t xml:space="preserve"> y </w:t>
      </w:r>
      <w:proofErr w:type="spellStart"/>
      <w:r>
        <w:t>su</w:t>
      </w:r>
      <w:proofErr w:type="spellEnd"/>
      <w:r>
        <w:t xml:space="preserve"> </w:t>
      </w:r>
      <w:proofErr w:type="spellStart"/>
      <w:r>
        <w:t>voz</w:t>
      </w:r>
      <w:proofErr w:type="spellEnd"/>
      <w:r>
        <w:t xml:space="preserve"> </w:t>
      </w:r>
      <w:proofErr w:type="spellStart"/>
      <w:r>
        <w:t>busca</w:t>
      </w:r>
      <w:proofErr w:type="spellEnd"/>
      <w:r>
        <w:t xml:space="preserve"> ser </w:t>
      </w:r>
      <w:proofErr w:type="spellStart"/>
      <w:r>
        <w:t>oída</w:t>
      </w:r>
      <w:proofErr w:type="spellEnd"/>
      <w:r>
        <w:t xml:space="preserve"> </w:t>
      </w:r>
      <w:proofErr w:type="spellStart"/>
      <w:r>
        <w:t>por</w:t>
      </w:r>
      <w:proofErr w:type="spellEnd"/>
      <w:r>
        <w:t xml:space="preserve"> </w:t>
      </w:r>
      <w:proofErr w:type="spellStart"/>
      <w:r>
        <w:t>todo</w:t>
      </w:r>
      <w:proofErr w:type="spellEnd"/>
      <w:r>
        <w:t xml:space="preserve"> </w:t>
      </w:r>
      <w:proofErr w:type="spellStart"/>
      <w:r>
        <w:t>corazón</w:t>
      </w:r>
      <w:proofErr w:type="spellEnd"/>
      <w:r>
        <w:t xml:space="preserve">. </w:t>
      </w:r>
    </w:p>
    <w:p w14:paraId="57109CA3" w14:textId="77777777" w:rsidR="00F50769" w:rsidRDefault="00F50769" w:rsidP="00F50769">
      <w:r>
        <w:t xml:space="preserve">24. Es </w:t>
      </w:r>
      <w:proofErr w:type="spellStart"/>
      <w:r>
        <w:t>el</w:t>
      </w:r>
      <w:proofErr w:type="spellEnd"/>
      <w:r>
        <w:t xml:space="preserve"> Espíritu de Verdad </w:t>
      </w:r>
      <w:proofErr w:type="spellStart"/>
      <w:r>
        <w:t>que</w:t>
      </w:r>
      <w:proofErr w:type="spellEnd"/>
      <w:r>
        <w:t xml:space="preserve"> </w:t>
      </w:r>
      <w:proofErr w:type="spellStart"/>
      <w:r>
        <w:t>desciende</w:t>
      </w:r>
      <w:proofErr w:type="spellEnd"/>
      <w:r>
        <w:t xml:space="preserve"> a </w:t>
      </w:r>
      <w:proofErr w:type="spellStart"/>
      <w:r>
        <w:t>descifrar</w:t>
      </w:r>
      <w:proofErr w:type="spellEnd"/>
      <w:r>
        <w:t xml:space="preserve"> </w:t>
      </w:r>
      <w:proofErr w:type="spellStart"/>
      <w:r>
        <w:t>misterios</w:t>
      </w:r>
      <w:proofErr w:type="spellEnd"/>
      <w:r>
        <w:t xml:space="preserve"> y a </w:t>
      </w:r>
      <w:proofErr w:type="spellStart"/>
      <w:r>
        <w:t>revelaros</w:t>
      </w:r>
      <w:proofErr w:type="spellEnd"/>
      <w:r>
        <w:t xml:space="preserve"> </w:t>
      </w:r>
      <w:proofErr w:type="spellStart"/>
      <w:r>
        <w:t>los</w:t>
      </w:r>
      <w:proofErr w:type="spellEnd"/>
      <w:r>
        <w:t xml:space="preserve"> </w:t>
      </w:r>
      <w:proofErr w:type="spellStart"/>
      <w:r>
        <w:t>conocimientos</w:t>
      </w:r>
      <w:proofErr w:type="spellEnd"/>
      <w:r>
        <w:t xml:space="preserve"> </w:t>
      </w:r>
      <w:proofErr w:type="spellStart"/>
      <w:r>
        <w:t>necesarios</w:t>
      </w:r>
      <w:proofErr w:type="spellEnd"/>
      <w:r>
        <w:t xml:space="preserve"> para </w:t>
      </w:r>
      <w:proofErr w:type="spellStart"/>
      <w:r>
        <w:t>gozar</w:t>
      </w:r>
      <w:proofErr w:type="spellEnd"/>
      <w:r>
        <w:t xml:space="preserve"> de la </w:t>
      </w:r>
      <w:proofErr w:type="spellStart"/>
      <w:r>
        <w:t>vida</w:t>
      </w:r>
      <w:proofErr w:type="spellEnd"/>
      <w:r>
        <w:t xml:space="preserve"> </w:t>
      </w:r>
      <w:proofErr w:type="spellStart"/>
      <w:r>
        <w:t>verdadera</w:t>
      </w:r>
      <w:proofErr w:type="spellEnd"/>
      <w:r>
        <w:t xml:space="preserve">; es </w:t>
      </w:r>
      <w:proofErr w:type="spellStart"/>
      <w:r>
        <w:t>el</w:t>
      </w:r>
      <w:proofErr w:type="spellEnd"/>
      <w:r>
        <w:t xml:space="preserve"> </w:t>
      </w:r>
      <w:proofErr w:type="spellStart"/>
      <w:r>
        <w:t>consuelo</w:t>
      </w:r>
      <w:proofErr w:type="spellEnd"/>
      <w:r>
        <w:t xml:space="preserve"> </w:t>
      </w:r>
      <w:proofErr w:type="spellStart"/>
      <w:r>
        <w:t>divino</w:t>
      </w:r>
      <w:proofErr w:type="spellEnd"/>
      <w:r>
        <w:t xml:space="preserve"> </w:t>
      </w:r>
      <w:proofErr w:type="spellStart"/>
      <w:r>
        <w:t>que</w:t>
      </w:r>
      <w:proofErr w:type="spellEnd"/>
      <w:r>
        <w:t xml:space="preserve"> se </w:t>
      </w:r>
      <w:proofErr w:type="spellStart"/>
      <w:r>
        <w:t>derrama</w:t>
      </w:r>
      <w:proofErr w:type="spellEnd"/>
      <w:r>
        <w:t xml:space="preserve"> </w:t>
      </w:r>
      <w:proofErr w:type="spellStart"/>
      <w:r>
        <w:t>sobre</w:t>
      </w:r>
      <w:proofErr w:type="spellEnd"/>
      <w:r>
        <w:t xml:space="preserve"> </w:t>
      </w:r>
      <w:proofErr w:type="spellStart"/>
      <w:r>
        <w:t>vuestras</w:t>
      </w:r>
      <w:proofErr w:type="spellEnd"/>
      <w:r>
        <w:t xml:space="preserve"> </w:t>
      </w:r>
      <w:proofErr w:type="spellStart"/>
      <w:r>
        <w:t>dolencias</w:t>
      </w:r>
      <w:proofErr w:type="spellEnd"/>
      <w:r>
        <w:t xml:space="preserve">, para </w:t>
      </w:r>
      <w:proofErr w:type="spellStart"/>
      <w:r>
        <w:t>daros</w:t>
      </w:r>
      <w:proofErr w:type="spellEnd"/>
      <w:r>
        <w:t xml:space="preserve"> testimonio de </w:t>
      </w:r>
      <w:proofErr w:type="spellStart"/>
      <w:r>
        <w:t>que</w:t>
      </w:r>
      <w:proofErr w:type="spellEnd"/>
      <w:r>
        <w:t xml:space="preserve"> </w:t>
      </w:r>
      <w:proofErr w:type="spellStart"/>
      <w:r>
        <w:t>el</w:t>
      </w:r>
      <w:proofErr w:type="spellEnd"/>
      <w:r>
        <w:t xml:space="preserve"> </w:t>
      </w:r>
      <w:proofErr w:type="spellStart"/>
      <w:r>
        <w:t>juicio</w:t>
      </w:r>
      <w:proofErr w:type="spellEnd"/>
      <w:r>
        <w:t xml:space="preserve"> </w:t>
      </w:r>
      <w:proofErr w:type="spellStart"/>
      <w:r>
        <w:t>divino</w:t>
      </w:r>
      <w:proofErr w:type="spellEnd"/>
      <w:r>
        <w:t xml:space="preserve"> no es </w:t>
      </w:r>
      <w:proofErr w:type="spellStart"/>
      <w:r>
        <w:t>castigo</w:t>
      </w:r>
      <w:proofErr w:type="spellEnd"/>
      <w:r>
        <w:t xml:space="preserve">, </w:t>
      </w:r>
      <w:proofErr w:type="spellStart"/>
      <w:r>
        <w:t>ni</w:t>
      </w:r>
      <w:proofErr w:type="spellEnd"/>
      <w:r>
        <w:t xml:space="preserve"> </w:t>
      </w:r>
      <w:proofErr w:type="spellStart"/>
      <w:r>
        <w:t>venganza</w:t>
      </w:r>
      <w:proofErr w:type="spellEnd"/>
      <w:r>
        <w:t xml:space="preserve">, </w:t>
      </w:r>
      <w:proofErr w:type="spellStart"/>
      <w:r>
        <w:t>sino</w:t>
      </w:r>
      <w:proofErr w:type="spellEnd"/>
      <w:r>
        <w:t xml:space="preserve"> </w:t>
      </w:r>
      <w:proofErr w:type="spellStart"/>
      <w:r>
        <w:t>juicio</w:t>
      </w:r>
      <w:proofErr w:type="spellEnd"/>
      <w:r>
        <w:t xml:space="preserve"> de amor para </w:t>
      </w:r>
      <w:proofErr w:type="spellStart"/>
      <w:r>
        <w:t>llevaros</w:t>
      </w:r>
      <w:proofErr w:type="spellEnd"/>
      <w:r>
        <w:t xml:space="preserve"> a la luz, a la </w:t>
      </w:r>
      <w:proofErr w:type="spellStart"/>
      <w:r>
        <w:t>paz</w:t>
      </w:r>
      <w:proofErr w:type="spellEnd"/>
      <w:r>
        <w:t xml:space="preserve"> y a la </w:t>
      </w:r>
      <w:proofErr w:type="spellStart"/>
      <w:r>
        <w:t>felicidad</w:t>
      </w:r>
      <w:proofErr w:type="spellEnd"/>
      <w:r>
        <w:t xml:space="preserve">. </w:t>
      </w:r>
    </w:p>
    <w:p w14:paraId="33560D48" w14:textId="77777777" w:rsidR="00F50769" w:rsidRDefault="00F50769" w:rsidP="00F50769">
      <w:r>
        <w:t xml:space="preserve">25. No </w:t>
      </w:r>
      <w:proofErr w:type="spellStart"/>
      <w:r>
        <w:t>encuentro</w:t>
      </w:r>
      <w:proofErr w:type="spellEnd"/>
      <w:r>
        <w:t xml:space="preserve"> un solo </w:t>
      </w:r>
      <w:proofErr w:type="spellStart"/>
      <w:r>
        <w:t>corazón</w:t>
      </w:r>
      <w:proofErr w:type="spellEnd"/>
      <w:r>
        <w:t xml:space="preserve"> </w:t>
      </w:r>
      <w:proofErr w:type="spellStart"/>
      <w:r>
        <w:t>desocupado</w:t>
      </w:r>
      <w:proofErr w:type="spellEnd"/>
      <w:r>
        <w:t xml:space="preserve">, </w:t>
      </w:r>
      <w:proofErr w:type="spellStart"/>
      <w:r>
        <w:t>en</w:t>
      </w:r>
      <w:proofErr w:type="spellEnd"/>
      <w:r>
        <w:t xml:space="preserve"> </w:t>
      </w:r>
      <w:proofErr w:type="spellStart"/>
      <w:r>
        <w:t>el</w:t>
      </w:r>
      <w:proofErr w:type="spellEnd"/>
      <w:r>
        <w:t xml:space="preserve"> </w:t>
      </w:r>
      <w:proofErr w:type="spellStart"/>
      <w:r>
        <w:t>cual</w:t>
      </w:r>
      <w:proofErr w:type="spellEnd"/>
      <w:r>
        <w:t xml:space="preserve"> </w:t>
      </w:r>
      <w:proofErr w:type="spellStart"/>
      <w:r>
        <w:t>poder</w:t>
      </w:r>
      <w:proofErr w:type="spellEnd"/>
      <w:r>
        <w:t xml:space="preserve"> </w:t>
      </w:r>
      <w:proofErr w:type="spellStart"/>
      <w:r>
        <w:t>habitar</w:t>
      </w:r>
      <w:proofErr w:type="spellEnd"/>
      <w:r>
        <w:t xml:space="preserve">; </w:t>
      </w:r>
      <w:proofErr w:type="spellStart"/>
      <w:r>
        <w:t>todos</w:t>
      </w:r>
      <w:proofErr w:type="spellEnd"/>
      <w:r>
        <w:t xml:space="preserve"> </w:t>
      </w:r>
      <w:proofErr w:type="spellStart"/>
      <w:r>
        <w:t>están</w:t>
      </w:r>
      <w:proofErr w:type="spellEnd"/>
      <w:r>
        <w:t xml:space="preserve"> </w:t>
      </w:r>
      <w:proofErr w:type="spellStart"/>
      <w:r>
        <w:t>dedicados</w:t>
      </w:r>
      <w:proofErr w:type="spellEnd"/>
      <w:r>
        <w:t xml:space="preserve"> al </w:t>
      </w:r>
      <w:proofErr w:type="spellStart"/>
      <w:r>
        <w:t>mundo</w:t>
      </w:r>
      <w:proofErr w:type="spellEnd"/>
      <w:r>
        <w:t xml:space="preserve">, mas </w:t>
      </w:r>
      <w:proofErr w:type="spellStart"/>
      <w:r>
        <w:t>cuán</w:t>
      </w:r>
      <w:proofErr w:type="spellEnd"/>
      <w:r>
        <w:t xml:space="preserve"> </w:t>
      </w:r>
      <w:proofErr w:type="spellStart"/>
      <w:r>
        <w:t>meritorio</w:t>
      </w:r>
      <w:proofErr w:type="spellEnd"/>
      <w:r>
        <w:t xml:space="preserve"> </w:t>
      </w:r>
      <w:proofErr w:type="spellStart"/>
      <w:r>
        <w:t>encuentro</w:t>
      </w:r>
      <w:proofErr w:type="spellEnd"/>
      <w:r>
        <w:t xml:space="preserve"> </w:t>
      </w:r>
      <w:proofErr w:type="spellStart"/>
      <w:r>
        <w:t>el</w:t>
      </w:r>
      <w:proofErr w:type="spellEnd"/>
      <w:r>
        <w:t xml:space="preserve"> </w:t>
      </w:r>
      <w:proofErr w:type="spellStart"/>
      <w:r>
        <w:t>que</w:t>
      </w:r>
      <w:proofErr w:type="spellEnd"/>
      <w:r>
        <w:t xml:space="preserve">, </w:t>
      </w:r>
      <w:proofErr w:type="spellStart"/>
      <w:r>
        <w:t>sobreponiéndose</w:t>
      </w:r>
      <w:proofErr w:type="spellEnd"/>
      <w:r>
        <w:t xml:space="preserve"> a </w:t>
      </w:r>
      <w:proofErr w:type="spellStart"/>
      <w:r>
        <w:t>su</w:t>
      </w:r>
      <w:proofErr w:type="spellEnd"/>
      <w:r>
        <w:t xml:space="preserve"> dolor, </w:t>
      </w:r>
      <w:proofErr w:type="spellStart"/>
      <w:r>
        <w:t>sepa</w:t>
      </w:r>
      <w:proofErr w:type="spellEnd"/>
      <w:r>
        <w:t xml:space="preserve"> </w:t>
      </w:r>
      <w:proofErr w:type="spellStart"/>
      <w:r>
        <w:t>bendecir</w:t>
      </w:r>
      <w:proofErr w:type="spellEnd"/>
      <w:r>
        <w:t xml:space="preserve"> mi </w:t>
      </w:r>
      <w:proofErr w:type="spellStart"/>
      <w:r>
        <w:t>voluntad</w:t>
      </w:r>
      <w:proofErr w:type="spellEnd"/>
      <w:r>
        <w:t xml:space="preserve">. </w:t>
      </w:r>
    </w:p>
    <w:p w14:paraId="0748447F" w14:textId="77777777" w:rsidR="00F50769" w:rsidRDefault="00F50769" w:rsidP="00F50769">
      <w:r>
        <w:t>26. ¿</w:t>
      </w:r>
      <w:proofErr w:type="spellStart"/>
      <w:r>
        <w:t>Qué</w:t>
      </w:r>
      <w:proofErr w:type="spellEnd"/>
      <w:r>
        <w:t xml:space="preserve"> </w:t>
      </w:r>
      <w:proofErr w:type="spellStart"/>
      <w:r>
        <w:t>sería</w:t>
      </w:r>
      <w:proofErr w:type="spellEnd"/>
      <w:r>
        <w:t xml:space="preserve"> de </w:t>
      </w:r>
      <w:proofErr w:type="spellStart"/>
      <w:r>
        <w:t>vosotros</w:t>
      </w:r>
      <w:proofErr w:type="spellEnd"/>
      <w:r>
        <w:t xml:space="preserve">, </w:t>
      </w:r>
      <w:proofErr w:type="spellStart"/>
      <w:r>
        <w:t>si</w:t>
      </w:r>
      <w:proofErr w:type="spellEnd"/>
      <w:r>
        <w:t xml:space="preserve"> </w:t>
      </w:r>
      <w:proofErr w:type="spellStart"/>
      <w:r>
        <w:t>en</w:t>
      </w:r>
      <w:proofErr w:type="spellEnd"/>
      <w:r>
        <w:t xml:space="preserve"> medio de </w:t>
      </w:r>
      <w:proofErr w:type="spellStart"/>
      <w:r>
        <w:t>vuestras</w:t>
      </w:r>
      <w:proofErr w:type="spellEnd"/>
      <w:r>
        <w:t xml:space="preserve"> </w:t>
      </w:r>
      <w:proofErr w:type="spellStart"/>
      <w:r>
        <w:t>tribulaciones</w:t>
      </w:r>
      <w:proofErr w:type="spellEnd"/>
      <w:r>
        <w:t xml:space="preserve">, no </w:t>
      </w:r>
      <w:proofErr w:type="spellStart"/>
      <w:r>
        <w:t>tuvierais</w:t>
      </w:r>
      <w:proofErr w:type="spellEnd"/>
      <w:r>
        <w:t xml:space="preserve"> </w:t>
      </w:r>
      <w:proofErr w:type="spellStart"/>
      <w:r>
        <w:t>el</w:t>
      </w:r>
      <w:proofErr w:type="spellEnd"/>
      <w:r>
        <w:t xml:space="preserve"> </w:t>
      </w:r>
      <w:proofErr w:type="spellStart"/>
      <w:r>
        <w:t>consuelo</w:t>
      </w:r>
      <w:proofErr w:type="spellEnd"/>
      <w:r>
        <w:t xml:space="preserve"> de </w:t>
      </w:r>
      <w:proofErr w:type="spellStart"/>
      <w:r>
        <w:t>vuestra</w:t>
      </w:r>
      <w:proofErr w:type="spellEnd"/>
      <w:r>
        <w:t xml:space="preserve"> </w:t>
      </w:r>
      <w:proofErr w:type="spellStart"/>
      <w:r>
        <w:t>fe</w:t>
      </w:r>
      <w:proofErr w:type="spellEnd"/>
      <w:r>
        <w:t xml:space="preserve">? </w:t>
      </w:r>
      <w:proofErr w:type="spellStart"/>
      <w:r>
        <w:t>Mirad</w:t>
      </w:r>
      <w:proofErr w:type="spellEnd"/>
      <w:r>
        <w:t xml:space="preserve"> </w:t>
      </w:r>
      <w:proofErr w:type="spellStart"/>
      <w:r>
        <w:t>cómo</w:t>
      </w:r>
      <w:proofErr w:type="spellEnd"/>
      <w:r>
        <w:t xml:space="preserve"> </w:t>
      </w:r>
      <w:proofErr w:type="spellStart"/>
      <w:r>
        <w:t>esa</w:t>
      </w:r>
      <w:proofErr w:type="spellEnd"/>
      <w:r>
        <w:t xml:space="preserve"> </w:t>
      </w:r>
      <w:proofErr w:type="spellStart"/>
      <w:r>
        <w:t>fe</w:t>
      </w:r>
      <w:proofErr w:type="spellEnd"/>
      <w:r>
        <w:t xml:space="preserve"> </w:t>
      </w:r>
      <w:proofErr w:type="spellStart"/>
      <w:r>
        <w:t>os</w:t>
      </w:r>
      <w:proofErr w:type="spellEnd"/>
      <w:r>
        <w:t xml:space="preserve"> </w:t>
      </w:r>
      <w:proofErr w:type="spellStart"/>
      <w:r>
        <w:t>hace</w:t>
      </w:r>
      <w:proofErr w:type="spellEnd"/>
      <w:r>
        <w:t xml:space="preserve"> </w:t>
      </w:r>
      <w:proofErr w:type="spellStart"/>
      <w:r>
        <w:t>sentir</w:t>
      </w:r>
      <w:proofErr w:type="spellEnd"/>
      <w:r>
        <w:t xml:space="preserve"> </w:t>
      </w:r>
      <w:proofErr w:type="spellStart"/>
      <w:r>
        <w:t>muy</w:t>
      </w:r>
      <w:proofErr w:type="spellEnd"/>
      <w:r>
        <w:t xml:space="preserve"> </w:t>
      </w:r>
      <w:proofErr w:type="spellStart"/>
      <w:r>
        <w:t>próxima</w:t>
      </w:r>
      <w:proofErr w:type="spellEnd"/>
      <w:r>
        <w:t xml:space="preserve"> mi </w:t>
      </w:r>
      <w:proofErr w:type="spellStart"/>
      <w:r>
        <w:t>presencia</w:t>
      </w:r>
      <w:proofErr w:type="spellEnd"/>
      <w:r>
        <w:t xml:space="preserve">, y </w:t>
      </w:r>
      <w:proofErr w:type="spellStart"/>
      <w:r>
        <w:t>ya</w:t>
      </w:r>
      <w:proofErr w:type="spellEnd"/>
      <w:r>
        <w:t xml:space="preserve"> junto a </w:t>
      </w:r>
      <w:proofErr w:type="spellStart"/>
      <w:r>
        <w:t>Mí</w:t>
      </w:r>
      <w:proofErr w:type="spellEnd"/>
      <w:r>
        <w:t xml:space="preserve">, </w:t>
      </w:r>
      <w:proofErr w:type="spellStart"/>
      <w:r>
        <w:t>os</w:t>
      </w:r>
      <w:proofErr w:type="spellEnd"/>
      <w:r>
        <w:t xml:space="preserve"> </w:t>
      </w:r>
      <w:proofErr w:type="spellStart"/>
      <w:r>
        <w:t>llenáis</w:t>
      </w:r>
      <w:proofErr w:type="spellEnd"/>
      <w:r>
        <w:t xml:space="preserve"> de </w:t>
      </w:r>
      <w:proofErr w:type="spellStart"/>
      <w:r>
        <w:t>fuerza</w:t>
      </w:r>
      <w:proofErr w:type="spellEnd"/>
      <w:r>
        <w:t xml:space="preserve"> y de </w:t>
      </w:r>
    </w:p>
    <w:p w14:paraId="7A787E98" w14:textId="77777777" w:rsidR="00F50769" w:rsidRDefault="00F50769" w:rsidP="00F50769">
      <w:proofErr w:type="spellStart"/>
      <w:r>
        <w:t>esperanza</w:t>
      </w:r>
      <w:proofErr w:type="spellEnd"/>
      <w:r>
        <w:t xml:space="preserve">. </w:t>
      </w:r>
      <w:proofErr w:type="spellStart"/>
      <w:r>
        <w:t>Seguid</w:t>
      </w:r>
      <w:proofErr w:type="spellEnd"/>
      <w:r>
        <w:t xml:space="preserve"> </w:t>
      </w:r>
      <w:proofErr w:type="spellStart"/>
      <w:r>
        <w:t>demostrándome</w:t>
      </w:r>
      <w:proofErr w:type="spellEnd"/>
      <w:r>
        <w:t xml:space="preserve"> </w:t>
      </w:r>
      <w:proofErr w:type="spellStart"/>
      <w:r>
        <w:t>esa</w:t>
      </w:r>
      <w:proofErr w:type="spellEnd"/>
      <w:r>
        <w:t xml:space="preserve"> </w:t>
      </w:r>
      <w:proofErr w:type="spellStart"/>
      <w:r>
        <w:t>confianza</w:t>
      </w:r>
      <w:proofErr w:type="spellEnd"/>
      <w:r>
        <w:t xml:space="preserve">, para </w:t>
      </w:r>
      <w:proofErr w:type="spellStart"/>
      <w:r>
        <w:t>que</w:t>
      </w:r>
      <w:proofErr w:type="spellEnd"/>
      <w:r>
        <w:t xml:space="preserve"> </w:t>
      </w:r>
      <w:proofErr w:type="spellStart"/>
      <w:r>
        <w:t>Yo</w:t>
      </w:r>
      <w:proofErr w:type="spellEnd"/>
      <w:r>
        <w:t xml:space="preserve"> </w:t>
      </w:r>
      <w:proofErr w:type="spellStart"/>
      <w:r>
        <w:t>os</w:t>
      </w:r>
      <w:proofErr w:type="spellEnd"/>
      <w:r>
        <w:t xml:space="preserve"> </w:t>
      </w:r>
      <w:proofErr w:type="spellStart"/>
      <w:r>
        <w:t>conceda</w:t>
      </w:r>
      <w:proofErr w:type="spellEnd"/>
      <w:r>
        <w:t xml:space="preserve"> </w:t>
      </w:r>
      <w:proofErr w:type="spellStart"/>
      <w:r>
        <w:t>todo</w:t>
      </w:r>
      <w:proofErr w:type="spellEnd"/>
      <w:r>
        <w:t xml:space="preserve"> </w:t>
      </w:r>
      <w:proofErr w:type="spellStart"/>
      <w:r>
        <w:t>el</w:t>
      </w:r>
      <w:proofErr w:type="spellEnd"/>
      <w:r>
        <w:t xml:space="preserve"> </w:t>
      </w:r>
      <w:proofErr w:type="spellStart"/>
      <w:r>
        <w:t>consuelo</w:t>
      </w:r>
      <w:proofErr w:type="spellEnd"/>
      <w:r>
        <w:t xml:space="preserve"> </w:t>
      </w:r>
      <w:proofErr w:type="spellStart"/>
      <w:r>
        <w:t>que</w:t>
      </w:r>
      <w:proofErr w:type="spellEnd"/>
      <w:r>
        <w:t xml:space="preserve"> </w:t>
      </w:r>
      <w:proofErr w:type="spellStart"/>
      <w:r>
        <w:t>os</w:t>
      </w:r>
      <w:proofErr w:type="spellEnd"/>
      <w:r>
        <w:t xml:space="preserve"> </w:t>
      </w:r>
      <w:proofErr w:type="spellStart"/>
      <w:r>
        <w:t>tengo</w:t>
      </w:r>
      <w:proofErr w:type="spellEnd"/>
      <w:r>
        <w:t xml:space="preserve"> </w:t>
      </w:r>
      <w:proofErr w:type="spellStart"/>
      <w:r>
        <w:t>reservado</w:t>
      </w:r>
      <w:proofErr w:type="spellEnd"/>
      <w:r>
        <w:t xml:space="preserve">. </w:t>
      </w:r>
    </w:p>
    <w:p w14:paraId="7B9D91D7" w14:textId="77777777" w:rsidR="00F50769" w:rsidRDefault="00F50769" w:rsidP="00F50769">
      <w:r>
        <w:t>27. ¡</w:t>
      </w:r>
      <w:proofErr w:type="spellStart"/>
      <w:r>
        <w:t>Qué</w:t>
      </w:r>
      <w:proofErr w:type="spellEnd"/>
      <w:r>
        <w:t xml:space="preserve"> </w:t>
      </w:r>
      <w:proofErr w:type="spellStart"/>
      <w:r>
        <w:t>grato</w:t>
      </w:r>
      <w:proofErr w:type="spellEnd"/>
      <w:r>
        <w:t xml:space="preserve"> es para </w:t>
      </w:r>
      <w:proofErr w:type="spellStart"/>
      <w:r>
        <w:t>Mí</w:t>
      </w:r>
      <w:proofErr w:type="spellEnd"/>
      <w:r>
        <w:t xml:space="preserve"> </w:t>
      </w:r>
      <w:proofErr w:type="spellStart"/>
      <w:r>
        <w:t>sentirme</w:t>
      </w:r>
      <w:proofErr w:type="spellEnd"/>
      <w:r>
        <w:t xml:space="preserve"> </w:t>
      </w:r>
      <w:proofErr w:type="spellStart"/>
      <w:r>
        <w:t>creído</w:t>
      </w:r>
      <w:proofErr w:type="spellEnd"/>
      <w:r>
        <w:t xml:space="preserve"> y </w:t>
      </w:r>
      <w:proofErr w:type="spellStart"/>
      <w:r>
        <w:t>respetado</w:t>
      </w:r>
      <w:proofErr w:type="spellEnd"/>
      <w:r>
        <w:t xml:space="preserve"> </w:t>
      </w:r>
      <w:proofErr w:type="spellStart"/>
      <w:r>
        <w:t>en</w:t>
      </w:r>
      <w:proofErr w:type="spellEnd"/>
      <w:r>
        <w:t xml:space="preserve"> mi </w:t>
      </w:r>
      <w:proofErr w:type="spellStart"/>
      <w:r>
        <w:t>voluntad</w:t>
      </w:r>
      <w:proofErr w:type="spellEnd"/>
      <w:r>
        <w:t xml:space="preserve">! Cuán </w:t>
      </w:r>
      <w:proofErr w:type="spellStart"/>
      <w:r>
        <w:t>satisfactorio</w:t>
      </w:r>
      <w:proofErr w:type="spellEnd"/>
      <w:r>
        <w:t xml:space="preserve"> es para </w:t>
      </w:r>
      <w:proofErr w:type="spellStart"/>
      <w:r>
        <w:t>mí</w:t>
      </w:r>
      <w:proofErr w:type="spellEnd"/>
      <w:r>
        <w:t xml:space="preserve"> Espíritu </w:t>
      </w:r>
      <w:proofErr w:type="spellStart"/>
      <w:r>
        <w:t>cuando</w:t>
      </w:r>
      <w:proofErr w:type="spellEnd"/>
      <w:r>
        <w:t xml:space="preserve"> </w:t>
      </w:r>
      <w:proofErr w:type="spellStart"/>
      <w:r>
        <w:t>veo</w:t>
      </w:r>
      <w:proofErr w:type="spellEnd"/>
      <w:r>
        <w:t xml:space="preserve"> </w:t>
      </w:r>
      <w:proofErr w:type="spellStart"/>
      <w:r>
        <w:t>que</w:t>
      </w:r>
      <w:proofErr w:type="spellEnd"/>
      <w:r>
        <w:t xml:space="preserve"> </w:t>
      </w:r>
      <w:proofErr w:type="spellStart"/>
      <w:r>
        <w:t>confiáis</w:t>
      </w:r>
      <w:proofErr w:type="spellEnd"/>
      <w:r>
        <w:t xml:space="preserve"> </w:t>
      </w:r>
      <w:proofErr w:type="spellStart"/>
      <w:r>
        <w:t>en</w:t>
      </w:r>
      <w:proofErr w:type="spellEnd"/>
      <w:r>
        <w:t xml:space="preserve"> </w:t>
      </w:r>
      <w:proofErr w:type="spellStart"/>
      <w:r>
        <w:t>vuestro</w:t>
      </w:r>
      <w:proofErr w:type="spellEnd"/>
      <w:r>
        <w:t xml:space="preserve"> Padre, </w:t>
      </w:r>
      <w:proofErr w:type="spellStart"/>
      <w:r>
        <w:t>que</w:t>
      </w:r>
      <w:proofErr w:type="spellEnd"/>
      <w:r>
        <w:t xml:space="preserve"> </w:t>
      </w:r>
      <w:proofErr w:type="spellStart"/>
      <w:r>
        <w:t>sabéis</w:t>
      </w:r>
      <w:proofErr w:type="spellEnd"/>
      <w:r>
        <w:t xml:space="preserve"> </w:t>
      </w:r>
      <w:proofErr w:type="spellStart"/>
      <w:r>
        <w:t>esperar</w:t>
      </w:r>
      <w:proofErr w:type="spellEnd"/>
      <w:r>
        <w:t xml:space="preserve">, </w:t>
      </w:r>
      <w:proofErr w:type="spellStart"/>
      <w:r>
        <w:t>que</w:t>
      </w:r>
      <w:proofErr w:type="spellEnd"/>
      <w:r>
        <w:t xml:space="preserve"> </w:t>
      </w:r>
      <w:proofErr w:type="spellStart"/>
      <w:r>
        <w:t>sois</w:t>
      </w:r>
      <w:proofErr w:type="spellEnd"/>
      <w:r>
        <w:t xml:space="preserve"> </w:t>
      </w:r>
      <w:proofErr w:type="spellStart"/>
      <w:r>
        <w:t>incapaces</w:t>
      </w:r>
      <w:proofErr w:type="spellEnd"/>
      <w:r>
        <w:t xml:space="preserve"> de </w:t>
      </w:r>
      <w:proofErr w:type="spellStart"/>
      <w:r>
        <w:t>renegar</w:t>
      </w:r>
      <w:proofErr w:type="spellEnd"/>
      <w:r>
        <w:t xml:space="preserve"> </w:t>
      </w:r>
      <w:proofErr w:type="spellStart"/>
      <w:r>
        <w:t>en</w:t>
      </w:r>
      <w:proofErr w:type="spellEnd"/>
      <w:r>
        <w:t xml:space="preserve"> contra </w:t>
      </w:r>
      <w:proofErr w:type="spellStart"/>
      <w:r>
        <w:t>mía</w:t>
      </w:r>
      <w:proofErr w:type="spellEnd"/>
      <w:r>
        <w:t xml:space="preserve"> a </w:t>
      </w:r>
      <w:proofErr w:type="spellStart"/>
      <w:r>
        <w:t>pesar</w:t>
      </w:r>
      <w:proofErr w:type="spellEnd"/>
      <w:r>
        <w:t xml:space="preserve"> de </w:t>
      </w:r>
      <w:proofErr w:type="spellStart"/>
      <w:r>
        <w:t>que</w:t>
      </w:r>
      <w:proofErr w:type="spellEnd"/>
      <w:r>
        <w:t xml:space="preserve"> a </w:t>
      </w:r>
      <w:proofErr w:type="spellStart"/>
      <w:r>
        <w:t>veces</w:t>
      </w:r>
      <w:proofErr w:type="spellEnd"/>
      <w:r>
        <w:t xml:space="preserve"> la </w:t>
      </w:r>
      <w:proofErr w:type="spellStart"/>
      <w:r>
        <w:t>intensidad</w:t>
      </w:r>
      <w:proofErr w:type="spellEnd"/>
      <w:r>
        <w:t xml:space="preserve"> de las </w:t>
      </w:r>
      <w:proofErr w:type="spellStart"/>
      <w:r>
        <w:t>pruebas</w:t>
      </w:r>
      <w:proofErr w:type="spellEnd"/>
      <w:r>
        <w:t xml:space="preserve"> </w:t>
      </w:r>
      <w:proofErr w:type="spellStart"/>
      <w:r>
        <w:t>os</w:t>
      </w:r>
      <w:proofErr w:type="spellEnd"/>
      <w:r>
        <w:t xml:space="preserve"> </w:t>
      </w:r>
      <w:proofErr w:type="spellStart"/>
      <w:r>
        <w:t>agobia</w:t>
      </w:r>
      <w:proofErr w:type="spellEnd"/>
      <w:r>
        <w:t xml:space="preserve">; </w:t>
      </w:r>
      <w:proofErr w:type="spellStart"/>
      <w:r>
        <w:t>entonces</w:t>
      </w:r>
      <w:proofErr w:type="spellEnd"/>
      <w:r>
        <w:t xml:space="preserve"> </w:t>
      </w:r>
      <w:proofErr w:type="spellStart"/>
      <w:r>
        <w:t>os</w:t>
      </w:r>
      <w:proofErr w:type="spellEnd"/>
      <w:r>
        <w:t xml:space="preserve"> </w:t>
      </w:r>
      <w:proofErr w:type="spellStart"/>
      <w:r>
        <w:t>digo</w:t>
      </w:r>
      <w:proofErr w:type="spellEnd"/>
      <w:r>
        <w:t xml:space="preserve">: </w:t>
      </w:r>
      <w:proofErr w:type="spellStart"/>
      <w:r>
        <w:t>éstos</w:t>
      </w:r>
      <w:proofErr w:type="spellEnd"/>
      <w:r>
        <w:t xml:space="preserve"> se </w:t>
      </w:r>
      <w:proofErr w:type="spellStart"/>
      <w:r>
        <w:t>han</w:t>
      </w:r>
      <w:proofErr w:type="spellEnd"/>
      <w:r>
        <w:t xml:space="preserve"> </w:t>
      </w:r>
      <w:proofErr w:type="spellStart"/>
      <w:r>
        <w:t>hecho</w:t>
      </w:r>
      <w:proofErr w:type="spellEnd"/>
      <w:r>
        <w:t xml:space="preserve"> </w:t>
      </w:r>
      <w:proofErr w:type="spellStart"/>
      <w:r>
        <w:t>dignos</w:t>
      </w:r>
      <w:proofErr w:type="spellEnd"/>
      <w:r>
        <w:t xml:space="preserve"> de mis </w:t>
      </w:r>
      <w:proofErr w:type="spellStart"/>
      <w:r>
        <w:t>beneficios</w:t>
      </w:r>
      <w:proofErr w:type="spellEnd"/>
      <w:r>
        <w:t xml:space="preserve"> </w:t>
      </w:r>
      <w:proofErr w:type="spellStart"/>
      <w:r>
        <w:t>porque</w:t>
      </w:r>
      <w:proofErr w:type="spellEnd"/>
      <w:r>
        <w:t xml:space="preserve"> </w:t>
      </w:r>
      <w:proofErr w:type="spellStart"/>
      <w:r>
        <w:t>han</w:t>
      </w:r>
      <w:proofErr w:type="spellEnd"/>
      <w:r>
        <w:t xml:space="preserve"> </w:t>
      </w:r>
      <w:proofErr w:type="spellStart"/>
      <w:r>
        <w:t>hecho</w:t>
      </w:r>
      <w:proofErr w:type="spellEnd"/>
      <w:r>
        <w:t xml:space="preserve"> </w:t>
      </w:r>
      <w:proofErr w:type="spellStart"/>
      <w:r>
        <w:t>méritos</w:t>
      </w:r>
      <w:proofErr w:type="spellEnd"/>
      <w:r>
        <w:t xml:space="preserve"> </w:t>
      </w:r>
      <w:proofErr w:type="spellStart"/>
      <w:r>
        <w:t>en</w:t>
      </w:r>
      <w:proofErr w:type="spellEnd"/>
      <w:r>
        <w:t xml:space="preserve"> las </w:t>
      </w:r>
      <w:proofErr w:type="spellStart"/>
      <w:r>
        <w:t>vicisitudes</w:t>
      </w:r>
      <w:proofErr w:type="spellEnd"/>
      <w:r>
        <w:t xml:space="preserve">. </w:t>
      </w:r>
    </w:p>
    <w:p w14:paraId="66F0D246" w14:textId="77777777" w:rsidR="00F50769" w:rsidRDefault="00F50769" w:rsidP="00F50769">
      <w:r>
        <w:t xml:space="preserve">28. </w:t>
      </w:r>
      <w:proofErr w:type="spellStart"/>
      <w:r>
        <w:t>Forjad</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en</w:t>
      </w:r>
      <w:proofErr w:type="spellEnd"/>
      <w:r>
        <w:t xml:space="preserve"> </w:t>
      </w:r>
      <w:proofErr w:type="spellStart"/>
      <w:r>
        <w:t>los</w:t>
      </w:r>
      <w:proofErr w:type="spellEnd"/>
      <w:r>
        <w:t xml:space="preserve"> </w:t>
      </w:r>
      <w:proofErr w:type="spellStart"/>
      <w:r>
        <w:t>grandes</w:t>
      </w:r>
      <w:proofErr w:type="spellEnd"/>
      <w:r>
        <w:t xml:space="preserve"> </w:t>
      </w:r>
      <w:proofErr w:type="spellStart"/>
      <w:r>
        <w:t>combates</w:t>
      </w:r>
      <w:proofErr w:type="spellEnd"/>
      <w:r>
        <w:t xml:space="preserve"> de la </w:t>
      </w:r>
      <w:proofErr w:type="spellStart"/>
      <w:r>
        <w:t>vida</w:t>
      </w:r>
      <w:proofErr w:type="spellEnd"/>
      <w:r>
        <w:t xml:space="preserve">, </w:t>
      </w:r>
      <w:proofErr w:type="spellStart"/>
      <w:r>
        <w:t>como</w:t>
      </w:r>
      <w:proofErr w:type="spellEnd"/>
      <w:r>
        <w:t xml:space="preserve"> se </w:t>
      </w:r>
      <w:proofErr w:type="spellStart"/>
      <w:r>
        <w:t>forjó</w:t>
      </w:r>
      <w:proofErr w:type="spellEnd"/>
      <w:r>
        <w:t xml:space="preserve"> </w:t>
      </w:r>
      <w:proofErr w:type="spellStart"/>
      <w:r>
        <w:t>aquel</w:t>
      </w:r>
      <w:proofErr w:type="spellEnd"/>
      <w:r>
        <w:t xml:space="preserve"> pueblo de Israel </w:t>
      </w:r>
      <w:proofErr w:type="spellStart"/>
      <w:r>
        <w:t>en</w:t>
      </w:r>
      <w:proofErr w:type="spellEnd"/>
      <w:r>
        <w:t xml:space="preserve"> </w:t>
      </w:r>
      <w:proofErr w:type="spellStart"/>
      <w:r>
        <w:t>el</w:t>
      </w:r>
      <w:proofErr w:type="spellEnd"/>
      <w:r>
        <w:t xml:space="preserve"> </w:t>
      </w:r>
      <w:proofErr w:type="spellStart"/>
      <w:r>
        <w:t>desierto</w:t>
      </w:r>
      <w:proofErr w:type="spellEnd"/>
      <w:r>
        <w:t>. ¿</w:t>
      </w:r>
      <w:proofErr w:type="spellStart"/>
      <w:r>
        <w:t>Sabéis</w:t>
      </w:r>
      <w:proofErr w:type="spellEnd"/>
      <w:r>
        <w:t xml:space="preserve"> </w:t>
      </w:r>
      <w:proofErr w:type="spellStart"/>
      <w:r>
        <w:t>vosotros</w:t>
      </w:r>
      <w:proofErr w:type="spellEnd"/>
      <w:r>
        <w:t xml:space="preserve"> lo extenso </w:t>
      </w:r>
      <w:proofErr w:type="spellStart"/>
      <w:r>
        <w:t>que</w:t>
      </w:r>
      <w:proofErr w:type="spellEnd"/>
      <w:r>
        <w:t xml:space="preserve"> es </w:t>
      </w:r>
      <w:proofErr w:type="spellStart"/>
      <w:r>
        <w:t>el</w:t>
      </w:r>
      <w:proofErr w:type="spellEnd"/>
      <w:r>
        <w:t xml:space="preserve"> </w:t>
      </w:r>
      <w:proofErr w:type="spellStart"/>
      <w:r>
        <w:t>desierto</w:t>
      </w:r>
      <w:proofErr w:type="spellEnd"/>
      <w:r>
        <w:t xml:space="preserve">, </w:t>
      </w:r>
      <w:proofErr w:type="spellStart"/>
      <w:r>
        <w:t>que</w:t>
      </w:r>
      <w:proofErr w:type="spellEnd"/>
      <w:r>
        <w:t xml:space="preserve"> </w:t>
      </w:r>
      <w:proofErr w:type="spellStart"/>
      <w:r>
        <w:t>parece</w:t>
      </w:r>
      <w:proofErr w:type="spellEnd"/>
      <w:r>
        <w:t xml:space="preserve"> no </w:t>
      </w:r>
      <w:proofErr w:type="spellStart"/>
      <w:r>
        <w:t>tener</w:t>
      </w:r>
      <w:proofErr w:type="spellEnd"/>
      <w:r>
        <w:t xml:space="preserve"> </w:t>
      </w:r>
      <w:proofErr w:type="spellStart"/>
      <w:r>
        <w:t>término</w:t>
      </w:r>
      <w:proofErr w:type="spellEnd"/>
      <w:r>
        <w:t xml:space="preserve">, con un sol </w:t>
      </w:r>
      <w:proofErr w:type="spellStart"/>
      <w:r>
        <w:t>inclemente</w:t>
      </w:r>
      <w:proofErr w:type="spellEnd"/>
      <w:r>
        <w:t xml:space="preserve"> y arenas </w:t>
      </w:r>
      <w:proofErr w:type="spellStart"/>
      <w:r>
        <w:t>candentes</w:t>
      </w:r>
      <w:proofErr w:type="spellEnd"/>
      <w:r>
        <w:t>? ¿</w:t>
      </w:r>
      <w:proofErr w:type="spellStart"/>
      <w:r>
        <w:t>Sabéis</w:t>
      </w:r>
      <w:proofErr w:type="spellEnd"/>
      <w:r>
        <w:t xml:space="preserve"> lo </w:t>
      </w:r>
      <w:proofErr w:type="spellStart"/>
      <w:r>
        <w:t>que</w:t>
      </w:r>
      <w:proofErr w:type="spellEnd"/>
      <w:r>
        <w:t xml:space="preserve"> es la </w:t>
      </w:r>
      <w:proofErr w:type="spellStart"/>
      <w:r>
        <w:t>soledad</w:t>
      </w:r>
      <w:proofErr w:type="spellEnd"/>
      <w:r>
        <w:t xml:space="preserve"> y </w:t>
      </w:r>
      <w:proofErr w:type="spellStart"/>
      <w:r>
        <w:t>el</w:t>
      </w:r>
      <w:proofErr w:type="spellEnd"/>
      <w:r>
        <w:t xml:space="preserve"> </w:t>
      </w:r>
      <w:proofErr w:type="spellStart"/>
      <w:r>
        <w:t>silencio</w:t>
      </w:r>
      <w:proofErr w:type="spellEnd"/>
      <w:r>
        <w:t xml:space="preserve"> y </w:t>
      </w:r>
      <w:proofErr w:type="spellStart"/>
      <w:r>
        <w:t>el</w:t>
      </w:r>
      <w:proofErr w:type="spellEnd"/>
      <w:r>
        <w:t xml:space="preserve"> </w:t>
      </w:r>
      <w:proofErr w:type="spellStart"/>
      <w:r>
        <w:t>tener</w:t>
      </w:r>
      <w:proofErr w:type="spellEnd"/>
      <w:r>
        <w:t xml:space="preserve"> </w:t>
      </w:r>
      <w:proofErr w:type="spellStart"/>
      <w:r>
        <w:t>que</w:t>
      </w:r>
      <w:proofErr w:type="spellEnd"/>
      <w:r>
        <w:t xml:space="preserve"> </w:t>
      </w:r>
      <w:proofErr w:type="spellStart"/>
      <w:r>
        <w:t>permanecer</w:t>
      </w:r>
      <w:proofErr w:type="spellEnd"/>
      <w:r>
        <w:t xml:space="preserve"> </w:t>
      </w:r>
      <w:proofErr w:type="spellStart"/>
      <w:r>
        <w:t>en</w:t>
      </w:r>
      <w:proofErr w:type="spellEnd"/>
      <w:r>
        <w:t xml:space="preserve"> </w:t>
      </w:r>
      <w:proofErr w:type="spellStart"/>
      <w:r>
        <w:t>vigilia</w:t>
      </w:r>
      <w:proofErr w:type="spellEnd"/>
      <w:r>
        <w:t xml:space="preserve">, </w:t>
      </w:r>
      <w:proofErr w:type="spellStart"/>
      <w:r>
        <w:t>porque</w:t>
      </w:r>
      <w:proofErr w:type="spellEnd"/>
      <w:r>
        <w:t xml:space="preserve"> </w:t>
      </w:r>
      <w:proofErr w:type="spellStart"/>
      <w:r>
        <w:t>los</w:t>
      </w:r>
      <w:proofErr w:type="spellEnd"/>
      <w:r>
        <w:t xml:space="preserve"> </w:t>
      </w:r>
      <w:proofErr w:type="spellStart"/>
      <w:r>
        <w:t>enemigos</w:t>
      </w:r>
      <w:proofErr w:type="spellEnd"/>
      <w:r>
        <w:t xml:space="preserve"> </w:t>
      </w:r>
      <w:proofErr w:type="spellStart"/>
      <w:r>
        <w:t>acechan</w:t>
      </w:r>
      <w:proofErr w:type="spellEnd"/>
      <w:r>
        <w:t xml:space="preserve">? En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ahí</w:t>
      </w:r>
      <w:proofErr w:type="spellEnd"/>
      <w:r>
        <w:t xml:space="preserve">, </w:t>
      </w:r>
      <w:proofErr w:type="spellStart"/>
      <w:r>
        <w:t>en</w:t>
      </w:r>
      <w:proofErr w:type="spellEnd"/>
      <w:r>
        <w:t xml:space="preserve"> </w:t>
      </w:r>
      <w:proofErr w:type="spellStart"/>
      <w:r>
        <w:t>el</w:t>
      </w:r>
      <w:proofErr w:type="spellEnd"/>
      <w:r>
        <w:t xml:space="preserve"> </w:t>
      </w:r>
      <w:proofErr w:type="spellStart"/>
      <w:r>
        <w:t>desierto</w:t>
      </w:r>
      <w:proofErr w:type="spellEnd"/>
      <w:r>
        <w:t xml:space="preserve">, </w:t>
      </w:r>
      <w:proofErr w:type="spellStart"/>
      <w:r>
        <w:t>fue</w:t>
      </w:r>
      <w:proofErr w:type="spellEnd"/>
      <w:r>
        <w:t xml:space="preserve"> </w:t>
      </w:r>
      <w:proofErr w:type="spellStart"/>
      <w:r>
        <w:t>en</w:t>
      </w:r>
      <w:proofErr w:type="spellEnd"/>
      <w:r>
        <w:t xml:space="preserve"> </w:t>
      </w:r>
      <w:proofErr w:type="spellStart"/>
      <w:r>
        <w:t>donde</w:t>
      </w:r>
      <w:proofErr w:type="spellEnd"/>
      <w:r>
        <w:t xml:space="preserve"> </w:t>
      </w:r>
      <w:proofErr w:type="spellStart"/>
      <w:r>
        <w:t>aquel</w:t>
      </w:r>
      <w:proofErr w:type="spellEnd"/>
      <w:r>
        <w:t xml:space="preserve"> pueblo </w:t>
      </w:r>
      <w:proofErr w:type="spellStart"/>
      <w:r>
        <w:t>supo</w:t>
      </w:r>
      <w:proofErr w:type="spellEnd"/>
      <w:r>
        <w:t xml:space="preserve"> lo grande </w:t>
      </w:r>
      <w:proofErr w:type="spellStart"/>
      <w:r>
        <w:t>que</w:t>
      </w:r>
      <w:proofErr w:type="spellEnd"/>
      <w:r>
        <w:t xml:space="preserve"> es </w:t>
      </w:r>
      <w:proofErr w:type="spellStart"/>
      <w:r>
        <w:t>creer</w:t>
      </w:r>
      <w:proofErr w:type="spellEnd"/>
      <w:r>
        <w:t xml:space="preserve"> </w:t>
      </w:r>
      <w:proofErr w:type="spellStart"/>
      <w:r>
        <w:t>en</w:t>
      </w:r>
      <w:proofErr w:type="spellEnd"/>
      <w:r>
        <w:t xml:space="preserve"> Dios y </w:t>
      </w:r>
      <w:proofErr w:type="spellStart"/>
      <w:r>
        <w:t>aprendió</w:t>
      </w:r>
      <w:proofErr w:type="spellEnd"/>
      <w:r>
        <w:t xml:space="preserve"> </w:t>
      </w:r>
      <w:proofErr w:type="gramStart"/>
      <w:r>
        <w:t>a</w:t>
      </w:r>
      <w:proofErr w:type="gramEnd"/>
      <w:r>
        <w:t xml:space="preserve"> </w:t>
      </w:r>
      <w:proofErr w:type="spellStart"/>
      <w:r>
        <w:t>amarlo</w:t>
      </w:r>
      <w:proofErr w:type="spellEnd"/>
      <w:r>
        <w:t>. ¿</w:t>
      </w:r>
      <w:proofErr w:type="spellStart"/>
      <w:r>
        <w:t>Qué</w:t>
      </w:r>
      <w:proofErr w:type="spellEnd"/>
      <w:r>
        <w:t xml:space="preserve"> </w:t>
      </w:r>
      <w:proofErr w:type="spellStart"/>
      <w:r>
        <w:t>podía</w:t>
      </w:r>
      <w:proofErr w:type="spellEnd"/>
      <w:r>
        <w:t xml:space="preserve"> </w:t>
      </w:r>
      <w:proofErr w:type="spellStart"/>
      <w:r>
        <w:t>esperar</w:t>
      </w:r>
      <w:proofErr w:type="spellEnd"/>
      <w:r>
        <w:t xml:space="preserve"> del </w:t>
      </w:r>
      <w:proofErr w:type="spellStart"/>
      <w:r>
        <w:t>desierto</w:t>
      </w:r>
      <w:proofErr w:type="spellEnd"/>
      <w:r>
        <w:t xml:space="preserve"> </w:t>
      </w:r>
      <w:proofErr w:type="spellStart"/>
      <w:r>
        <w:t>aquel</w:t>
      </w:r>
      <w:proofErr w:type="spellEnd"/>
      <w:r>
        <w:t xml:space="preserve"> pueblo? Y sin embargo </w:t>
      </w:r>
      <w:proofErr w:type="spellStart"/>
      <w:r>
        <w:t>todo</w:t>
      </w:r>
      <w:proofErr w:type="spellEnd"/>
      <w:r>
        <w:t xml:space="preserve"> lo </w:t>
      </w:r>
      <w:proofErr w:type="spellStart"/>
      <w:r>
        <w:t>tuvo</w:t>
      </w:r>
      <w:proofErr w:type="spellEnd"/>
      <w:r>
        <w:t xml:space="preserve">: </w:t>
      </w:r>
      <w:proofErr w:type="spellStart"/>
      <w:r>
        <w:t>el</w:t>
      </w:r>
      <w:proofErr w:type="spellEnd"/>
      <w:r>
        <w:t xml:space="preserve"> pan, </w:t>
      </w:r>
      <w:proofErr w:type="spellStart"/>
      <w:r>
        <w:t>el</w:t>
      </w:r>
      <w:proofErr w:type="spellEnd"/>
      <w:r>
        <w:t xml:space="preserve"> </w:t>
      </w:r>
      <w:proofErr w:type="spellStart"/>
      <w:r>
        <w:t>agua</w:t>
      </w:r>
      <w:proofErr w:type="spellEnd"/>
      <w:r>
        <w:t xml:space="preserve">, un </w:t>
      </w:r>
      <w:proofErr w:type="spellStart"/>
      <w:r>
        <w:t>hogar</w:t>
      </w:r>
      <w:proofErr w:type="spellEnd"/>
      <w:r>
        <w:t xml:space="preserve"> para </w:t>
      </w:r>
      <w:proofErr w:type="spellStart"/>
      <w:r>
        <w:t>descansar</w:t>
      </w:r>
      <w:proofErr w:type="spellEnd"/>
      <w:r>
        <w:t xml:space="preserve">, un oasis y un </w:t>
      </w:r>
      <w:proofErr w:type="spellStart"/>
      <w:r>
        <w:t>santuario</w:t>
      </w:r>
      <w:proofErr w:type="spellEnd"/>
      <w:r>
        <w:t xml:space="preserve"> </w:t>
      </w:r>
      <w:proofErr w:type="spellStart"/>
      <w:r>
        <w:t>donde</w:t>
      </w:r>
      <w:proofErr w:type="spellEnd"/>
      <w:r>
        <w:t xml:space="preserve"> </w:t>
      </w:r>
      <w:proofErr w:type="spellStart"/>
      <w:r>
        <w:t>elevar</w:t>
      </w:r>
      <w:proofErr w:type="spellEnd"/>
      <w:r>
        <w:t xml:space="preserve"> </w:t>
      </w:r>
      <w:proofErr w:type="spellStart"/>
      <w:r>
        <w:t>su</w:t>
      </w:r>
      <w:proofErr w:type="spellEnd"/>
      <w:r>
        <w:t xml:space="preserve"> </w:t>
      </w:r>
      <w:proofErr w:type="spellStart"/>
      <w:r>
        <w:t>espíritu</w:t>
      </w:r>
      <w:proofErr w:type="spellEnd"/>
      <w:r>
        <w:t xml:space="preserve"> </w:t>
      </w:r>
      <w:proofErr w:type="spellStart"/>
      <w:r>
        <w:t>agradecido</w:t>
      </w:r>
      <w:proofErr w:type="spellEnd"/>
      <w:r>
        <w:t xml:space="preserve"> </w:t>
      </w:r>
      <w:proofErr w:type="spellStart"/>
      <w:r>
        <w:t>hacia</w:t>
      </w:r>
      <w:proofErr w:type="spellEnd"/>
      <w:r>
        <w:t xml:space="preserve"> </w:t>
      </w:r>
      <w:proofErr w:type="spellStart"/>
      <w:r>
        <w:t>su</w:t>
      </w:r>
      <w:proofErr w:type="spellEnd"/>
      <w:r>
        <w:t xml:space="preserve"> Padre y </w:t>
      </w:r>
      <w:proofErr w:type="spellStart"/>
      <w:r>
        <w:t>Creador</w:t>
      </w:r>
      <w:proofErr w:type="spellEnd"/>
      <w:r>
        <w:t xml:space="preserve">.  </w:t>
      </w:r>
    </w:p>
    <w:p w14:paraId="3FBFBA4C" w14:textId="77777777" w:rsidR="00F50769" w:rsidRDefault="00F50769" w:rsidP="00F50769">
      <w:r>
        <w:lastRenderedPageBreak/>
        <w:t xml:space="preserve">29. Cuando Israel </w:t>
      </w:r>
      <w:proofErr w:type="spellStart"/>
      <w:r>
        <w:t>penetró</w:t>
      </w:r>
      <w:proofErr w:type="spellEnd"/>
      <w:r>
        <w:t xml:space="preserve"> </w:t>
      </w:r>
      <w:proofErr w:type="spellStart"/>
      <w:r>
        <w:t>en</w:t>
      </w:r>
      <w:proofErr w:type="spellEnd"/>
      <w:r>
        <w:t xml:space="preserve"> la Tierra </w:t>
      </w:r>
      <w:proofErr w:type="spellStart"/>
      <w:r>
        <w:t>Prometida</w:t>
      </w:r>
      <w:proofErr w:type="spellEnd"/>
      <w:r>
        <w:t xml:space="preserve"> era un pueblo </w:t>
      </w:r>
      <w:proofErr w:type="spellStart"/>
      <w:r>
        <w:t>fortalecido</w:t>
      </w:r>
      <w:proofErr w:type="spellEnd"/>
      <w:r>
        <w:t xml:space="preserve">, </w:t>
      </w:r>
      <w:proofErr w:type="spellStart"/>
      <w:r>
        <w:t>purificado</w:t>
      </w:r>
      <w:proofErr w:type="spellEnd"/>
      <w:r>
        <w:t xml:space="preserve">, </w:t>
      </w:r>
      <w:proofErr w:type="spellStart"/>
      <w:r>
        <w:t>ferviente</w:t>
      </w:r>
      <w:proofErr w:type="spellEnd"/>
      <w:r>
        <w:t xml:space="preserve">. Cuán dulce le </w:t>
      </w:r>
      <w:proofErr w:type="spellStart"/>
      <w:r>
        <w:t>fue</w:t>
      </w:r>
      <w:proofErr w:type="spellEnd"/>
      <w:r>
        <w:t xml:space="preserve"> </w:t>
      </w:r>
      <w:proofErr w:type="spellStart"/>
      <w:r>
        <w:t>aquella</w:t>
      </w:r>
      <w:proofErr w:type="spellEnd"/>
      <w:r>
        <w:t xml:space="preserve"> tierra </w:t>
      </w:r>
      <w:proofErr w:type="spellStart"/>
      <w:r>
        <w:t>que</w:t>
      </w:r>
      <w:proofErr w:type="spellEnd"/>
      <w:r>
        <w:t xml:space="preserve"> </w:t>
      </w:r>
      <w:proofErr w:type="spellStart"/>
      <w:r>
        <w:t>abrió</w:t>
      </w:r>
      <w:proofErr w:type="spellEnd"/>
      <w:r>
        <w:t xml:space="preserve"> </w:t>
      </w:r>
      <w:proofErr w:type="spellStart"/>
      <w:r>
        <w:t>su</w:t>
      </w:r>
      <w:proofErr w:type="spellEnd"/>
      <w:r>
        <w:t xml:space="preserve"> </w:t>
      </w:r>
      <w:proofErr w:type="spellStart"/>
      <w:r>
        <w:t>regazo</w:t>
      </w:r>
      <w:proofErr w:type="spellEnd"/>
      <w:r>
        <w:t xml:space="preserve"> para </w:t>
      </w:r>
      <w:proofErr w:type="spellStart"/>
      <w:r>
        <w:t>recibir</w:t>
      </w:r>
      <w:proofErr w:type="spellEnd"/>
      <w:r>
        <w:t xml:space="preserve"> al </w:t>
      </w:r>
      <w:proofErr w:type="spellStart"/>
      <w:r>
        <w:t>hijo</w:t>
      </w:r>
      <w:proofErr w:type="spellEnd"/>
      <w:r>
        <w:t xml:space="preserve"> </w:t>
      </w:r>
      <w:proofErr w:type="spellStart"/>
      <w:r>
        <w:t>que</w:t>
      </w:r>
      <w:proofErr w:type="spellEnd"/>
      <w:r>
        <w:t xml:space="preserve"> con </w:t>
      </w:r>
      <w:proofErr w:type="spellStart"/>
      <w:r>
        <w:t>tanta</w:t>
      </w:r>
      <w:proofErr w:type="spellEnd"/>
      <w:r>
        <w:t xml:space="preserve"> </w:t>
      </w:r>
      <w:proofErr w:type="spellStart"/>
      <w:r>
        <w:t>fe</w:t>
      </w:r>
      <w:proofErr w:type="spellEnd"/>
      <w:r>
        <w:t xml:space="preserve"> y </w:t>
      </w:r>
      <w:proofErr w:type="spellStart"/>
      <w:r>
        <w:t>perseverancia</w:t>
      </w:r>
      <w:proofErr w:type="spellEnd"/>
      <w:r>
        <w:t xml:space="preserve"> la </w:t>
      </w:r>
      <w:proofErr w:type="spellStart"/>
      <w:r>
        <w:t>había</w:t>
      </w:r>
      <w:proofErr w:type="spellEnd"/>
      <w:r>
        <w:t xml:space="preserve"> </w:t>
      </w:r>
      <w:proofErr w:type="spellStart"/>
      <w:r>
        <w:t>buscado</w:t>
      </w:r>
      <w:proofErr w:type="spellEnd"/>
      <w:r>
        <w:t xml:space="preserve"> y </w:t>
      </w:r>
      <w:proofErr w:type="spellStart"/>
      <w:r>
        <w:t>por</w:t>
      </w:r>
      <w:proofErr w:type="spellEnd"/>
      <w:r>
        <w:t xml:space="preserve"> fin la </w:t>
      </w:r>
      <w:proofErr w:type="spellStart"/>
      <w:r>
        <w:t>había</w:t>
      </w:r>
      <w:proofErr w:type="spellEnd"/>
      <w:r>
        <w:t xml:space="preserve"> </w:t>
      </w:r>
      <w:proofErr w:type="spellStart"/>
      <w:r>
        <w:t>encontrado</w:t>
      </w:r>
      <w:proofErr w:type="spellEnd"/>
      <w:r>
        <w:t xml:space="preserve">. </w:t>
      </w:r>
    </w:p>
    <w:p w14:paraId="395ABA8B" w14:textId="77777777" w:rsidR="00F50769" w:rsidRDefault="00F50769" w:rsidP="00F50769">
      <w:r>
        <w:t xml:space="preserve">30. </w:t>
      </w:r>
      <w:proofErr w:type="spellStart"/>
      <w:r>
        <w:t>Vosotros</w:t>
      </w:r>
      <w:proofErr w:type="spellEnd"/>
      <w:r>
        <w:t xml:space="preserve"> también </w:t>
      </w:r>
      <w:proofErr w:type="spellStart"/>
      <w:r>
        <w:t>sois</w:t>
      </w:r>
      <w:proofErr w:type="spellEnd"/>
      <w:r>
        <w:t xml:space="preserve"> un pueblo y la </w:t>
      </w:r>
      <w:proofErr w:type="spellStart"/>
      <w:r>
        <w:t>vida</w:t>
      </w:r>
      <w:proofErr w:type="spellEnd"/>
      <w:r>
        <w:t xml:space="preserve"> </w:t>
      </w:r>
      <w:proofErr w:type="spellStart"/>
      <w:r>
        <w:t>que</w:t>
      </w:r>
      <w:proofErr w:type="spellEnd"/>
      <w:r>
        <w:t xml:space="preserve"> </w:t>
      </w:r>
      <w:proofErr w:type="spellStart"/>
      <w:r>
        <w:t>cruzáis</w:t>
      </w:r>
      <w:proofErr w:type="spellEnd"/>
      <w:r>
        <w:t xml:space="preserve"> es </w:t>
      </w:r>
      <w:proofErr w:type="spellStart"/>
      <w:r>
        <w:t>una</w:t>
      </w:r>
      <w:proofErr w:type="spellEnd"/>
      <w:r>
        <w:t xml:space="preserve"> imagen del </w:t>
      </w:r>
      <w:proofErr w:type="spellStart"/>
      <w:r>
        <w:t>desierto</w:t>
      </w:r>
      <w:proofErr w:type="spellEnd"/>
      <w:r>
        <w:t xml:space="preserve">, </w:t>
      </w:r>
      <w:proofErr w:type="spellStart"/>
      <w:r>
        <w:t>por</w:t>
      </w:r>
      <w:proofErr w:type="spellEnd"/>
      <w:r>
        <w:t xml:space="preserve"> </w:t>
      </w:r>
      <w:proofErr w:type="spellStart"/>
      <w:r>
        <w:t>eso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imitéis</w:t>
      </w:r>
      <w:proofErr w:type="spellEnd"/>
      <w:r>
        <w:t xml:space="preserve"> la </w:t>
      </w:r>
      <w:proofErr w:type="spellStart"/>
      <w:r>
        <w:t>fe</w:t>
      </w:r>
      <w:proofErr w:type="spellEnd"/>
      <w:r>
        <w:t xml:space="preserve"> de </w:t>
      </w:r>
      <w:proofErr w:type="spellStart"/>
      <w:r>
        <w:t>aquel</w:t>
      </w:r>
      <w:proofErr w:type="spellEnd"/>
      <w:r>
        <w:t xml:space="preserve"> pueblo, para </w:t>
      </w:r>
      <w:proofErr w:type="spellStart"/>
      <w:r>
        <w:t>que</w:t>
      </w:r>
      <w:proofErr w:type="spellEnd"/>
      <w:r>
        <w:t xml:space="preserve"> </w:t>
      </w:r>
      <w:proofErr w:type="spellStart"/>
      <w:r>
        <w:t>veáis</w:t>
      </w:r>
      <w:proofErr w:type="spellEnd"/>
      <w:r>
        <w:t xml:space="preserve"> mis </w:t>
      </w:r>
      <w:proofErr w:type="spellStart"/>
      <w:r>
        <w:t>prodigios</w:t>
      </w:r>
      <w:proofErr w:type="spellEnd"/>
      <w:r>
        <w:t xml:space="preserve"> </w:t>
      </w:r>
      <w:proofErr w:type="spellStart"/>
      <w:r>
        <w:t>en</w:t>
      </w:r>
      <w:proofErr w:type="spellEnd"/>
      <w:r>
        <w:t xml:space="preserve"> </w:t>
      </w:r>
      <w:proofErr w:type="spellStart"/>
      <w:r>
        <w:t>vuestro</w:t>
      </w:r>
      <w:proofErr w:type="spellEnd"/>
      <w:r>
        <w:t xml:space="preserve"> camino, </w:t>
      </w:r>
      <w:proofErr w:type="spellStart"/>
      <w:r>
        <w:t>esos</w:t>
      </w:r>
      <w:proofErr w:type="spellEnd"/>
      <w:r>
        <w:t xml:space="preserve"> </w:t>
      </w:r>
      <w:proofErr w:type="spellStart"/>
      <w:r>
        <w:t>prodigios</w:t>
      </w:r>
      <w:proofErr w:type="spellEnd"/>
      <w:r>
        <w:t xml:space="preserve"> </w:t>
      </w:r>
      <w:proofErr w:type="spellStart"/>
      <w:r>
        <w:t>serán</w:t>
      </w:r>
      <w:proofErr w:type="spellEnd"/>
      <w:r>
        <w:t xml:space="preserve"> </w:t>
      </w:r>
      <w:proofErr w:type="spellStart"/>
      <w:r>
        <w:t>en</w:t>
      </w:r>
      <w:proofErr w:type="spellEnd"/>
      <w:r>
        <w:t xml:space="preserve"> </w:t>
      </w:r>
      <w:proofErr w:type="spellStart"/>
      <w:r>
        <w:t>vuestra</w:t>
      </w:r>
      <w:proofErr w:type="spellEnd"/>
      <w:r>
        <w:t xml:space="preserve"> jornada, </w:t>
      </w:r>
      <w:proofErr w:type="spellStart"/>
      <w:r>
        <w:t>el</w:t>
      </w:r>
      <w:proofErr w:type="spellEnd"/>
      <w:r>
        <w:t xml:space="preserve"> </w:t>
      </w:r>
      <w:proofErr w:type="spellStart"/>
      <w:r>
        <w:t>agua</w:t>
      </w:r>
      <w:proofErr w:type="spellEnd"/>
      <w:r>
        <w:t xml:space="preserve"> </w:t>
      </w:r>
      <w:proofErr w:type="spellStart"/>
      <w:r>
        <w:t>que</w:t>
      </w:r>
      <w:proofErr w:type="spellEnd"/>
      <w:r>
        <w:t xml:space="preserve"> </w:t>
      </w:r>
      <w:proofErr w:type="spellStart"/>
      <w:r>
        <w:t>brota</w:t>
      </w:r>
      <w:proofErr w:type="spellEnd"/>
      <w:r>
        <w:t xml:space="preserve"> de las </w:t>
      </w:r>
      <w:proofErr w:type="spellStart"/>
      <w:r>
        <w:t>rocas</w:t>
      </w:r>
      <w:proofErr w:type="spellEnd"/>
      <w:r>
        <w:t xml:space="preserve"> o </w:t>
      </w:r>
      <w:proofErr w:type="spellStart"/>
      <w:r>
        <w:t>el</w:t>
      </w:r>
      <w:proofErr w:type="spellEnd"/>
      <w:r>
        <w:t xml:space="preserve"> </w:t>
      </w:r>
      <w:proofErr w:type="spellStart"/>
      <w:r>
        <w:t>maná</w:t>
      </w:r>
      <w:proofErr w:type="spellEnd"/>
      <w:r>
        <w:t xml:space="preserve"> </w:t>
      </w:r>
      <w:proofErr w:type="spellStart"/>
      <w:r>
        <w:t>que</w:t>
      </w:r>
      <w:proofErr w:type="spellEnd"/>
      <w:r>
        <w:t xml:space="preserve"> </w:t>
      </w:r>
      <w:proofErr w:type="spellStart"/>
      <w:r>
        <w:t>traen</w:t>
      </w:r>
      <w:proofErr w:type="spellEnd"/>
      <w:r>
        <w:t xml:space="preserve"> </w:t>
      </w:r>
      <w:proofErr w:type="spellStart"/>
      <w:r>
        <w:t>los</w:t>
      </w:r>
      <w:proofErr w:type="spellEnd"/>
      <w:r>
        <w:t xml:space="preserve"> </w:t>
      </w:r>
      <w:proofErr w:type="spellStart"/>
      <w:r>
        <w:t>vientos</w:t>
      </w:r>
      <w:proofErr w:type="spellEnd"/>
      <w:r>
        <w:t xml:space="preserve">. </w:t>
      </w:r>
    </w:p>
    <w:p w14:paraId="68B34487" w14:textId="77777777" w:rsidR="00F50769" w:rsidRDefault="00F50769" w:rsidP="00F50769">
      <w:r>
        <w:t xml:space="preserve">31. El </w:t>
      </w:r>
      <w:proofErr w:type="spellStart"/>
      <w:r>
        <w:t>tabernáculo</w:t>
      </w:r>
      <w:proofErr w:type="spellEnd"/>
      <w:r>
        <w:t xml:space="preserve"> </w:t>
      </w:r>
      <w:proofErr w:type="spellStart"/>
      <w:r>
        <w:t>fue</w:t>
      </w:r>
      <w:proofErr w:type="spellEnd"/>
      <w:r>
        <w:t xml:space="preserve"> para </w:t>
      </w:r>
      <w:proofErr w:type="spellStart"/>
      <w:r>
        <w:t>aquel</w:t>
      </w:r>
      <w:proofErr w:type="spellEnd"/>
      <w:r>
        <w:t xml:space="preserve"> pueblo la </w:t>
      </w:r>
      <w:proofErr w:type="spellStart"/>
      <w:r>
        <w:t>antorcha</w:t>
      </w:r>
      <w:proofErr w:type="spellEnd"/>
      <w:r>
        <w:t xml:space="preserve"> </w:t>
      </w:r>
      <w:proofErr w:type="spellStart"/>
      <w:r>
        <w:t>luminosa</w:t>
      </w:r>
      <w:proofErr w:type="spellEnd"/>
      <w:r>
        <w:t xml:space="preserve"> </w:t>
      </w:r>
      <w:proofErr w:type="spellStart"/>
      <w:r>
        <w:t>que</w:t>
      </w:r>
      <w:proofErr w:type="spellEnd"/>
      <w:r>
        <w:t xml:space="preserve"> </w:t>
      </w:r>
      <w:proofErr w:type="spellStart"/>
      <w:r>
        <w:t>alumbraba</w:t>
      </w:r>
      <w:proofErr w:type="spellEnd"/>
      <w:r>
        <w:t xml:space="preserve"> </w:t>
      </w:r>
      <w:proofErr w:type="spellStart"/>
      <w:r>
        <w:t>su</w:t>
      </w:r>
      <w:proofErr w:type="spellEnd"/>
      <w:r>
        <w:t xml:space="preserve"> </w:t>
      </w:r>
      <w:proofErr w:type="spellStart"/>
      <w:r>
        <w:t>sendero</w:t>
      </w:r>
      <w:proofErr w:type="spellEnd"/>
      <w:r>
        <w:t xml:space="preserve">. </w:t>
      </w:r>
      <w:proofErr w:type="spellStart"/>
      <w:r>
        <w:t>Vosotros</w:t>
      </w:r>
      <w:proofErr w:type="spellEnd"/>
      <w:r>
        <w:t xml:space="preserve"> no </w:t>
      </w:r>
      <w:proofErr w:type="spellStart"/>
      <w:r>
        <w:t>olvidéis</w:t>
      </w:r>
      <w:proofErr w:type="spellEnd"/>
      <w:r>
        <w:t xml:space="preserve"> </w:t>
      </w:r>
      <w:proofErr w:type="spellStart"/>
      <w:r>
        <w:t>que</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existe</w:t>
      </w:r>
      <w:proofErr w:type="spellEnd"/>
      <w:r>
        <w:t xml:space="preserve"> </w:t>
      </w:r>
      <w:proofErr w:type="spellStart"/>
      <w:r>
        <w:t>el</w:t>
      </w:r>
      <w:proofErr w:type="spellEnd"/>
      <w:r>
        <w:t xml:space="preserve"> </w:t>
      </w:r>
      <w:proofErr w:type="spellStart"/>
      <w:r>
        <w:t>santuario</w:t>
      </w:r>
      <w:proofErr w:type="spellEnd"/>
      <w:r>
        <w:t xml:space="preserve">, </w:t>
      </w:r>
      <w:proofErr w:type="spellStart"/>
      <w:r>
        <w:t>donde</w:t>
      </w:r>
      <w:proofErr w:type="spellEnd"/>
      <w:r>
        <w:t xml:space="preserve"> </w:t>
      </w:r>
      <w:proofErr w:type="spellStart"/>
      <w:r>
        <w:t>podéis</w:t>
      </w:r>
      <w:proofErr w:type="spellEnd"/>
      <w:r>
        <w:t xml:space="preserve"> </w:t>
      </w:r>
      <w:proofErr w:type="spellStart"/>
      <w:r>
        <w:t>orar</w:t>
      </w:r>
      <w:proofErr w:type="spellEnd"/>
      <w:r>
        <w:t xml:space="preserve"> para </w:t>
      </w:r>
      <w:proofErr w:type="spellStart"/>
      <w:r>
        <w:t>revestiros</w:t>
      </w:r>
      <w:proofErr w:type="spellEnd"/>
      <w:r>
        <w:t xml:space="preserve"> de mi </w:t>
      </w:r>
      <w:proofErr w:type="spellStart"/>
      <w:r>
        <w:t>fuerza</w:t>
      </w:r>
      <w:proofErr w:type="spellEnd"/>
      <w:r>
        <w:t xml:space="preserve"> y para </w:t>
      </w:r>
      <w:proofErr w:type="spellStart"/>
      <w:r>
        <w:t>escuchar</w:t>
      </w:r>
      <w:proofErr w:type="spellEnd"/>
      <w:r>
        <w:t xml:space="preserve"> la </w:t>
      </w:r>
      <w:proofErr w:type="spellStart"/>
      <w:r>
        <w:t>voz</w:t>
      </w:r>
      <w:proofErr w:type="spellEnd"/>
      <w:r>
        <w:t xml:space="preserve"> amorosa de </w:t>
      </w:r>
      <w:proofErr w:type="spellStart"/>
      <w:r>
        <w:t>vuestro</w:t>
      </w:r>
      <w:proofErr w:type="spellEnd"/>
      <w:r>
        <w:t xml:space="preserve"> Padre. </w:t>
      </w:r>
      <w:proofErr w:type="spellStart"/>
      <w:r>
        <w:t>Yo</w:t>
      </w:r>
      <w:proofErr w:type="spellEnd"/>
      <w:r>
        <w:t xml:space="preserve"> soy </w:t>
      </w:r>
      <w:proofErr w:type="spellStart"/>
      <w:r>
        <w:t>vuestro</w:t>
      </w:r>
      <w:proofErr w:type="spellEnd"/>
      <w:r>
        <w:t xml:space="preserve"> doctor. En </w:t>
      </w:r>
      <w:proofErr w:type="spellStart"/>
      <w:r>
        <w:t>cualquiera</w:t>
      </w:r>
      <w:proofErr w:type="spellEnd"/>
      <w:r>
        <w:t xml:space="preserve"> de las </w:t>
      </w:r>
      <w:proofErr w:type="spellStart"/>
      <w:r>
        <w:t>ocasiones</w:t>
      </w:r>
      <w:proofErr w:type="spellEnd"/>
      <w:r>
        <w:t xml:space="preserve"> de </w:t>
      </w:r>
      <w:proofErr w:type="spellStart"/>
      <w:r>
        <w:t>vuestra</w:t>
      </w:r>
      <w:proofErr w:type="spellEnd"/>
      <w:r>
        <w:t xml:space="preserve"> </w:t>
      </w:r>
      <w:proofErr w:type="spellStart"/>
      <w:r>
        <w:t>vida</w:t>
      </w:r>
      <w:proofErr w:type="spellEnd"/>
      <w:r>
        <w:t xml:space="preserve">, </w:t>
      </w:r>
      <w:proofErr w:type="spellStart"/>
      <w:r>
        <w:t>buscadme</w:t>
      </w:r>
      <w:proofErr w:type="spellEnd"/>
      <w:r>
        <w:t xml:space="preserve"> y </w:t>
      </w:r>
      <w:proofErr w:type="spellStart"/>
      <w:r>
        <w:t>escucharéis</w:t>
      </w:r>
      <w:proofErr w:type="spellEnd"/>
      <w:r>
        <w:t xml:space="preserve"> mi </w:t>
      </w:r>
      <w:proofErr w:type="spellStart"/>
      <w:r>
        <w:t>voz</w:t>
      </w:r>
      <w:proofErr w:type="spellEnd"/>
      <w:r>
        <w:t xml:space="preserve"> y </w:t>
      </w:r>
      <w:proofErr w:type="spellStart"/>
      <w:r>
        <w:t>veréis</w:t>
      </w:r>
      <w:proofErr w:type="spellEnd"/>
      <w:r>
        <w:t xml:space="preserve"> </w:t>
      </w:r>
      <w:proofErr w:type="spellStart"/>
      <w:r>
        <w:t>manifiesta</w:t>
      </w:r>
      <w:proofErr w:type="spellEnd"/>
      <w:r>
        <w:t xml:space="preserve"> mi </w:t>
      </w:r>
      <w:proofErr w:type="spellStart"/>
      <w:r>
        <w:t>presencia</w:t>
      </w:r>
      <w:proofErr w:type="spellEnd"/>
      <w:r>
        <w:t xml:space="preserve">, mi amor y mi </w:t>
      </w:r>
      <w:proofErr w:type="spellStart"/>
      <w:r>
        <w:t>consuelo</w:t>
      </w:r>
      <w:proofErr w:type="spellEnd"/>
      <w:r>
        <w:t xml:space="preserve">. </w:t>
      </w:r>
    </w:p>
    <w:p w14:paraId="4058EDAC" w14:textId="77777777" w:rsidR="00F50769" w:rsidRDefault="00F50769" w:rsidP="00F50769">
      <w:r>
        <w:t xml:space="preserve">32. </w:t>
      </w:r>
      <w:proofErr w:type="spellStart"/>
      <w:r>
        <w:t>Confortaos</w:t>
      </w:r>
      <w:proofErr w:type="spellEnd"/>
      <w:r>
        <w:t xml:space="preserve">, </w:t>
      </w:r>
      <w:proofErr w:type="spellStart"/>
      <w:r>
        <w:t>pensando</w:t>
      </w:r>
      <w:proofErr w:type="spellEnd"/>
      <w:r>
        <w:t xml:space="preserve"> </w:t>
      </w:r>
      <w:proofErr w:type="spellStart"/>
      <w:r>
        <w:t>que</w:t>
      </w:r>
      <w:proofErr w:type="spellEnd"/>
      <w:r>
        <w:t xml:space="preserve"> </w:t>
      </w:r>
      <w:proofErr w:type="spellStart"/>
      <w:r>
        <w:t>en</w:t>
      </w:r>
      <w:proofErr w:type="spellEnd"/>
      <w:r>
        <w:t xml:space="preserve"> </w:t>
      </w:r>
      <w:proofErr w:type="spellStart"/>
      <w:r>
        <w:t>cada</w:t>
      </w:r>
      <w:proofErr w:type="spellEnd"/>
      <w:r>
        <w:t xml:space="preserve"> </w:t>
      </w:r>
      <w:proofErr w:type="spellStart"/>
      <w:r>
        <w:t>una</w:t>
      </w:r>
      <w:proofErr w:type="spellEnd"/>
      <w:r>
        <w:t xml:space="preserve"> de </w:t>
      </w:r>
      <w:proofErr w:type="spellStart"/>
      <w:r>
        <w:t>vuestras</w:t>
      </w:r>
      <w:proofErr w:type="spellEnd"/>
      <w:r>
        <w:t xml:space="preserve"> </w:t>
      </w:r>
      <w:proofErr w:type="spellStart"/>
      <w:r>
        <w:t>penas</w:t>
      </w:r>
      <w:proofErr w:type="spellEnd"/>
      <w:r>
        <w:t xml:space="preserve"> de la </w:t>
      </w:r>
      <w:proofErr w:type="spellStart"/>
      <w:r>
        <w:t>vida</w:t>
      </w:r>
      <w:proofErr w:type="spellEnd"/>
      <w:r>
        <w:t xml:space="preserve">, mi </w:t>
      </w:r>
      <w:proofErr w:type="spellStart"/>
      <w:r>
        <w:t>caridad</w:t>
      </w:r>
      <w:proofErr w:type="spellEnd"/>
      <w:r>
        <w:t xml:space="preserve"> </w:t>
      </w:r>
      <w:proofErr w:type="spellStart"/>
      <w:r>
        <w:t>os</w:t>
      </w:r>
      <w:proofErr w:type="spellEnd"/>
      <w:r>
        <w:t xml:space="preserve"> </w:t>
      </w:r>
      <w:proofErr w:type="spellStart"/>
      <w:r>
        <w:t>compensará</w:t>
      </w:r>
      <w:proofErr w:type="spellEnd"/>
      <w:r>
        <w:t xml:space="preserve"> </w:t>
      </w:r>
      <w:proofErr w:type="spellStart"/>
      <w:r>
        <w:t>cuando</w:t>
      </w:r>
      <w:proofErr w:type="spellEnd"/>
      <w:r>
        <w:t xml:space="preserve"> </w:t>
      </w:r>
      <w:proofErr w:type="spellStart"/>
      <w:r>
        <w:t>lleguéis</w:t>
      </w:r>
      <w:proofErr w:type="spellEnd"/>
      <w:r>
        <w:t xml:space="preserve"> al </w:t>
      </w:r>
      <w:proofErr w:type="spellStart"/>
      <w:r>
        <w:t>seno</w:t>
      </w:r>
      <w:proofErr w:type="spellEnd"/>
      <w:r>
        <w:t xml:space="preserve"> de la </w:t>
      </w:r>
      <w:proofErr w:type="spellStart"/>
      <w:r>
        <w:t>vida</w:t>
      </w:r>
      <w:proofErr w:type="spellEnd"/>
      <w:r>
        <w:t xml:space="preserve"> </w:t>
      </w:r>
      <w:proofErr w:type="spellStart"/>
      <w:r>
        <w:t>espiritual</w:t>
      </w:r>
      <w:proofErr w:type="spellEnd"/>
      <w:r>
        <w:t xml:space="preserve">, </w:t>
      </w:r>
      <w:proofErr w:type="spellStart"/>
      <w:r>
        <w:t>esa</w:t>
      </w:r>
      <w:proofErr w:type="spellEnd"/>
      <w:r>
        <w:t xml:space="preserve"> </w:t>
      </w:r>
      <w:proofErr w:type="spellStart"/>
      <w:r>
        <w:t>nueva</w:t>
      </w:r>
      <w:proofErr w:type="spellEnd"/>
      <w:r>
        <w:t xml:space="preserve"> Tierra </w:t>
      </w:r>
      <w:proofErr w:type="spellStart"/>
      <w:r>
        <w:t>que</w:t>
      </w:r>
      <w:proofErr w:type="spellEnd"/>
      <w:r>
        <w:t xml:space="preserve"> </w:t>
      </w:r>
      <w:proofErr w:type="spellStart"/>
      <w:r>
        <w:t>tengo</w:t>
      </w:r>
      <w:proofErr w:type="spellEnd"/>
      <w:r>
        <w:t xml:space="preserve"> </w:t>
      </w:r>
      <w:proofErr w:type="spellStart"/>
      <w:r>
        <w:t>prometida</w:t>
      </w:r>
      <w:proofErr w:type="spellEnd"/>
      <w:r>
        <w:t xml:space="preserve"> a </w:t>
      </w:r>
      <w:proofErr w:type="spellStart"/>
      <w:r>
        <w:t>vuestro</w:t>
      </w:r>
      <w:proofErr w:type="spellEnd"/>
      <w:r>
        <w:t xml:space="preserve"> </w:t>
      </w:r>
      <w:proofErr w:type="spellStart"/>
      <w:r>
        <w:t>espíritu</w:t>
      </w:r>
      <w:proofErr w:type="spellEnd"/>
      <w:r>
        <w:t>. ¿</w:t>
      </w:r>
      <w:proofErr w:type="spellStart"/>
      <w:r>
        <w:t>Os</w:t>
      </w:r>
      <w:proofErr w:type="spellEnd"/>
      <w:r>
        <w:t xml:space="preserve"> </w:t>
      </w:r>
      <w:proofErr w:type="spellStart"/>
      <w:r>
        <w:t>imagináis</w:t>
      </w:r>
      <w:proofErr w:type="spellEnd"/>
      <w:r>
        <w:t xml:space="preserve"> </w:t>
      </w:r>
      <w:proofErr w:type="spellStart"/>
      <w:r>
        <w:t>acaso</w:t>
      </w:r>
      <w:proofErr w:type="spellEnd"/>
      <w:r>
        <w:t xml:space="preserve"> </w:t>
      </w:r>
      <w:proofErr w:type="spellStart"/>
      <w:r>
        <w:t>cuáles</w:t>
      </w:r>
      <w:proofErr w:type="spellEnd"/>
      <w:r>
        <w:t xml:space="preserve"> </w:t>
      </w:r>
      <w:proofErr w:type="spellStart"/>
      <w:r>
        <w:t>serán</w:t>
      </w:r>
      <w:proofErr w:type="spellEnd"/>
      <w:r>
        <w:t xml:space="preserve"> </w:t>
      </w:r>
      <w:proofErr w:type="spellStart"/>
      <w:r>
        <w:t>los</w:t>
      </w:r>
      <w:proofErr w:type="spellEnd"/>
      <w:r>
        <w:t xml:space="preserve"> </w:t>
      </w:r>
      <w:proofErr w:type="spellStart"/>
      <w:r>
        <w:t>goces</w:t>
      </w:r>
      <w:proofErr w:type="spellEnd"/>
      <w:r>
        <w:t xml:space="preserve">, sus </w:t>
      </w:r>
      <w:proofErr w:type="spellStart"/>
      <w:r>
        <w:t>frutos</w:t>
      </w:r>
      <w:proofErr w:type="spellEnd"/>
      <w:r>
        <w:t xml:space="preserve">, sus </w:t>
      </w:r>
      <w:proofErr w:type="spellStart"/>
      <w:r>
        <w:t>maravillas</w:t>
      </w:r>
      <w:proofErr w:type="spellEnd"/>
      <w:r>
        <w:t xml:space="preserve"> y </w:t>
      </w:r>
      <w:proofErr w:type="spellStart"/>
      <w:r>
        <w:t>perfecciones</w:t>
      </w:r>
      <w:proofErr w:type="spellEnd"/>
      <w:r>
        <w:t xml:space="preserve">? </w:t>
      </w:r>
    </w:p>
    <w:p w14:paraId="2EA2B847" w14:textId="77777777" w:rsidR="00F50769" w:rsidRDefault="00F50769" w:rsidP="00F50769">
      <w:r>
        <w:t xml:space="preserve">33. Si </w:t>
      </w:r>
      <w:proofErr w:type="gramStart"/>
      <w:r>
        <w:t>para Israel</w:t>
      </w:r>
      <w:proofErr w:type="gramEnd"/>
      <w:r>
        <w:t xml:space="preserve"> </w:t>
      </w:r>
      <w:proofErr w:type="spellStart"/>
      <w:r>
        <w:t>fue</w:t>
      </w:r>
      <w:proofErr w:type="spellEnd"/>
      <w:r>
        <w:t xml:space="preserve"> un </w:t>
      </w:r>
      <w:proofErr w:type="spellStart"/>
      <w:r>
        <w:t>sueño</w:t>
      </w:r>
      <w:proofErr w:type="spellEnd"/>
      <w:r>
        <w:t xml:space="preserve"> </w:t>
      </w:r>
      <w:proofErr w:type="spellStart"/>
      <w:r>
        <w:t>el</w:t>
      </w:r>
      <w:proofErr w:type="spellEnd"/>
      <w:r>
        <w:t xml:space="preserve"> </w:t>
      </w:r>
      <w:proofErr w:type="spellStart"/>
      <w:r>
        <w:t>haber</w:t>
      </w:r>
      <w:proofErr w:type="spellEnd"/>
      <w:r>
        <w:t xml:space="preserve"> </w:t>
      </w:r>
      <w:proofErr w:type="spellStart"/>
      <w:r>
        <w:t>llegado</w:t>
      </w:r>
      <w:proofErr w:type="spellEnd"/>
      <w:r>
        <w:t xml:space="preserve"> a </w:t>
      </w:r>
      <w:proofErr w:type="spellStart"/>
      <w:r>
        <w:t>su</w:t>
      </w:r>
      <w:proofErr w:type="spellEnd"/>
      <w:r>
        <w:t xml:space="preserve"> patria </w:t>
      </w:r>
      <w:proofErr w:type="spellStart"/>
      <w:r>
        <w:t>después</w:t>
      </w:r>
      <w:proofErr w:type="spellEnd"/>
      <w:r>
        <w:t xml:space="preserve"> de </w:t>
      </w:r>
      <w:proofErr w:type="spellStart"/>
      <w:r>
        <w:t>haber</w:t>
      </w:r>
      <w:proofErr w:type="spellEnd"/>
      <w:r>
        <w:t xml:space="preserve"> </w:t>
      </w:r>
      <w:proofErr w:type="spellStart"/>
      <w:r>
        <w:t>vagado</w:t>
      </w:r>
      <w:proofErr w:type="spellEnd"/>
      <w:r>
        <w:t xml:space="preserve"> </w:t>
      </w:r>
      <w:proofErr w:type="spellStart"/>
      <w:r>
        <w:t>por</w:t>
      </w:r>
      <w:proofErr w:type="spellEnd"/>
      <w:r>
        <w:t xml:space="preserve"> </w:t>
      </w:r>
      <w:proofErr w:type="spellStart"/>
      <w:r>
        <w:t>el</w:t>
      </w:r>
      <w:proofErr w:type="spellEnd"/>
      <w:r>
        <w:t xml:space="preserve"> </w:t>
      </w:r>
      <w:proofErr w:type="spellStart"/>
      <w:r>
        <w:t>desierto</w:t>
      </w:r>
      <w:proofErr w:type="spellEnd"/>
      <w:r>
        <w:t xml:space="preserve">, </w:t>
      </w:r>
      <w:proofErr w:type="spellStart"/>
      <w:r>
        <w:t>cuán</w:t>
      </w:r>
      <w:proofErr w:type="spellEnd"/>
      <w:r>
        <w:t xml:space="preserve"> dulce </w:t>
      </w:r>
      <w:proofErr w:type="spellStart"/>
      <w:r>
        <w:t>será</w:t>
      </w:r>
      <w:proofErr w:type="spellEnd"/>
      <w:r>
        <w:t xml:space="preserve"> para </w:t>
      </w:r>
      <w:proofErr w:type="spellStart"/>
      <w:r>
        <w:t>vuestro</w:t>
      </w:r>
      <w:proofErr w:type="spellEnd"/>
      <w:r>
        <w:t xml:space="preserve"> </w:t>
      </w:r>
      <w:proofErr w:type="spellStart"/>
      <w:r>
        <w:t>espíritu</w:t>
      </w:r>
      <w:proofErr w:type="spellEnd"/>
      <w:r>
        <w:t xml:space="preserve"> </w:t>
      </w:r>
      <w:proofErr w:type="spellStart"/>
      <w:r>
        <w:t>el</w:t>
      </w:r>
      <w:proofErr w:type="spellEnd"/>
      <w:r>
        <w:t xml:space="preserve"> </w:t>
      </w:r>
      <w:proofErr w:type="spellStart"/>
      <w:r>
        <w:t>penetrar</w:t>
      </w:r>
      <w:proofErr w:type="spellEnd"/>
      <w:r>
        <w:t xml:space="preserve"> </w:t>
      </w:r>
      <w:proofErr w:type="spellStart"/>
      <w:r>
        <w:t>en</w:t>
      </w:r>
      <w:proofErr w:type="spellEnd"/>
      <w:r>
        <w:t xml:space="preserve"> </w:t>
      </w:r>
      <w:proofErr w:type="spellStart"/>
      <w:r>
        <w:t>el</w:t>
      </w:r>
      <w:proofErr w:type="spellEnd"/>
      <w:r>
        <w:t xml:space="preserve"> Reino de la Luz, </w:t>
      </w:r>
      <w:proofErr w:type="spellStart"/>
      <w:r>
        <w:t>después</w:t>
      </w:r>
      <w:proofErr w:type="spellEnd"/>
      <w:r>
        <w:t xml:space="preserve"> de </w:t>
      </w:r>
      <w:proofErr w:type="spellStart"/>
      <w:r>
        <w:t>vuestro</w:t>
      </w:r>
      <w:proofErr w:type="spellEnd"/>
      <w:r>
        <w:t xml:space="preserve"> largo </w:t>
      </w:r>
      <w:proofErr w:type="spellStart"/>
      <w:r>
        <w:t>peregrinaje</w:t>
      </w:r>
      <w:proofErr w:type="spellEnd"/>
      <w:r>
        <w:t xml:space="preserve">. Por lo tanto, sabed, </w:t>
      </w:r>
      <w:proofErr w:type="spellStart"/>
      <w:r>
        <w:t>que</w:t>
      </w:r>
      <w:proofErr w:type="spellEnd"/>
      <w:r>
        <w:t xml:space="preserve"> hasta la </w:t>
      </w:r>
      <w:proofErr w:type="spellStart"/>
      <w:r>
        <w:t>menor</w:t>
      </w:r>
      <w:proofErr w:type="spellEnd"/>
      <w:r>
        <w:t xml:space="preserve"> de </w:t>
      </w:r>
      <w:proofErr w:type="spellStart"/>
      <w:r>
        <w:t>vuestras</w:t>
      </w:r>
      <w:proofErr w:type="spellEnd"/>
      <w:r>
        <w:t xml:space="preserve"> </w:t>
      </w:r>
      <w:proofErr w:type="spellStart"/>
      <w:r>
        <w:t>penas</w:t>
      </w:r>
      <w:proofErr w:type="spellEnd"/>
      <w:r>
        <w:t xml:space="preserve">, es un </w:t>
      </w:r>
      <w:proofErr w:type="spellStart"/>
      <w:r>
        <w:t>abrojo</w:t>
      </w:r>
      <w:proofErr w:type="spellEnd"/>
      <w:r>
        <w:t xml:space="preserve"> o un </w:t>
      </w:r>
      <w:proofErr w:type="spellStart"/>
      <w:r>
        <w:t>guijarro</w:t>
      </w:r>
      <w:proofErr w:type="spellEnd"/>
      <w:r>
        <w:t xml:space="preserve"> del </w:t>
      </w:r>
      <w:proofErr w:type="spellStart"/>
      <w:r>
        <w:t>desierto</w:t>
      </w:r>
      <w:proofErr w:type="spellEnd"/>
      <w:r>
        <w:t xml:space="preserve"> </w:t>
      </w:r>
      <w:proofErr w:type="spellStart"/>
      <w:r>
        <w:t>que</w:t>
      </w:r>
      <w:proofErr w:type="spellEnd"/>
      <w:r>
        <w:t xml:space="preserve"> </w:t>
      </w:r>
      <w:proofErr w:type="spellStart"/>
      <w:r>
        <w:t>cruzáis</w:t>
      </w:r>
      <w:proofErr w:type="spellEnd"/>
      <w:r>
        <w:t xml:space="preserve">, para </w:t>
      </w:r>
      <w:proofErr w:type="spellStart"/>
      <w:r>
        <w:t>que</w:t>
      </w:r>
      <w:proofErr w:type="spellEnd"/>
      <w:r>
        <w:t xml:space="preserve"> </w:t>
      </w:r>
      <w:proofErr w:type="spellStart"/>
      <w:r>
        <w:t>tengáis</w:t>
      </w:r>
      <w:proofErr w:type="spellEnd"/>
      <w:r>
        <w:t xml:space="preserve"> la </w:t>
      </w:r>
      <w:proofErr w:type="spellStart"/>
      <w:r>
        <w:t>paciencia</w:t>
      </w:r>
      <w:proofErr w:type="spellEnd"/>
      <w:r>
        <w:t xml:space="preserve"> </w:t>
      </w:r>
      <w:proofErr w:type="spellStart"/>
      <w:r>
        <w:t>en</w:t>
      </w:r>
      <w:proofErr w:type="spellEnd"/>
      <w:r>
        <w:t xml:space="preserve"> las </w:t>
      </w:r>
      <w:proofErr w:type="spellStart"/>
      <w:r>
        <w:t>pruebas</w:t>
      </w:r>
      <w:proofErr w:type="spellEnd"/>
      <w:r>
        <w:t xml:space="preserve"> y la </w:t>
      </w:r>
      <w:proofErr w:type="spellStart"/>
      <w:r>
        <w:t>comprensión</w:t>
      </w:r>
      <w:proofErr w:type="spellEnd"/>
      <w:r>
        <w:t xml:space="preserve"> de </w:t>
      </w:r>
      <w:proofErr w:type="spellStart"/>
      <w:r>
        <w:t>vuestro</w:t>
      </w:r>
      <w:proofErr w:type="spellEnd"/>
      <w:r>
        <w:t xml:space="preserve"> </w:t>
      </w:r>
      <w:proofErr w:type="spellStart"/>
      <w:r>
        <w:t>destino</w:t>
      </w:r>
      <w:proofErr w:type="spellEnd"/>
      <w:r>
        <w:t xml:space="preserve">. </w:t>
      </w:r>
    </w:p>
    <w:p w14:paraId="338438A3" w14:textId="77777777" w:rsidR="00F50769" w:rsidRDefault="00F50769" w:rsidP="00F50769">
      <w:r>
        <w:t xml:space="preserve">34. Todos </w:t>
      </w:r>
      <w:proofErr w:type="spellStart"/>
      <w:r>
        <w:t>habéis</w:t>
      </w:r>
      <w:proofErr w:type="spellEnd"/>
      <w:r>
        <w:t xml:space="preserve"> </w:t>
      </w:r>
      <w:proofErr w:type="spellStart"/>
      <w:r>
        <w:t>encontrado</w:t>
      </w:r>
      <w:proofErr w:type="spellEnd"/>
      <w:r>
        <w:t xml:space="preserve"> </w:t>
      </w:r>
      <w:proofErr w:type="spellStart"/>
      <w:r>
        <w:t>una</w:t>
      </w:r>
      <w:proofErr w:type="spellEnd"/>
      <w:r>
        <w:t xml:space="preserve"> </w:t>
      </w:r>
      <w:proofErr w:type="spellStart"/>
      <w:r>
        <w:t>encrucijada</w:t>
      </w:r>
      <w:proofErr w:type="spellEnd"/>
      <w:r>
        <w:t xml:space="preserve"> </w:t>
      </w:r>
      <w:proofErr w:type="spellStart"/>
      <w:r>
        <w:t>en</w:t>
      </w:r>
      <w:proofErr w:type="spellEnd"/>
      <w:r>
        <w:t xml:space="preserve"> la </w:t>
      </w:r>
      <w:proofErr w:type="spellStart"/>
      <w:r>
        <w:t>vida</w:t>
      </w:r>
      <w:proofErr w:type="spellEnd"/>
      <w:r>
        <w:t xml:space="preserve">, </w:t>
      </w:r>
      <w:proofErr w:type="spellStart"/>
      <w:r>
        <w:t>que</w:t>
      </w:r>
      <w:proofErr w:type="spellEnd"/>
      <w:r>
        <w:t xml:space="preserve"> </w:t>
      </w:r>
      <w:proofErr w:type="spellStart"/>
      <w:r>
        <w:t>os</w:t>
      </w:r>
      <w:proofErr w:type="spellEnd"/>
      <w:r>
        <w:t xml:space="preserve"> ha </w:t>
      </w:r>
      <w:proofErr w:type="spellStart"/>
      <w:r>
        <w:t>hecho</w:t>
      </w:r>
      <w:proofErr w:type="spellEnd"/>
      <w:r>
        <w:t xml:space="preserve"> </w:t>
      </w:r>
      <w:proofErr w:type="spellStart"/>
      <w:r>
        <w:t>preguntar</w:t>
      </w:r>
      <w:proofErr w:type="spellEnd"/>
      <w:r>
        <w:t xml:space="preserve">: ¿A </w:t>
      </w:r>
      <w:proofErr w:type="spellStart"/>
      <w:r>
        <w:t>dónde</w:t>
      </w:r>
      <w:proofErr w:type="spellEnd"/>
      <w:r>
        <w:t xml:space="preserve"> </w:t>
      </w:r>
      <w:proofErr w:type="spellStart"/>
      <w:r>
        <w:t>voy</w:t>
      </w:r>
      <w:proofErr w:type="spellEnd"/>
      <w:r>
        <w:t xml:space="preserve">? A </w:t>
      </w:r>
      <w:proofErr w:type="spellStart"/>
      <w:r>
        <w:t>veces</w:t>
      </w:r>
      <w:proofErr w:type="spellEnd"/>
      <w:r>
        <w:t xml:space="preserve"> </w:t>
      </w:r>
      <w:proofErr w:type="spellStart"/>
      <w:r>
        <w:t>os</w:t>
      </w:r>
      <w:proofErr w:type="spellEnd"/>
      <w:r>
        <w:t xml:space="preserve"> </w:t>
      </w:r>
      <w:proofErr w:type="spellStart"/>
      <w:r>
        <w:t>habéis</w:t>
      </w:r>
      <w:proofErr w:type="spellEnd"/>
      <w:r>
        <w:t xml:space="preserve"> </w:t>
      </w:r>
      <w:proofErr w:type="spellStart"/>
      <w:r>
        <w:t>encontrado</w:t>
      </w:r>
      <w:proofErr w:type="spellEnd"/>
      <w:r>
        <w:t xml:space="preserve"> </w:t>
      </w:r>
      <w:proofErr w:type="spellStart"/>
      <w:r>
        <w:t>en</w:t>
      </w:r>
      <w:proofErr w:type="spellEnd"/>
      <w:r>
        <w:t xml:space="preserve"> la </w:t>
      </w:r>
      <w:proofErr w:type="spellStart"/>
      <w:r>
        <w:t>encrucijada</w:t>
      </w:r>
      <w:proofErr w:type="spellEnd"/>
      <w:r>
        <w:t xml:space="preserve"> al </w:t>
      </w:r>
      <w:proofErr w:type="spellStart"/>
      <w:r>
        <w:t>recibir</w:t>
      </w:r>
      <w:proofErr w:type="spellEnd"/>
      <w:r>
        <w:t xml:space="preserve"> un </w:t>
      </w:r>
      <w:proofErr w:type="spellStart"/>
      <w:r>
        <w:t>desengaño</w:t>
      </w:r>
      <w:proofErr w:type="spellEnd"/>
      <w:r>
        <w:t xml:space="preserve">; </w:t>
      </w:r>
      <w:proofErr w:type="spellStart"/>
      <w:r>
        <w:t>otras</w:t>
      </w:r>
      <w:proofErr w:type="spellEnd"/>
      <w:r>
        <w:t xml:space="preserve"> ha </w:t>
      </w:r>
      <w:proofErr w:type="spellStart"/>
      <w:r>
        <w:t>sido</w:t>
      </w:r>
      <w:proofErr w:type="spellEnd"/>
      <w:r>
        <w:t xml:space="preserve"> al </w:t>
      </w:r>
      <w:proofErr w:type="spellStart"/>
      <w:r>
        <w:t>lograr</w:t>
      </w:r>
      <w:proofErr w:type="spellEnd"/>
      <w:r>
        <w:t xml:space="preserve"> algo </w:t>
      </w:r>
      <w:proofErr w:type="spellStart"/>
      <w:r>
        <w:t>que</w:t>
      </w:r>
      <w:proofErr w:type="spellEnd"/>
      <w:r>
        <w:t xml:space="preserve"> </w:t>
      </w:r>
      <w:proofErr w:type="spellStart"/>
      <w:r>
        <w:t>perseguisteis</w:t>
      </w:r>
      <w:proofErr w:type="spellEnd"/>
      <w:r>
        <w:t xml:space="preserve"> con </w:t>
      </w:r>
      <w:proofErr w:type="spellStart"/>
      <w:r>
        <w:t>anhelo</w:t>
      </w:r>
      <w:proofErr w:type="spellEnd"/>
      <w:r>
        <w:t xml:space="preserve"> y </w:t>
      </w:r>
      <w:proofErr w:type="spellStart"/>
      <w:r>
        <w:t>que</w:t>
      </w:r>
      <w:proofErr w:type="spellEnd"/>
      <w:r>
        <w:t xml:space="preserve">, al </w:t>
      </w:r>
      <w:proofErr w:type="spellStart"/>
      <w:r>
        <w:t>llegar</w:t>
      </w:r>
      <w:proofErr w:type="spellEnd"/>
      <w:r>
        <w:t xml:space="preserve"> a </w:t>
      </w:r>
      <w:proofErr w:type="spellStart"/>
      <w:r>
        <w:t>tenerlo</w:t>
      </w:r>
      <w:proofErr w:type="spellEnd"/>
      <w:r>
        <w:t xml:space="preserve">, </w:t>
      </w:r>
      <w:proofErr w:type="spellStart"/>
      <w:r>
        <w:t>comprendisteis</w:t>
      </w:r>
      <w:proofErr w:type="spellEnd"/>
      <w:r>
        <w:t xml:space="preserve"> </w:t>
      </w:r>
      <w:proofErr w:type="spellStart"/>
      <w:r>
        <w:t>que</w:t>
      </w:r>
      <w:proofErr w:type="spellEnd"/>
      <w:r>
        <w:t xml:space="preserve"> </w:t>
      </w:r>
      <w:proofErr w:type="spellStart"/>
      <w:r>
        <w:t>aquello</w:t>
      </w:r>
      <w:proofErr w:type="spellEnd"/>
      <w:r>
        <w:t xml:space="preserve"> no </w:t>
      </w:r>
      <w:proofErr w:type="spellStart"/>
      <w:r>
        <w:t>podía</w:t>
      </w:r>
      <w:proofErr w:type="spellEnd"/>
      <w:r>
        <w:t xml:space="preserve"> ser la </w:t>
      </w:r>
      <w:proofErr w:type="spellStart"/>
      <w:r>
        <w:t>razón</w:t>
      </w:r>
      <w:proofErr w:type="spellEnd"/>
      <w:r>
        <w:t xml:space="preserve"> de </w:t>
      </w:r>
      <w:proofErr w:type="spellStart"/>
      <w:r>
        <w:t>vuestra</w:t>
      </w:r>
      <w:proofErr w:type="spellEnd"/>
      <w:r>
        <w:t xml:space="preserve"> </w:t>
      </w:r>
      <w:proofErr w:type="spellStart"/>
      <w:r>
        <w:t>vida</w:t>
      </w:r>
      <w:proofErr w:type="spellEnd"/>
      <w:r>
        <w:t xml:space="preserve">, </w:t>
      </w:r>
      <w:proofErr w:type="spellStart"/>
      <w:r>
        <w:t>que</w:t>
      </w:r>
      <w:proofErr w:type="spellEnd"/>
      <w:r>
        <w:t xml:space="preserve"> algo </w:t>
      </w:r>
      <w:proofErr w:type="spellStart"/>
      <w:r>
        <w:t>más</w:t>
      </w:r>
      <w:proofErr w:type="spellEnd"/>
      <w:r>
        <w:t xml:space="preserve"> grande, </w:t>
      </w:r>
      <w:proofErr w:type="spellStart"/>
      <w:r>
        <w:t>más</w:t>
      </w:r>
      <w:proofErr w:type="spellEnd"/>
      <w:r>
        <w:t xml:space="preserve"> noble y </w:t>
      </w:r>
      <w:proofErr w:type="spellStart"/>
      <w:r>
        <w:t>más</w:t>
      </w:r>
      <w:proofErr w:type="spellEnd"/>
      <w:r>
        <w:t xml:space="preserve"> bello </w:t>
      </w:r>
      <w:proofErr w:type="spellStart"/>
      <w:r>
        <w:t>deberá</w:t>
      </w:r>
      <w:proofErr w:type="spellEnd"/>
      <w:r>
        <w:t xml:space="preserve"> ser lo </w:t>
      </w:r>
      <w:proofErr w:type="spellStart"/>
      <w:r>
        <w:t>que</w:t>
      </w:r>
      <w:proofErr w:type="spellEnd"/>
      <w:r>
        <w:t xml:space="preserve"> </w:t>
      </w:r>
      <w:proofErr w:type="spellStart"/>
      <w:r>
        <w:t>constituye</w:t>
      </w:r>
      <w:proofErr w:type="spellEnd"/>
      <w:r>
        <w:t xml:space="preserve"> la meta del </w:t>
      </w:r>
      <w:proofErr w:type="spellStart"/>
      <w:r>
        <w:t>espíritu</w:t>
      </w:r>
      <w:proofErr w:type="spellEnd"/>
      <w:r>
        <w:t xml:space="preserve">. </w:t>
      </w:r>
    </w:p>
    <w:p w14:paraId="727D8B92" w14:textId="77777777" w:rsidR="00F50769" w:rsidRDefault="00F50769" w:rsidP="00F50769">
      <w:r>
        <w:t xml:space="preserve">35. Duro es ese trance, </w:t>
      </w:r>
      <w:proofErr w:type="spellStart"/>
      <w:r>
        <w:t>amarga</w:t>
      </w:r>
      <w:proofErr w:type="spellEnd"/>
      <w:r>
        <w:t xml:space="preserve"> la hora y terrible la </w:t>
      </w:r>
      <w:proofErr w:type="spellStart"/>
      <w:r>
        <w:t>batalla</w:t>
      </w:r>
      <w:proofErr w:type="spellEnd"/>
      <w:r>
        <w:t xml:space="preserve"> </w:t>
      </w:r>
      <w:proofErr w:type="spellStart"/>
      <w:r>
        <w:t>que</w:t>
      </w:r>
      <w:proofErr w:type="spellEnd"/>
      <w:r>
        <w:t xml:space="preserve"> se libra </w:t>
      </w:r>
      <w:proofErr w:type="spellStart"/>
      <w:r>
        <w:t>en</w:t>
      </w:r>
      <w:proofErr w:type="spellEnd"/>
      <w:r>
        <w:t xml:space="preserve"> </w:t>
      </w:r>
      <w:proofErr w:type="spellStart"/>
      <w:r>
        <w:t>vuestro</w:t>
      </w:r>
      <w:proofErr w:type="spellEnd"/>
      <w:r>
        <w:t xml:space="preserve"> interior, </w:t>
      </w:r>
      <w:proofErr w:type="spellStart"/>
      <w:r>
        <w:t>más</w:t>
      </w:r>
      <w:proofErr w:type="spellEnd"/>
      <w:r>
        <w:t xml:space="preserve"> </w:t>
      </w:r>
      <w:proofErr w:type="spellStart"/>
      <w:r>
        <w:t>Yo</w:t>
      </w:r>
      <w:proofErr w:type="spellEnd"/>
      <w:r>
        <w:t xml:space="preserve"> </w:t>
      </w:r>
      <w:proofErr w:type="spellStart"/>
      <w:r>
        <w:t>os</w:t>
      </w:r>
      <w:proofErr w:type="spellEnd"/>
      <w:r>
        <w:t xml:space="preserve"> </w:t>
      </w:r>
      <w:proofErr w:type="spellStart"/>
      <w:r>
        <w:t>digo</w:t>
      </w:r>
      <w:proofErr w:type="spellEnd"/>
      <w:r>
        <w:t xml:space="preserve">: </w:t>
      </w:r>
      <w:proofErr w:type="spellStart"/>
      <w:r>
        <w:t>Bienaventurados</w:t>
      </w:r>
      <w:proofErr w:type="spellEnd"/>
      <w:r>
        <w:t xml:space="preserve"> </w:t>
      </w:r>
      <w:proofErr w:type="spellStart"/>
      <w:r>
        <w:t>los</w:t>
      </w:r>
      <w:proofErr w:type="spellEnd"/>
      <w:r>
        <w:t xml:space="preserve"> </w:t>
      </w:r>
      <w:proofErr w:type="spellStart"/>
      <w:r>
        <w:t>que</w:t>
      </w:r>
      <w:proofErr w:type="spellEnd"/>
      <w:r>
        <w:t xml:space="preserve"> al </w:t>
      </w:r>
      <w:proofErr w:type="spellStart"/>
      <w:r>
        <w:t>penetrar</w:t>
      </w:r>
      <w:proofErr w:type="spellEnd"/>
      <w:r>
        <w:t xml:space="preserve"> </w:t>
      </w:r>
      <w:proofErr w:type="spellStart"/>
      <w:r>
        <w:t>en</w:t>
      </w:r>
      <w:proofErr w:type="spellEnd"/>
      <w:r>
        <w:t xml:space="preserve"> </w:t>
      </w:r>
      <w:proofErr w:type="spellStart"/>
      <w:r>
        <w:t>esa</w:t>
      </w:r>
      <w:proofErr w:type="spellEnd"/>
      <w:r>
        <w:t xml:space="preserve"> </w:t>
      </w:r>
      <w:proofErr w:type="spellStart"/>
      <w:r>
        <w:t>prueba</w:t>
      </w:r>
      <w:proofErr w:type="spellEnd"/>
      <w:r>
        <w:t xml:space="preserve"> se </w:t>
      </w:r>
      <w:proofErr w:type="spellStart"/>
      <w:r>
        <w:t>sostengan</w:t>
      </w:r>
      <w:proofErr w:type="spellEnd"/>
      <w:r>
        <w:t xml:space="preserve"> </w:t>
      </w:r>
      <w:proofErr w:type="spellStart"/>
      <w:r>
        <w:t>en</w:t>
      </w:r>
      <w:proofErr w:type="spellEnd"/>
      <w:r>
        <w:t xml:space="preserve"> </w:t>
      </w:r>
      <w:proofErr w:type="spellStart"/>
      <w:r>
        <w:t>su</w:t>
      </w:r>
      <w:proofErr w:type="spellEnd"/>
      <w:r>
        <w:t xml:space="preserve"> </w:t>
      </w:r>
      <w:proofErr w:type="spellStart"/>
      <w:r>
        <w:t>fe</w:t>
      </w:r>
      <w:proofErr w:type="spellEnd"/>
      <w:r>
        <w:t xml:space="preserve">, </w:t>
      </w:r>
      <w:proofErr w:type="spellStart"/>
      <w:r>
        <w:t>porque</w:t>
      </w:r>
      <w:proofErr w:type="spellEnd"/>
      <w:r>
        <w:t xml:space="preserve"> </w:t>
      </w:r>
      <w:proofErr w:type="spellStart"/>
      <w:r>
        <w:t>saldrán</w:t>
      </w:r>
      <w:proofErr w:type="spellEnd"/>
      <w:r>
        <w:t xml:space="preserve"> de </w:t>
      </w:r>
      <w:proofErr w:type="spellStart"/>
      <w:r>
        <w:t>ella</w:t>
      </w:r>
      <w:proofErr w:type="spellEnd"/>
      <w:r>
        <w:t xml:space="preserve"> </w:t>
      </w:r>
      <w:proofErr w:type="spellStart"/>
      <w:r>
        <w:t>diciendo</w:t>
      </w:r>
      <w:proofErr w:type="spellEnd"/>
      <w:r>
        <w:t xml:space="preserve">: he visto la luz, </w:t>
      </w:r>
      <w:proofErr w:type="spellStart"/>
      <w:r>
        <w:t>conozco</w:t>
      </w:r>
      <w:proofErr w:type="spellEnd"/>
      <w:r>
        <w:t xml:space="preserve"> </w:t>
      </w:r>
      <w:proofErr w:type="spellStart"/>
      <w:r>
        <w:t>el</w:t>
      </w:r>
      <w:proofErr w:type="spellEnd"/>
      <w:r>
        <w:t xml:space="preserve"> camino, la </w:t>
      </w:r>
      <w:proofErr w:type="spellStart"/>
      <w:r>
        <w:t>voz</w:t>
      </w:r>
      <w:proofErr w:type="spellEnd"/>
      <w:r>
        <w:t xml:space="preserve"> del </w:t>
      </w:r>
      <w:proofErr w:type="spellStart"/>
      <w:r>
        <w:t>Señor</w:t>
      </w:r>
      <w:proofErr w:type="spellEnd"/>
      <w:r>
        <w:t xml:space="preserve"> me llama. </w:t>
      </w:r>
    </w:p>
    <w:p w14:paraId="55604F62" w14:textId="77777777" w:rsidR="00F50769" w:rsidRDefault="00F50769" w:rsidP="00F50769">
      <w:r>
        <w:lastRenderedPageBreak/>
        <w:t xml:space="preserve">36. En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sois</w:t>
      </w:r>
      <w:proofErr w:type="spellEnd"/>
      <w:r>
        <w:t xml:space="preserve"> </w:t>
      </w:r>
      <w:proofErr w:type="spellStart"/>
      <w:r>
        <w:t>como</w:t>
      </w:r>
      <w:proofErr w:type="spellEnd"/>
      <w:r>
        <w:t xml:space="preserve"> </w:t>
      </w:r>
      <w:proofErr w:type="spellStart"/>
      <w:r>
        <w:t>los</w:t>
      </w:r>
      <w:proofErr w:type="spellEnd"/>
      <w:r>
        <w:t xml:space="preserve"> arroyos </w:t>
      </w:r>
      <w:proofErr w:type="spellStart"/>
      <w:r>
        <w:t>que</w:t>
      </w:r>
      <w:proofErr w:type="spellEnd"/>
      <w:r>
        <w:t xml:space="preserve"> a </w:t>
      </w:r>
      <w:proofErr w:type="spellStart"/>
      <w:r>
        <w:t>veces</w:t>
      </w:r>
      <w:proofErr w:type="spellEnd"/>
      <w:r>
        <w:t xml:space="preserve"> </w:t>
      </w:r>
      <w:proofErr w:type="spellStart"/>
      <w:r>
        <w:t>desvían</w:t>
      </w:r>
      <w:proofErr w:type="spellEnd"/>
      <w:r>
        <w:t xml:space="preserve"> </w:t>
      </w:r>
      <w:proofErr w:type="spellStart"/>
      <w:r>
        <w:t>su</w:t>
      </w:r>
      <w:proofErr w:type="spellEnd"/>
      <w:r>
        <w:t xml:space="preserve"> </w:t>
      </w:r>
      <w:proofErr w:type="spellStart"/>
      <w:r>
        <w:t>cauce</w:t>
      </w:r>
      <w:proofErr w:type="spellEnd"/>
      <w:r>
        <w:t xml:space="preserve">, </w:t>
      </w:r>
      <w:proofErr w:type="spellStart"/>
      <w:r>
        <w:t>pero</w:t>
      </w:r>
      <w:proofErr w:type="spellEnd"/>
      <w:r>
        <w:t xml:space="preserve"> </w:t>
      </w:r>
      <w:proofErr w:type="spellStart"/>
      <w:r>
        <w:t>que</w:t>
      </w:r>
      <w:proofErr w:type="spellEnd"/>
      <w:r>
        <w:t xml:space="preserve"> al fin </w:t>
      </w:r>
      <w:proofErr w:type="gramStart"/>
      <w:r>
        <w:t>van</w:t>
      </w:r>
      <w:proofErr w:type="gramEnd"/>
      <w:r>
        <w:t xml:space="preserve"> a </w:t>
      </w:r>
      <w:proofErr w:type="spellStart"/>
      <w:r>
        <w:t>desembocar</w:t>
      </w:r>
      <w:proofErr w:type="spellEnd"/>
      <w:r>
        <w:t xml:space="preserve"> al mar, </w:t>
      </w:r>
      <w:proofErr w:type="spellStart"/>
      <w:r>
        <w:t>que</w:t>
      </w:r>
      <w:proofErr w:type="spellEnd"/>
      <w:r>
        <w:t xml:space="preserve"> es </w:t>
      </w:r>
      <w:proofErr w:type="spellStart"/>
      <w:r>
        <w:t>su</w:t>
      </w:r>
      <w:proofErr w:type="spellEnd"/>
      <w:r>
        <w:t xml:space="preserve"> meta. </w:t>
      </w:r>
    </w:p>
    <w:p w14:paraId="6AD2394B" w14:textId="77777777" w:rsidR="00F50769" w:rsidRDefault="00F50769" w:rsidP="00F50769">
      <w:r>
        <w:t xml:space="preserve">37. </w:t>
      </w:r>
      <w:proofErr w:type="spellStart"/>
      <w:r>
        <w:t>Analizad</w:t>
      </w:r>
      <w:proofErr w:type="spellEnd"/>
      <w:r>
        <w:t xml:space="preserve"> mi palabra, </w:t>
      </w:r>
      <w:proofErr w:type="spellStart"/>
      <w:r>
        <w:t>discípulos</w:t>
      </w:r>
      <w:proofErr w:type="spellEnd"/>
      <w:r>
        <w:t xml:space="preserve">, y </w:t>
      </w:r>
      <w:proofErr w:type="spellStart"/>
      <w:r>
        <w:t>comprenderéis</w:t>
      </w:r>
      <w:proofErr w:type="spellEnd"/>
      <w:r>
        <w:t xml:space="preserve"> </w:t>
      </w:r>
      <w:proofErr w:type="spellStart"/>
      <w:r>
        <w:t>que</w:t>
      </w:r>
      <w:proofErr w:type="spellEnd"/>
      <w:r>
        <w:t xml:space="preserve"> </w:t>
      </w:r>
      <w:proofErr w:type="spellStart"/>
      <w:r>
        <w:t>ella</w:t>
      </w:r>
      <w:proofErr w:type="spellEnd"/>
      <w:r>
        <w:t xml:space="preserve"> </w:t>
      </w:r>
      <w:proofErr w:type="spellStart"/>
      <w:r>
        <w:t>aclara</w:t>
      </w:r>
      <w:proofErr w:type="spellEnd"/>
      <w:r>
        <w:t xml:space="preserve"> </w:t>
      </w:r>
      <w:proofErr w:type="spellStart"/>
      <w:r>
        <w:t>los</w:t>
      </w:r>
      <w:proofErr w:type="spellEnd"/>
      <w:r>
        <w:t xml:space="preserve"> </w:t>
      </w:r>
      <w:proofErr w:type="spellStart"/>
      <w:r>
        <w:t>misterios</w:t>
      </w:r>
      <w:proofErr w:type="spellEnd"/>
      <w:r>
        <w:t xml:space="preserve"> </w:t>
      </w:r>
      <w:proofErr w:type="spellStart"/>
      <w:r>
        <w:t>que</w:t>
      </w:r>
      <w:proofErr w:type="spellEnd"/>
      <w:r>
        <w:t xml:space="preserve"> no </w:t>
      </w:r>
      <w:proofErr w:type="spellStart"/>
      <w:r>
        <w:t>acertabais</w:t>
      </w:r>
      <w:proofErr w:type="spellEnd"/>
      <w:r>
        <w:t xml:space="preserve"> </w:t>
      </w:r>
      <w:proofErr w:type="gramStart"/>
      <w:r>
        <w:t>a</w:t>
      </w:r>
      <w:proofErr w:type="gramEnd"/>
      <w:r>
        <w:t xml:space="preserve"> </w:t>
      </w:r>
      <w:proofErr w:type="spellStart"/>
      <w:r>
        <w:t>entender</w:t>
      </w:r>
      <w:proofErr w:type="spellEnd"/>
      <w:r>
        <w:t xml:space="preserve">. </w:t>
      </w:r>
      <w:proofErr w:type="spellStart"/>
      <w:r>
        <w:t>Os</w:t>
      </w:r>
      <w:proofErr w:type="spellEnd"/>
      <w:r>
        <w:t xml:space="preserve"> </w:t>
      </w:r>
      <w:proofErr w:type="spellStart"/>
      <w:r>
        <w:t>estoy</w:t>
      </w:r>
      <w:proofErr w:type="spellEnd"/>
      <w:r>
        <w:t xml:space="preserve"> </w:t>
      </w:r>
      <w:proofErr w:type="spellStart"/>
      <w:r>
        <w:t>dando</w:t>
      </w:r>
      <w:proofErr w:type="spellEnd"/>
      <w:r>
        <w:t xml:space="preserve"> la </w:t>
      </w:r>
      <w:proofErr w:type="spellStart"/>
      <w:r>
        <w:t>interpretación</w:t>
      </w:r>
      <w:proofErr w:type="spellEnd"/>
      <w:r>
        <w:t xml:space="preserve"> de </w:t>
      </w:r>
      <w:proofErr w:type="spellStart"/>
      <w:r>
        <w:t>ellos</w:t>
      </w:r>
      <w:proofErr w:type="spellEnd"/>
      <w:r>
        <w:t xml:space="preserve">, para </w:t>
      </w:r>
      <w:proofErr w:type="spellStart"/>
      <w:r>
        <w:t>que</w:t>
      </w:r>
      <w:proofErr w:type="spellEnd"/>
      <w:r>
        <w:t xml:space="preserve"> no </w:t>
      </w:r>
      <w:proofErr w:type="spellStart"/>
      <w:r>
        <w:t>caigáis</w:t>
      </w:r>
      <w:proofErr w:type="spellEnd"/>
      <w:r>
        <w:t xml:space="preserve"> </w:t>
      </w:r>
      <w:proofErr w:type="spellStart"/>
      <w:r>
        <w:t>en</w:t>
      </w:r>
      <w:proofErr w:type="spellEnd"/>
      <w:r>
        <w:t xml:space="preserve"> </w:t>
      </w:r>
      <w:proofErr w:type="spellStart"/>
      <w:r>
        <w:t>errores</w:t>
      </w:r>
      <w:proofErr w:type="spellEnd"/>
      <w:r>
        <w:t xml:space="preserve"> o </w:t>
      </w:r>
      <w:proofErr w:type="spellStart"/>
      <w:r>
        <w:t>en</w:t>
      </w:r>
      <w:proofErr w:type="spellEnd"/>
      <w:r>
        <w:t xml:space="preserve"> </w:t>
      </w:r>
      <w:proofErr w:type="spellStart"/>
      <w:r>
        <w:t>confusiones</w:t>
      </w:r>
      <w:proofErr w:type="spellEnd"/>
      <w:r>
        <w:t xml:space="preserve">. En </w:t>
      </w:r>
      <w:proofErr w:type="spellStart"/>
      <w:r>
        <w:t>aquel</w:t>
      </w:r>
      <w:proofErr w:type="spellEnd"/>
      <w:r>
        <w:t xml:space="preserve"> </w:t>
      </w:r>
      <w:proofErr w:type="spellStart"/>
      <w:r>
        <w:t>tiempo</w:t>
      </w:r>
      <w:proofErr w:type="spellEnd"/>
      <w:r>
        <w:t xml:space="preserve">, </w:t>
      </w:r>
      <w:proofErr w:type="spellStart"/>
      <w:r>
        <w:t>os</w:t>
      </w:r>
      <w:proofErr w:type="spellEnd"/>
      <w:r>
        <w:t xml:space="preserve"> </w:t>
      </w:r>
      <w:proofErr w:type="spellStart"/>
      <w:r>
        <w:t>prometí</w:t>
      </w:r>
      <w:proofErr w:type="spellEnd"/>
      <w:r>
        <w:t xml:space="preserve"> </w:t>
      </w:r>
      <w:proofErr w:type="spellStart"/>
      <w:r>
        <w:t>enviaros</w:t>
      </w:r>
      <w:proofErr w:type="spellEnd"/>
      <w:r>
        <w:t xml:space="preserve"> al Espíritu de Verdad, para </w:t>
      </w:r>
      <w:proofErr w:type="spellStart"/>
      <w:r>
        <w:t>aclararos</w:t>
      </w:r>
      <w:proofErr w:type="spellEnd"/>
      <w:r>
        <w:t xml:space="preserve"> </w:t>
      </w:r>
      <w:proofErr w:type="spellStart"/>
      <w:r>
        <w:t>todo</w:t>
      </w:r>
      <w:proofErr w:type="spellEnd"/>
      <w:r>
        <w:t xml:space="preserve"> lo </w:t>
      </w:r>
      <w:proofErr w:type="spellStart"/>
      <w:r>
        <w:t>que</w:t>
      </w:r>
      <w:proofErr w:type="spellEnd"/>
      <w:r>
        <w:t xml:space="preserve"> para </w:t>
      </w:r>
      <w:proofErr w:type="spellStart"/>
      <w:r>
        <w:t>vosotros</w:t>
      </w:r>
      <w:proofErr w:type="spellEnd"/>
      <w:r>
        <w:t xml:space="preserve"> era un </w:t>
      </w:r>
      <w:proofErr w:type="spellStart"/>
      <w:r>
        <w:t>misterio</w:t>
      </w:r>
      <w:proofErr w:type="spellEnd"/>
      <w:r>
        <w:t xml:space="preserve">; </w:t>
      </w:r>
      <w:proofErr w:type="spellStart"/>
      <w:r>
        <w:t>pues</w:t>
      </w:r>
      <w:proofErr w:type="spellEnd"/>
      <w:r>
        <w:t xml:space="preserve"> ese Espíritu soy </w:t>
      </w:r>
      <w:proofErr w:type="spellStart"/>
      <w:r>
        <w:t>Yo</w:t>
      </w:r>
      <w:proofErr w:type="spellEnd"/>
      <w:r>
        <w:t xml:space="preserve">. ¿De </w:t>
      </w:r>
      <w:proofErr w:type="spellStart"/>
      <w:r>
        <w:t>quién</w:t>
      </w:r>
      <w:proofErr w:type="spellEnd"/>
      <w:r>
        <w:t xml:space="preserve"> </w:t>
      </w:r>
      <w:proofErr w:type="spellStart"/>
      <w:r>
        <w:t>sino</w:t>
      </w:r>
      <w:proofErr w:type="spellEnd"/>
      <w:r>
        <w:t xml:space="preserve"> de Mi </w:t>
      </w:r>
      <w:proofErr w:type="spellStart"/>
      <w:r>
        <w:t>puede</w:t>
      </w:r>
      <w:proofErr w:type="spellEnd"/>
      <w:r>
        <w:t xml:space="preserve"> </w:t>
      </w:r>
      <w:proofErr w:type="spellStart"/>
      <w:r>
        <w:t>brotar</w:t>
      </w:r>
      <w:proofErr w:type="spellEnd"/>
      <w:r>
        <w:t xml:space="preserve"> la </w:t>
      </w:r>
      <w:proofErr w:type="spellStart"/>
      <w:r>
        <w:t>verdad</w:t>
      </w:r>
      <w:proofErr w:type="spellEnd"/>
      <w:r>
        <w:t xml:space="preserve">? El </w:t>
      </w:r>
      <w:proofErr w:type="spellStart"/>
      <w:r>
        <w:t>tiempo</w:t>
      </w:r>
      <w:proofErr w:type="spellEnd"/>
      <w:r>
        <w:t xml:space="preserve"> de la luz ha </w:t>
      </w:r>
      <w:proofErr w:type="spellStart"/>
      <w:r>
        <w:t>llegado</w:t>
      </w:r>
      <w:proofErr w:type="spellEnd"/>
      <w:r>
        <w:t xml:space="preserve">, </w:t>
      </w:r>
      <w:proofErr w:type="spellStart"/>
      <w:r>
        <w:t>comenzáis</w:t>
      </w:r>
      <w:proofErr w:type="spellEnd"/>
      <w:r>
        <w:t xml:space="preserve"> a </w:t>
      </w:r>
      <w:proofErr w:type="spellStart"/>
      <w:r>
        <w:t>saberlo</w:t>
      </w:r>
      <w:proofErr w:type="spellEnd"/>
      <w:r>
        <w:t xml:space="preserve"> </w:t>
      </w:r>
      <w:proofErr w:type="spellStart"/>
      <w:r>
        <w:t>todo</w:t>
      </w:r>
      <w:proofErr w:type="spellEnd"/>
      <w:r>
        <w:t xml:space="preserve"> y a </w:t>
      </w:r>
      <w:proofErr w:type="spellStart"/>
      <w:r>
        <w:t>medida</w:t>
      </w:r>
      <w:proofErr w:type="spellEnd"/>
      <w:r>
        <w:t xml:space="preserve"> </w:t>
      </w:r>
      <w:proofErr w:type="spellStart"/>
      <w:r>
        <w:t>que</w:t>
      </w:r>
      <w:proofErr w:type="spellEnd"/>
      <w:r>
        <w:t xml:space="preserve"> </w:t>
      </w:r>
      <w:proofErr w:type="spellStart"/>
      <w:r>
        <w:t>vuestra</w:t>
      </w:r>
      <w:proofErr w:type="spellEnd"/>
      <w:r>
        <w:t xml:space="preserve"> </w:t>
      </w:r>
      <w:proofErr w:type="spellStart"/>
      <w:r>
        <w:t>comunicación</w:t>
      </w:r>
      <w:proofErr w:type="spellEnd"/>
      <w:r>
        <w:t xml:space="preserve"> con mi Espíritu se </w:t>
      </w:r>
      <w:proofErr w:type="spellStart"/>
      <w:r>
        <w:t>perfeccione</w:t>
      </w:r>
      <w:proofErr w:type="spellEnd"/>
      <w:r>
        <w:t xml:space="preserve">, mayor </w:t>
      </w:r>
      <w:proofErr w:type="spellStart"/>
      <w:r>
        <w:t>será</w:t>
      </w:r>
      <w:proofErr w:type="spellEnd"/>
      <w:r>
        <w:t xml:space="preserve"> </w:t>
      </w:r>
      <w:proofErr w:type="spellStart"/>
      <w:r>
        <w:t>el</w:t>
      </w:r>
      <w:proofErr w:type="spellEnd"/>
      <w:r>
        <w:t xml:space="preserve"> </w:t>
      </w:r>
      <w:proofErr w:type="spellStart"/>
      <w:r>
        <w:t>conocimiento</w:t>
      </w:r>
      <w:proofErr w:type="spellEnd"/>
      <w:r>
        <w:t xml:space="preserve"> </w:t>
      </w:r>
      <w:proofErr w:type="spellStart"/>
      <w:r>
        <w:t>que</w:t>
      </w:r>
      <w:proofErr w:type="spellEnd"/>
      <w:r>
        <w:t xml:space="preserve"> </w:t>
      </w:r>
      <w:proofErr w:type="spellStart"/>
      <w:r>
        <w:t>vayáis</w:t>
      </w:r>
      <w:proofErr w:type="spellEnd"/>
      <w:r>
        <w:t xml:space="preserve"> </w:t>
      </w:r>
      <w:proofErr w:type="spellStart"/>
      <w:r>
        <w:t>adquiriendo</w:t>
      </w:r>
      <w:proofErr w:type="spellEnd"/>
      <w:r>
        <w:t xml:space="preserve"> y mayor la luz </w:t>
      </w:r>
      <w:proofErr w:type="spellStart"/>
      <w:r>
        <w:t>que</w:t>
      </w:r>
      <w:proofErr w:type="spellEnd"/>
      <w:r>
        <w:t xml:space="preserve"> </w:t>
      </w:r>
      <w:proofErr w:type="spellStart"/>
      <w:r>
        <w:t>recibáis</w:t>
      </w:r>
      <w:proofErr w:type="spellEnd"/>
      <w:r>
        <w:t xml:space="preserve">. </w:t>
      </w:r>
    </w:p>
    <w:p w14:paraId="1DECD228" w14:textId="77777777" w:rsidR="00F50769" w:rsidRDefault="00F50769" w:rsidP="00F50769">
      <w:r>
        <w:t xml:space="preserve">38. </w:t>
      </w:r>
      <w:proofErr w:type="spellStart"/>
      <w:r>
        <w:t>Vuestro</w:t>
      </w:r>
      <w:proofErr w:type="spellEnd"/>
      <w:r>
        <w:t xml:space="preserve"> </w:t>
      </w:r>
      <w:proofErr w:type="spellStart"/>
      <w:r>
        <w:t>espíritu</w:t>
      </w:r>
      <w:proofErr w:type="spellEnd"/>
      <w:r>
        <w:t xml:space="preserve"> </w:t>
      </w:r>
      <w:proofErr w:type="spellStart"/>
      <w:r>
        <w:t>vivió</w:t>
      </w:r>
      <w:proofErr w:type="spellEnd"/>
      <w:r>
        <w:t xml:space="preserve"> </w:t>
      </w:r>
      <w:proofErr w:type="spellStart"/>
      <w:r>
        <w:t>opreso</w:t>
      </w:r>
      <w:proofErr w:type="spellEnd"/>
      <w:r>
        <w:t xml:space="preserve"> </w:t>
      </w:r>
      <w:proofErr w:type="spellStart"/>
      <w:r>
        <w:t>por</w:t>
      </w:r>
      <w:proofErr w:type="spellEnd"/>
      <w:r>
        <w:t xml:space="preserve"> la carne, </w:t>
      </w:r>
      <w:proofErr w:type="spellStart"/>
      <w:r>
        <w:t>más</w:t>
      </w:r>
      <w:proofErr w:type="spellEnd"/>
      <w:r>
        <w:t xml:space="preserve"> </w:t>
      </w:r>
      <w:proofErr w:type="spellStart"/>
      <w:r>
        <w:t>llegó</w:t>
      </w:r>
      <w:proofErr w:type="spellEnd"/>
      <w:r>
        <w:t xml:space="preserve"> la hora de </w:t>
      </w:r>
      <w:proofErr w:type="spellStart"/>
      <w:r>
        <w:t>su</w:t>
      </w:r>
      <w:proofErr w:type="spellEnd"/>
      <w:r>
        <w:t xml:space="preserve"> </w:t>
      </w:r>
      <w:proofErr w:type="spellStart"/>
      <w:r>
        <w:t>liberación</w:t>
      </w:r>
      <w:proofErr w:type="spellEnd"/>
      <w:r>
        <w:t xml:space="preserve"> y a </w:t>
      </w:r>
      <w:proofErr w:type="spellStart"/>
      <w:r>
        <w:t>medida</w:t>
      </w:r>
      <w:proofErr w:type="spellEnd"/>
      <w:r>
        <w:t xml:space="preserve"> </w:t>
      </w:r>
      <w:proofErr w:type="spellStart"/>
      <w:r>
        <w:t>que</w:t>
      </w:r>
      <w:proofErr w:type="spellEnd"/>
      <w:r>
        <w:t xml:space="preserve"> </w:t>
      </w:r>
      <w:proofErr w:type="spellStart"/>
      <w:r>
        <w:t>su</w:t>
      </w:r>
      <w:proofErr w:type="spellEnd"/>
      <w:r>
        <w:t xml:space="preserve"> </w:t>
      </w:r>
      <w:proofErr w:type="spellStart"/>
      <w:r>
        <w:t>vuelo</w:t>
      </w:r>
      <w:proofErr w:type="spellEnd"/>
      <w:r>
        <w:t xml:space="preserve"> </w:t>
      </w:r>
      <w:proofErr w:type="spellStart"/>
      <w:r>
        <w:t>alcance</w:t>
      </w:r>
      <w:proofErr w:type="spellEnd"/>
      <w:r>
        <w:t xml:space="preserve"> </w:t>
      </w:r>
      <w:proofErr w:type="spellStart"/>
      <w:r>
        <w:t>mayores</w:t>
      </w:r>
      <w:proofErr w:type="spellEnd"/>
      <w:r>
        <w:t xml:space="preserve"> </w:t>
      </w:r>
      <w:proofErr w:type="spellStart"/>
      <w:r>
        <w:t>alturas</w:t>
      </w:r>
      <w:proofErr w:type="spellEnd"/>
      <w:r>
        <w:t xml:space="preserve">, </w:t>
      </w:r>
      <w:proofErr w:type="spellStart"/>
      <w:r>
        <w:t>maravillas</w:t>
      </w:r>
      <w:proofErr w:type="spellEnd"/>
      <w:r>
        <w:t xml:space="preserve"> </w:t>
      </w:r>
      <w:proofErr w:type="spellStart"/>
      <w:r>
        <w:t>más</w:t>
      </w:r>
      <w:proofErr w:type="spellEnd"/>
      <w:r>
        <w:t xml:space="preserve"> </w:t>
      </w:r>
      <w:proofErr w:type="spellStart"/>
      <w:r>
        <w:t>grandes</w:t>
      </w:r>
      <w:proofErr w:type="spellEnd"/>
      <w:r>
        <w:t xml:space="preserve"> </w:t>
      </w:r>
      <w:proofErr w:type="spellStart"/>
      <w:r>
        <w:t>iréis</w:t>
      </w:r>
      <w:proofErr w:type="spellEnd"/>
      <w:r>
        <w:t xml:space="preserve"> </w:t>
      </w:r>
      <w:proofErr w:type="spellStart"/>
      <w:r>
        <w:t>descubriendo</w:t>
      </w:r>
      <w:proofErr w:type="spellEnd"/>
      <w:r>
        <w:t xml:space="preserve">. </w:t>
      </w:r>
      <w:proofErr w:type="spellStart"/>
      <w:r>
        <w:t>Vuestro</w:t>
      </w:r>
      <w:proofErr w:type="spellEnd"/>
      <w:r>
        <w:t xml:space="preserve"> </w:t>
      </w:r>
      <w:proofErr w:type="spellStart"/>
      <w:r>
        <w:t>corazón</w:t>
      </w:r>
      <w:proofErr w:type="spellEnd"/>
      <w:r>
        <w:t xml:space="preserve"> era </w:t>
      </w:r>
      <w:proofErr w:type="spellStart"/>
      <w:r>
        <w:t>esclavo</w:t>
      </w:r>
      <w:proofErr w:type="spellEnd"/>
      <w:r>
        <w:t xml:space="preserve"> del </w:t>
      </w:r>
      <w:proofErr w:type="spellStart"/>
      <w:r>
        <w:t>mundo</w:t>
      </w:r>
      <w:proofErr w:type="spellEnd"/>
      <w:r>
        <w:t xml:space="preserve">, </w:t>
      </w:r>
      <w:proofErr w:type="spellStart"/>
      <w:r>
        <w:t>más</w:t>
      </w:r>
      <w:proofErr w:type="spellEnd"/>
      <w:r>
        <w:t xml:space="preserve"> </w:t>
      </w:r>
      <w:proofErr w:type="spellStart"/>
      <w:r>
        <w:t>cuando</w:t>
      </w:r>
      <w:proofErr w:type="spellEnd"/>
      <w:r>
        <w:t xml:space="preserve"> </w:t>
      </w:r>
      <w:proofErr w:type="spellStart"/>
      <w:r>
        <w:t>hubo</w:t>
      </w:r>
      <w:proofErr w:type="spellEnd"/>
      <w:r>
        <w:t xml:space="preserve"> </w:t>
      </w:r>
      <w:proofErr w:type="spellStart"/>
      <w:r>
        <w:t>triunfado</w:t>
      </w:r>
      <w:proofErr w:type="spellEnd"/>
      <w:r>
        <w:t xml:space="preserve"> de </w:t>
      </w:r>
      <w:proofErr w:type="spellStart"/>
      <w:r>
        <w:t>aquella</w:t>
      </w:r>
      <w:proofErr w:type="spellEnd"/>
      <w:r>
        <w:t xml:space="preserve"> </w:t>
      </w:r>
      <w:proofErr w:type="spellStart"/>
      <w:r>
        <w:t>encrucijada</w:t>
      </w:r>
      <w:proofErr w:type="spellEnd"/>
      <w:r>
        <w:t xml:space="preserve">, </w:t>
      </w:r>
      <w:proofErr w:type="spellStart"/>
      <w:r>
        <w:t>conoció</w:t>
      </w:r>
      <w:proofErr w:type="spellEnd"/>
      <w:r>
        <w:t xml:space="preserve"> lo </w:t>
      </w:r>
      <w:proofErr w:type="spellStart"/>
      <w:r>
        <w:t>que</w:t>
      </w:r>
      <w:proofErr w:type="spellEnd"/>
      <w:r>
        <w:t xml:space="preserve"> </w:t>
      </w:r>
      <w:proofErr w:type="spellStart"/>
      <w:r>
        <w:t>tenía</w:t>
      </w:r>
      <w:proofErr w:type="spellEnd"/>
      <w:r>
        <w:t xml:space="preserve"> </w:t>
      </w:r>
      <w:proofErr w:type="spellStart"/>
      <w:r>
        <w:t>que</w:t>
      </w:r>
      <w:proofErr w:type="spellEnd"/>
      <w:r>
        <w:t xml:space="preserve"> </w:t>
      </w:r>
      <w:proofErr w:type="spellStart"/>
      <w:r>
        <w:t>amar</w:t>
      </w:r>
      <w:proofErr w:type="spellEnd"/>
      <w:r>
        <w:t xml:space="preserve"> y también </w:t>
      </w:r>
      <w:proofErr w:type="spellStart"/>
      <w:r>
        <w:t>supo</w:t>
      </w:r>
      <w:proofErr w:type="spellEnd"/>
      <w:r>
        <w:t xml:space="preserve"> de </w:t>
      </w:r>
      <w:proofErr w:type="spellStart"/>
      <w:r>
        <w:t>cuales</w:t>
      </w:r>
      <w:proofErr w:type="spellEnd"/>
      <w:r>
        <w:t xml:space="preserve"> </w:t>
      </w:r>
      <w:proofErr w:type="spellStart"/>
      <w:r>
        <w:t>pasiones</w:t>
      </w:r>
      <w:proofErr w:type="spellEnd"/>
      <w:r>
        <w:t xml:space="preserve"> </w:t>
      </w:r>
      <w:proofErr w:type="spellStart"/>
      <w:r>
        <w:t>debería</w:t>
      </w:r>
      <w:proofErr w:type="spellEnd"/>
      <w:r>
        <w:t xml:space="preserve"> </w:t>
      </w:r>
      <w:proofErr w:type="spellStart"/>
      <w:r>
        <w:t>apartarse</w:t>
      </w:r>
      <w:proofErr w:type="spellEnd"/>
      <w:r>
        <w:t xml:space="preserve">. </w:t>
      </w:r>
    </w:p>
    <w:p w14:paraId="21470F31" w14:textId="77777777" w:rsidR="00F50769" w:rsidRDefault="00F50769" w:rsidP="00F50769">
      <w:r>
        <w:t xml:space="preserve">39. </w:t>
      </w:r>
      <w:proofErr w:type="spellStart"/>
      <w:r>
        <w:t>Gozáis</w:t>
      </w:r>
      <w:proofErr w:type="spellEnd"/>
      <w:r>
        <w:t xml:space="preserve"> al </w:t>
      </w:r>
      <w:proofErr w:type="spellStart"/>
      <w:r>
        <w:t>pensar</w:t>
      </w:r>
      <w:proofErr w:type="spellEnd"/>
      <w:r>
        <w:t xml:space="preserve"> </w:t>
      </w:r>
      <w:proofErr w:type="spellStart"/>
      <w:r>
        <w:t>en</w:t>
      </w:r>
      <w:proofErr w:type="spellEnd"/>
      <w:r>
        <w:t xml:space="preserve"> </w:t>
      </w:r>
      <w:proofErr w:type="spellStart"/>
      <w:r>
        <w:t>el</w:t>
      </w:r>
      <w:proofErr w:type="spellEnd"/>
      <w:r>
        <w:t xml:space="preserve"> paso </w:t>
      </w:r>
      <w:proofErr w:type="spellStart"/>
      <w:r>
        <w:t>que</w:t>
      </w:r>
      <w:proofErr w:type="spellEnd"/>
      <w:r>
        <w:t xml:space="preserve"> </w:t>
      </w:r>
      <w:proofErr w:type="spellStart"/>
      <w:r>
        <w:t>habéis</w:t>
      </w:r>
      <w:proofErr w:type="spellEnd"/>
      <w:r>
        <w:t xml:space="preserve"> dado, </w:t>
      </w:r>
      <w:proofErr w:type="spellStart"/>
      <w:r>
        <w:t>pero</w:t>
      </w:r>
      <w:proofErr w:type="spellEnd"/>
      <w:r>
        <w:t xml:space="preserve"> </w:t>
      </w:r>
      <w:proofErr w:type="spellStart"/>
      <w:r>
        <w:t>ocultáis</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ese </w:t>
      </w:r>
      <w:proofErr w:type="spellStart"/>
      <w:r>
        <w:t>gozo</w:t>
      </w:r>
      <w:proofErr w:type="spellEnd"/>
      <w:r>
        <w:t xml:space="preserve">, </w:t>
      </w:r>
      <w:proofErr w:type="spellStart"/>
      <w:r>
        <w:t>por</w:t>
      </w:r>
      <w:proofErr w:type="spellEnd"/>
      <w:r>
        <w:t xml:space="preserve"> </w:t>
      </w:r>
      <w:proofErr w:type="spellStart"/>
      <w:r>
        <w:t>temor</w:t>
      </w:r>
      <w:proofErr w:type="spellEnd"/>
      <w:r>
        <w:t xml:space="preserve"> a </w:t>
      </w:r>
      <w:proofErr w:type="spellStart"/>
      <w:r>
        <w:t>que</w:t>
      </w:r>
      <w:proofErr w:type="spellEnd"/>
      <w:r>
        <w:t xml:space="preserve"> </w:t>
      </w:r>
      <w:proofErr w:type="spellStart"/>
      <w:r>
        <w:t>el</w:t>
      </w:r>
      <w:proofErr w:type="spellEnd"/>
      <w:r>
        <w:t xml:space="preserve"> </w:t>
      </w:r>
      <w:proofErr w:type="spellStart"/>
      <w:r>
        <w:t>mundo</w:t>
      </w:r>
      <w:proofErr w:type="spellEnd"/>
      <w:r>
        <w:t xml:space="preserve"> </w:t>
      </w:r>
      <w:proofErr w:type="spellStart"/>
      <w:r>
        <w:t>os</w:t>
      </w:r>
      <w:proofErr w:type="spellEnd"/>
      <w:r>
        <w:t xml:space="preserve"> lo </w:t>
      </w:r>
      <w:proofErr w:type="spellStart"/>
      <w:r>
        <w:t>arrebate</w:t>
      </w:r>
      <w:proofErr w:type="spellEnd"/>
      <w:r>
        <w:t xml:space="preserve"> con sus </w:t>
      </w:r>
      <w:proofErr w:type="spellStart"/>
      <w:r>
        <w:t>críticas</w:t>
      </w:r>
      <w:proofErr w:type="spellEnd"/>
      <w:r>
        <w:t xml:space="preserve"> y </w:t>
      </w:r>
      <w:proofErr w:type="spellStart"/>
      <w:r>
        <w:t>juicios</w:t>
      </w:r>
      <w:proofErr w:type="spellEnd"/>
      <w:r>
        <w:t xml:space="preserve">. </w:t>
      </w:r>
      <w:proofErr w:type="spellStart"/>
      <w:r>
        <w:t>Sois</w:t>
      </w:r>
      <w:proofErr w:type="spellEnd"/>
      <w:r>
        <w:t xml:space="preserve"> </w:t>
      </w:r>
      <w:proofErr w:type="spellStart"/>
      <w:r>
        <w:t>temerosos</w:t>
      </w:r>
      <w:proofErr w:type="spellEnd"/>
      <w:r>
        <w:t xml:space="preserve"> </w:t>
      </w:r>
      <w:proofErr w:type="spellStart"/>
      <w:r>
        <w:t>aún</w:t>
      </w:r>
      <w:proofErr w:type="spellEnd"/>
      <w:r>
        <w:t xml:space="preserve">, mas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llegará</w:t>
      </w:r>
      <w:proofErr w:type="spellEnd"/>
      <w:r>
        <w:t xml:space="preserve"> </w:t>
      </w:r>
      <w:proofErr w:type="spellStart"/>
      <w:r>
        <w:t>el</w:t>
      </w:r>
      <w:proofErr w:type="spellEnd"/>
      <w:r>
        <w:t xml:space="preserve"> </w:t>
      </w:r>
      <w:proofErr w:type="spellStart"/>
      <w:r>
        <w:t>momento</w:t>
      </w:r>
      <w:proofErr w:type="spellEnd"/>
      <w:r>
        <w:t xml:space="preserve"> </w:t>
      </w:r>
      <w:proofErr w:type="spellStart"/>
      <w:r>
        <w:t>en</w:t>
      </w:r>
      <w:proofErr w:type="spellEnd"/>
      <w:r>
        <w:t xml:space="preserve"> </w:t>
      </w:r>
      <w:proofErr w:type="spellStart"/>
      <w:r>
        <w:t>que</w:t>
      </w:r>
      <w:proofErr w:type="spellEnd"/>
      <w:r>
        <w:t xml:space="preserve"> nada </w:t>
      </w:r>
      <w:proofErr w:type="spellStart"/>
      <w:r>
        <w:t>ni</w:t>
      </w:r>
      <w:proofErr w:type="spellEnd"/>
      <w:r>
        <w:t xml:space="preserve"> </w:t>
      </w:r>
      <w:proofErr w:type="spellStart"/>
      <w:r>
        <w:t>nadie</w:t>
      </w:r>
      <w:proofErr w:type="spellEnd"/>
      <w:r>
        <w:t xml:space="preserve"> </w:t>
      </w:r>
      <w:proofErr w:type="spellStart"/>
      <w:r>
        <w:t>os</w:t>
      </w:r>
      <w:proofErr w:type="spellEnd"/>
      <w:r>
        <w:t xml:space="preserve"> </w:t>
      </w:r>
      <w:proofErr w:type="spellStart"/>
      <w:r>
        <w:t>haga</w:t>
      </w:r>
      <w:proofErr w:type="spellEnd"/>
      <w:r>
        <w:t xml:space="preserve"> </w:t>
      </w:r>
      <w:proofErr w:type="spellStart"/>
      <w:r>
        <w:t>temblar</w:t>
      </w:r>
      <w:proofErr w:type="spellEnd"/>
      <w:r>
        <w:t xml:space="preserve">, </w:t>
      </w:r>
      <w:proofErr w:type="spellStart"/>
      <w:r>
        <w:t>en</w:t>
      </w:r>
      <w:proofErr w:type="spellEnd"/>
      <w:r>
        <w:t xml:space="preserve"> </w:t>
      </w:r>
      <w:proofErr w:type="spellStart"/>
      <w:r>
        <w:t>que</w:t>
      </w:r>
      <w:proofErr w:type="spellEnd"/>
      <w:r>
        <w:t xml:space="preserve"> </w:t>
      </w:r>
      <w:proofErr w:type="spellStart"/>
      <w:r>
        <w:t>sintáis</w:t>
      </w:r>
      <w:proofErr w:type="spellEnd"/>
      <w:r>
        <w:t xml:space="preserve"> </w:t>
      </w:r>
      <w:proofErr w:type="spellStart"/>
      <w:r>
        <w:t>una</w:t>
      </w:r>
      <w:proofErr w:type="spellEnd"/>
      <w:r>
        <w:t xml:space="preserve"> </w:t>
      </w:r>
      <w:proofErr w:type="spellStart"/>
      <w:r>
        <w:t>íntima</w:t>
      </w:r>
      <w:proofErr w:type="spellEnd"/>
      <w:r>
        <w:t xml:space="preserve"> </w:t>
      </w:r>
      <w:proofErr w:type="spellStart"/>
      <w:r>
        <w:t>satisfacción</w:t>
      </w:r>
      <w:proofErr w:type="spellEnd"/>
      <w:r>
        <w:t xml:space="preserve"> al </w:t>
      </w:r>
      <w:proofErr w:type="spellStart"/>
      <w:r>
        <w:t>llamaros</w:t>
      </w:r>
      <w:proofErr w:type="spellEnd"/>
      <w:r>
        <w:t xml:space="preserve"> </w:t>
      </w:r>
      <w:proofErr w:type="spellStart"/>
      <w:r>
        <w:t>discípulos</w:t>
      </w:r>
      <w:proofErr w:type="spellEnd"/>
      <w:r>
        <w:t xml:space="preserve"> del Espíritu Santo, </w:t>
      </w:r>
      <w:proofErr w:type="spellStart"/>
      <w:r>
        <w:t>en</w:t>
      </w:r>
      <w:proofErr w:type="spellEnd"/>
      <w:r>
        <w:t xml:space="preserve"> </w:t>
      </w:r>
      <w:proofErr w:type="spellStart"/>
      <w:r>
        <w:t>vez</w:t>
      </w:r>
      <w:proofErr w:type="spellEnd"/>
      <w:r>
        <w:t xml:space="preserve"> de </w:t>
      </w:r>
      <w:proofErr w:type="spellStart"/>
      <w:r>
        <w:t>avergonzaros</w:t>
      </w:r>
      <w:proofErr w:type="spellEnd"/>
      <w:r>
        <w:t xml:space="preserve"> </w:t>
      </w:r>
      <w:proofErr w:type="spellStart"/>
      <w:r>
        <w:t>como</w:t>
      </w:r>
      <w:proofErr w:type="spellEnd"/>
      <w:r>
        <w:t xml:space="preserve"> </w:t>
      </w:r>
      <w:proofErr w:type="spellStart"/>
      <w:r>
        <w:t>os</w:t>
      </w:r>
      <w:proofErr w:type="spellEnd"/>
      <w:r>
        <w:t xml:space="preserve"> ha </w:t>
      </w:r>
      <w:proofErr w:type="spellStart"/>
      <w:r>
        <w:t>sucedido</w:t>
      </w:r>
      <w:proofErr w:type="spellEnd"/>
      <w:r>
        <w:t xml:space="preserve">, </w:t>
      </w:r>
      <w:proofErr w:type="spellStart"/>
      <w:r>
        <w:t>como</w:t>
      </w:r>
      <w:proofErr w:type="spellEnd"/>
      <w:r>
        <w:t xml:space="preserve"> </w:t>
      </w:r>
      <w:proofErr w:type="spellStart"/>
      <w:r>
        <w:t>si</w:t>
      </w:r>
      <w:proofErr w:type="spellEnd"/>
      <w:r>
        <w:t xml:space="preserve"> </w:t>
      </w:r>
      <w:proofErr w:type="spellStart"/>
      <w:r>
        <w:t>hubierais</w:t>
      </w:r>
      <w:proofErr w:type="spellEnd"/>
      <w:r>
        <w:t xml:space="preserve"> </w:t>
      </w:r>
      <w:proofErr w:type="spellStart"/>
      <w:r>
        <w:t>sido</w:t>
      </w:r>
      <w:proofErr w:type="spellEnd"/>
      <w:r>
        <w:t xml:space="preserve"> </w:t>
      </w:r>
      <w:proofErr w:type="spellStart"/>
      <w:r>
        <w:t>descubiertos</w:t>
      </w:r>
      <w:proofErr w:type="spellEnd"/>
      <w:r>
        <w:t xml:space="preserve"> o </w:t>
      </w:r>
      <w:proofErr w:type="spellStart"/>
      <w:r>
        <w:t>sorprendidos</w:t>
      </w:r>
      <w:proofErr w:type="spellEnd"/>
      <w:r>
        <w:t xml:space="preserve"> </w:t>
      </w:r>
      <w:proofErr w:type="spellStart"/>
      <w:r>
        <w:t>en</w:t>
      </w:r>
      <w:proofErr w:type="spellEnd"/>
      <w:r>
        <w:t xml:space="preserve"> </w:t>
      </w:r>
      <w:proofErr w:type="spellStart"/>
      <w:r>
        <w:t>el</w:t>
      </w:r>
      <w:proofErr w:type="spellEnd"/>
      <w:r>
        <w:t xml:space="preserve"> </w:t>
      </w:r>
      <w:proofErr w:type="spellStart"/>
      <w:r>
        <w:t>pecado</w:t>
      </w:r>
      <w:proofErr w:type="spellEnd"/>
      <w:r>
        <w:t xml:space="preserve">.  </w:t>
      </w:r>
    </w:p>
    <w:p w14:paraId="3E1E894B" w14:textId="77777777" w:rsidR="00F50769" w:rsidRDefault="00F50769" w:rsidP="00F50769">
      <w:r>
        <w:t xml:space="preserve">40. </w:t>
      </w:r>
      <w:proofErr w:type="spellStart"/>
      <w:r>
        <w:t>Vosotros</w:t>
      </w:r>
      <w:proofErr w:type="spellEnd"/>
      <w:r>
        <w:t xml:space="preserve"> </w:t>
      </w:r>
      <w:proofErr w:type="spellStart"/>
      <w:r>
        <w:t>sois</w:t>
      </w:r>
      <w:proofErr w:type="spellEnd"/>
      <w:r>
        <w:t xml:space="preserve"> </w:t>
      </w:r>
      <w:proofErr w:type="spellStart"/>
      <w:r>
        <w:t>hermanos</w:t>
      </w:r>
      <w:proofErr w:type="spellEnd"/>
      <w:r>
        <w:t xml:space="preserve"> de </w:t>
      </w:r>
      <w:proofErr w:type="spellStart"/>
      <w:r>
        <w:t>aquellos</w:t>
      </w:r>
      <w:proofErr w:type="spellEnd"/>
      <w:r>
        <w:t xml:space="preserve"> </w:t>
      </w:r>
      <w:proofErr w:type="spellStart"/>
      <w:r>
        <w:t>cristianos</w:t>
      </w:r>
      <w:proofErr w:type="spellEnd"/>
      <w:r>
        <w:t xml:space="preserve"> </w:t>
      </w:r>
      <w:proofErr w:type="spellStart"/>
      <w:r>
        <w:t>que</w:t>
      </w:r>
      <w:proofErr w:type="spellEnd"/>
      <w:r>
        <w:t xml:space="preserve"> se </w:t>
      </w:r>
      <w:proofErr w:type="spellStart"/>
      <w:r>
        <w:t>ocultaron</w:t>
      </w:r>
      <w:proofErr w:type="spellEnd"/>
      <w:r>
        <w:t xml:space="preserve"> </w:t>
      </w:r>
      <w:proofErr w:type="spellStart"/>
      <w:r>
        <w:t>en</w:t>
      </w:r>
      <w:proofErr w:type="spellEnd"/>
      <w:r>
        <w:t xml:space="preserve"> las </w:t>
      </w:r>
      <w:proofErr w:type="spellStart"/>
      <w:r>
        <w:t>catacumbas</w:t>
      </w:r>
      <w:proofErr w:type="spellEnd"/>
      <w:r>
        <w:t xml:space="preserve"> de Roma; mas no </w:t>
      </w:r>
      <w:proofErr w:type="spellStart"/>
      <w:r>
        <w:t>olvidéis</w:t>
      </w:r>
      <w:proofErr w:type="spellEnd"/>
      <w:r>
        <w:t xml:space="preserve"> </w:t>
      </w:r>
      <w:proofErr w:type="spellStart"/>
      <w:r>
        <w:t>que</w:t>
      </w:r>
      <w:proofErr w:type="spellEnd"/>
      <w:r>
        <w:t xml:space="preserve">, </w:t>
      </w:r>
      <w:proofErr w:type="spellStart"/>
      <w:r>
        <w:t>cuando</w:t>
      </w:r>
      <w:proofErr w:type="spellEnd"/>
      <w:r>
        <w:t xml:space="preserve"> </w:t>
      </w:r>
      <w:proofErr w:type="spellStart"/>
      <w:r>
        <w:t>aquellas</w:t>
      </w:r>
      <w:proofErr w:type="spellEnd"/>
      <w:r>
        <w:t xml:space="preserve"> multitudes </w:t>
      </w:r>
      <w:proofErr w:type="spellStart"/>
      <w:r>
        <w:t>saltan</w:t>
      </w:r>
      <w:proofErr w:type="spellEnd"/>
      <w:r>
        <w:t xml:space="preserve"> de la </w:t>
      </w:r>
      <w:proofErr w:type="spellStart"/>
      <w:r>
        <w:t>oscuridad</w:t>
      </w:r>
      <w:proofErr w:type="spellEnd"/>
      <w:r>
        <w:t xml:space="preserve">, era para </w:t>
      </w:r>
      <w:proofErr w:type="spellStart"/>
      <w:r>
        <w:t>llevar</w:t>
      </w:r>
      <w:proofErr w:type="spellEnd"/>
      <w:r>
        <w:t xml:space="preserve"> la luz al </w:t>
      </w:r>
      <w:proofErr w:type="spellStart"/>
      <w:r>
        <w:t>mundo</w:t>
      </w:r>
      <w:proofErr w:type="spellEnd"/>
      <w:r>
        <w:t xml:space="preserve"> </w:t>
      </w:r>
      <w:proofErr w:type="spellStart"/>
      <w:r>
        <w:t>incrédulo</w:t>
      </w:r>
      <w:proofErr w:type="spellEnd"/>
      <w:r>
        <w:t xml:space="preserve">, </w:t>
      </w:r>
      <w:proofErr w:type="spellStart"/>
      <w:r>
        <w:t>sorprendiendo</w:t>
      </w:r>
      <w:proofErr w:type="spellEnd"/>
      <w:r>
        <w:t xml:space="preserve"> a </w:t>
      </w:r>
      <w:proofErr w:type="spellStart"/>
      <w:r>
        <w:t>los</w:t>
      </w:r>
      <w:proofErr w:type="spellEnd"/>
      <w:r>
        <w:t xml:space="preserve"> hombres con </w:t>
      </w:r>
      <w:proofErr w:type="spellStart"/>
      <w:r>
        <w:t>su</w:t>
      </w:r>
      <w:proofErr w:type="spellEnd"/>
      <w:r>
        <w:t xml:space="preserve"> </w:t>
      </w:r>
      <w:proofErr w:type="spellStart"/>
      <w:r>
        <w:t>fe</w:t>
      </w:r>
      <w:proofErr w:type="spellEnd"/>
      <w:r>
        <w:t xml:space="preserve">. </w:t>
      </w:r>
      <w:proofErr w:type="spellStart"/>
      <w:r>
        <w:t>Fueron</w:t>
      </w:r>
      <w:proofErr w:type="spellEnd"/>
      <w:r>
        <w:t xml:space="preserve"> </w:t>
      </w:r>
      <w:proofErr w:type="spellStart"/>
      <w:r>
        <w:t>el</w:t>
      </w:r>
      <w:proofErr w:type="spellEnd"/>
      <w:r>
        <w:t xml:space="preserve"> </w:t>
      </w:r>
      <w:proofErr w:type="spellStart"/>
      <w:r>
        <w:t>riego</w:t>
      </w:r>
      <w:proofErr w:type="spellEnd"/>
      <w:r>
        <w:t xml:space="preserve"> </w:t>
      </w:r>
      <w:proofErr w:type="spellStart"/>
      <w:r>
        <w:t>sobre</w:t>
      </w:r>
      <w:proofErr w:type="spellEnd"/>
      <w:r>
        <w:t xml:space="preserve"> la </w:t>
      </w:r>
      <w:proofErr w:type="spellStart"/>
      <w:r>
        <w:t>semilla</w:t>
      </w:r>
      <w:proofErr w:type="spellEnd"/>
      <w:r>
        <w:t xml:space="preserve"> </w:t>
      </w:r>
      <w:proofErr w:type="spellStart"/>
      <w:r>
        <w:t>divina</w:t>
      </w:r>
      <w:proofErr w:type="spellEnd"/>
      <w:r>
        <w:t xml:space="preserve"> </w:t>
      </w:r>
      <w:proofErr w:type="spellStart"/>
      <w:r>
        <w:t>que</w:t>
      </w:r>
      <w:proofErr w:type="spellEnd"/>
      <w:r>
        <w:t xml:space="preserve"> </w:t>
      </w:r>
      <w:proofErr w:type="spellStart"/>
      <w:r>
        <w:t>el</w:t>
      </w:r>
      <w:proofErr w:type="spellEnd"/>
      <w:r>
        <w:t xml:space="preserve"> Maestro </w:t>
      </w:r>
      <w:proofErr w:type="spellStart"/>
      <w:r>
        <w:t>había</w:t>
      </w:r>
      <w:proofErr w:type="spellEnd"/>
      <w:r>
        <w:t xml:space="preserve"> </w:t>
      </w:r>
      <w:proofErr w:type="spellStart"/>
      <w:r>
        <w:t>sembrado</w:t>
      </w:r>
      <w:proofErr w:type="spellEnd"/>
      <w:r>
        <w:t xml:space="preserve">. Más </w:t>
      </w:r>
      <w:proofErr w:type="spellStart"/>
      <w:r>
        <w:t>tarde</w:t>
      </w:r>
      <w:proofErr w:type="spellEnd"/>
      <w:r>
        <w:t xml:space="preserve"> </w:t>
      </w:r>
      <w:proofErr w:type="spellStart"/>
      <w:r>
        <w:t>los</w:t>
      </w:r>
      <w:proofErr w:type="spellEnd"/>
      <w:r>
        <w:t xml:space="preserve"> pueblos gentiles y </w:t>
      </w:r>
      <w:proofErr w:type="spellStart"/>
      <w:r>
        <w:t>pecadores</w:t>
      </w:r>
      <w:proofErr w:type="spellEnd"/>
      <w:r>
        <w:t xml:space="preserve">, </w:t>
      </w:r>
      <w:proofErr w:type="spellStart"/>
      <w:r>
        <w:t>convencidos</w:t>
      </w:r>
      <w:proofErr w:type="spellEnd"/>
      <w:r>
        <w:t xml:space="preserve"> ante </w:t>
      </w:r>
      <w:proofErr w:type="spellStart"/>
      <w:r>
        <w:t>aquellos</w:t>
      </w:r>
      <w:proofErr w:type="spellEnd"/>
      <w:r>
        <w:t xml:space="preserve"> testimonios </w:t>
      </w:r>
      <w:proofErr w:type="spellStart"/>
      <w:r>
        <w:t>habrían</w:t>
      </w:r>
      <w:proofErr w:type="spellEnd"/>
      <w:r>
        <w:t xml:space="preserve"> de </w:t>
      </w:r>
      <w:proofErr w:type="spellStart"/>
      <w:r>
        <w:t>abrazarse</w:t>
      </w:r>
      <w:proofErr w:type="spellEnd"/>
      <w:r>
        <w:t xml:space="preserve"> a la </w:t>
      </w:r>
      <w:proofErr w:type="spellStart"/>
      <w:r>
        <w:t>cruz</w:t>
      </w:r>
      <w:proofErr w:type="spellEnd"/>
      <w:r>
        <w:t xml:space="preserve"> de mi amor, </w:t>
      </w:r>
      <w:proofErr w:type="spellStart"/>
      <w:r>
        <w:t>como</w:t>
      </w:r>
      <w:proofErr w:type="spellEnd"/>
      <w:r>
        <w:t xml:space="preserve"> </w:t>
      </w:r>
      <w:proofErr w:type="spellStart"/>
      <w:r>
        <w:t>náufragos</w:t>
      </w:r>
      <w:proofErr w:type="spellEnd"/>
      <w:r>
        <w:t xml:space="preserve"> </w:t>
      </w:r>
      <w:proofErr w:type="spellStart"/>
      <w:r>
        <w:t>en</w:t>
      </w:r>
      <w:proofErr w:type="spellEnd"/>
      <w:r>
        <w:t xml:space="preserve"> </w:t>
      </w:r>
      <w:proofErr w:type="spellStart"/>
      <w:r>
        <w:t>busca</w:t>
      </w:r>
      <w:proofErr w:type="spellEnd"/>
      <w:r>
        <w:t xml:space="preserve"> del faro </w:t>
      </w:r>
      <w:proofErr w:type="spellStart"/>
      <w:r>
        <w:t>salvador</w:t>
      </w:r>
      <w:proofErr w:type="spellEnd"/>
      <w:r>
        <w:t xml:space="preserve">. </w:t>
      </w:r>
    </w:p>
    <w:p w14:paraId="3485C874" w14:textId="77777777" w:rsidR="00F50769" w:rsidRDefault="00F50769" w:rsidP="00F50769">
      <w:r>
        <w:t>41. ¿</w:t>
      </w:r>
      <w:proofErr w:type="spellStart"/>
      <w:r>
        <w:t>Cuándo</w:t>
      </w:r>
      <w:proofErr w:type="spellEnd"/>
      <w:r>
        <w:t xml:space="preserve"> </w:t>
      </w:r>
      <w:proofErr w:type="spellStart"/>
      <w:r>
        <w:t>saldréis</w:t>
      </w:r>
      <w:proofErr w:type="spellEnd"/>
      <w:r>
        <w:t xml:space="preserve"> de </w:t>
      </w:r>
      <w:proofErr w:type="spellStart"/>
      <w:r>
        <w:t>vuestro</w:t>
      </w:r>
      <w:proofErr w:type="spellEnd"/>
      <w:r>
        <w:t xml:space="preserve"> </w:t>
      </w:r>
      <w:proofErr w:type="spellStart"/>
      <w:r>
        <w:t>retiro</w:t>
      </w:r>
      <w:proofErr w:type="spellEnd"/>
      <w:r>
        <w:t xml:space="preserve"> y de </w:t>
      </w:r>
      <w:proofErr w:type="spellStart"/>
      <w:r>
        <w:t>vuestra</w:t>
      </w:r>
      <w:proofErr w:type="spellEnd"/>
      <w:r>
        <w:t xml:space="preserve"> </w:t>
      </w:r>
      <w:proofErr w:type="spellStart"/>
      <w:r>
        <w:t>oscuridad</w:t>
      </w:r>
      <w:proofErr w:type="spellEnd"/>
      <w:r>
        <w:t xml:space="preserve">, multitudes </w:t>
      </w:r>
      <w:proofErr w:type="spellStart"/>
      <w:r>
        <w:t>que</w:t>
      </w:r>
      <w:proofErr w:type="spellEnd"/>
      <w:r>
        <w:t xml:space="preserve"> me </w:t>
      </w:r>
      <w:proofErr w:type="spellStart"/>
      <w:r>
        <w:t>habéis</w:t>
      </w:r>
      <w:proofErr w:type="spellEnd"/>
      <w:r>
        <w:t xml:space="preserve"> </w:t>
      </w:r>
      <w:proofErr w:type="spellStart"/>
      <w:r>
        <w:t>escuchado</w:t>
      </w:r>
      <w:proofErr w:type="spellEnd"/>
      <w:r>
        <w:t>? ¿</w:t>
      </w:r>
      <w:proofErr w:type="spellStart"/>
      <w:r>
        <w:t>Acaso</w:t>
      </w:r>
      <w:proofErr w:type="spellEnd"/>
      <w:r>
        <w:t xml:space="preserve"> </w:t>
      </w:r>
      <w:proofErr w:type="spellStart"/>
      <w:r>
        <w:t>estáis</w:t>
      </w:r>
      <w:proofErr w:type="spellEnd"/>
      <w:r>
        <w:t xml:space="preserve"> </w:t>
      </w:r>
      <w:proofErr w:type="spellStart"/>
      <w:r>
        <w:t>retardando</w:t>
      </w:r>
      <w:proofErr w:type="spellEnd"/>
      <w:r>
        <w:t xml:space="preserve"> </w:t>
      </w:r>
      <w:proofErr w:type="spellStart"/>
      <w:r>
        <w:t>deliberadamente</w:t>
      </w:r>
      <w:proofErr w:type="spellEnd"/>
      <w:r>
        <w:t xml:space="preserve"> </w:t>
      </w:r>
      <w:proofErr w:type="spellStart"/>
      <w:r>
        <w:t>vuestra</w:t>
      </w:r>
      <w:proofErr w:type="spellEnd"/>
      <w:r>
        <w:t xml:space="preserve"> </w:t>
      </w:r>
      <w:proofErr w:type="spellStart"/>
      <w:r>
        <w:t>preparación</w:t>
      </w:r>
      <w:proofErr w:type="spellEnd"/>
      <w:r>
        <w:t xml:space="preserve">, </w:t>
      </w:r>
      <w:proofErr w:type="spellStart"/>
      <w:r>
        <w:t>por</w:t>
      </w:r>
      <w:proofErr w:type="spellEnd"/>
      <w:r>
        <w:t xml:space="preserve"> </w:t>
      </w:r>
      <w:proofErr w:type="spellStart"/>
      <w:r>
        <w:t>temor</w:t>
      </w:r>
      <w:proofErr w:type="spellEnd"/>
      <w:r>
        <w:t xml:space="preserve"> a la lucha? En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sólo</w:t>
      </w:r>
      <w:proofErr w:type="spellEnd"/>
      <w:r>
        <w:t xml:space="preserve"> </w:t>
      </w:r>
      <w:proofErr w:type="spellStart"/>
      <w:r>
        <w:t>teme</w:t>
      </w:r>
      <w:proofErr w:type="spellEnd"/>
      <w:r>
        <w:t xml:space="preserve"> </w:t>
      </w:r>
      <w:proofErr w:type="spellStart"/>
      <w:r>
        <w:t>el</w:t>
      </w:r>
      <w:proofErr w:type="spellEnd"/>
      <w:r>
        <w:t xml:space="preserve"> </w:t>
      </w:r>
      <w:proofErr w:type="spellStart"/>
      <w:r>
        <w:t>que</w:t>
      </w:r>
      <w:proofErr w:type="spellEnd"/>
      <w:r>
        <w:t xml:space="preserve"> no se ha </w:t>
      </w:r>
      <w:proofErr w:type="spellStart"/>
      <w:r>
        <w:t>preparado</w:t>
      </w:r>
      <w:proofErr w:type="spellEnd"/>
      <w:r>
        <w:t xml:space="preserve">, </w:t>
      </w:r>
      <w:proofErr w:type="spellStart"/>
      <w:r>
        <w:t>porque</w:t>
      </w:r>
      <w:proofErr w:type="spellEnd"/>
      <w:r>
        <w:t xml:space="preserve"> </w:t>
      </w:r>
      <w:proofErr w:type="spellStart"/>
      <w:r>
        <w:t>el</w:t>
      </w:r>
      <w:proofErr w:type="spellEnd"/>
      <w:r>
        <w:t xml:space="preserve"> </w:t>
      </w:r>
      <w:proofErr w:type="spellStart"/>
      <w:r>
        <w:t>que</w:t>
      </w:r>
      <w:proofErr w:type="spellEnd"/>
      <w:r>
        <w:t xml:space="preserve"> </w:t>
      </w:r>
      <w:proofErr w:type="spellStart"/>
      <w:r>
        <w:t>conoce</w:t>
      </w:r>
      <w:proofErr w:type="spellEnd"/>
      <w:r>
        <w:t xml:space="preserve"> mi palabra y ama a </w:t>
      </w:r>
      <w:proofErr w:type="spellStart"/>
      <w:r>
        <w:t>su</w:t>
      </w:r>
      <w:proofErr w:type="spellEnd"/>
      <w:r>
        <w:t xml:space="preserve"> </w:t>
      </w:r>
      <w:proofErr w:type="spellStart"/>
      <w:r>
        <w:t>Señor</w:t>
      </w:r>
      <w:proofErr w:type="spellEnd"/>
      <w:r>
        <w:t xml:space="preserve"> y a sus </w:t>
      </w:r>
      <w:proofErr w:type="spellStart"/>
      <w:r>
        <w:t>semejantes</w:t>
      </w:r>
      <w:proofErr w:type="spellEnd"/>
      <w:r>
        <w:t xml:space="preserve"> nada </w:t>
      </w:r>
      <w:proofErr w:type="spellStart"/>
      <w:r>
        <w:t>tiene</w:t>
      </w:r>
      <w:proofErr w:type="spellEnd"/>
      <w:r>
        <w:t xml:space="preserve"> </w:t>
      </w:r>
      <w:proofErr w:type="spellStart"/>
      <w:r>
        <w:t>que</w:t>
      </w:r>
      <w:proofErr w:type="spellEnd"/>
      <w:r>
        <w:t xml:space="preserve"> </w:t>
      </w:r>
      <w:proofErr w:type="spellStart"/>
      <w:r>
        <w:t>temer</w:t>
      </w:r>
      <w:proofErr w:type="spellEnd"/>
      <w:r>
        <w:t xml:space="preserve"> </w:t>
      </w:r>
      <w:proofErr w:type="spellStart"/>
      <w:r>
        <w:t>y en</w:t>
      </w:r>
      <w:proofErr w:type="spellEnd"/>
      <w:r>
        <w:t xml:space="preserve"> </w:t>
      </w:r>
      <w:proofErr w:type="spellStart"/>
      <w:r>
        <w:t>vez</w:t>
      </w:r>
      <w:proofErr w:type="spellEnd"/>
      <w:r>
        <w:t xml:space="preserve"> de </w:t>
      </w:r>
      <w:proofErr w:type="spellStart"/>
      <w:r>
        <w:t>huir</w:t>
      </w:r>
      <w:proofErr w:type="spellEnd"/>
      <w:r>
        <w:t xml:space="preserve"> de la </w:t>
      </w:r>
      <w:proofErr w:type="spellStart"/>
      <w:r>
        <w:t>humanidad</w:t>
      </w:r>
      <w:proofErr w:type="spellEnd"/>
      <w:r>
        <w:t xml:space="preserve">, </w:t>
      </w:r>
      <w:proofErr w:type="spellStart"/>
      <w:r>
        <w:t>va</w:t>
      </w:r>
      <w:proofErr w:type="spellEnd"/>
      <w:r>
        <w:t xml:space="preserve"> a </w:t>
      </w:r>
      <w:proofErr w:type="spellStart"/>
      <w:r>
        <w:t>su</w:t>
      </w:r>
      <w:proofErr w:type="spellEnd"/>
      <w:r>
        <w:t xml:space="preserve"> </w:t>
      </w:r>
      <w:proofErr w:type="spellStart"/>
      <w:r>
        <w:t>encuentro</w:t>
      </w:r>
      <w:proofErr w:type="spellEnd"/>
      <w:r>
        <w:t xml:space="preserve"> para </w:t>
      </w:r>
      <w:proofErr w:type="spellStart"/>
      <w:r>
        <w:t>hacerla</w:t>
      </w:r>
      <w:proofErr w:type="spellEnd"/>
      <w:r>
        <w:t xml:space="preserve"> </w:t>
      </w:r>
      <w:proofErr w:type="spellStart"/>
      <w:r>
        <w:t>participe</w:t>
      </w:r>
      <w:proofErr w:type="spellEnd"/>
      <w:r>
        <w:t xml:space="preserve"> de lo </w:t>
      </w:r>
      <w:proofErr w:type="spellStart"/>
      <w:r>
        <w:t>que</w:t>
      </w:r>
      <w:proofErr w:type="spellEnd"/>
      <w:r>
        <w:t xml:space="preserve"> ha </w:t>
      </w:r>
      <w:proofErr w:type="spellStart"/>
      <w:r>
        <w:t>recibido</w:t>
      </w:r>
      <w:proofErr w:type="spellEnd"/>
      <w:r>
        <w:t xml:space="preserve">; </w:t>
      </w:r>
      <w:proofErr w:type="spellStart"/>
      <w:r>
        <w:t>después</w:t>
      </w:r>
      <w:proofErr w:type="spellEnd"/>
      <w:r>
        <w:t xml:space="preserve"> de </w:t>
      </w:r>
      <w:proofErr w:type="spellStart"/>
      <w:r>
        <w:t>estudiar</w:t>
      </w:r>
      <w:proofErr w:type="spellEnd"/>
      <w:r>
        <w:t xml:space="preserve"> y </w:t>
      </w:r>
      <w:proofErr w:type="spellStart"/>
      <w:r>
        <w:t>analizar</w:t>
      </w:r>
      <w:proofErr w:type="spellEnd"/>
      <w:r>
        <w:t xml:space="preserve"> mis </w:t>
      </w:r>
      <w:proofErr w:type="spellStart"/>
      <w:r>
        <w:t>lecciones</w:t>
      </w:r>
      <w:proofErr w:type="spellEnd"/>
      <w:r>
        <w:t xml:space="preserve">, las pone </w:t>
      </w:r>
      <w:proofErr w:type="spellStart"/>
      <w:r>
        <w:t>en</w:t>
      </w:r>
      <w:proofErr w:type="spellEnd"/>
      <w:r>
        <w:t xml:space="preserve"> </w:t>
      </w:r>
      <w:proofErr w:type="spellStart"/>
      <w:r>
        <w:t>práctica</w:t>
      </w:r>
      <w:proofErr w:type="spellEnd"/>
      <w:r>
        <w:t xml:space="preserve">. </w:t>
      </w:r>
    </w:p>
    <w:p w14:paraId="0B67EB8D" w14:textId="77777777" w:rsidR="00F50769" w:rsidRDefault="00F50769" w:rsidP="00F50769">
      <w:r>
        <w:lastRenderedPageBreak/>
        <w:t xml:space="preserve">42. Pueblo de Israel: </w:t>
      </w:r>
      <w:proofErr w:type="spellStart"/>
      <w:r>
        <w:t>os</w:t>
      </w:r>
      <w:proofErr w:type="spellEnd"/>
      <w:r>
        <w:t xml:space="preserve"> </w:t>
      </w:r>
      <w:proofErr w:type="spellStart"/>
      <w:r>
        <w:t>encontráis</w:t>
      </w:r>
      <w:proofErr w:type="spellEnd"/>
      <w:r>
        <w:t xml:space="preserve"> </w:t>
      </w:r>
      <w:proofErr w:type="spellStart"/>
      <w:r>
        <w:t>morando</w:t>
      </w:r>
      <w:proofErr w:type="spellEnd"/>
      <w:r>
        <w:t xml:space="preserve"> </w:t>
      </w:r>
      <w:proofErr w:type="spellStart"/>
      <w:r>
        <w:t>este</w:t>
      </w:r>
      <w:proofErr w:type="spellEnd"/>
      <w:r>
        <w:t xml:space="preserve"> </w:t>
      </w:r>
      <w:proofErr w:type="spellStart"/>
      <w:r>
        <w:t>valle</w:t>
      </w:r>
      <w:proofErr w:type="spellEnd"/>
      <w:r>
        <w:t xml:space="preserve"> </w:t>
      </w:r>
      <w:proofErr w:type="spellStart"/>
      <w:r>
        <w:t>en</w:t>
      </w:r>
      <w:proofErr w:type="spellEnd"/>
      <w:r>
        <w:t xml:space="preserve"> un </w:t>
      </w:r>
      <w:proofErr w:type="spellStart"/>
      <w:r>
        <w:t>tiempo</w:t>
      </w:r>
      <w:proofErr w:type="spellEnd"/>
      <w:r>
        <w:t xml:space="preserve"> de </w:t>
      </w:r>
      <w:proofErr w:type="spellStart"/>
      <w:r>
        <w:t>restitución</w:t>
      </w:r>
      <w:proofErr w:type="spellEnd"/>
      <w:r>
        <w:t xml:space="preserve">. </w:t>
      </w:r>
      <w:proofErr w:type="spellStart"/>
      <w:r>
        <w:t>Yo</w:t>
      </w:r>
      <w:proofErr w:type="spellEnd"/>
      <w:r>
        <w:t xml:space="preserve"> </w:t>
      </w:r>
      <w:proofErr w:type="spellStart"/>
      <w:r>
        <w:t>señalo</w:t>
      </w:r>
      <w:proofErr w:type="spellEnd"/>
      <w:r>
        <w:t xml:space="preserve"> </w:t>
      </w:r>
      <w:proofErr w:type="spellStart"/>
      <w:r>
        <w:t>el</w:t>
      </w:r>
      <w:proofErr w:type="spellEnd"/>
      <w:r>
        <w:t xml:space="preserve"> </w:t>
      </w:r>
      <w:proofErr w:type="spellStart"/>
      <w:r>
        <w:t>estrecho</w:t>
      </w:r>
      <w:proofErr w:type="spellEnd"/>
      <w:r>
        <w:t xml:space="preserve"> camino </w:t>
      </w:r>
      <w:proofErr w:type="spellStart"/>
      <w:r>
        <w:t>que</w:t>
      </w:r>
      <w:proofErr w:type="spellEnd"/>
      <w:r>
        <w:t xml:space="preserve"> </w:t>
      </w:r>
      <w:proofErr w:type="spellStart"/>
      <w:r>
        <w:t>marca</w:t>
      </w:r>
      <w:proofErr w:type="spellEnd"/>
      <w:r>
        <w:t xml:space="preserve"> mi Ley, para </w:t>
      </w:r>
      <w:proofErr w:type="spellStart"/>
      <w:r>
        <w:t>que</w:t>
      </w:r>
      <w:proofErr w:type="spellEnd"/>
      <w:r>
        <w:t xml:space="preserve"> </w:t>
      </w:r>
      <w:proofErr w:type="spellStart"/>
      <w:r>
        <w:t>en</w:t>
      </w:r>
      <w:proofErr w:type="spellEnd"/>
      <w:r>
        <w:t xml:space="preserve"> </w:t>
      </w:r>
      <w:proofErr w:type="spellStart"/>
      <w:r>
        <w:t>él</w:t>
      </w:r>
      <w:proofErr w:type="spellEnd"/>
      <w:r>
        <w:t xml:space="preserve"> </w:t>
      </w:r>
      <w:proofErr w:type="spellStart"/>
      <w:r>
        <w:t>seáis</w:t>
      </w:r>
      <w:proofErr w:type="spellEnd"/>
      <w:r>
        <w:t xml:space="preserve"> </w:t>
      </w:r>
      <w:proofErr w:type="spellStart"/>
      <w:r>
        <w:t>limpios</w:t>
      </w:r>
      <w:proofErr w:type="spellEnd"/>
      <w:r>
        <w:t xml:space="preserve"> y </w:t>
      </w:r>
      <w:proofErr w:type="spellStart"/>
      <w:r>
        <w:t>forméis</w:t>
      </w:r>
      <w:proofErr w:type="spellEnd"/>
      <w:r>
        <w:t xml:space="preserve"> </w:t>
      </w:r>
      <w:proofErr w:type="spellStart"/>
      <w:r>
        <w:t>parte</w:t>
      </w:r>
      <w:proofErr w:type="spellEnd"/>
      <w:r>
        <w:t xml:space="preserve"> del pueblo </w:t>
      </w:r>
      <w:proofErr w:type="spellStart"/>
      <w:r>
        <w:t>doctrinado</w:t>
      </w:r>
      <w:proofErr w:type="spellEnd"/>
      <w:r>
        <w:t xml:space="preserve">. </w:t>
      </w:r>
    </w:p>
    <w:p w14:paraId="2CC438CC" w14:textId="77777777" w:rsidR="00F50769" w:rsidRDefault="00F50769" w:rsidP="00F50769">
      <w:r>
        <w:t xml:space="preserve">43. </w:t>
      </w:r>
      <w:proofErr w:type="spellStart"/>
      <w:r>
        <w:t>Os</w:t>
      </w:r>
      <w:proofErr w:type="spellEnd"/>
      <w:r>
        <w:t xml:space="preserve"> he </w:t>
      </w:r>
      <w:proofErr w:type="spellStart"/>
      <w:r>
        <w:t>entregado</w:t>
      </w:r>
      <w:proofErr w:type="spellEnd"/>
      <w:r>
        <w:t xml:space="preserve"> mi palabra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para </w:t>
      </w:r>
      <w:proofErr w:type="spellStart"/>
      <w:r>
        <w:t>que</w:t>
      </w:r>
      <w:proofErr w:type="spellEnd"/>
      <w:r>
        <w:t xml:space="preserve"> </w:t>
      </w:r>
      <w:proofErr w:type="spellStart"/>
      <w:r>
        <w:t>conozcáis</w:t>
      </w:r>
      <w:proofErr w:type="spellEnd"/>
      <w:r>
        <w:t xml:space="preserve"> mis </w:t>
      </w:r>
      <w:proofErr w:type="spellStart"/>
      <w:r>
        <w:t>mandatos</w:t>
      </w:r>
      <w:proofErr w:type="spellEnd"/>
      <w:r>
        <w:t xml:space="preserve"> y </w:t>
      </w:r>
      <w:proofErr w:type="spellStart"/>
      <w:r>
        <w:t>tengáis</w:t>
      </w:r>
      <w:proofErr w:type="spellEnd"/>
      <w:r>
        <w:t xml:space="preserve"> </w:t>
      </w:r>
      <w:proofErr w:type="spellStart"/>
      <w:r>
        <w:t>una</w:t>
      </w:r>
      <w:proofErr w:type="spellEnd"/>
      <w:r>
        <w:t xml:space="preserve"> </w:t>
      </w:r>
      <w:proofErr w:type="spellStart"/>
      <w:r>
        <w:t>manifestación</w:t>
      </w:r>
      <w:proofErr w:type="spellEnd"/>
      <w:r>
        <w:t xml:space="preserve"> </w:t>
      </w:r>
      <w:proofErr w:type="spellStart"/>
      <w:r>
        <w:t>más</w:t>
      </w:r>
      <w:proofErr w:type="spellEnd"/>
      <w:r>
        <w:t xml:space="preserve"> del amor de </w:t>
      </w:r>
      <w:proofErr w:type="spellStart"/>
      <w:r>
        <w:t>vuestro</w:t>
      </w:r>
      <w:proofErr w:type="spellEnd"/>
      <w:r>
        <w:t xml:space="preserve"> Padre. No </w:t>
      </w:r>
      <w:proofErr w:type="spellStart"/>
      <w:r>
        <w:t>dudéis</w:t>
      </w:r>
      <w:proofErr w:type="spellEnd"/>
      <w:r>
        <w:t xml:space="preserve"> </w:t>
      </w:r>
      <w:proofErr w:type="spellStart"/>
      <w:r>
        <w:t>ni</w:t>
      </w:r>
      <w:proofErr w:type="spellEnd"/>
      <w:r>
        <w:t xml:space="preserve"> </w:t>
      </w:r>
      <w:proofErr w:type="spellStart"/>
      <w:r>
        <w:t>temáis</w:t>
      </w:r>
      <w:proofErr w:type="spellEnd"/>
      <w:r>
        <w:t xml:space="preserve"> de </w:t>
      </w:r>
      <w:proofErr w:type="spellStart"/>
      <w:r>
        <w:t>Mí</w:t>
      </w:r>
      <w:proofErr w:type="spellEnd"/>
      <w:r>
        <w:t xml:space="preserve">, no </w:t>
      </w:r>
      <w:proofErr w:type="spellStart"/>
      <w:r>
        <w:t>vengo</w:t>
      </w:r>
      <w:proofErr w:type="spellEnd"/>
      <w:r>
        <w:t xml:space="preserve"> a </w:t>
      </w:r>
      <w:proofErr w:type="spellStart"/>
      <w:r>
        <w:t>dominaros</w:t>
      </w:r>
      <w:proofErr w:type="spellEnd"/>
      <w:r>
        <w:t xml:space="preserve"> </w:t>
      </w:r>
      <w:proofErr w:type="spellStart"/>
      <w:r>
        <w:t>por</w:t>
      </w:r>
      <w:proofErr w:type="spellEnd"/>
      <w:r>
        <w:t xml:space="preserve"> la </w:t>
      </w:r>
      <w:proofErr w:type="spellStart"/>
      <w:r>
        <w:t>fuerza</w:t>
      </w:r>
      <w:proofErr w:type="spellEnd"/>
      <w:r>
        <w:t xml:space="preserve">; </w:t>
      </w:r>
      <w:proofErr w:type="spellStart"/>
      <w:r>
        <w:t>si</w:t>
      </w:r>
      <w:proofErr w:type="spellEnd"/>
      <w:r>
        <w:t xml:space="preserve"> </w:t>
      </w:r>
      <w:proofErr w:type="spellStart"/>
      <w:r>
        <w:t>queréis</w:t>
      </w:r>
      <w:proofErr w:type="spellEnd"/>
      <w:r>
        <w:t xml:space="preserve"> </w:t>
      </w:r>
      <w:proofErr w:type="spellStart"/>
      <w:r>
        <w:t>seguirme</w:t>
      </w:r>
      <w:proofErr w:type="spellEnd"/>
      <w:r>
        <w:t xml:space="preserve">, </w:t>
      </w:r>
      <w:proofErr w:type="spellStart"/>
      <w:r>
        <w:t>tendréis</w:t>
      </w:r>
      <w:proofErr w:type="spellEnd"/>
      <w:r>
        <w:t xml:space="preserve"> </w:t>
      </w:r>
      <w:proofErr w:type="spellStart"/>
      <w:r>
        <w:t>que</w:t>
      </w:r>
      <w:proofErr w:type="spellEnd"/>
      <w:r>
        <w:t xml:space="preserve"> </w:t>
      </w:r>
      <w:proofErr w:type="spellStart"/>
      <w:r>
        <w:t>conocer</w:t>
      </w:r>
      <w:proofErr w:type="spellEnd"/>
      <w:r>
        <w:t xml:space="preserve"> la </w:t>
      </w:r>
      <w:proofErr w:type="spellStart"/>
      <w:r>
        <w:t>esencia</w:t>
      </w:r>
      <w:proofErr w:type="spellEnd"/>
      <w:r>
        <w:t xml:space="preserve"> de mi </w:t>
      </w:r>
      <w:proofErr w:type="spellStart"/>
      <w:r>
        <w:t>Doctrina</w:t>
      </w:r>
      <w:proofErr w:type="spellEnd"/>
      <w:r>
        <w:t xml:space="preserve">, </w:t>
      </w:r>
      <w:proofErr w:type="spellStart"/>
      <w:r>
        <w:t>que</w:t>
      </w:r>
      <w:proofErr w:type="spellEnd"/>
      <w:r>
        <w:t xml:space="preserve"> es la </w:t>
      </w:r>
      <w:proofErr w:type="spellStart"/>
      <w:r>
        <w:t>misma</w:t>
      </w:r>
      <w:proofErr w:type="spellEnd"/>
      <w:r>
        <w:t xml:space="preserve"> </w:t>
      </w:r>
      <w:proofErr w:type="spellStart"/>
      <w:r>
        <w:t>que</w:t>
      </w:r>
      <w:proofErr w:type="spellEnd"/>
      <w:r>
        <w:t xml:space="preserve"> </w:t>
      </w:r>
      <w:proofErr w:type="spellStart"/>
      <w:r>
        <w:t>os</w:t>
      </w:r>
      <w:proofErr w:type="spellEnd"/>
      <w:r>
        <w:t xml:space="preserve"> </w:t>
      </w:r>
      <w:proofErr w:type="spellStart"/>
      <w:r>
        <w:t>traje</w:t>
      </w:r>
      <w:proofErr w:type="spellEnd"/>
      <w:r>
        <w:t xml:space="preserve"> </w:t>
      </w:r>
      <w:proofErr w:type="spellStart"/>
      <w:r>
        <w:t>en</w:t>
      </w:r>
      <w:proofErr w:type="spellEnd"/>
      <w:r>
        <w:t xml:space="preserve"> </w:t>
      </w:r>
      <w:proofErr w:type="spellStart"/>
      <w:r>
        <w:t>el</w:t>
      </w:r>
      <w:proofErr w:type="spellEnd"/>
      <w:r>
        <w:t xml:space="preserve"> Segundo Tiempo, y </w:t>
      </w:r>
      <w:proofErr w:type="spellStart"/>
      <w:r>
        <w:t>entonces</w:t>
      </w:r>
      <w:proofErr w:type="spellEnd"/>
      <w:r>
        <w:t xml:space="preserve"> </w:t>
      </w:r>
      <w:proofErr w:type="spellStart"/>
      <w:r>
        <w:t>sabréis</w:t>
      </w:r>
      <w:proofErr w:type="spellEnd"/>
      <w:r>
        <w:t xml:space="preserve"> </w:t>
      </w:r>
      <w:proofErr w:type="spellStart"/>
      <w:r>
        <w:t>todo</w:t>
      </w:r>
      <w:proofErr w:type="spellEnd"/>
      <w:r>
        <w:t xml:space="preserve"> lo </w:t>
      </w:r>
      <w:proofErr w:type="spellStart"/>
      <w:r>
        <w:t>que</w:t>
      </w:r>
      <w:proofErr w:type="spellEnd"/>
      <w:r>
        <w:t xml:space="preserve"> </w:t>
      </w:r>
      <w:proofErr w:type="spellStart"/>
      <w:r>
        <w:t>significa</w:t>
      </w:r>
      <w:proofErr w:type="spellEnd"/>
      <w:r>
        <w:t xml:space="preserve"> para </w:t>
      </w:r>
      <w:proofErr w:type="spellStart"/>
      <w:r>
        <w:t>vuestro</w:t>
      </w:r>
      <w:proofErr w:type="spellEnd"/>
      <w:r>
        <w:t xml:space="preserve"> </w:t>
      </w:r>
      <w:proofErr w:type="spellStart"/>
      <w:r>
        <w:t>espíritu</w:t>
      </w:r>
      <w:proofErr w:type="spellEnd"/>
      <w:r>
        <w:t xml:space="preserve"> </w:t>
      </w:r>
      <w:proofErr w:type="spellStart"/>
      <w:r>
        <w:t>este</w:t>
      </w:r>
      <w:proofErr w:type="spellEnd"/>
      <w:r>
        <w:t xml:space="preserve"> </w:t>
      </w:r>
      <w:proofErr w:type="spellStart"/>
      <w:r>
        <w:t>llamado</w:t>
      </w:r>
      <w:proofErr w:type="spellEnd"/>
      <w:r>
        <w:t xml:space="preserve"> </w:t>
      </w:r>
      <w:proofErr w:type="spellStart"/>
      <w:r>
        <w:t>que</w:t>
      </w:r>
      <w:proofErr w:type="spellEnd"/>
      <w:r>
        <w:t xml:space="preserve"> </w:t>
      </w:r>
      <w:proofErr w:type="spellStart"/>
      <w:r>
        <w:t>os</w:t>
      </w:r>
      <w:proofErr w:type="spellEnd"/>
      <w:r>
        <w:t xml:space="preserve"> </w:t>
      </w:r>
      <w:proofErr w:type="spellStart"/>
      <w:r>
        <w:t>hago</w:t>
      </w:r>
      <w:proofErr w:type="spellEnd"/>
      <w:r>
        <w:t xml:space="preserve">. Si no </w:t>
      </w:r>
      <w:proofErr w:type="spellStart"/>
      <w:r>
        <w:t>aceptáis</w:t>
      </w:r>
      <w:proofErr w:type="spellEnd"/>
      <w:r>
        <w:t xml:space="preserve">, </w:t>
      </w:r>
      <w:proofErr w:type="spellStart"/>
      <w:r>
        <w:t>vendrán</w:t>
      </w:r>
      <w:proofErr w:type="spellEnd"/>
      <w:r>
        <w:t xml:space="preserve"> </w:t>
      </w:r>
      <w:proofErr w:type="spellStart"/>
      <w:r>
        <w:t>otros</w:t>
      </w:r>
      <w:proofErr w:type="spellEnd"/>
      <w:r>
        <w:t xml:space="preserve"> </w:t>
      </w:r>
      <w:proofErr w:type="spellStart"/>
      <w:r>
        <w:t>espíritus</w:t>
      </w:r>
      <w:proofErr w:type="spellEnd"/>
      <w:r>
        <w:t xml:space="preserve"> </w:t>
      </w:r>
      <w:proofErr w:type="spellStart"/>
      <w:r>
        <w:t>ansiosos</w:t>
      </w:r>
      <w:proofErr w:type="spellEnd"/>
      <w:r>
        <w:t xml:space="preserve"> de </w:t>
      </w:r>
      <w:proofErr w:type="spellStart"/>
      <w:r>
        <w:t>recibirme</w:t>
      </w:r>
      <w:proofErr w:type="spellEnd"/>
      <w:r>
        <w:t xml:space="preserve"> y </w:t>
      </w:r>
      <w:proofErr w:type="spellStart"/>
      <w:r>
        <w:t>en</w:t>
      </w:r>
      <w:proofErr w:type="spellEnd"/>
      <w:r>
        <w:t xml:space="preserve"> </w:t>
      </w:r>
      <w:proofErr w:type="spellStart"/>
      <w:r>
        <w:t>ellos</w:t>
      </w:r>
      <w:proofErr w:type="spellEnd"/>
      <w:r>
        <w:t xml:space="preserve"> </w:t>
      </w:r>
      <w:proofErr w:type="spellStart"/>
      <w:r>
        <w:t>depositaré</w:t>
      </w:r>
      <w:proofErr w:type="spellEnd"/>
      <w:r>
        <w:t xml:space="preserve"> la </w:t>
      </w:r>
      <w:proofErr w:type="spellStart"/>
      <w:r>
        <w:t>gracia</w:t>
      </w:r>
      <w:proofErr w:type="spellEnd"/>
      <w:r>
        <w:t xml:space="preserve"> </w:t>
      </w:r>
      <w:proofErr w:type="spellStart"/>
      <w:r>
        <w:t>que</w:t>
      </w:r>
      <w:proofErr w:type="spellEnd"/>
      <w:r>
        <w:t xml:space="preserve"> </w:t>
      </w:r>
      <w:proofErr w:type="spellStart"/>
      <w:r>
        <w:t>vosotros</w:t>
      </w:r>
      <w:proofErr w:type="spellEnd"/>
      <w:r>
        <w:t xml:space="preserve"> </w:t>
      </w:r>
      <w:proofErr w:type="spellStart"/>
      <w:r>
        <w:t>rechazáis</w:t>
      </w:r>
      <w:proofErr w:type="spellEnd"/>
      <w:r>
        <w:t xml:space="preserve">.  </w:t>
      </w:r>
    </w:p>
    <w:p w14:paraId="7EC3A2E7" w14:textId="77777777" w:rsidR="00F50769" w:rsidRDefault="00F50769" w:rsidP="00F50769">
      <w:r>
        <w:t xml:space="preserve">44. </w:t>
      </w:r>
      <w:proofErr w:type="spellStart"/>
      <w:r>
        <w:t>Os</w:t>
      </w:r>
      <w:proofErr w:type="spellEnd"/>
      <w:r>
        <w:t xml:space="preserve"> he </w:t>
      </w:r>
      <w:proofErr w:type="spellStart"/>
      <w:r>
        <w:t>dicho</w:t>
      </w:r>
      <w:proofErr w:type="spellEnd"/>
      <w:r>
        <w:t xml:space="preserve"> </w:t>
      </w:r>
      <w:proofErr w:type="spellStart"/>
      <w:r>
        <w:t>siempre</w:t>
      </w:r>
      <w:proofErr w:type="spellEnd"/>
      <w:r>
        <w:t xml:space="preserve">: </w:t>
      </w:r>
      <w:proofErr w:type="spellStart"/>
      <w:r>
        <w:t>muchos</w:t>
      </w:r>
      <w:proofErr w:type="spellEnd"/>
      <w:r>
        <w:t xml:space="preserve"> son </w:t>
      </w:r>
      <w:proofErr w:type="spellStart"/>
      <w:r>
        <w:t>los</w:t>
      </w:r>
      <w:proofErr w:type="spellEnd"/>
      <w:r>
        <w:t xml:space="preserve"> </w:t>
      </w:r>
      <w:proofErr w:type="spellStart"/>
      <w:r>
        <w:t>llamados</w:t>
      </w:r>
      <w:proofErr w:type="spellEnd"/>
      <w:r>
        <w:t xml:space="preserve"> y </w:t>
      </w:r>
      <w:proofErr w:type="spellStart"/>
      <w:r>
        <w:t>pocos</w:t>
      </w:r>
      <w:proofErr w:type="spellEnd"/>
      <w:r>
        <w:t xml:space="preserve"> </w:t>
      </w:r>
      <w:proofErr w:type="spellStart"/>
      <w:r>
        <w:t>los</w:t>
      </w:r>
      <w:proofErr w:type="spellEnd"/>
      <w:r>
        <w:t xml:space="preserve"> </w:t>
      </w:r>
      <w:proofErr w:type="spellStart"/>
      <w:r>
        <w:t>escogidos</w:t>
      </w:r>
      <w:proofErr w:type="spellEnd"/>
      <w:r>
        <w:t xml:space="preserve">, y no soy </w:t>
      </w:r>
      <w:proofErr w:type="spellStart"/>
      <w:r>
        <w:t>Yo</w:t>
      </w:r>
      <w:proofErr w:type="spellEnd"/>
      <w:r>
        <w:t xml:space="preserve"> </w:t>
      </w:r>
      <w:proofErr w:type="spellStart"/>
      <w:r>
        <w:t>quien</w:t>
      </w:r>
      <w:proofErr w:type="spellEnd"/>
      <w:r>
        <w:t xml:space="preserve"> distingue </w:t>
      </w:r>
      <w:proofErr w:type="spellStart"/>
      <w:r>
        <w:t>ni</w:t>
      </w:r>
      <w:proofErr w:type="spellEnd"/>
      <w:r>
        <w:t xml:space="preserve"> concede </w:t>
      </w:r>
      <w:proofErr w:type="spellStart"/>
      <w:r>
        <w:t>privilegios</w:t>
      </w:r>
      <w:proofErr w:type="spellEnd"/>
      <w:r>
        <w:t xml:space="preserve">, </w:t>
      </w:r>
      <w:proofErr w:type="spellStart"/>
      <w:r>
        <w:t>sois</w:t>
      </w:r>
      <w:proofErr w:type="spellEnd"/>
      <w:r>
        <w:t xml:space="preserve"> </w:t>
      </w:r>
      <w:proofErr w:type="spellStart"/>
      <w:r>
        <w:t>vosotros</w:t>
      </w:r>
      <w:proofErr w:type="spellEnd"/>
      <w:r>
        <w:t xml:space="preserve"> </w:t>
      </w:r>
      <w:proofErr w:type="spellStart"/>
      <w:r>
        <w:t>los</w:t>
      </w:r>
      <w:proofErr w:type="spellEnd"/>
      <w:r>
        <w:t xml:space="preserve"> </w:t>
      </w:r>
      <w:proofErr w:type="spellStart"/>
      <w:r>
        <w:t>que</w:t>
      </w:r>
      <w:proofErr w:type="spellEnd"/>
      <w:r>
        <w:t xml:space="preserve"> </w:t>
      </w:r>
      <w:proofErr w:type="spellStart"/>
      <w:r>
        <w:t>os</w:t>
      </w:r>
      <w:proofErr w:type="spellEnd"/>
      <w:r>
        <w:t xml:space="preserve"> </w:t>
      </w:r>
      <w:proofErr w:type="spellStart"/>
      <w:r>
        <w:t>hacéis</w:t>
      </w:r>
      <w:proofErr w:type="spellEnd"/>
      <w:r>
        <w:t xml:space="preserve"> </w:t>
      </w:r>
      <w:proofErr w:type="spellStart"/>
      <w:r>
        <w:t>merecedores</w:t>
      </w:r>
      <w:proofErr w:type="spellEnd"/>
      <w:r>
        <w:t xml:space="preserve"> de </w:t>
      </w:r>
      <w:proofErr w:type="spellStart"/>
      <w:r>
        <w:t>recibir</w:t>
      </w:r>
      <w:proofErr w:type="spellEnd"/>
      <w:r>
        <w:t xml:space="preserve"> </w:t>
      </w:r>
      <w:proofErr w:type="spellStart"/>
      <w:r>
        <w:t>este</w:t>
      </w:r>
      <w:proofErr w:type="spellEnd"/>
      <w:r>
        <w:t xml:space="preserve"> </w:t>
      </w:r>
      <w:proofErr w:type="spellStart"/>
      <w:r>
        <w:t>nombre</w:t>
      </w:r>
      <w:proofErr w:type="spellEnd"/>
      <w:r>
        <w:t xml:space="preserve">. </w:t>
      </w:r>
    </w:p>
    <w:p w14:paraId="324D6BFC" w14:textId="77777777" w:rsidR="00F50769" w:rsidRDefault="00F50769" w:rsidP="00F50769">
      <w:r>
        <w:t xml:space="preserve">45. Los </w:t>
      </w:r>
      <w:proofErr w:type="spellStart"/>
      <w:r>
        <w:t>que</w:t>
      </w:r>
      <w:proofErr w:type="spellEnd"/>
      <w:r>
        <w:t xml:space="preserve"> me </w:t>
      </w:r>
      <w:proofErr w:type="spellStart"/>
      <w:r>
        <w:t>sigan</w:t>
      </w:r>
      <w:proofErr w:type="spellEnd"/>
      <w:r>
        <w:t xml:space="preserve">, </w:t>
      </w:r>
      <w:proofErr w:type="spellStart"/>
      <w:r>
        <w:t>están</w:t>
      </w:r>
      <w:proofErr w:type="spellEnd"/>
      <w:r>
        <w:t xml:space="preserve"> </w:t>
      </w:r>
      <w:proofErr w:type="spellStart"/>
      <w:r>
        <w:t>llamados</w:t>
      </w:r>
      <w:proofErr w:type="spellEnd"/>
      <w:r>
        <w:t xml:space="preserve"> a ser </w:t>
      </w:r>
      <w:proofErr w:type="spellStart"/>
      <w:r>
        <w:t>los</w:t>
      </w:r>
      <w:proofErr w:type="spellEnd"/>
      <w:r>
        <w:t xml:space="preserve"> </w:t>
      </w:r>
      <w:proofErr w:type="spellStart"/>
      <w:r>
        <w:t>que</w:t>
      </w:r>
      <w:proofErr w:type="spellEnd"/>
      <w:r>
        <w:t xml:space="preserve"> </w:t>
      </w:r>
      <w:proofErr w:type="spellStart"/>
      <w:r>
        <w:t>propaguen</w:t>
      </w:r>
      <w:proofErr w:type="spellEnd"/>
      <w:r>
        <w:t xml:space="preserve"> mi </w:t>
      </w:r>
      <w:proofErr w:type="spellStart"/>
      <w:r>
        <w:t>enseñanza</w:t>
      </w:r>
      <w:proofErr w:type="spellEnd"/>
      <w:r>
        <w:t xml:space="preserve">, la </w:t>
      </w:r>
      <w:proofErr w:type="spellStart"/>
      <w:r>
        <w:t>que</w:t>
      </w:r>
      <w:proofErr w:type="spellEnd"/>
      <w:r>
        <w:t xml:space="preserve"> </w:t>
      </w:r>
      <w:proofErr w:type="spellStart"/>
      <w:r>
        <w:t>llevará</w:t>
      </w:r>
      <w:proofErr w:type="spellEnd"/>
      <w:r>
        <w:t xml:space="preserve"> </w:t>
      </w:r>
      <w:proofErr w:type="spellStart"/>
      <w:r>
        <w:t>consuelo</w:t>
      </w:r>
      <w:proofErr w:type="spellEnd"/>
      <w:r>
        <w:t xml:space="preserve"> y </w:t>
      </w:r>
      <w:proofErr w:type="spellStart"/>
      <w:r>
        <w:t>salvación</w:t>
      </w:r>
      <w:proofErr w:type="spellEnd"/>
      <w:r>
        <w:t xml:space="preserve"> a la </w:t>
      </w:r>
      <w:proofErr w:type="spellStart"/>
      <w:r>
        <w:t>humanidad</w:t>
      </w:r>
      <w:proofErr w:type="spellEnd"/>
      <w:r>
        <w:t xml:space="preserve">. </w:t>
      </w:r>
      <w:proofErr w:type="spellStart"/>
      <w:r>
        <w:t>Bienaventurados</w:t>
      </w:r>
      <w:proofErr w:type="spellEnd"/>
      <w:r>
        <w:t xml:space="preserve"> </w:t>
      </w:r>
      <w:proofErr w:type="spellStart"/>
      <w:r>
        <w:t>los</w:t>
      </w:r>
      <w:proofErr w:type="spellEnd"/>
      <w:r>
        <w:t xml:space="preserve"> </w:t>
      </w:r>
      <w:proofErr w:type="spellStart"/>
      <w:r>
        <w:t>que</w:t>
      </w:r>
      <w:proofErr w:type="spellEnd"/>
      <w:r>
        <w:t xml:space="preserve"> al </w:t>
      </w:r>
      <w:proofErr w:type="spellStart"/>
      <w:r>
        <w:t>oír</w:t>
      </w:r>
      <w:proofErr w:type="spellEnd"/>
      <w:r>
        <w:t xml:space="preserve"> </w:t>
      </w:r>
      <w:proofErr w:type="spellStart"/>
      <w:r>
        <w:t>por</w:t>
      </w:r>
      <w:proofErr w:type="spellEnd"/>
      <w:r>
        <w:t xml:space="preserve"> </w:t>
      </w:r>
      <w:proofErr w:type="spellStart"/>
      <w:r>
        <w:t>primera</w:t>
      </w:r>
      <w:proofErr w:type="spellEnd"/>
      <w:r>
        <w:t xml:space="preserve"> </w:t>
      </w:r>
      <w:proofErr w:type="spellStart"/>
      <w:r>
        <w:t>vez</w:t>
      </w:r>
      <w:proofErr w:type="spellEnd"/>
      <w:r>
        <w:t xml:space="preserve"> </w:t>
      </w:r>
      <w:proofErr w:type="spellStart"/>
      <w:r>
        <w:t>esta</w:t>
      </w:r>
      <w:proofErr w:type="spellEnd"/>
      <w:r>
        <w:t xml:space="preserve"> </w:t>
      </w:r>
      <w:proofErr w:type="spellStart"/>
      <w:r>
        <w:t>voz</w:t>
      </w:r>
      <w:proofErr w:type="spellEnd"/>
      <w:r>
        <w:t xml:space="preserve">, </w:t>
      </w:r>
      <w:proofErr w:type="spellStart"/>
      <w:r>
        <w:t>han</w:t>
      </w:r>
      <w:proofErr w:type="spellEnd"/>
      <w:r>
        <w:t xml:space="preserve"> </w:t>
      </w:r>
      <w:proofErr w:type="spellStart"/>
      <w:r>
        <w:t>sentido</w:t>
      </w:r>
      <w:proofErr w:type="spellEnd"/>
      <w:r>
        <w:t xml:space="preserve"> </w:t>
      </w:r>
      <w:proofErr w:type="spellStart"/>
      <w:r>
        <w:t>que</w:t>
      </w:r>
      <w:proofErr w:type="spellEnd"/>
      <w:r>
        <w:t xml:space="preserve"> se </w:t>
      </w:r>
      <w:proofErr w:type="spellStart"/>
      <w:r>
        <w:t>llena</w:t>
      </w:r>
      <w:proofErr w:type="spellEnd"/>
      <w:r>
        <w:t xml:space="preserve"> </w:t>
      </w:r>
      <w:proofErr w:type="spellStart"/>
      <w:r>
        <w:t>el</w:t>
      </w:r>
      <w:proofErr w:type="spellEnd"/>
      <w:r>
        <w:t xml:space="preserve"> </w:t>
      </w:r>
      <w:proofErr w:type="spellStart"/>
      <w:r>
        <w:t>vacío</w:t>
      </w:r>
      <w:proofErr w:type="spellEnd"/>
      <w:r>
        <w:t xml:space="preserve"> de </w:t>
      </w:r>
      <w:proofErr w:type="spellStart"/>
      <w:r>
        <w:t>su</w:t>
      </w:r>
      <w:proofErr w:type="spellEnd"/>
      <w:r>
        <w:t xml:space="preserve"> </w:t>
      </w:r>
      <w:proofErr w:type="spellStart"/>
      <w:r>
        <w:t>corazón</w:t>
      </w:r>
      <w:proofErr w:type="spellEnd"/>
      <w:r>
        <w:t xml:space="preserve"> y </w:t>
      </w:r>
      <w:proofErr w:type="spellStart"/>
      <w:r>
        <w:t>han</w:t>
      </w:r>
      <w:proofErr w:type="spellEnd"/>
      <w:r>
        <w:t xml:space="preserve"> </w:t>
      </w:r>
      <w:proofErr w:type="spellStart"/>
      <w:r>
        <w:t>levantado</w:t>
      </w:r>
      <w:proofErr w:type="spellEnd"/>
      <w:r>
        <w:t xml:space="preserve"> </w:t>
      </w:r>
      <w:proofErr w:type="spellStart"/>
      <w:r>
        <w:t>su</w:t>
      </w:r>
      <w:proofErr w:type="spellEnd"/>
      <w:r>
        <w:t xml:space="preserve"> </w:t>
      </w:r>
      <w:proofErr w:type="spellStart"/>
      <w:r>
        <w:t>débil</w:t>
      </w:r>
      <w:proofErr w:type="spellEnd"/>
      <w:r>
        <w:t xml:space="preserve"> </w:t>
      </w:r>
      <w:proofErr w:type="spellStart"/>
      <w:r>
        <w:t>envoltura</w:t>
      </w:r>
      <w:proofErr w:type="spellEnd"/>
      <w:r>
        <w:t xml:space="preserve"> </w:t>
      </w:r>
      <w:proofErr w:type="spellStart"/>
      <w:r>
        <w:t>que</w:t>
      </w:r>
      <w:proofErr w:type="spellEnd"/>
      <w:r>
        <w:t xml:space="preserve"> </w:t>
      </w:r>
      <w:proofErr w:type="spellStart"/>
      <w:r>
        <w:t>desfallecía</w:t>
      </w:r>
      <w:proofErr w:type="spellEnd"/>
      <w:r>
        <w:t xml:space="preserve">; es </w:t>
      </w:r>
      <w:proofErr w:type="spellStart"/>
      <w:r>
        <w:t>que</w:t>
      </w:r>
      <w:proofErr w:type="spellEnd"/>
      <w:r>
        <w:t xml:space="preserve"> </w:t>
      </w:r>
      <w:proofErr w:type="spellStart"/>
      <w:r>
        <w:t>han</w:t>
      </w:r>
      <w:proofErr w:type="spellEnd"/>
      <w:r>
        <w:t xml:space="preserve"> </w:t>
      </w:r>
      <w:proofErr w:type="spellStart"/>
      <w:r>
        <w:t>recibido</w:t>
      </w:r>
      <w:proofErr w:type="spellEnd"/>
      <w:r>
        <w:t xml:space="preserve"> la </w:t>
      </w:r>
      <w:proofErr w:type="spellStart"/>
      <w:r>
        <w:t>fortaleza</w:t>
      </w:r>
      <w:proofErr w:type="spellEnd"/>
      <w:r>
        <w:t xml:space="preserve"> y </w:t>
      </w:r>
      <w:proofErr w:type="spellStart"/>
      <w:r>
        <w:t>el</w:t>
      </w:r>
      <w:proofErr w:type="spellEnd"/>
      <w:r>
        <w:t xml:space="preserve"> </w:t>
      </w:r>
      <w:proofErr w:type="spellStart"/>
      <w:r>
        <w:t>aliento</w:t>
      </w:r>
      <w:proofErr w:type="spellEnd"/>
      <w:r>
        <w:t xml:space="preserve"> </w:t>
      </w:r>
      <w:proofErr w:type="spellStart"/>
      <w:r>
        <w:t>que</w:t>
      </w:r>
      <w:proofErr w:type="spellEnd"/>
      <w:r>
        <w:t xml:space="preserve"> he </w:t>
      </w:r>
      <w:proofErr w:type="spellStart"/>
      <w:r>
        <w:t>venido</w:t>
      </w:r>
      <w:proofErr w:type="spellEnd"/>
      <w:r>
        <w:t xml:space="preserve"> a </w:t>
      </w:r>
      <w:proofErr w:type="spellStart"/>
      <w:r>
        <w:t>daros</w:t>
      </w:r>
      <w:proofErr w:type="spellEnd"/>
      <w:r>
        <w:t xml:space="preserve">. </w:t>
      </w:r>
      <w:proofErr w:type="spellStart"/>
      <w:r>
        <w:t>Yo</w:t>
      </w:r>
      <w:proofErr w:type="spellEnd"/>
      <w:r>
        <w:t xml:space="preserve"> </w:t>
      </w:r>
      <w:proofErr w:type="spellStart"/>
      <w:r>
        <w:t>os</w:t>
      </w:r>
      <w:proofErr w:type="spellEnd"/>
      <w:r>
        <w:t xml:space="preserve"> </w:t>
      </w:r>
      <w:proofErr w:type="spellStart"/>
      <w:r>
        <w:t>invito</w:t>
      </w:r>
      <w:proofErr w:type="spellEnd"/>
      <w:r>
        <w:t xml:space="preserve"> a </w:t>
      </w:r>
      <w:proofErr w:type="spellStart"/>
      <w:r>
        <w:t>tomar</w:t>
      </w:r>
      <w:proofErr w:type="spellEnd"/>
      <w:r>
        <w:t xml:space="preserve"> </w:t>
      </w:r>
      <w:proofErr w:type="spellStart"/>
      <w:r>
        <w:t>vuestra</w:t>
      </w:r>
      <w:proofErr w:type="spellEnd"/>
      <w:r>
        <w:t xml:space="preserve"> </w:t>
      </w:r>
      <w:proofErr w:type="spellStart"/>
      <w:r>
        <w:t>cruz</w:t>
      </w:r>
      <w:proofErr w:type="spellEnd"/>
      <w:r>
        <w:t xml:space="preserve">, y </w:t>
      </w:r>
      <w:proofErr w:type="spellStart"/>
      <w:r>
        <w:t>os</w:t>
      </w:r>
      <w:proofErr w:type="spellEnd"/>
      <w:r>
        <w:t xml:space="preserve"> </w:t>
      </w:r>
      <w:proofErr w:type="spellStart"/>
      <w:r>
        <w:t>repito</w:t>
      </w:r>
      <w:proofErr w:type="spellEnd"/>
      <w:r>
        <w:t xml:space="preserve"> </w:t>
      </w:r>
      <w:proofErr w:type="spellStart"/>
      <w:r>
        <w:t>aquellas</w:t>
      </w:r>
      <w:proofErr w:type="spellEnd"/>
      <w:r>
        <w:t xml:space="preserve"> palabras: </w:t>
      </w:r>
      <w:proofErr w:type="spellStart"/>
      <w:r>
        <w:t>Yo</w:t>
      </w:r>
      <w:proofErr w:type="spellEnd"/>
      <w:r>
        <w:t xml:space="preserve"> soy </w:t>
      </w:r>
      <w:proofErr w:type="spellStart"/>
      <w:r>
        <w:t>el</w:t>
      </w:r>
      <w:proofErr w:type="spellEnd"/>
      <w:r>
        <w:t xml:space="preserve"> Camino, la Verdad y la Vida. </w:t>
      </w:r>
    </w:p>
    <w:p w14:paraId="5F3463F5" w14:textId="77777777" w:rsidR="00F50769" w:rsidRDefault="00F50769" w:rsidP="00F50769">
      <w:r>
        <w:t>46. ¡</w:t>
      </w:r>
      <w:proofErr w:type="spellStart"/>
      <w:r>
        <w:t>Cuánto</w:t>
      </w:r>
      <w:proofErr w:type="spellEnd"/>
      <w:r>
        <w:t xml:space="preserve"> </w:t>
      </w:r>
      <w:proofErr w:type="spellStart"/>
      <w:r>
        <w:t>habéis</w:t>
      </w:r>
      <w:proofErr w:type="spellEnd"/>
      <w:r>
        <w:t xml:space="preserve"> </w:t>
      </w:r>
      <w:proofErr w:type="spellStart"/>
      <w:r>
        <w:t>caminado</w:t>
      </w:r>
      <w:proofErr w:type="spellEnd"/>
      <w:r>
        <w:t xml:space="preserve"> </w:t>
      </w:r>
      <w:proofErr w:type="spellStart"/>
      <w:r>
        <w:t>sobre</w:t>
      </w:r>
      <w:proofErr w:type="spellEnd"/>
      <w:r>
        <w:t xml:space="preserve"> la Tierra y </w:t>
      </w:r>
      <w:proofErr w:type="spellStart"/>
      <w:r>
        <w:t>cuánto</w:t>
      </w:r>
      <w:proofErr w:type="spellEnd"/>
      <w:r>
        <w:t xml:space="preserve"> </w:t>
      </w:r>
      <w:proofErr w:type="spellStart"/>
      <w:r>
        <w:t>habéis</w:t>
      </w:r>
      <w:proofErr w:type="spellEnd"/>
      <w:r>
        <w:t xml:space="preserve"> </w:t>
      </w:r>
      <w:proofErr w:type="spellStart"/>
      <w:r>
        <w:t>llorado</w:t>
      </w:r>
      <w:proofErr w:type="spellEnd"/>
      <w:r>
        <w:t xml:space="preserve"> también, sin </w:t>
      </w:r>
      <w:proofErr w:type="spellStart"/>
      <w:r>
        <w:t>alcanzar</w:t>
      </w:r>
      <w:proofErr w:type="spellEnd"/>
      <w:r>
        <w:t xml:space="preserve"> </w:t>
      </w:r>
      <w:proofErr w:type="spellStart"/>
      <w:r>
        <w:t>vuestro</w:t>
      </w:r>
      <w:proofErr w:type="spellEnd"/>
      <w:r>
        <w:t xml:space="preserve"> fin! ¡</w:t>
      </w:r>
      <w:proofErr w:type="spellStart"/>
      <w:r>
        <w:t>Yo</w:t>
      </w:r>
      <w:proofErr w:type="spellEnd"/>
      <w:r>
        <w:t xml:space="preserve"> </w:t>
      </w:r>
      <w:proofErr w:type="spellStart"/>
      <w:r>
        <w:t>os</w:t>
      </w:r>
      <w:proofErr w:type="spellEnd"/>
      <w:r>
        <w:t xml:space="preserve"> he </w:t>
      </w:r>
      <w:proofErr w:type="spellStart"/>
      <w:r>
        <w:t>dejado</w:t>
      </w:r>
      <w:proofErr w:type="spellEnd"/>
      <w:r>
        <w:t xml:space="preserve"> </w:t>
      </w:r>
      <w:proofErr w:type="spellStart"/>
      <w:r>
        <w:t>caminar</w:t>
      </w:r>
      <w:proofErr w:type="spellEnd"/>
      <w:r>
        <w:t xml:space="preserve"> y </w:t>
      </w:r>
      <w:proofErr w:type="spellStart"/>
      <w:r>
        <w:t>probar</w:t>
      </w:r>
      <w:proofErr w:type="spellEnd"/>
      <w:r>
        <w:t xml:space="preserve"> </w:t>
      </w:r>
      <w:proofErr w:type="spellStart"/>
      <w:r>
        <w:t>distintos</w:t>
      </w:r>
      <w:proofErr w:type="spellEnd"/>
      <w:r>
        <w:t xml:space="preserve"> </w:t>
      </w:r>
      <w:proofErr w:type="spellStart"/>
      <w:r>
        <w:t>frutos</w:t>
      </w:r>
      <w:proofErr w:type="spellEnd"/>
      <w:r>
        <w:t xml:space="preserve">, para </w:t>
      </w:r>
      <w:proofErr w:type="spellStart"/>
      <w:r>
        <w:t>que</w:t>
      </w:r>
      <w:proofErr w:type="spellEnd"/>
      <w:r>
        <w:t xml:space="preserve"> al fin me </w:t>
      </w:r>
      <w:proofErr w:type="spellStart"/>
      <w:r>
        <w:t>reconozcáis</w:t>
      </w:r>
      <w:proofErr w:type="spellEnd"/>
      <w:r>
        <w:t xml:space="preserve">! He </w:t>
      </w:r>
      <w:proofErr w:type="spellStart"/>
      <w:r>
        <w:t>estado</w:t>
      </w:r>
      <w:proofErr w:type="spellEnd"/>
      <w:r>
        <w:t xml:space="preserve"> </w:t>
      </w:r>
      <w:proofErr w:type="spellStart"/>
      <w:r>
        <w:t>cerca</w:t>
      </w:r>
      <w:proofErr w:type="spellEnd"/>
      <w:r>
        <w:t xml:space="preserve"> de </w:t>
      </w:r>
      <w:proofErr w:type="spellStart"/>
      <w:r>
        <w:t>vosotros</w:t>
      </w:r>
      <w:proofErr w:type="spellEnd"/>
      <w:r>
        <w:t xml:space="preserve"> </w:t>
      </w:r>
      <w:proofErr w:type="spellStart"/>
      <w:r>
        <w:t>en</w:t>
      </w:r>
      <w:proofErr w:type="spellEnd"/>
      <w:r>
        <w:t xml:space="preserve"> </w:t>
      </w:r>
      <w:proofErr w:type="spellStart"/>
      <w:r>
        <w:t>todos</w:t>
      </w:r>
      <w:proofErr w:type="spellEnd"/>
      <w:r>
        <w:t xml:space="preserve"> </w:t>
      </w:r>
      <w:proofErr w:type="spellStart"/>
      <w:r>
        <w:t>vuestros</w:t>
      </w:r>
      <w:proofErr w:type="spellEnd"/>
      <w:r>
        <w:t xml:space="preserve"> pasos. Esa </w:t>
      </w:r>
      <w:proofErr w:type="spellStart"/>
      <w:r>
        <w:t>voz</w:t>
      </w:r>
      <w:proofErr w:type="spellEnd"/>
      <w:r>
        <w:t xml:space="preserve"> </w:t>
      </w:r>
      <w:proofErr w:type="spellStart"/>
      <w:r>
        <w:t>que</w:t>
      </w:r>
      <w:proofErr w:type="spellEnd"/>
      <w:r>
        <w:t xml:space="preserve"> </w:t>
      </w:r>
      <w:proofErr w:type="spellStart"/>
      <w:r>
        <w:t>habéis</w:t>
      </w:r>
      <w:proofErr w:type="spellEnd"/>
      <w:r>
        <w:t xml:space="preserve"> </w:t>
      </w:r>
      <w:proofErr w:type="spellStart"/>
      <w:r>
        <w:t>escuchado</w:t>
      </w:r>
      <w:proofErr w:type="spellEnd"/>
      <w:r>
        <w:t xml:space="preserve"> </w:t>
      </w:r>
      <w:proofErr w:type="spellStart"/>
      <w:r>
        <w:t>invitándoos</w:t>
      </w:r>
      <w:proofErr w:type="spellEnd"/>
      <w:r>
        <w:t xml:space="preserve"> </w:t>
      </w:r>
      <w:proofErr w:type="gramStart"/>
      <w:r>
        <w:t>a</w:t>
      </w:r>
      <w:proofErr w:type="gramEnd"/>
      <w:r>
        <w:t xml:space="preserve"> </w:t>
      </w:r>
      <w:proofErr w:type="spellStart"/>
      <w:r>
        <w:t>orar</w:t>
      </w:r>
      <w:proofErr w:type="spellEnd"/>
      <w:r>
        <w:t xml:space="preserve">, es mi </w:t>
      </w:r>
      <w:proofErr w:type="spellStart"/>
      <w:r>
        <w:t>voz</w:t>
      </w:r>
      <w:proofErr w:type="spellEnd"/>
      <w:r>
        <w:t xml:space="preserve">. Esa </w:t>
      </w:r>
      <w:proofErr w:type="spellStart"/>
      <w:r>
        <w:t>caridad</w:t>
      </w:r>
      <w:proofErr w:type="spellEnd"/>
      <w:r>
        <w:t xml:space="preserve"> </w:t>
      </w:r>
      <w:proofErr w:type="spellStart"/>
      <w:r>
        <w:t>que</w:t>
      </w:r>
      <w:proofErr w:type="spellEnd"/>
      <w:r>
        <w:t xml:space="preserve"> ha </w:t>
      </w:r>
      <w:proofErr w:type="spellStart"/>
      <w:r>
        <w:t>guiado</w:t>
      </w:r>
      <w:proofErr w:type="spellEnd"/>
      <w:r>
        <w:t xml:space="preserve"> </w:t>
      </w:r>
      <w:proofErr w:type="spellStart"/>
      <w:r>
        <w:t>vuestros</w:t>
      </w:r>
      <w:proofErr w:type="spellEnd"/>
      <w:r>
        <w:t xml:space="preserve"> pasos, es la </w:t>
      </w:r>
      <w:proofErr w:type="spellStart"/>
      <w:r>
        <w:t>mía</w:t>
      </w:r>
      <w:proofErr w:type="spellEnd"/>
      <w:r>
        <w:t xml:space="preserve">; mas </w:t>
      </w:r>
      <w:proofErr w:type="spellStart"/>
      <w:r>
        <w:t>quiero</w:t>
      </w:r>
      <w:proofErr w:type="spellEnd"/>
      <w:r>
        <w:t xml:space="preserve"> </w:t>
      </w:r>
      <w:proofErr w:type="spellStart"/>
      <w:r>
        <w:t>que</w:t>
      </w:r>
      <w:proofErr w:type="spellEnd"/>
      <w:r>
        <w:t xml:space="preserve"> </w:t>
      </w:r>
      <w:proofErr w:type="spellStart"/>
      <w:r>
        <w:t>meditéis</w:t>
      </w:r>
      <w:proofErr w:type="spellEnd"/>
      <w:r>
        <w:t xml:space="preserve"> y </w:t>
      </w:r>
      <w:proofErr w:type="spellStart"/>
      <w:r>
        <w:t>penséis</w:t>
      </w:r>
      <w:proofErr w:type="spellEnd"/>
      <w:r>
        <w:t xml:space="preserve"> </w:t>
      </w:r>
      <w:proofErr w:type="spellStart"/>
      <w:r>
        <w:t>en</w:t>
      </w:r>
      <w:proofErr w:type="spellEnd"/>
      <w:r>
        <w:t xml:space="preserve"> </w:t>
      </w:r>
      <w:proofErr w:type="spellStart"/>
      <w:r>
        <w:t>vuestro</w:t>
      </w:r>
      <w:proofErr w:type="spellEnd"/>
      <w:r>
        <w:t xml:space="preserve"> </w:t>
      </w:r>
      <w:proofErr w:type="spellStart"/>
      <w:r>
        <w:t>destino</w:t>
      </w:r>
      <w:proofErr w:type="spellEnd"/>
      <w:r>
        <w:t xml:space="preserve">, </w:t>
      </w:r>
      <w:proofErr w:type="spellStart"/>
      <w:r>
        <w:t>que</w:t>
      </w:r>
      <w:proofErr w:type="spellEnd"/>
      <w:r>
        <w:t xml:space="preserve"> </w:t>
      </w:r>
      <w:proofErr w:type="spellStart"/>
      <w:r>
        <w:t>sigáis</w:t>
      </w:r>
      <w:proofErr w:type="spellEnd"/>
      <w:r>
        <w:t xml:space="preserve"> las </w:t>
      </w:r>
      <w:proofErr w:type="spellStart"/>
      <w:r>
        <w:t>huellas</w:t>
      </w:r>
      <w:proofErr w:type="spellEnd"/>
      <w:r>
        <w:t xml:space="preserve"> de mi paso </w:t>
      </w:r>
      <w:proofErr w:type="spellStart"/>
      <w:r>
        <w:t>por</w:t>
      </w:r>
      <w:proofErr w:type="spellEnd"/>
      <w:r>
        <w:t xml:space="preserve"> la Tierra.  </w:t>
      </w:r>
    </w:p>
    <w:p w14:paraId="77EB9DCB" w14:textId="77777777" w:rsidR="00F50769" w:rsidRDefault="00F50769" w:rsidP="00F50769">
      <w:r>
        <w:t xml:space="preserve">47. </w:t>
      </w:r>
      <w:proofErr w:type="spellStart"/>
      <w:r>
        <w:t>Vosotros</w:t>
      </w:r>
      <w:proofErr w:type="spellEnd"/>
      <w:r>
        <w:t xml:space="preserve">, a </w:t>
      </w:r>
      <w:proofErr w:type="spellStart"/>
      <w:r>
        <w:t>quienes</w:t>
      </w:r>
      <w:proofErr w:type="spellEnd"/>
      <w:r>
        <w:t xml:space="preserve"> he </w:t>
      </w:r>
      <w:proofErr w:type="spellStart"/>
      <w:r>
        <w:t>congregado</w:t>
      </w:r>
      <w:proofErr w:type="spellEnd"/>
      <w:r>
        <w:t xml:space="preserve"> </w:t>
      </w:r>
      <w:proofErr w:type="spellStart"/>
      <w:r>
        <w:t>en</w:t>
      </w:r>
      <w:proofErr w:type="spellEnd"/>
      <w:r>
        <w:t xml:space="preserve"> </w:t>
      </w:r>
      <w:proofErr w:type="spellStart"/>
      <w:r>
        <w:t>humildes</w:t>
      </w:r>
      <w:proofErr w:type="spellEnd"/>
      <w:r>
        <w:t xml:space="preserve"> casas de </w:t>
      </w:r>
      <w:proofErr w:type="spellStart"/>
      <w:r>
        <w:t>oración</w:t>
      </w:r>
      <w:proofErr w:type="spellEnd"/>
      <w:r>
        <w:t xml:space="preserve">, no </w:t>
      </w:r>
      <w:proofErr w:type="spellStart"/>
      <w:r>
        <w:t>os</w:t>
      </w:r>
      <w:proofErr w:type="spellEnd"/>
      <w:r>
        <w:t xml:space="preserve"> he </w:t>
      </w:r>
      <w:proofErr w:type="spellStart"/>
      <w:r>
        <w:t>hablado</w:t>
      </w:r>
      <w:proofErr w:type="spellEnd"/>
      <w:r>
        <w:t xml:space="preserve"> </w:t>
      </w:r>
      <w:proofErr w:type="spellStart"/>
      <w:r>
        <w:t>como</w:t>
      </w:r>
      <w:proofErr w:type="spellEnd"/>
      <w:r>
        <w:t xml:space="preserve"> </w:t>
      </w:r>
      <w:proofErr w:type="spellStart"/>
      <w:r>
        <w:t>juez</w:t>
      </w:r>
      <w:proofErr w:type="spellEnd"/>
      <w:r>
        <w:t xml:space="preserve">, </w:t>
      </w:r>
      <w:proofErr w:type="spellStart"/>
      <w:r>
        <w:t>aunque</w:t>
      </w:r>
      <w:proofErr w:type="spellEnd"/>
      <w:r>
        <w:t xml:space="preserve"> </w:t>
      </w:r>
      <w:proofErr w:type="spellStart"/>
      <w:r>
        <w:t>en</w:t>
      </w:r>
      <w:proofErr w:type="spellEnd"/>
      <w:r>
        <w:t xml:space="preserve">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he </w:t>
      </w:r>
      <w:proofErr w:type="spellStart"/>
      <w:r>
        <w:t>venido</w:t>
      </w:r>
      <w:proofErr w:type="spellEnd"/>
      <w:r>
        <w:t xml:space="preserve"> a </w:t>
      </w:r>
      <w:proofErr w:type="spellStart"/>
      <w:r>
        <w:t>juzgaros</w:t>
      </w:r>
      <w:proofErr w:type="spellEnd"/>
      <w:r>
        <w:t xml:space="preserve">; mas </w:t>
      </w:r>
      <w:proofErr w:type="spellStart"/>
      <w:r>
        <w:t>os</w:t>
      </w:r>
      <w:proofErr w:type="spellEnd"/>
      <w:r>
        <w:t xml:space="preserve"> </w:t>
      </w:r>
      <w:proofErr w:type="spellStart"/>
      <w:r>
        <w:t>amo</w:t>
      </w:r>
      <w:proofErr w:type="spellEnd"/>
      <w:r>
        <w:t xml:space="preserve"> y </w:t>
      </w:r>
      <w:proofErr w:type="spellStart"/>
      <w:r>
        <w:t>quiero</w:t>
      </w:r>
      <w:proofErr w:type="spellEnd"/>
      <w:r>
        <w:t xml:space="preserve"> </w:t>
      </w:r>
      <w:proofErr w:type="spellStart"/>
      <w:r>
        <w:t>que</w:t>
      </w:r>
      <w:proofErr w:type="spellEnd"/>
      <w:r>
        <w:t xml:space="preserve"> me </w:t>
      </w:r>
      <w:proofErr w:type="spellStart"/>
      <w:r>
        <w:t>busquéis</w:t>
      </w:r>
      <w:proofErr w:type="spellEnd"/>
      <w:r>
        <w:t xml:space="preserve"> </w:t>
      </w:r>
      <w:proofErr w:type="spellStart"/>
      <w:r>
        <w:t>siempre</w:t>
      </w:r>
      <w:proofErr w:type="spellEnd"/>
      <w:r>
        <w:t xml:space="preserve"> </w:t>
      </w:r>
      <w:proofErr w:type="spellStart"/>
      <w:r>
        <w:t>como</w:t>
      </w:r>
      <w:proofErr w:type="spellEnd"/>
      <w:r>
        <w:t xml:space="preserve"> Padre, para </w:t>
      </w:r>
      <w:proofErr w:type="spellStart"/>
      <w:r>
        <w:t>que</w:t>
      </w:r>
      <w:proofErr w:type="spellEnd"/>
      <w:r>
        <w:t xml:space="preserve"> </w:t>
      </w:r>
      <w:proofErr w:type="spellStart"/>
      <w:r>
        <w:t>cuando</w:t>
      </w:r>
      <w:proofErr w:type="spellEnd"/>
      <w:r>
        <w:t xml:space="preserve"> </w:t>
      </w:r>
      <w:proofErr w:type="spellStart"/>
      <w:r>
        <w:t>haya</w:t>
      </w:r>
      <w:proofErr w:type="spellEnd"/>
      <w:r>
        <w:t xml:space="preserve"> </w:t>
      </w:r>
      <w:proofErr w:type="spellStart"/>
      <w:r>
        <w:t>concluido</w:t>
      </w:r>
      <w:proofErr w:type="spellEnd"/>
      <w:r>
        <w:t xml:space="preserve"> mi </w:t>
      </w:r>
      <w:proofErr w:type="spellStart"/>
      <w:r>
        <w:t>manifestación</w:t>
      </w:r>
      <w:proofErr w:type="spellEnd"/>
      <w:r>
        <w:t xml:space="preserve"> </w:t>
      </w:r>
      <w:proofErr w:type="spellStart"/>
      <w:r>
        <w:t>en</w:t>
      </w:r>
      <w:proofErr w:type="spellEnd"/>
      <w:r>
        <w:t xml:space="preserve"> </w:t>
      </w:r>
      <w:proofErr w:type="spellStart"/>
      <w:r>
        <w:t>esta</w:t>
      </w:r>
      <w:proofErr w:type="spellEnd"/>
      <w:r>
        <w:t xml:space="preserve"> forma, </w:t>
      </w:r>
      <w:proofErr w:type="spellStart"/>
      <w:r>
        <w:t>recordéis</w:t>
      </w:r>
      <w:proofErr w:type="spellEnd"/>
      <w:r>
        <w:t xml:space="preserve"> </w:t>
      </w:r>
      <w:proofErr w:type="spellStart"/>
      <w:r>
        <w:t>que</w:t>
      </w:r>
      <w:proofErr w:type="spellEnd"/>
      <w:r>
        <w:t xml:space="preserve"> mi palabra </w:t>
      </w:r>
      <w:proofErr w:type="spellStart"/>
      <w:r>
        <w:t>nunca</w:t>
      </w:r>
      <w:proofErr w:type="spellEnd"/>
      <w:r>
        <w:t xml:space="preserve"> </w:t>
      </w:r>
      <w:proofErr w:type="spellStart"/>
      <w:r>
        <w:t>hirió</w:t>
      </w:r>
      <w:proofErr w:type="spellEnd"/>
      <w:r>
        <w:t xml:space="preserve"> </w:t>
      </w:r>
      <w:proofErr w:type="spellStart"/>
      <w:r>
        <w:t>vuestro</w:t>
      </w:r>
      <w:proofErr w:type="spellEnd"/>
      <w:r>
        <w:t xml:space="preserve"> </w:t>
      </w:r>
      <w:proofErr w:type="spellStart"/>
      <w:r>
        <w:t>corazón</w:t>
      </w:r>
      <w:proofErr w:type="spellEnd"/>
      <w:r>
        <w:t xml:space="preserve"> y </w:t>
      </w:r>
      <w:proofErr w:type="spellStart"/>
      <w:r>
        <w:t>que</w:t>
      </w:r>
      <w:proofErr w:type="spellEnd"/>
      <w:r>
        <w:t xml:space="preserve"> </w:t>
      </w:r>
      <w:proofErr w:type="spellStart"/>
      <w:r>
        <w:t>sólo</w:t>
      </w:r>
      <w:proofErr w:type="spellEnd"/>
      <w:r>
        <w:t xml:space="preserve"> </w:t>
      </w:r>
      <w:proofErr w:type="spellStart"/>
      <w:r>
        <w:t>os</w:t>
      </w:r>
      <w:proofErr w:type="spellEnd"/>
      <w:r>
        <w:t xml:space="preserve"> </w:t>
      </w:r>
      <w:proofErr w:type="spellStart"/>
      <w:r>
        <w:t>conmoví</w:t>
      </w:r>
      <w:proofErr w:type="spellEnd"/>
      <w:r>
        <w:t xml:space="preserve"> </w:t>
      </w:r>
      <w:proofErr w:type="spellStart"/>
      <w:r>
        <w:t>tocando</w:t>
      </w:r>
      <w:proofErr w:type="spellEnd"/>
      <w:r>
        <w:t xml:space="preserve"> </w:t>
      </w:r>
      <w:proofErr w:type="spellStart"/>
      <w:r>
        <w:t>vuestra</w:t>
      </w:r>
      <w:proofErr w:type="spellEnd"/>
      <w:r>
        <w:t xml:space="preserve"> </w:t>
      </w:r>
      <w:proofErr w:type="spellStart"/>
      <w:r>
        <w:t>sensibilidad</w:t>
      </w:r>
      <w:proofErr w:type="spellEnd"/>
      <w:r>
        <w:t xml:space="preserve">, </w:t>
      </w:r>
      <w:proofErr w:type="spellStart"/>
      <w:r>
        <w:t>puliendo</w:t>
      </w:r>
      <w:proofErr w:type="spellEnd"/>
      <w:r>
        <w:t xml:space="preserve"> con </w:t>
      </w:r>
      <w:proofErr w:type="spellStart"/>
      <w:r>
        <w:t>el</w:t>
      </w:r>
      <w:proofErr w:type="spellEnd"/>
      <w:r>
        <w:t xml:space="preserve"> </w:t>
      </w:r>
      <w:proofErr w:type="spellStart"/>
      <w:r>
        <w:t>cincel</w:t>
      </w:r>
      <w:proofErr w:type="spellEnd"/>
      <w:r>
        <w:t xml:space="preserve"> </w:t>
      </w:r>
      <w:proofErr w:type="spellStart"/>
      <w:r>
        <w:t>más</w:t>
      </w:r>
      <w:proofErr w:type="spellEnd"/>
      <w:r>
        <w:t xml:space="preserve"> </w:t>
      </w:r>
      <w:proofErr w:type="spellStart"/>
      <w:r>
        <w:t>fino</w:t>
      </w:r>
      <w:proofErr w:type="spellEnd"/>
      <w:r>
        <w:t xml:space="preserve">, </w:t>
      </w:r>
      <w:proofErr w:type="spellStart"/>
      <w:r>
        <w:t>que</w:t>
      </w:r>
      <w:proofErr w:type="spellEnd"/>
      <w:r>
        <w:t xml:space="preserve"> es mi palabra, </w:t>
      </w:r>
      <w:proofErr w:type="spellStart"/>
      <w:r>
        <w:t>vuestro</w:t>
      </w:r>
      <w:proofErr w:type="spellEnd"/>
      <w:r>
        <w:t xml:space="preserve"> </w:t>
      </w:r>
      <w:proofErr w:type="spellStart"/>
      <w:r>
        <w:t>corazón</w:t>
      </w:r>
      <w:proofErr w:type="spellEnd"/>
      <w:r>
        <w:t xml:space="preserve">; y </w:t>
      </w:r>
      <w:proofErr w:type="spellStart"/>
      <w:r>
        <w:t>que</w:t>
      </w:r>
      <w:proofErr w:type="spellEnd"/>
      <w:r>
        <w:t xml:space="preserve"> mi </w:t>
      </w:r>
      <w:proofErr w:type="spellStart"/>
      <w:r>
        <w:t>enseñanza</w:t>
      </w:r>
      <w:proofErr w:type="spellEnd"/>
      <w:r>
        <w:t xml:space="preserve"> </w:t>
      </w:r>
      <w:proofErr w:type="spellStart"/>
      <w:r>
        <w:t>os</w:t>
      </w:r>
      <w:proofErr w:type="spellEnd"/>
      <w:r>
        <w:t xml:space="preserve"> </w:t>
      </w:r>
      <w:proofErr w:type="spellStart"/>
      <w:r>
        <w:t>apartó</w:t>
      </w:r>
      <w:proofErr w:type="spellEnd"/>
      <w:r>
        <w:t xml:space="preserve"> de </w:t>
      </w:r>
    </w:p>
    <w:p w14:paraId="25117540" w14:textId="77777777" w:rsidR="00F50769" w:rsidRDefault="00F50769" w:rsidP="00F50769">
      <w:proofErr w:type="spellStart"/>
      <w:r>
        <w:t>vuestra</w:t>
      </w:r>
      <w:proofErr w:type="spellEnd"/>
      <w:r>
        <w:t xml:space="preserve"> </w:t>
      </w:r>
      <w:proofErr w:type="spellStart"/>
      <w:r>
        <w:t>existencia</w:t>
      </w:r>
      <w:proofErr w:type="spellEnd"/>
      <w:r>
        <w:t xml:space="preserve"> triste y </w:t>
      </w:r>
      <w:proofErr w:type="spellStart"/>
      <w:r>
        <w:t>rutinaria</w:t>
      </w:r>
      <w:proofErr w:type="spellEnd"/>
      <w:r>
        <w:t xml:space="preserve">, </w:t>
      </w:r>
      <w:proofErr w:type="spellStart"/>
      <w:r>
        <w:t>porque</w:t>
      </w:r>
      <w:proofErr w:type="spellEnd"/>
      <w:r>
        <w:t xml:space="preserve"> </w:t>
      </w:r>
      <w:proofErr w:type="spellStart"/>
      <w:r>
        <w:t>encontrasteis</w:t>
      </w:r>
      <w:proofErr w:type="spellEnd"/>
      <w:r>
        <w:t xml:space="preserve"> </w:t>
      </w:r>
      <w:proofErr w:type="spellStart"/>
      <w:r>
        <w:t>el</w:t>
      </w:r>
      <w:proofErr w:type="spellEnd"/>
      <w:r>
        <w:t xml:space="preserve"> </w:t>
      </w:r>
      <w:proofErr w:type="spellStart"/>
      <w:r>
        <w:t>verdadero</w:t>
      </w:r>
      <w:proofErr w:type="spellEnd"/>
      <w:r>
        <w:t xml:space="preserve"> camino de </w:t>
      </w:r>
      <w:proofErr w:type="spellStart"/>
      <w:r>
        <w:t>salvación</w:t>
      </w:r>
      <w:proofErr w:type="spellEnd"/>
      <w:r>
        <w:t xml:space="preserve">. </w:t>
      </w:r>
    </w:p>
    <w:p w14:paraId="29CBDF82" w14:textId="77777777" w:rsidR="00F50769" w:rsidRDefault="00F50769" w:rsidP="00F50769">
      <w:r>
        <w:lastRenderedPageBreak/>
        <w:t xml:space="preserve">48. </w:t>
      </w:r>
      <w:proofErr w:type="spellStart"/>
      <w:r>
        <w:t>Practicad</w:t>
      </w:r>
      <w:proofErr w:type="spellEnd"/>
      <w:r>
        <w:t xml:space="preserve"> mi </w:t>
      </w:r>
      <w:proofErr w:type="spellStart"/>
      <w:r>
        <w:t>enseñanza</w:t>
      </w:r>
      <w:proofErr w:type="spellEnd"/>
      <w:r>
        <w:t xml:space="preserve"> y no </w:t>
      </w:r>
      <w:proofErr w:type="spellStart"/>
      <w:r>
        <w:t>tropezaréis</w:t>
      </w:r>
      <w:proofErr w:type="spellEnd"/>
      <w:r>
        <w:t xml:space="preserve">, </w:t>
      </w:r>
      <w:proofErr w:type="spellStart"/>
      <w:r>
        <w:t>el</w:t>
      </w:r>
      <w:proofErr w:type="spellEnd"/>
      <w:r>
        <w:t xml:space="preserve"> dolor </w:t>
      </w:r>
      <w:proofErr w:type="spellStart"/>
      <w:r>
        <w:t>llegará</w:t>
      </w:r>
      <w:proofErr w:type="spellEnd"/>
      <w:r>
        <w:t xml:space="preserve"> a </w:t>
      </w:r>
      <w:proofErr w:type="spellStart"/>
      <w:r>
        <w:t>vosotros</w:t>
      </w:r>
      <w:proofErr w:type="spellEnd"/>
      <w:r>
        <w:t xml:space="preserve">, mas no </w:t>
      </w:r>
      <w:proofErr w:type="spellStart"/>
      <w:r>
        <w:t>os</w:t>
      </w:r>
      <w:proofErr w:type="spellEnd"/>
      <w:r>
        <w:t xml:space="preserve"> </w:t>
      </w:r>
      <w:proofErr w:type="spellStart"/>
      <w:r>
        <w:t>hará</w:t>
      </w:r>
      <w:proofErr w:type="spellEnd"/>
      <w:r>
        <w:t xml:space="preserve"> </w:t>
      </w:r>
      <w:proofErr w:type="spellStart"/>
      <w:r>
        <w:t>desesperar</w:t>
      </w:r>
      <w:proofErr w:type="spellEnd"/>
      <w:r>
        <w:t xml:space="preserve">. </w:t>
      </w:r>
      <w:proofErr w:type="spellStart"/>
      <w:r>
        <w:t>Tendréis</w:t>
      </w:r>
      <w:proofErr w:type="spellEnd"/>
      <w:r>
        <w:t xml:space="preserve"> </w:t>
      </w:r>
      <w:proofErr w:type="spellStart"/>
      <w:r>
        <w:t>fuerza</w:t>
      </w:r>
      <w:proofErr w:type="spellEnd"/>
      <w:r>
        <w:t xml:space="preserve"> </w:t>
      </w:r>
      <w:proofErr w:type="spellStart"/>
      <w:r>
        <w:t>en</w:t>
      </w:r>
      <w:proofErr w:type="spellEnd"/>
      <w:r>
        <w:t xml:space="preserve"> </w:t>
      </w:r>
      <w:proofErr w:type="spellStart"/>
      <w:r>
        <w:t>los</w:t>
      </w:r>
      <w:proofErr w:type="spellEnd"/>
      <w:r>
        <w:t xml:space="preserve"> días de </w:t>
      </w:r>
      <w:proofErr w:type="spellStart"/>
      <w:r>
        <w:t>prueba</w:t>
      </w:r>
      <w:proofErr w:type="spellEnd"/>
      <w:r>
        <w:t xml:space="preserve">, </w:t>
      </w:r>
      <w:proofErr w:type="spellStart"/>
      <w:r>
        <w:t>alcanzaréis</w:t>
      </w:r>
      <w:proofErr w:type="spellEnd"/>
      <w:r>
        <w:t xml:space="preserve"> la </w:t>
      </w:r>
      <w:proofErr w:type="spellStart"/>
      <w:r>
        <w:t>serenidad</w:t>
      </w:r>
      <w:proofErr w:type="spellEnd"/>
      <w:r>
        <w:t xml:space="preserve"> </w:t>
      </w:r>
      <w:proofErr w:type="spellStart"/>
      <w:r>
        <w:t>aun</w:t>
      </w:r>
      <w:proofErr w:type="spellEnd"/>
      <w:r>
        <w:t xml:space="preserve"> </w:t>
      </w:r>
      <w:proofErr w:type="spellStart"/>
      <w:r>
        <w:t>cuando</w:t>
      </w:r>
      <w:proofErr w:type="spellEnd"/>
      <w:r>
        <w:t xml:space="preserve"> </w:t>
      </w:r>
      <w:proofErr w:type="spellStart"/>
      <w:r>
        <w:t>atraveséis</w:t>
      </w:r>
      <w:proofErr w:type="spellEnd"/>
      <w:r>
        <w:t xml:space="preserve"> </w:t>
      </w:r>
      <w:proofErr w:type="spellStart"/>
      <w:r>
        <w:t>por</w:t>
      </w:r>
      <w:proofErr w:type="spellEnd"/>
      <w:r>
        <w:t xml:space="preserve"> </w:t>
      </w:r>
      <w:proofErr w:type="spellStart"/>
      <w:r>
        <w:t>penoso</w:t>
      </w:r>
      <w:proofErr w:type="spellEnd"/>
      <w:r>
        <w:t xml:space="preserve"> trance, y al final, </w:t>
      </w:r>
      <w:proofErr w:type="spellStart"/>
      <w:r>
        <w:t>vuestra</w:t>
      </w:r>
      <w:proofErr w:type="spellEnd"/>
      <w:r>
        <w:t xml:space="preserve"> </w:t>
      </w:r>
      <w:proofErr w:type="spellStart"/>
      <w:r>
        <w:t>envoltura</w:t>
      </w:r>
      <w:proofErr w:type="spellEnd"/>
      <w:r>
        <w:t xml:space="preserve"> </w:t>
      </w:r>
      <w:proofErr w:type="spellStart"/>
      <w:r>
        <w:t>sumisa</w:t>
      </w:r>
      <w:proofErr w:type="spellEnd"/>
      <w:r>
        <w:t xml:space="preserve"> y </w:t>
      </w:r>
      <w:proofErr w:type="spellStart"/>
      <w:r>
        <w:t>conforme</w:t>
      </w:r>
      <w:proofErr w:type="spellEnd"/>
      <w:r>
        <w:t xml:space="preserve"> </w:t>
      </w:r>
      <w:proofErr w:type="spellStart"/>
      <w:r>
        <w:t>bajará</w:t>
      </w:r>
      <w:proofErr w:type="spellEnd"/>
      <w:r>
        <w:t xml:space="preserve"> a la tierra, </w:t>
      </w:r>
      <w:proofErr w:type="spellStart"/>
      <w:r>
        <w:t>vuestro</w:t>
      </w:r>
      <w:proofErr w:type="spellEnd"/>
      <w:r>
        <w:t xml:space="preserve"> </w:t>
      </w:r>
      <w:proofErr w:type="spellStart"/>
      <w:r>
        <w:t>espíritu</w:t>
      </w:r>
      <w:proofErr w:type="spellEnd"/>
      <w:r>
        <w:t xml:space="preserve"> se </w:t>
      </w:r>
      <w:proofErr w:type="spellStart"/>
      <w:r>
        <w:t>elevará</w:t>
      </w:r>
      <w:proofErr w:type="spellEnd"/>
      <w:r>
        <w:t xml:space="preserve"> y me </w:t>
      </w:r>
      <w:proofErr w:type="spellStart"/>
      <w:r>
        <w:t>encontrará</w:t>
      </w:r>
      <w:proofErr w:type="spellEnd"/>
      <w:r>
        <w:t xml:space="preserve"> </w:t>
      </w:r>
      <w:proofErr w:type="spellStart"/>
      <w:r>
        <w:t>en</w:t>
      </w:r>
      <w:proofErr w:type="spellEnd"/>
      <w:r>
        <w:t xml:space="preserve"> </w:t>
      </w:r>
      <w:proofErr w:type="spellStart"/>
      <w:r>
        <w:t>el</w:t>
      </w:r>
      <w:proofErr w:type="spellEnd"/>
      <w:r>
        <w:t xml:space="preserve"> tribunal </w:t>
      </w:r>
      <w:proofErr w:type="spellStart"/>
      <w:r>
        <w:t>en</w:t>
      </w:r>
      <w:proofErr w:type="spellEnd"/>
      <w:r>
        <w:t xml:space="preserve"> </w:t>
      </w:r>
      <w:proofErr w:type="spellStart"/>
      <w:r>
        <w:t>donde</w:t>
      </w:r>
      <w:proofErr w:type="spellEnd"/>
      <w:r>
        <w:t xml:space="preserve"> he de </w:t>
      </w:r>
      <w:proofErr w:type="spellStart"/>
      <w:r>
        <w:t>juzgarlo</w:t>
      </w:r>
      <w:proofErr w:type="spellEnd"/>
      <w:r>
        <w:t xml:space="preserve">; mas no </w:t>
      </w:r>
      <w:proofErr w:type="spellStart"/>
      <w:r>
        <w:t>llegaréis</w:t>
      </w:r>
      <w:proofErr w:type="spellEnd"/>
      <w:r>
        <w:t xml:space="preserve"> ante un </w:t>
      </w:r>
      <w:proofErr w:type="spellStart"/>
      <w:r>
        <w:t>juez</w:t>
      </w:r>
      <w:proofErr w:type="spellEnd"/>
      <w:r>
        <w:t xml:space="preserve"> terrible, </w:t>
      </w:r>
      <w:proofErr w:type="spellStart"/>
      <w:r>
        <w:t>sino</w:t>
      </w:r>
      <w:proofErr w:type="spellEnd"/>
      <w:r>
        <w:t xml:space="preserve"> ante un Padre </w:t>
      </w:r>
      <w:proofErr w:type="spellStart"/>
      <w:r>
        <w:t>comprensivo</w:t>
      </w:r>
      <w:proofErr w:type="spellEnd"/>
      <w:r>
        <w:t xml:space="preserve"> y </w:t>
      </w:r>
      <w:proofErr w:type="spellStart"/>
      <w:r>
        <w:t>amante</w:t>
      </w:r>
      <w:proofErr w:type="spellEnd"/>
      <w:r>
        <w:t xml:space="preserve"> </w:t>
      </w:r>
      <w:proofErr w:type="spellStart"/>
      <w:r>
        <w:t>que</w:t>
      </w:r>
      <w:proofErr w:type="spellEnd"/>
      <w:r>
        <w:t xml:space="preserve"> </w:t>
      </w:r>
      <w:proofErr w:type="spellStart"/>
      <w:r>
        <w:t>ensalzará</w:t>
      </w:r>
      <w:proofErr w:type="spellEnd"/>
      <w:r>
        <w:t xml:space="preserve"> </w:t>
      </w:r>
      <w:proofErr w:type="spellStart"/>
      <w:r>
        <w:t>vuestras</w:t>
      </w:r>
      <w:proofErr w:type="spellEnd"/>
      <w:r>
        <w:t xml:space="preserve"> </w:t>
      </w:r>
      <w:proofErr w:type="spellStart"/>
      <w:r>
        <w:t>buenas</w:t>
      </w:r>
      <w:proofErr w:type="spellEnd"/>
      <w:r>
        <w:t xml:space="preserve"> </w:t>
      </w:r>
      <w:proofErr w:type="spellStart"/>
      <w:r>
        <w:t>obras</w:t>
      </w:r>
      <w:proofErr w:type="spellEnd"/>
      <w:r>
        <w:t xml:space="preserve"> y </w:t>
      </w:r>
      <w:proofErr w:type="spellStart"/>
      <w:r>
        <w:t>os</w:t>
      </w:r>
      <w:proofErr w:type="spellEnd"/>
      <w:r>
        <w:t xml:space="preserve"> </w:t>
      </w:r>
      <w:proofErr w:type="spellStart"/>
      <w:r>
        <w:t>señalará</w:t>
      </w:r>
      <w:proofErr w:type="spellEnd"/>
      <w:r>
        <w:t xml:space="preserve"> </w:t>
      </w:r>
      <w:proofErr w:type="spellStart"/>
      <w:r>
        <w:t>aquello</w:t>
      </w:r>
      <w:proofErr w:type="spellEnd"/>
      <w:r>
        <w:t xml:space="preserve"> </w:t>
      </w:r>
      <w:proofErr w:type="spellStart"/>
      <w:r>
        <w:t>que</w:t>
      </w:r>
      <w:proofErr w:type="spellEnd"/>
      <w:r>
        <w:t xml:space="preserve"> no es </w:t>
      </w:r>
      <w:proofErr w:type="spellStart"/>
      <w:r>
        <w:t>digno</w:t>
      </w:r>
      <w:proofErr w:type="spellEnd"/>
      <w:r>
        <w:t xml:space="preserve"> de </w:t>
      </w:r>
      <w:proofErr w:type="spellStart"/>
      <w:r>
        <w:t>llegar</w:t>
      </w:r>
      <w:proofErr w:type="spellEnd"/>
      <w:r>
        <w:t xml:space="preserve"> a </w:t>
      </w:r>
      <w:proofErr w:type="spellStart"/>
      <w:r>
        <w:t>Él</w:t>
      </w:r>
      <w:proofErr w:type="spellEnd"/>
      <w:r>
        <w:t xml:space="preserve">, </w:t>
      </w:r>
      <w:proofErr w:type="spellStart"/>
      <w:r>
        <w:t>por</w:t>
      </w:r>
      <w:proofErr w:type="spellEnd"/>
      <w:r>
        <w:t xml:space="preserve"> lo </w:t>
      </w:r>
      <w:proofErr w:type="spellStart"/>
      <w:r>
        <w:t>que</w:t>
      </w:r>
      <w:proofErr w:type="spellEnd"/>
      <w:r>
        <w:t xml:space="preserve"> </w:t>
      </w:r>
      <w:proofErr w:type="spellStart"/>
      <w:r>
        <w:t>aún</w:t>
      </w:r>
      <w:proofErr w:type="spellEnd"/>
      <w:r>
        <w:t xml:space="preserve"> </w:t>
      </w:r>
      <w:proofErr w:type="spellStart"/>
      <w:r>
        <w:t>os</w:t>
      </w:r>
      <w:proofErr w:type="spellEnd"/>
      <w:r>
        <w:t xml:space="preserve"> </w:t>
      </w:r>
      <w:proofErr w:type="spellStart"/>
      <w:r>
        <w:t>tendréis</w:t>
      </w:r>
      <w:proofErr w:type="spellEnd"/>
      <w:r>
        <w:t xml:space="preserve"> </w:t>
      </w:r>
      <w:proofErr w:type="spellStart"/>
      <w:r>
        <w:t>que</w:t>
      </w:r>
      <w:proofErr w:type="spellEnd"/>
      <w:r>
        <w:t xml:space="preserve"> </w:t>
      </w:r>
      <w:proofErr w:type="spellStart"/>
      <w:r>
        <w:t>purificar</w:t>
      </w:r>
      <w:proofErr w:type="spellEnd"/>
      <w:r>
        <w:t xml:space="preserve">. </w:t>
      </w:r>
    </w:p>
    <w:p w14:paraId="0D4A4E1B" w14:textId="77777777" w:rsidR="00F50769" w:rsidRDefault="00F50769" w:rsidP="00F50769">
      <w:r>
        <w:t xml:space="preserve">49. No </w:t>
      </w:r>
      <w:proofErr w:type="spellStart"/>
      <w:r>
        <w:t>podréis</w:t>
      </w:r>
      <w:proofErr w:type="spellEnd"/>
      <w:r>
        <w:t xml:space="preserve"> </w:t>
      </w:r>
      <w:proofErr w:type="spellStart"/>
      <w:r>
        <w:t>decir</w:t>
      </w:r>
      <w:proofErr w:type="spellEnd"/>
      <w:r>
        <w:t xml:space="preserve"> </w:t>
      </w:r>
      <w:proofErr w:type="spellStart"/>
      <w:r>
        <w:t>que</w:t>
      </w:r>
      <w:proofErr w:type="spellEnd"/>
      <w:r>
        <w:t xml:space="preserve"> no </w:t>
      </w:r>
      <w:proofErr w:type="spellStart"/>
      <w:r>
        <w:t>habéis</w:t>
      </w:r>
      <w:proofErr w:type="spellEnd"/>
      <w:r>
        <w:t xml:space="preserve"> </w:t>
      </w:r>
      <w:proofErr w:type="spellStart"/>
      <w:r>
        <w:t>cumplido</w:t>
      </w:r>
      <w:proofErr w:type="spellEnd"/>
      <w:r>
        <w:t xml:space="preserve"> con la Ley </w:t>
      </w:r>
      <w:proofErr w:type="spellStart"/>
      <w:r>
        <w:t>porque</w:t>
      </w:r>
      <w:proofErr w:type="spellEnd"/>
      <w:r>
        <w:t xml:space="preserve"> </w:t>
      </w:r>
      <w:proofErr w:type="spellStart"/>
      <w:r>
        <w:t>os</w:t>
      </w:r>
      <w:proofErr w:type="spellEnd"/>
      <w:r>
        <w:t xml:space="preserve"> </w:t>
      </w:r>
      <w:proofErr w:type="spellStart"/>
      <w:r>
        <w:t>falte</w:t>
      </w:r>
      <w:proofErr w:type="spellEnd"/>
      <w:r>
        <w:t xml:space="preserve"> la luz, </w:t>
      </w:r>
      <w:proofErr w:type="spellStart"/>
      <w:r>
        <w:t>porque</w:t>
      </w:r>
      <w:proofErr w:type="spellEnd"/>
      <w:r>
        <w:t xml:space="preserve"> </w:t>
      </w:r>
      <w:proofErr w:type="spellStart"/>
      <w:r>
        <w:t>Yo</w:t>
      </w:r>
      <w:proofErr w:type="spellEnd"/>
      <w:r>
        <w:t xml:space="preserve"> la he </w:t>
      </w:r>
      <w:proofErr w:type="spellStart"/>
      <w:r>
        <w:t>derramado</w:t>
      </w:r>
      <w:proofErr w:type="spellEnd"/>
      <w:r>
        <w:t xml:space="preserve"> a </w:t>
      </w:r>
      <w:proofErr w:type="spellStart"/>
      <w:r>
        <w:t>raudales</w:t>
      </w:r>
      <w:proofErr w:type="spellEnd"/>
      <w:r>
        <w:t xml:space="preserve"> </w:t>
      </w:r>
      <w:proofErr w:type="spellStart"/>
      <w:r>
        <w:t>sobre</w:t>
      </w:r>
      <w:proofErr w:type="spellEnd"/>
      <w:r>
        <w:t xml:space="preserve"> </w:t>
      </w:r>
      <w:proofErr w:type="spellStart"/>
      <w:r>
        <w:t>todo</w:t>
      </w:r>
      <w:proofErr w:type="spellEnd"/>
      <w:r>
        <w:t xml:space="preserve"> </w:t>
      </w:r>
      <w:proofErr w:type="spellStart"/>
      <w:r>
        <w:t>espíritu</w:t>
      </w:r>
      <w:proofErr w:type="spellEnd"/>
      <w:r>
        <w:t xml:space="preserve">. No </w:t>
      </w:r>
      <w:proofErr w:type="spellStart"/>
      <w:r>
        <w:t>os</w:t>
      </w:r>
      <w:proofErr w:type="spellEnd"/>
      <w:r>
        <w:t xml:space="preserve"> </w:t>
      </w:r>
      <w:proofErr w:type="spellStart"/>
      <w:r>
        <w:t>pido</w:t>
      </w:r>
      <w:proofErr w:type="spellEnd"/>
      <w:r>
        <w:t xml:space="preserve"> </w:t>
      </w:r>
      <w:proofErr w:type="spellStart"/>
      <w:r>
        <w:t>que</w:t>
      </w:r>
      <w:proofErr w:type="spellEnd"/>
      <w:r>
        <w:t xml:space="preserve"> </w:t>
      </w:r>
      <w:proofErr w:type="spellStart"/>
      <w:r>
        <w:t>igualéis</w:t>
      </w:r>
      <w:proofErr w:type="spellEnd"/>
      <w:r>
        <w:t xml:space="preserve"> mis </w:t>
      </w:r>
      <w:proofErr w:type="spellStart"/>
      <w:r>
        <w:t>obras</w:t>
      </w:r>
      <w:proofErr w:type="spellEnd"/>
      <w:r>
        <w:t xml:space="preserve"> del Segundo Tiempo, </w:t>
      </w:r>
      <w:proofErr w:type="spellStart"/>
      <w:r>
        <w:t>pero</w:t>
      </w:r>
      <w:proofErr w:type="spellEnd"/>
      <w:r>
        <w:t xml:space="preserve"> </w:t>
      </w:r>
      <w:proofErr w:type="spellStart"/>
      <w:r>
        <w:t>sí</w:t>
      </w:r>
      <w:proofErr w:type="spellEnd"/>
      <w:r>
        <w:t xml:space="preserve"> </w:t>
      </w:r>
      <w:proofErr w:type="spellStart"/>
      <w:r>
        <w:t>que</w:t>
      </w:r>
      <w:proofErr w:type="spellEnd"/>
      <w:r>
        <w:t xml:space="preserve"> las </w:t>
      </w:r>
      <w:proofErr w:type="spellStart"/>
      <w:r>
        <w:t>imitéis</w:t>
      </w:r>
      <w:proofErr w:type="spellEnd"/>
      <w:r>
        <w:t xml:space="preserve">. Las </w:t>
      </w:r>
      <w:proofErr w:type="spellStart"/>
      <w:r>
        <w:t>generaciones</w:t>
      </w:r>
      <w:proofErr w:type="spellEnd"/>
      <w:r>
        <w:t xml:space="preserve"> </w:t>
      </w:r>
      <w:proofErr w:type="spellStart"/>
      <w:r>
        <w:t>venideras</w:t>
      </w:r>
      <w:proofErr w:type="spellEnd"/>
      <w:r>
        <w:t xml:space="preserve"> </w:t>
      </w:r>
      <w:proofErr w:type="spellStart"/>
      <w:r>
        <w:t>irán</w:t>
      </w:r>
      <w:proofErr w:type="spellEnd"/>
      <w:r>
        <w:t xml:space="preserve"> </w:t>
      </w:r>
      <w:proofErr w:type="spellStart"/>
      <w:r>
        <w:t>adelante</w:t>
      </w:r>
      <w:proofErr w:type="spellEnd"/>
      <w:r>
        <w:t xml:space="preserve"> </w:t>
      </w:r>
      <w:proofErr w:type="spellStart"/>
      <w:r>
        <w:t>en</w:t>
      </w:r>
      <w:proofErr w:type="spellEnd"/>
      <w:r>
        <w:t xml:space="preserve"> </w:t>
      </w:r>
      <w:proofErr w:type="spellStart"/>
      <w:r>
        <w:t>su</w:t>
      </w:r>
      <w:proofErr w:type="spellEnd"/>
      <w:r>
        <w:t xml:space="preserve"> </w:t>
      </w:r>
      <w:proofErr w:type="spellStart"/>
      <w:r>
        <w:t>cumplimiento</w:t>
      </w:r>
      <w:proofErr w:type="spellEnd"/>
      <w:r>
        <w:t xml:space="preserve"> y </w:t>
      </w:r>
      <w:proofErr w:type="spellStart"/>
      <w:r>
        <w:t>así</w:t>
      </w:r>
      <w:proofErr w:type="spellEnd"/>
      <w:r>
        <w:t xml:space="preserve"> de </w:t>
      </w:r>
      <w:proofErr w:type="spellStart"/>
      <w:r>
        <w:t>generación</w:t>
      </w:r>
      <w:proofErr w:type="spellEnd"/>
      <w:r>
        <w:t xml:space="preserve"> </w:t>
      </w:r>
      <w:proofErr w:type="spellStart"/>
      <w:r>
        <w:t>en</w:t>
      </w:r>
      <w:proofErr w:type="spellEnd"/>
      <w:r>
        <w:t xml:space="preserve"> </w:t>
      </w:r>
      <w:proofErr w:type="spellStart"/>
      <w:r>
        <w:t>generación</w:t>
      </w:r>
      <w:proofErr w:type="spellEnd"/>
      <w:r>
        <w:t xml:space="preserve">, </w:t>
      </w:r>
      <w:proofErr w:type="spellStart"/>
      <w:r>
        <w:t>irá</w:t>
      </w:r>
      <w:proofErr w:type="spellEnd"/>
      <w:r>
        <w:t xml:space="preserve"> </w:t>
      </w:r>
      <w:proofErr w:type="spellStart"/>
      <w:r>
        <w:t>avanzando</w:t>
      </w:r>
      <w:proofErr w:type="spellEnd"/>
      <w:r>
        <w:t xml:space="preserve"> la </w:t>
      </w:r>
      <w:proofErr w:type="spellStart"/>
      <w:r>
        <w:t>humanidad</w:t>
      </w:r>
      <w:proofErr w:type="spellEnd"/>
      <w:r>
        <w:t xml:space="preserve"> </w:t>
      </w:r>
      <w:proofErr w:type="spellStart"/>
      <w:r>
        <w:t>en</w:t>
      </w:r>
      <w:proofErr w:type="spellEnd"/>
      <w:r>
        <w:t xml:space="preserve"> </w:t>
      </w:r>
      <w:proofErr w:type="spellStart"/>
      <w:r>
        <w:t>su</w:t>
      </w:r>
      <w:proofErr w:type="spellEnd"/>
      <w:r>
        <w:t xml:space="preserve"> camino de </w:t>
      </w:r>
      <w:proofErr w:type="spellStart"/>
      <w:r>
        <w:t>perfeccionamiento</w:t>
      </w:r>
      <w:proofErr w:type="spellEnd"/>
      <w:r>
        <w:t xml:space="preserve">. </w:t>
      </w:r>
      <w:proofErr w:type="spellStart"/>
      <w:r>
        <w:t>Vosotros</w:t>
      </w:r>
      <w:proofErr w:type="spellEnd"/>
      <w:r>
        <w:t xml:space="preserve"> </w:t>
      </w:r>
      <w:proofErr w:type="spellStart"/>
      <w:r>
        <w:t>estáis</w:t>
      </w:r>
      <w:proofErr w:type="spellEnd"/>
      <w:r>
        <w:t xml:space="preserve"> </w:t>
      </w:r>
      <w:proofErr w:type="spellStart"/>
      <w:r>
        <w:t>poniendo</w:t>
      </w:r>
      <w:proofErr w:type="spellEnd"/>
      <w:r>
        <w:t xml:space="preserve"> </w:t>
      </w:r>
      <w:proofErr w:type="spellStart"/>
      <w:r>
        <w:t>los</w:t>
      </w:r>
      <w:proofErr w:type="spellEnd"/>
      <w:r>
        <w:t xml:space="preserve"> </w:t>
      </w:r>
      <w:proofErr w:type="spellStart"/>
      <w:r>
        <w:t>cimientos</w:t>
      </w:r>
      <w:proofErr w:type="spellEnd"/>
      <w:r>
        <w:t xml:space="preserve"> para la </w:t>
      </w:r>
      <w:proofErr w:type="spellStart"/>
      <w:r>
        <w:t>comunicación</w:t>
      </w:r>
      <w:proofErr w:type="spellEnd"/>
      <w:r>
        <w:t xml:space="preserve"> perfecta </w:t>
      </w:r>
      <w:proofErr w:type="spellStart"/>
      <w:r>
        <w:t>conmigo</w:t>
      </w:r>
      <w:proofErr w:type="spellEnd"/>
      <w:r>
        <w:t xml:space="preserve">, y </w:t>
      </w:r>
      <w:proofErr w:type="spellStart"/>
      <w:r>
        <w:t>vuestros</w:t>
      </w:r>
      <w:proofErr w:type="spellEnd"/>
      <w:r>
        <w:t xml:space="preserve"> </w:t>
      </w:r>
      <w:proofErr w:type="spellStart"/>
      <w:r>
        <w:t>hijos</w:t>
      </w:r>
      <w:proofErr w:type="spellEnd"/>
      <w:r>
        <w:t xml:space="preserve"> </w:t>
      </w:r>
      <w:proofErr w:type="spellStart"/>
      <w:r>
        <w:t>continuarán</w:t>
      </w:r>
      <w:proofErr w:type="spellEnd"/>
      <w:r>
        <w:t xml:space="preserve"> </w:t>
      </w:r>
      <w:proofErr w:type="spellStart"/>
      <w:r>
        <w:t>vuestras</w:t>
      </w:r>
      <w:proofErr w:type="spellEnd"/>
      <w:r>
        <w:t xml:space="preserve"> </w:t>
      </w:r>
      <w:proofErr w:type="spellStart"/>
      <w:r>
        <w:t>obras</w:t>
      </w:r>
      <w:proofErr w:type="spellEnd"/>
      <w:r>
        <w:t xml:space="preserve">.  </w:t>
      </w:r>
    </w:p>
    <w:p w14:paraId="76A3070C" w14:textId="77777777" w:rsidR="00F50769" w:rsidRDefault="00F50769" w:rsidP="00F50769">
      <w:r>
        <w:t xml:space="preserve">50. Si </w:t>
      </w:r>
      <w:proofErr w:type="spellStart"/>
      <w:r>
        <w:t>por</w:t>
      </w:r>
      <w:proofErr w:type="spellEnd"/>
      <w:r>
        <w:t xml:space="preserve"> causa de mi </w:t>
      </w:r>
      <w:proofErr w:type="spellStart"/>
      <w:r>
        <w:t>Doctrina</w:t>
      </w:r>
      <w:proofErr w:type="spellEnd"/>
      <w:r>
        <w:t xml:space="preserve"> </w:t>
      </w:r>
      <w:proofErr w:type="spellStart"/>
      <w:r>
        <w:t>fueseis</w:t>
      </w:r>
      <w:proofErr w:type="spellEnd"/>
      <w:r>
        <w:t xml:space="preserve"> </w:t>
      </w:r>
      <w:proofErr w:type="spellStart"/>
      <w:r>
        <w:t>juzgados</w:t>
      </w:r>
      <w:proofErr w:type="spellEnd"/>
      <w:r>
        <w:t xml:space="preserve">, no </w:t>
      </w:r>
      <w:proofErr w:type="spellStart"/>
      <w:r>
        <w:t>os</w:t>
      </w:r>
      <w:proofErr w:type="spellEnd"/>
      <w:r>
        <w:t xml:space="preserve"> </w:t>
      </w:r>
      <w:proofErr w:type="spellStart"/>
      <w:r>
        <w:t>amedrentéis</w:t>
      </w:r>
      <w:proofErr w:type="spellEnd"/>
      <w:r>
        <w:t xml:space="preserve"> </w:t>
      </w:r>
      <w:proofErr w:type="spellStart"/>
      <w:r>
        <w:t>por</w:t>
      </w:r>
      <w:proofErr w:type="spellEnd"/>
      <w:r>
        <w:t xml:space="preserve"> ese </w:t>
      </w:r>
      <w:proofErr w:type="spellStart"/>
      <w:r>
        <w:t>juicio</w:t>
      </w:r>
      <w:proofErr w:type="spellEnd"/>
      <w:r>
        <w:t xml:space="preserve">, no </w:t>
      </w:r>
      <w:proofErr w:type="spellStart"/>
      <w:r>
        <w:t>os</w:t>
      </w:r>
      <w:proofErr w:type="spellEnd"/>
      <w:r>
        <w:t xml:space="preserve"> </w:t>
      </w:r>
      <w:proofErr w:type="spellStart"/>
      <w:r>
        <w:t>avergoncéis</w:t>
      </w:r>
      <w:proofErr w:type="spellEnd"/>
      <w:r>
        <w:t xml:space="preserve"> de ser mis </w:t>
      </w:r>
      <w:proofErr w:type="spellStart"/>
      <w:r>
        <w:t>discípulos</w:t>
      </w:r>
      <w:proofErr w:type="spellEnd"/>
      <w:r>
        <w:t xml:space="preserve">; </w:t>
      </w:r>
      <w:proofErr w:type="spellStart"/>
      <w:r>
        <w:t>recordad</w:t>
      </w:r>
      <w:proofErr w:type="spellEnd"/>
      <w:r>
        <w:t xml:space="preserve"> a </w:t>
      </w:r>
      <w:proofErr w:type="spellStart"/>
      <w:r>
        <w:t>los</w:t>
      </w:r>
      <w:proofErr w:type="spellEnd"/>
      <w:r>
        <w:t xml:space="preserve"> </w:t>
      </w:r>
      <w:proofErr w:type="spellStart"/>
      <w:r>
        <w:t>que</w:t>
      </w:r>
      <w:proofErr w:type="spellEnd"/>
      <w:r>
        <w:t xml:space="preserve"> me </w:t>
      </w:r>
      <w:proofErr w:type="spellStart"/>
      <w:r>
        <w:t>siguieron</w:t>
      </w:r>
      <w:proofErr w:type="spellEnd"/>
      <w:r>
        <w:t xml:space="preserve"> </w:t>
      </w:r>
      <w:proofErr w:type="spellStart"/>
      <w:r>
        <w:t>en</w:t>
      </w:r>
      <w:proofErr w:type="spellEnd"/>
      <w:r>
        <w:t xml:space="preserve"> </w:t>
      </w:r>
      <w:proofErr w:type="spellStart"/>
      <w:r>
        <w:t>el</w:t>
      </w:r>
      <w:proofErr w:type="spellEnd"/>
      <w:r>
        <w:t xml:space="preserve"> Segundo Tiempo y </w:t>
      </w:r>
      <w:proofErr w:type="spellStart"/>
      <w:r>
        <w:t>fortaleceos</w:t>
      </w:r>
      <w:proofErr w:type="spellEnd"/>
      <w:r>
        <w:t xml:space="preserve"> con </w:t>
      </w:r>
      <w:proofErr w:type="spellStart"/>
      <w:r>
        <w:t>su</w:t>
      </w:r>
      <w:proofErr w:type="spellEnd"/>
      <w:r>
        <w:t xml:space="preserve"> </w:t>
      </w:r>
      <w:proofErr w:type="spellStart"/>
      <w:r>
        <w:t>ejemplo</w:t>
      </w:r>
      <w:proofErr w:type="spellEnd"/>
      <w:r>
        <w:t xml:space="preserve">. </w:t>
      </w:r>
    </w:p>
    <w:p w14:paraId="67523BC3" w14:textId="77777777" w:rsidR="00F50769" w:rsidRDefault="00F50769" w:rsidP="00F50769">
      <w:r>
        <w:t xml:space="preserve">51. Mi Obra </w:t>
      </w:r>
      <w:proofErr w:type="spellStart"/>
      <w:r>
        <w:t>os</w:t>
      </w:r>
      <w:proofErr w:type="spellEnd"/>
      <w:r>
        <w:t xml:space="preserve"> </w:t>
      </w:r>
      <w:proofErr w:type="spellStart"/>
      <w:r>
        <w:t>sostendrá</w:t>
      </w:r>
      <w:proofErr w:type="spellEnd"/>
      <w:r>
        <w:t xml:space="preserve"> </w:t>
      </w:r>
      <w:proofErr w:type="spellStart"/>
      <w:r>
        <w:t>en</w:t>
      </w:r>
      <w:proofErr w:type="spellEnd"/>
      <w:r>
        <w:t xml:space="preserve"> las </w:t>
      </w:r>
      <w:proofErr w:type="spellStart"/>
      <w:r>
        <w:t>pruebas</w:t>
      </w:r>
      <w:proofErr w:type="spellEnd"/>
      <w:r>
        <w:t xml:space="preserve">, </w:t>
      </w:r>
      <w:proofErr w:type="spellStart"/>
      <w:r>
        <w:t>perdonad</w:t>
      </w:r>
      <w:proofErr w:type="spellEnd"/>
      <w:r>
        <w:t xml:space="preserve"> </w:t>
      </w:r>
      <w:proofErr w:type="spellStart"/>
      <w:r>
        <w:t>toda</w:t>
      </w:r>
      <w:proofErr w:type="spellEnd"/>
      <w:r>
        <w:t xml:space="preserve"> injuria y </w:t>
      </w:r>
      <w:proofErr w:type="spellStart"/>
      <w:r>
        <w:t>cuando</w:t>
      </w:r>
      <w:proofErr w:type="spellEnd"/>
      <w:r>
        <w:t xml:space="preserve"> </w:t>
      </w:r>
      <w:proofErr w:type="spellStart"/>
      <w:r>
        <w:t>hayáis</w:t>
      </w:r>
      <w:proofErr w:type="spellEnd"/>
      <w:r>
        <w:t xml:space="preserve"> </w:t>
      </w:r>
      <w:proofErr w:type="spellStart"/>
      <w:r>
        <w:t>sido</w:t>
      </w:r>
      <w:proofErr w:type="spellEnd"/>
      <w:r>
        <w:t xml:space="preserve"> </w:t>
      </w:r>
      <w:proofErr w:type="spellStart"/>
      <w:r>
        <w:t>juzgados</w:t>
      </w:r>
      <w:proofErr w:type="spellEnd"/>
      <w:r>
        <w:t xml:space="preserve"> y </w:t>
      </w:r>
      <w:proofErr w:type="spellStart"/>
      <w:r>
        <w:t>cubiertos</w:t>
      </w:r>
      <w:proofErr w:type="spellEnd"/>
      <w:r>
        <w:t xml:space="preserve"> de </w:t>
      </w:r>
      <w:proofErr w:type="spellStart"/>
      <w:r>
        <w:t>oprobio</w:t>
      </w:r>
      <w:proofErr w:type="spellEnd"/>
      <w:r>
        <w:t xml:space="preserve">, </w:t>
      </w:r>
      <w:proofErr w:type="spellStart"/>
      <w:r>
        <w:t>Yo</w:t>
      </w:r>
      <w:proofErr w:type="spellEnd"/>
      <w:r>
        <w:t xml:space="preserve"> </w:t>
      </w:r>
      <w:proofErr w:type="spellStart"/>
      <w:r>
        <w:t>daré</w:t>
      </w:r>
      <w:proofErr w:type="spellEnd"/>
      <w:r>
        <w:t xml:space="preserve"> </w:t>
      </w:r>
      <w:proofErr w:type="spellStart"/>
      <w:r>
        <w:t>pruebas</w:t>
      </w:r>
      <w:proofErr w:type="spellEnd"/>
      <w:r>
        <w:t xml:space="preserve"> de </w:t>
      </w:r>
      <w:proofErr w:type="spellStart"/>
      <w:r>
        <w:t>vuestra</w:t>
      </w:r>
      <w:proofErr w:type="spellEnd"/>
      <w:r>
        <w:t xml:space="preserve"> </w:t>
      </w:r>
      <w:proofErr w:type="spellStart"/>
      <w:r>
        <w:t>inocencia</w:t>
      </w:r>
      <w:proofErr w:type="spellEnd"/>
      <w:r>
        <w:t xml:space="preserve"> y </w:t>
      </w:r>
      <w:proofErr w:type="spellStart"/>
      <w:r>
        <w:t>rectitud</w:t>
      </w:r>
      <w:proofErr w:type="spellEnd"/>
      <w:r>
        <w:t xml:space="preserve">. </w:t>
      </w:r>
      <w:proofErr w:type="spellStart"/>
      <w:r>
        <w:t>Tomad</w:t>
      </w:r>
      <w:proofErr w:type="spellEnd"/>
      <w:r>
        <w:t xml:space="preserve"> </w:t>
      </w:r>
      <w:proofErr w:type="spellStart"/>
      <w:r>
        <w:t>estas</w:t>
      </w:r>
      <w:proofErr w:type="spellEnd"/>
      <w:r>
        <w:t xml:space="preserve"> </w:t>
      </w:r>
      <w:proofErr w:type="spellStart"/>
      <w:r>
        <w:t>pruebas</w:t>
      </w:r>
      <w:proofErr w:type="spellEnd"/>
      <w:r>
        <w:t xml:space="preserve"> </w:t>
      </w:r>
      <w:proofErr w:type="spellStart"/>
      <w:r>
        <w:t>como</w:t>
      </w:r>
      <w:proofErr w:type="spellEnd"/>
      <w:r>
        <w:t xml:space="preserve"> la </w:t>
      </w:r>
      <w:proofErr w:type="spellStart"/>
      <w:r>
        <w:t>oportunidad</w:t>
      </w:r>
      <w:proofErr w:type="spellEnd"/>
      <w:r>
        <w:t xml:space="preserve"> </w:t>
      </w:r>
      <w:proofErr w:type="spellStart"/>
      <w:r>
        <w:t>que</w:t>
      </w:r>
      <w:proofErr w:type="spellEnd"/>
      <w:r>
        <w:t xml:space="preserve"> </w:t>
      </w:r>
      <w:proofErr w:type="spellStart"/>
      <w:r>
        <w:t>os</w:t>
      </w:r>
      <w:proofErr w:type="spellEnd"/>
      <w:r>
        <w:t xml:space="preserve"> </w:t>
      </w:r>
      <w:proofErr w:type="spellStart"/>
      <w:r>
        <w:t>doy</w:t>
      </w:r>
      <w:proofErr w:type="spellEnd"/>
      <w:r>
        <w:t xml:space="preserve"> para </w:t>
      </w:r>
      <w:proofErr w:type="spellStart"/>
      <w:r>
        <w:t>haceros</w:t>
      </w:r>
      <w:proofErr w:type="spellEnd"/>
      <w:r>
        <w:t xml:space="preserve"> </w:t>
      </w:r>
      <w:proofErr w:type="spellStart"/>
      <w:r>
        <w:t>reconocer</w:t>
      </w:r>
      <w:proofErr w:type="spellEnd"/>
      <w:r>
        <w:t xml:space="preserve"> </w:t>
      </w:r>
      <w:proofErr w:type="spellStart"/>
      <w:r>
        <w:t>como</w:t>
      </w:r>
      <w:proofErr w:type="spellEnd"/>
      <w:r>
        <w:t xml:space="preserve"> </w:t>
      </w:r>
      <w:proofErr w:type="spellStart"/>
      <w:r>
        <w:t>discípulos</w:t>
      </w:r>
      <w:proofErr w:type="spellEnd"/>
      <w:r>
        <w:t xml:space="preserve"> </w:t>
      </w:r>
      <w:proofErr w:type="spellStart"/>
      <w:r>
        <w:t>míos</w:t>
      </w:r>
      <w:proofErr w:type="spellEnd"/>
      <w:r>
        <w:t xml:space="preserve"> ante la </w:t>
      </w:r>
      <w:proofErr w:type="spellStart"/>
      <w:r>
        <w:t>humanidad</w:t>
      </w:r>
      <w:proofErr w:type="spellEnd"/>
      <w:r>
        <w:t xml:space="preserve">. </w:t>
      </w:r>
    </w:p>
    <w:p w14:paraId="58CB90F7" w14:textId="77777777" w:rsidR="00F50769" w:rsidRDefault="00F50769" w:rsidP="00F50769">
      <w:r>
        <w:t xml:space="preserve">52. </w:t>
      </w:r>
      <w:proofErr w:type="spellStart"/>
      <w:r>
        <w:t>Buscad</w:t>
      </w:r>
      <w:proofErr w:type="spellEnd"/>
      <w:r>
        <w:t xml:space="preserve"> la </w:t>
      </w:r>
      <w:proofErr w:type="spellStart"/>
      <w:r>
        <w:t>vida</w:t>
      </w:r>
      <w:proofErr w:type="spellEnd"/>
      <w:r>
        <w:t xml:space="preserve"> </w:t>
      </w:r>
      <w:proofErr w:type="spellStart"/>
      <w:r>
        <w:t>eterna</w:t>
      </w:r>
      <w:proofErr w:type="spellEnd"/>
      <w:r>
        <w:t xml:space="preserve"> </w:t>
      </w:r>
      <w:proofErr w:type="spellStart"/>
      <w:r>
        <w:t>y en</w:t>
      </w:r>
      <w:proofErr w:type="spellEnd"/>
      <w:r>
        <w:t xml:space="preserve"> </w:t>
      </w:r>
      <w:proofErr w:type="spellStart"/>
      <w:r>
        <w:t>ella</w:t>
      </w:r>
      <w:proofErr w:type="spellEnd"/>
      <w:r>
        <w:t xml:space="preserve"> </w:t>
      </w:r>
      <w:proofErr w:type="spellStart"/>
      <w:r>
        <w:t>encontraréis</w:t>
      </w:r>
      <w:proofErr w:type="spellEnd"/>
      <w:r>
        <w:t xml:space="preserve"> la </w:t>
      </w:r>
      <w:proofErr w:type="spellStart"/>
      <w:r>
        <w:t>paz</w:t>
      </w:r>
      <w:proofErr w:type="spellEnd"/>
      <w:r>
        <w:t xml:space="preserve">; </w:t>
      </w:r>
      <w:proofErr w:type="spellStart"/>
      <w:r>
        <w:t>dejad</w:t>
      </w:r>
      <w:proofErr w:type="spellEnd"/>
      <w:r>
        <w:t xml:space="preserve"> </w:t>
      </w:r>
      <w:proofErr w:type="spellStart"/>
      <w:r>
        <w:t>que</w:t>
      </w:r>
      <w:proofErr w:type="spellEnd"/>
      <w:r>
        <w:t xml:space="preserve"> </w:t>
      </w:r>
      <w:proofErr w:type="spellStart"/>
      <w:r>
        <w:t>os</w:t>
      </w:r>
      <w:proofErr w:type="spellEnd"/>
      <w:r>
        <w:t xml:space="preserve"> </w:t>
      </w:r>
      <w:proofErr w:type="spellStart"/>
      <w:r>
        <w:t>juzguen</w:t>
      </w:r>
      <w:proofErr w:type="spellEnd"/>
      <w:r>
        <w:t xml:space="preserve"> </w:t>
      </w:r>
      <w:proofErr w:type="spellStart"/>
      <w:r>
        <w:t>injustamente</w:t>
      </w:r>
      <w:proofErr w:type="spellEnd"/>
      <w:r>
        <w:t xml:space="preserve"> </w:t>
      </w:r>
      <w:proofErr w:type="spellStart"/>
      <w:r>
        <w:t>vuestros</w:t>
      </w:r>
      <w:proofErr w:type="spellEnd"/>
      <w:r>
        <w:t xml:space="preserve"> </w:t>
      </w:r>
      <w:proofErr w:type="spellStart"/>
      <w:r>
        <w:t>hermanos</w:t>
      </w:r>
      <w:proofErr w:type="spellEnd"/>
      <w:r>
        <w:t xml:space="preserve">. Los </w:t>
      </w:r>
      <w:proofErr w:type="spellStart"/>
      <w:r>
        <w:t>tiempos</w:t>
      </w:r>
      <w:proofErr w:type="spellEnd"/>
      <w:r>
        <w:t xml:space="preserve"> de </w:t>
      </w:r>
      <w:proofErr w:type="spellStart"/>
      <w:r>
        <w:t>persecución</w:t>
      </w:r>
      <w:proofErr w:type="spellEnd"/>
      <w:r>
        <w:t xml:space="preserve"> </w:t>
      </w:r>
      <w:proofErr w:type="spellStart"/>
      <w:r>
        <w:t>que</w:t>
      </w:r>
      <w:proofErr w:type="spellEnd"/>
      <w:r>
        <w:t xml:space="preserve"> </w:t>
      </w:r>
      <w:proofErr w:type="spellStart"/>
      <w:r>
        <w:t>os</w:t>
      </w:r>
      <w:proofErr w:type="spellEnd"/>
      <w:r>
        <w:t xml:space="preserve"> he </w:t>
      </w:r>
      <w:proofErr w:type="spellStart"/>
      <w:r>
        <w:t>anunciado</w:t>
      </w:r>
      <w:proofErr w:type="spellEnd"/>
      <w:r>
        <w:t xml:space="preserve"> </w:t>
      </w:r>
      <w:proofErr w:type="spellStart"/>
      <w:r>
        <w:t>llegarán</w:t>
      </w:r>
      <w:proofErr w:type="spellEnd"/>
      <w:r>
        <w:t xml:space="preserve"> y para ese </w:t>
      </w:r>
      <w:proofErr w:type="spellStart"/>
      <w:r>
        <w:t>tiempo</w:t>
      </w:r>
      <w:proofErr w:type="spellEnd"/>
      <w:r>
        <w:t xml:space="preserve"> </w:t>
      </w:r>
      <w:proofErr w:type="spellStart"/>
      <w:r>
        <w:t>ya</w:t>
      </w:r>
      <w:proofErr w:type="spellEnd"/>
      <w:r>
        <w:t xml:space="preserve"> </w:t>
      </w:r>
      <w:proofErr w:type="spellStart"/>
      <w:r>
        <w:t>debéis</w:t>
      </w:r>
      <w:proofErr w:type="spellEnd"/>
      <w:r>
        <w:t xml:space="preserve"> ser </w:t>
      </w:r>
      <w:proofErr w:type="spellStart"/>
      <w:r>
        <w:t>fuertes</w:t>
      </w:r>
      <w:proofErr w:type="spellEnd"/>
      <w:r>
        <w:t xml:space="preserve"> y </w:t>
      </w:r>
      <w:proofErr w:type="spellStart"/>
      <w:r>
        <w:t>confiar</w:t>
      </w:r>
      <w:proofErr w:type="spellEnd"/>
      <w:r>
        <w:t xml:space="preserve"> </w:t>
      </w:r>
      <w:proofErr w:type="spellStart"/>
      <w:r>
        <w:t>en</w:t>
      </w:r>
      <w:proofErr w:type="spellEnd"/>
      <w:r>
        <w:t xml:space="preserve"> </w:t>
      </w:r>
      <w:proofErr w:type="spellStart"/>
      <w:r>
        <w:t>Mí</w:t>
      </w:r>
      <w:proofErr w:type="spellEnd"/>
      <w:r>
        <w:t xml:space="preserve">. Y </w:t>
      </w:r>
      <w:proofErr w:type="spellStart"/>
      <w:r>
        <w:t>cuando</w:t>
      </w:r>
      <w:proofErr w:type="spellEnd"/>
      <w:r>
        <w:t xml:space="preserve"> </w:t>
      </w:r>
      <w:proofErr w:type="spellStart"/>
      <w:r>
        <w:t>el</w:t>
      </w:r>
      <w:proofErr w:type="spellEnd"/>
      <w:r>
        <w:t xml:space="preserve"> pan sea </w:t>
      </w:r>
      <w:proofErr w:type="spellStart"/>
      <w:r>
        <w:t>escaso</w:t>
      </w:r>
      <w:proofErr w:type="spellEnd"/>
      <w:r>
        <w:t xml:space="preserve"> y </w:t>
      </w:r>
      <w:proofErr w:type="spellStart"/>
      <w:r>
        <w:t>os</w:t>
      </w:r>
      <w:proofErr w:type="spellEnd"/>
      <w:r>
        <w:t xml:space="preserve"> sea </w:t>
      </w:r>
      <w:proofErr w:type="spellStart"/>
      <w:r>
        <w:t>negado</w:t>
      </w:r>
      <w:proofErr w:type="spellEnd"/>
      <w:r>
        <w:t xml:space="preserve"> </w:t>
      </w:r>
      <w:proofErr w:type="spellStart"/>
      <w:r>
        <w:t>el</w:t>
      </w:r>
      <w:proofErr w:type="spellEnd"/>
      <w:r>
        <w:t xml:space="preserve"> </w:t>
      </w:r>
      <w:proofErr w:type="spellStart"/>
      <w:r>
        <w:t>trabajo</w:t>
      </w:r>
      <w:proofErr w:type="spellEnd"/>
      <w:r>
        <w:t xml:space="preserve">, no </w:t>
      </w:r>
      <w:proofErr w:type="spellStart"/>
      <w:r>
        <w:t>moriréis</w:t>
      </w:r>
      <w:proofErr w:type="spellEnd"/>
      <w:r>
        <w:t xml:space="preserve"> de </w:t>
      </w:r>
      <w:proofErr w:type="spellStart"/>
      <w:r>
        <w:t>hambre</w:t>
      </w:r>
      <w:proofErr w:type="spellEnd"/>
      <w:r>
        <w:t xml:space="preserve">; </w:t>
      </w:r>
      <w:proofErr w:type="spellStart"/>
      <w:r>
        <w:t>orad</w:t>
      </w:r>
      <w:proofErr w:type="spellEnd"/>
      <w:r>
        <w:t xml:space="preserve"> y </w:t>
      </w:r>
      <w:proofErr w:type="spellStart"/>
      <w:r>
        <w:t>trabajad</w:t>
      </w:r>
      <w:proofErr w:type="spellEnd"/>
      <w:r>
        <w:t xml:space="preserve"> </w:t>
      </w:r>
      <w:proofErr w:type="spellStart"/>
      <w:r>
        <w:t>por</w:t>
      </w:r>
      <w:proofErr w:type="spellEnd"/>
      <w:r>
        <w:t xml:space="preserve"> la </w:t>
      </w:r>
      <w:proofErr w:type="spellStart"/>
      <w:r>
        <w:t>salvación</w:t>
      </w:r>
      <w:proofErr w:type="spellEnd"/>
      <w:r>
        <w:t xml:space="preserve"> de </w:t>
      </w:r>
      <w:proofErr w:type="spellStart"/>
      <w:r>
        <w:t>vuestros</w:t>
      </w:r>
      <w:proofErr w:type="spellEnd"/>
      <w:r>
        <w:t xml:space="preserve"> </w:t>
      </w:r>
      <w:proofErr w:type="spellStart"/>
      <w:r>
        <w:t>hermanos</w:t>
      </w:r>
      <w:proofErr w:type="spellEnd"/>
      <w:r>
        <w:t xml:space="preserve">; </w:t>
      </w:r>
      <w:proofErr w:type="spellStart"/>
      <w:r>
        <w:t>entonces</w:t>
      </w:r>
      <w:proofErr w:type="spellEnd"/>
      <w:r>
        <w:t xml:space="preserve"> </w:t>
      </w:r>
      <w:proofErr w:type="spellStart"/>
      <w:r>
        <w:t>veréis</w:t>
      </w:r>
      <w:proofErr w:type="spellEnd"/>
      <w:r>
        <w:t xml:space="preserve"> </w:t>
      </w:r>
      <w:proofErr w:type="spellStart"/>
      <w:r>
        <w:t>que</w:t>
      </w:r>
      <w:proofErr w:type="spellEnd"/>
      <w:r>
        <w:t xml:space="preserve"> </w:t>
      </w:r>
      <w:proofErr w:type="spellStart"/>
      <w:r>
        <w:t>el</w:t>
      </w:r>
      <w:proofErr w:type="spellEnd"/>
      <w:r>
        <w:t xml:space="preserve"> ideal </w:t>
      </w:r>
      <w:proofErr w:type="spellStart"/>
      <w:r>
        <w:t>espiritual</w:t>
      </w:r>
      <w:proofErr w:type="spellEnd"/>
      <w:r>
        <w:t xml:space="preserve"> </w:t>
      </w:r>
      <w:proofErr w:type="spellStart"/>
      <w:r>
        <w:t>os</w:t>
      </w:r>
      <w:proofErr w:type="spellEnd"/>
      <w:r>
        <w:t xml:space="preserve"> </w:t>
      </w:r>
      <w:proofErr w:type="spellStart"/>
      <w:r>
        <w:t>alimenta</w:t>
      </w:r>
      <w:proofErr w:type="spellEnd"/>
      <w:r>
        <w:t xml:space="preserve"> y </w:t>
      </w:r>
      <w:proofErr w:type="spellStart"/>
      <w:r>
        <w:t>comprenderéis</w:t>
      </w:r>
      <w:proofErr w:type="spellEnd"/>
      <w:r>
        <w:t xml:space="preserve"> </w:t>
      </w:r>
      <w:proofErr w:type="spellStart"/>
      <w:r>
        <w:t>aquellas</w:t>
      </w:r>
      <w:proofErr w:type="spellEnd"/>
      <w:r>
        <w:t xml:space="preserve"> palabras </w:t>
      </w:r>
      <w:proofErr w:type="spellStart"/>
      <w:r>
        <w:t>en</w:t>
      </w:r>
      <w:proofErr w:type="spellEnd"/>
      <w:r>
        <w:t xml:space="preserve"> </w:t>
      </w:r>
      <w:proofErr w:type="spellStart"/>
      <w:r>
        <w:t>que</w:t>
      </w:r>
      <w:proofErr w:type="spellEnd"/>
      <w:r>
        <w:t xml:space="preserve"> </w:t>
      </w:r>
      <w:proofErr w:type="spellStart"/>
      <w:r>
        <w:t>os</w:t>
      </w:r>
      <w:proofErr w:type="spellEnd"/>
      <w:r>
        <w:t xml:space="preserve"> </w:t>
      </w:r>
      <w:proofErr w:type="spellStart"/>
      <w:r>
        <w:t>dije</w:t>
      </w:r>
      <w:proofErr w:type="spellEnd"/>
      <w:r>
        <w:t xml:space="preserve">: No </w:t>
      </w:r>
      <w:proofErr w:type="spellStart"/>
      <w:r>
        <w:t>sólo</w:t>
      </w:r>
      <w:proofErr w:type="spellEnd"/>
      <w:r>
        <w:t xml:space="preserve"> de pan </w:t>
      </w:r>
      <w:proofErr w:type="spellStart"/>
      <w:r>
        <w:t>vive</w:t>
      </w:r>
      <w:proofErr w:type="spellEnd"/>
      <w:r>
        <w:t xml:space="preserve"> </w:t>
      </w:r>
      <w:proofErr w:type="spellStart"/>
      <w:r>
        <w:t>el</w:t>
      </w:r>
      <w:proofErr w:type="spellEnd"/>
      <w:r>
        <w:t xml:space="preserve"> hombre, </w:t>
      </w:r>
      <w:proofErr w:type="spellStart"/>
      <w:r>
        <w:t>sino</w:t>
      </w:r>
      <w:proofErr w:type="spellEnd"/>
      <w:r>
        <w:t xml:space="preserve"> de </w:t>
      </w:r>
      <w:proofErr w:type="spellStart"/>
      <w:r>
        <w:t>toda</w:t>
      </w:r>
      <w:proofErr w:type="spellEnd"/>
      <w:r>
        <w:t xml:space="preserve"> palabra </w:t>
      </w:r>
      <w:proofErr w:type="spellStart"/>
      <w:r>
        <w:t>que</w:t>
      </w:r>
      <w:proofErr w:type="spellEnd"/>
      <w:r>
        <w:t xml:space="preserve"> </w:t>
      </w:r>
      <w:proofErr w:type="spellStart"/>
      <w:r>
        <w:t>viene</w:t>
      </w:r>
      <w:proofErr w:type="spellEnd"/>
      <w:r>
        <w:t xml:space="preserve"> de Dios. </w:t>
      </w:r>
    </w:p>
    <w:p w14:paraId="14852781" w14:textId="77777777" w:rsidR="00F50769" w:rsidRDefault="00F50769" w:rsidP="00F50769">
      <w:r>
        <w:t xml:space="preserve"> </w:t>
      </w:r>
    </w:p>
    <w:p w14:paraId="5349362F" w14:textId="77777777" w:rsidR="00F50769" w:rsidRDefault="00F50769" w:rsidP="00F50769">
      <w:r>
        <w:t xml:space="preserve">¡MI PAZ SEA CON VOSOTROS! </w:t>
      </w:r>
    </w:p>
    <w:p w14:paraId="3AB09D5D" w14:textId="77777777" w:rsidR="00F50769" w:rsidRDefault="00F50769" w:rsidP="00F50769">
      <w:r>
        <w:t xml:space="preserve"> </w:t>
      </w:r>
    </w:p>
    <w:p w14:paraId="2491CF08" w14:textId="77777777" w:rsidR="00F50769" w:rsidRDefault="00F50769" w:rsidP="00F50769">
      <w:r>
        <w:t xml:space="preserve"> </w:t>
      </w:r>
    </w:p>
    <w:p w14:paraId="08C01C02" w14:textId="77777777" w:rsidR="00F50769" w:rsidRDefault="00F50769" w:rsidP="00F50769">
      <w:r>
        <w:lastRenderedPageBreak/>
        <w:t xml:space="preserve">ENSEÑANZA N° 108 </w:t>
      </w:r>
    </w:p>
    <w:p w14:paraId="4CFF31BF" w14:textId="77777777" w:rsidR="00F50769" w:rsidRDefault="00F50769" w:rsidP="00F50769">
      <w:r>
        <w:t xml:space="preserve"> </w:t>
      </w:r>
    </w:p>
    <w:p w14:paraId="75244EFD" w14:textId="77777777" w:rsidR="00F50769" w:rsidRDefault="00F50769" w:rsidP="00F50769">
      <w:r>
        <w:t xml:space="preserve">1. </w:t>
      </w:r>
      <w:proofErr w:type="spellStart"/>
      <w:r>
        <w:t>Bienaventurados</w:t>
      </w:r>
      <w:proofErr w:type="spellEnd"/>
      <w:r>
        <w:t xml:space="preserve"> </w:t>
      </w:r>
      <w:proofErr w:type="spellStart"/>
      <w:r>
        <w:t>los</w:t>
      </w:r>
      <w:proofErr w:type="spellEnd"/>
      <w:r>
        <w:t xml:space="preserve"> </w:t>
      </w:r>
      <w:proofErr w:type="spellStart"/>
      <w:r>
        <w:t>que</w:t>
      </w:r>
      <w:proofErr w:type="spellEnd"/>
      <w:r>
        <w:t xml:space="preserve"> </w:t>
      </w:r>
      <w:proofErr w:type="spellStart"/>
      <w:r>
        <w:t>venís</w:t>
      </w:r>
      <w:proofErr w:type="spellEnd"/>
      <w:r>
        <w:t xml:space="preserve"> de las </w:t>
      </w:r>
      <w:proofErr w:type="spellStart"/>
      <w:r>
        <w:t>tribus</w:t>
      </w:r>
      <w:proofErr w:type="spellEnd"/>
      <w:r>
        <w:t xml:space="preserve"> de Israel, mi </w:t>
      </w:r>
      <w:proofErr w:type="spellStart"/>
      <w:r>
        <w:t>voz</w:t>
      </w:r>
      <w:proofErr w:type="spellEnd"/>
      <w:r>
        <w:t xml:space="preserve"> </w:t>
      </w:r>
      <w:proofErr w:type="spellStart"/>
      <w:r>
        <w:t>os</w:t>
      </w:r>
      <w:proofErr w:type="spellEnd"/>
      <w:r>
        <w:t xml:space="preserve"> ha </w:t>
      </w:r>
      <w:proofErr w:type="spellStart"/>
      <w:r>
        <w:t>llamado</w:t>
      </w:r>
      <w:proofErr w:type="spellEnd"/>
      <w:r>
        <w:t xml:space="preserve">. </w:t>
      </w:r>
      <w:proofErr w:type="spellStart"/>
      <w:r>
        <w:t>Estoy</w:t>
      </w:r>
      <w:proofErr w:type="spellEnd"/>
      <w:r>
        <w:t xml:space="preserve"> </w:t>
      </w:r>
      <w:proofErr w:type="spellStart"/>
      <w:r>
        <w:t>reuniendo</w:t>
      </w:r>
      <w:proofErr w:type="spellEnd"/>
      <w:r>
        <w:t xml:space="preserve"> </w:t>
      </w:r>
      <w:proofErr w:type="spellStart"/>
      <w:r>
        <w:t>espiritualmente</w:t>
      </w:r>
      <w:proofErr w:type="spellEnd"/>
      <w:r>
        <w:t xml:space="preserve"> a mi pueblo </w:t>
      </w:r>
      <w:proofErr w:type="spellStart"/>
      <w:r>
        <w:t>que</w:t>
      </w:r>
      <w:proofErr w:type="spellEnd"/>
      <w:r>
        <w:t xml:space="preserve"> se </w:t>
      </w:r>
      <w:proofErr w:type="spellStart"/>
      <w:r>
        <w:t>hallaba</w:t>
      </w:r>
      <w:proofErr w:type="spellEnd"/>
      <w:r>
        <w:t xml:space="preserve"> </w:t>
      </w:r>
    </w:p>
    <w:p w14:paraId="0CF7419D" w14:textId="77777777" w:rsidR="00F50769" w:rsidRDefault="00F50769" w:rsidP="00F50769">
      <w:proofErr w:type="spellStart"/>
      <w:r>
        <w:t>disperso</w:t>
      </w:r>
      <w:proofErr w:type="spellEnd"/>
      <w:r>
        <w:t xml:space="preserve">, </w:t>
      </w:r>
      <w:proofErr w:type="spellStart"/>
      <w:r>
        <w:t>cumpliendo</w:t>
      </w:r>
      <w:proofErr w:type="spellEnd"/>
      <w:r>
        <w:t xml:space="preserve"> mi </w:t>
      </w:r>
      <w:proofErr w:type="spellStart"/>
      <w:r>
        <w:t>promesa</w:t>
      </w:r>
      <w:proofErr w:type="spellEnd"/>
      <w:r>
        <w:t xml:space="preserve"> para </w:t>
      </w:r>
      <w:proofErr w:type="spellStart"/>
      <w:r>
        <w:t>señalarle</w:t>
      </w:r>
      <w:proofErr w:type="spellEnd"/>
      <w:r>
        <w:t xml:space="preserve"> con mi luz y </w:t>
      </w:r>
      <w:proofErr w:type="spellStart"/>
      <w:r>
        <w:t>darle</w:t>
      </w:r>
      <w:proofErr w:type="spellEnd"/>
      <w:r>
        <w:t xml:space="preserve"> </w:t>
      </w:r>
      <w:proofErr w:type="spellStart"/>
      <w:r>
        <w:t>su</w:t>
      </w:r>
      <w:proofErr w:type="spellEnd"/>
      <w:r>
        <w:t xml:space="preserve"> </w:t>
      </w:r>
      <w:proofErr w:type="spellStart"/>
      <w:r>
        <w:t>heredad</w:t>
      </w:r>
      <w:proofErr w:type="spellEnd"/>
      <w:r>
        <w:t xml:space="preserve">. Le he </w:t>
      </w:r>
      <w:proofErr w:type="spellStart"/>
      <w:r>
        <w:t>buscado</w:t>
      </w:r>
      <w:proofErr w:type="spellEnd"/>
      <w:r>
        <w:t xml:space="preserve"> </w:t>
      </w:r>
      <w:proofErr w:type="spellStart"/>
      <w:r>
        <w:t>porque</w:t>
      </w:r>
      <w:proofErr w:type="spellEnd"/>
      <w:r>
        <w:t xml:space="preserve"> </w:t>
      </w:r>
      <w:proofErr w:type="spellStart"/>
      <w:r>
        <w:t>llegará</w:t>
      </w:r>
      <w:proofErr w:type="spellEnd"/>
      <w:r>
        <w:t xml:space="preserve"> </w:t>
      </w:r>
      <w:proofErr w:type="spellStart"/>
      <w:r>
        <w:t>el</w:t>
      </w:r>
      <w:proofErr w:type="spellEnd"/>
      <w:r>
        <w:t xml:space="preserve"> </w:t>
      </w:r>
      <w:proofErr w:type="spellStart"/>
      <w:r>
        <w:t>instante</w:t>
      </w:r>
      <w:proofErr w:type="spellEnd"/>
      <w:r>
        <w:t xml:space="preserve"> </w:t>
      </w:r>
      <w:proofErr w:type="spellStart"/>
      <w:r>
        <w:t>en</w:t>
      </w:r>
      <w:proofErr w:type="spellEnd"/>
      <w:r>
        <w:t xml:space="preserve"> </w:t>
      </w:r>
      <w:proofErr w:type="spellStart"/>
      <w:r>
        <w:t>que</w:t>
      </w:r>
      <w:proofErr w:type="spellEnd"/>
      <w:r>
        <w:t xml:space="preserve"> le sea </w:t>
      </w:r>
      <w:proofErr w:type="spellStart"/>
      <w:r>
        <w:t>confiada</w:t>
      </w:r>
      <w:proofErr w:type="spellEnd"/>
      <w:r>
        <w:t xml:space="preserve"> </w:t>
      </w:r>
      <w:proofErr w:type="spellStart"/>
      <w:r>
        <w:t>esta</w:t>
      </w:r>
      <w:proofErr w:type="spellEnd"/>
      <w:r>
        <w:t xml:space="preserve"> </w:t>
      </w:r>
      <w:proofErr w:type="spellStart"/>
      <w:r>
        <w:t>Doctrina</w:t>
      </w:r>
      <w:proofErr w:type="spellEnd"/>
      <w:r>
        <w:t xml:space="preserve"> y </w:t>
      </w:r>
      <w:proofErr w:type="spellStart"/>
      <w:r>
        <w:t>cada</w:t>
      </w:r>
      <w:proofErr w:type="spellEnd"/>
      <w:r>
        <w:t xml:space="preserve"> uno de </w:t>
      </w:r>
      <w:proofErr w:type="spellStart"/>
      <w:r>
        <w:t>los</w:t>
      </w:r>
      <w:proofErr w:type="spellEnd"/>
      <w:r>
        <w:t xml:space="preserve"> </w:t>
      </w:r>
      <w:proofErr w:type="spellStart"/>
      <w:r>
        <w:t>discípulos</w:t>
      </w:r>
      <w:proofErr w:type="spellEnd"/>
      <w:r>
        <w:t xml:space="preserve"> </w:t>
      </w:r>
      <w:proofErr w:type="spellStart"/>
      <w:r>
        <w:t>tenga</w:t>
      </w:r>
      <w:proofErr w:type="spellEnd"/>
      <w:r>
        <w:t xml:space="preserve"> </w:t>
      </w:r>
      <w:proofErr w:type="spellStart"/>
      <w:r>
        <w:t>que</w:t>
      </w:r>
      <w:proofErr w:type="spellEnd"/>
      <w:r>
        <w:t xml:space="preserve"> </w:t>
      </w:r>
      <w:proofErr w:type="spellStart"/>
      <w:r>
        <w:t>levantarse</w:t>
      </w:r>
      <w:proofErr w:type="spellEnd"/>
      <w:r>
        <w:t xml:space="preserve"> a </w:t>
      </w:r>
      <w:proofErr w:type="spellStart"/>
      <w:r>
        <w:t>buscar</w:t>
      </w:r>
      <w:proofErr w:type="spellEnd"/>
      <w:r>
        <w:t xml:space="preserve"> a sus </w:t>
      </w:r>
      <w:proofErr w:type="spellStart"/>
      <w:r>
        <w:t>hermanos</w:t>
      </w:r>
      <w:proofErr w:type="spellEnd"/>
      <w:r>
        <w:t xml:space="preserve"> para </w:t>
      </w:r>
      <w:proofErr w:type="spellStart"/>
      <w:r>
        <w:t>darles</w:t>
      </w:r>
      <w:proofErr w:type="spellEnd"/>
      <w:r>
        <w:t xml:space="preserve"> a </w:t>
      </w:r>
      <w:proofErr w:type="spellStart"/>
      <w:r>
        <w:t>conocer</w:t>
      </w:r>
      <w:proofErr w:type="spellEnd"/>
      <w:r>
        <w:t xml:space="preserve"> mi </w:t>
      </w:r>
      <w:proofErr w:type="spellStart"/>
      <w:r>
        <w:t>mensaje</w:t>
      </w:r>
      <w:proofErr w:type="spellEnd"/>
      <w:r>
        <w:t xml:space="preserve">; </w:t>
      </w:r>
      <w:proofErr w:type="spellStart"/>
      <w:r>
        <w:t>pero</w:t>
      </w:r>
      <w:proofErr w:type="spellEnd"/>
      <w:r>
        <w:t xml:space="preserve"> </w:t>
      </w:r>
      <w:proofErr w:type="spellStart"/>
      <w:r>
        <w:t>será</w:t>
      </w:r>
      <w:proofErr w:type="spellEnd"/>
      <w:r>
        <w:t xml:space="preserve"> hasta </w:t>
      </w:r>
      <w:proofErr w:type="spellStart"/>
      <w:r>
        <w:t>que</w:t>
      </w:r>
      <w:proofErr w:type="spellEnd"/>
      <w:r>
        <w:t xml:space="preserve"> </w:t>
      </w:r>
      <w:proofErr w:type="spellStart"/>
      <w:r>
        <w:t>reine</w:t>
      </w:r>
      <w:proofErr w:type="spellEnd"/>
      <w:r>
        <w:t xml:space="preserve"> la </w:t>
      </w:r>
      <w:proofErr w:type="spellStart"/>
      <w:r>
        <w:t>fraternidad</w:t>
      </w:r>
      <w:proofErr w:type="spellEnd"/>
      <w:r>
        <w:t xml:space="preserve">, la </w:t>
      </w:r>
      <w:proofErr w:type="spellStart"/>
      <w:r>
        <w:t>unión</w:t>
      </w:r>
      <w:proofErr w:type="spellEnd"/>
      <w:r>
        <w:t xml:space="preserve"> y la </w:t>
      </w:r>
      <w:proofErr w:type="spellStart"/>
      <w:r>
        <w:t>paz</w:t>
      </w:r>
      <w:proofErr w:type="spellEnd"/>
      <w:r>
        <w:t xml:space="preserve">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de mi Pueblo, </w:t>
      </w:r>
      <w:proofErr w:type="spellStart"/>
      <w:r>
        <w:t>cuando</w:t>
      </w:r>
      <w:proofErr w:type="spellEnd"/>
      <w:r>
        <w:t xml:space="preserve"> </w:t>
      </w:r>
      <w:proofErr w:type="spellStart"/>
      <w:r>
        <w:t>sienta</w:t>
      </w:r>
      <w:proofErr w:type="spellEnd"/>
      <w:r>
        <w:t xml:space="preserve"> </w:t>
      </w:r>
      <w:proofErr w:type="spellStart"/>
      <w:r>
        <w:t>en</w:t>
      </w:r>
      <w:proofErr w:type="spellEnd"/>
      <w:r>
        <w:t xml:space="preserve"> </w:t>
      </w:r>
      <w:proofErr w:type="spellStart"/>
      <w:r>
        <w:t>plenitud</w:t>
      </w:r>
      <w:proofErr w:type="spellEnd"/>
      <w:r>
        <w:t xml:space="preserve"> mi </w:t>
      </w:r>
      <w:proofErr w:type="spellStart"/>
      <w:r>
        <w:t>presencia</w:t>
      </w:r>
      <w:proofErr w:type="spellEnd"/>
      <w:r>
        <w:t xml:space="preserve"> ante </w:t>
      </w:r>
      <w:proofErr w:type="spellStart"/>
      <w:r>
        <w:t>su</w:t>
      </w:r>
      <w:proofErr w:type="spellEnd"/>
      <w:r>
        <w:t xml:space="preserve"> </w:t>
      </w:r>
      <w:proofErr w:type="spellStart"/>
      <w:r>
        <w:t>espíritu</w:t>
      </w:r>
      <w:proofErr w:type="spellEnd"/>
      <w:r>
        <w:t xml:space="preserve">. </w:t>
      </w:r>
    </w:p>
    <w:p w14:paraId="049CE7B3" w14:textId="77777777" w:rsidR="00F50769" w:rsidRDefault="00F50769" w:rsidP="00F50769">
      <w:r>
        <w:t xml:space="preserve">2. </w:t>
      </w:r>
      <w:proofErr w:type="spellStart"/>
      <w:r>
        <w:t>Estudiad</w:t>
      </w:r>
      <w:proofErr w:type="spellEnd"/>
      <w:r>
        <w:t xml:space="preserve"> mi palabra y </w:t>
      </w:r>
      <w:proofErr w:type="spellStart"/>
      <w:r>
        <w:t>su</w:t>
      </w:r>
      <w:proofErr w:type="spellEnd"/>
      <w:r>
        <w:t xml:space="preserve"> </w:t>
      </w:r>
      <w:proofErr w:type="spellStart"/>
      <w:r>
        <w:t>esencia</w:t>
      </w:r>
      <w:proofErr w:type="spellEnd"/>
      <w:r>
        <w:t xml:space="preserve"> </w:t>
      </w:r>
      <w:proofErr w:type="spellStart"/>
      <w:r>
        <w:t>os</w:t>
      </w:r>
      <w:proofErr w:type="spellEnd"/>
      <w:r>
        <w:t xml:space="preserve"> </w:t>
      </w:r>
      <w:proofErr w:type="spellStart"/>
      <w:r>
        <w:t>hará</w:t>
      </w:r>
      <w:proofErr w:type="spellEnd"/>
      <w:r>
        <w:t xml:space="preserve"> </w:t>
      </w:r>
      <w:proofErr w:type="spellStart"/>
      <w:r>
        <w:t>comprender</w:t>
      </w:r>
      <w:proofErr w:type="spellEnd"/>
      <w:r>
        <w:t xml:space="preserve"> </w:t>
      </w:r>
      <w:proofErr w:type="spellStart"/>
      <w:r>
        <w:t>que</w:t>
      </w:r>
      <w:proofErr w:type="spellEnd"/>
      <w:r>
        <w:t xml:space="preserve"> </w:t>
      </w:r>
      <w:proofErr w:type="spellStart"/>
      <w:r>
        <w:t>ya</w:t>
      </w:r>
      <w:proofErr w:type="spellEnd"/>
      <w:r>
        <w:t xml:space="preserve"> </w:t>
      </w:r>
      <w:proofErr w:type="spellStart"/>
      <w:r>
        <w:t>estáis</w:t>
      </w:r>
      <w:proofErr w:type="spellEnd"/>
      <w:r>
        <w:t xml:space="preserve"> </w:t>
      </w:r>
      <w:proofErr w:type="spellStart"/>
      <w:r>
        <w:t>muy</w:t>
      </w:r>
      <w:proofErr w:type="spellEnd"/>
      <w:r>
        <w:t xml:space="preserve"> </w:t>
      </w:r>
      <w:proofErr w:type="spellStart"/>
      <w:r>
        <w:t>cerca</w:t>
      </w:r>
      <w:proofErr w:type="spellEnd"/>
      <w:r>
        <w:t xml:space="preserve"> de la </w:t>
      </w:r>
      <w:proofErr w:type="spellStart"/>
      <w:r>
        <w:t>liberación</w:t>
      </w:r>
      <w:proofErr w:type="spellEnd"/>
      <w:r>
        <w:t xml:space="preserve"> </w:t>
      </w:r>
      <w:proofErr w:type="spellStart"/>
      <w:r>
        <w:t>espiritual</w:t>
      </w:r>
      <w:proofErr w:type="spellEnd"/>
      <w:r>
        <w:t xml:space="preserve">. </w:t>
      </w:r>
    </w:p>
    <w:p w14:paraId="12717255" w14:textId="77777777" w:rsidR="00F50769" w:rsidRDefault="00F50769" w:rsidP="00F50769">
      <w:r>
        <w:t xml:space="preserve">3. A la </w:t>
      </w:r>
      <w:proofErr w:type="spellStart"/>
      <w:r>
        <w:t>voz</w:t>
      </w:r>
      <w:proofErr w:type="spellEnd"/>
      <w:r>
        <w:t xml:space="preserve"> del Maestro se ha </w:t>
      </w:r>
      <w:proofErr w:type="spellStart"/>
      <w:r>
        <w:t>llenado</w:t>
      </w:r>
      <w:proofErr w:type="spellEnd"/>
      <w:r>
        <w:t xml:space="preserve"> de valor </w:t>
      </w:r>
      <w:proofErr w:type="spellStart"/>
      <w:r>
        <w:t>vuestro</w:t>
      </w:r>
      <w:proofErr w:type="spellEnd"/>
      <w:r>
        <w:t xml:space="preserve"> </w:t>
      </w:r>
      <w:proofErr w:type="spellStart"/>
      <w:r>
        <w:t>espíritu</w:t>
      </w:r>
      <w:proofErr w:type="spellEnd"/>
      <w:r>
        <w:t xml:space="preserve"> y </w:t>
      </w:r>
      <w:proofErr w:type="spellStart"/>
      <w:r>
        <w:t>os</w:t>
      </w:r>
      <w:proofErr w:type="spellEnd"/>
      <w:r>
        <w:t xml:space="preserve"> </w:t>
      </w:r>
      <w:proofErr w:type="spellStart"/>
      <w:r>
        <w:t>habéis</w:t>
      </w:r>
      <w:proofErr w:type="spellEnd"/>
      <w:r>
        <w:t xml:space="preserve"> </w:t>
      </w:r>
      <w:proofErr w:type="spellStart"/>
      <w:r>
        <w:t>levantado</w:t>
      </w:r>
      <w:proofErr w:type="spellEnd"/>
      <w:r>
        <w:t xml:space="preserve"> </w:t>
      </w:r>
      <w:proofErr w:type="spellStart"/>
      <w:r>
        <w:t>venciendo</w:t>
      </w:r>
      <w:proofErr w:type="spellEnd"/>
      <w:r>
        <w:t xml:space="preserve"> </w:t>
      </w:r>
      <w:proofErr w:type="spellStart"/>
      <w:r>
        <w:t>cuantos</w:t>
      </w:r>
      <w:proofErr w:type="spellEnd"/>
      <w:r>
        <w:t xml:space="preserve"> </w:t>
      </w:r>
      <w:proofErr w:type="spellStart"/>
      <w:r>
        <w:t>obstáculos</w:t>
      </w:r>
      <w:proofErr w:type="spellEnd"/>
      <w:r>
        <w:t xml:space="preserve"> se </w:t>
      </w:r>
      <w:proofErr w:type="spellStart"/>
      <w:r>
        <w:t>han</w:t>
      </w:r>
      <w:proofErr w:type="spellEnd"/>
      <w:r>
        <w:t xml:space="preserve"> </w:t>
      </w:r>
      <w:proofErr w:type="spellStart"/>
      <w:r>
        <w:t>interpuesto</w:t>
      </w:r>
      <w:proofErr w:type="spellEnd"/>
      <w:r>
        <w:t xml:space="preserve"> </w:t>
      </w:r>
      <w:proofErr w:type="spellStart"/>
      <w:r>
        <w:t>en</w:t>
      </w:r>
      <w:proofErr w:type="spellEnd"/>
      <w:r>
        <w:t xml:space="preserve"> </w:t>
      </w:r>
      <w:proofErr w:type="spellStart"/>
      <w:r>
        <w:t>vuestro</w:t>
      </w:r>
      <w:proofErr w:type="spellEnd"/>
      <w:r>
        <w:t xml:space="preserve"> camino </w:t>
      </w:r>
      <w:proofErr w:type="spellStart"/>
      <w:r>
        <w:t>dificultando</w:t>
      </w:r>
      <w:proofErr w:type="spellEnd"/>
      <w:r>
        <w:t xml:space="preserve"> </w:t>
      </w:r>
      <w:proofErr w:type="spellStart"/>
      <w:r>
        <w:t>vuestra</w:t>
      </w:r>
      <w:proofErr w:type="spellEnd"/>
      <w:r>
        <w:t xml:space="preserve"> jornada. Mi </w:t>
      </w:r>
      <w:proofErr w:type="spellStart"/>
      <w:r>
        <w:t>voz</w:t>
      </w:r>
      <w:proofErr w:type="spellEnd"/>
      <w:r>
        <w:t xml:space="preserve"> </w:t>
      </w:r>
      <w:proofErr w:type="spellStart"/>
      <w:r>
        <w:t>os</w:t>
      </w:r>
      <w:proofErr w:type="spellEnd"/>
      <w:r>
        <w:t xml:space="preserve"> anima a </w:t>
      </w:r>
      <w:proofErr w:type="spellStart"/>
      <w:r>
        <w:t>perseverar</w:t>
      </w:r>
      <w:proofErr w:type="spellEnd"/>
      <w:r>
        <w:t xml:space="preserve"> </w:t>
      </w:r>
      <w:proofErr w:type="spellStart"/>
      <w:r>
        <w:t>en</w:t>
      </w:r>
      <w:proofErr w:type="spellEnd"/>
      <w:r>
        <w:t xml:space="preserve"> la lucha, para </w:t>
      </w:r>
      <w:proofErr w:type="spellStart"/>
      <w:r>
        <w:t>que</w:t>
      </w:r>
      <w:proofErr w:type="spellEnd"/>
      <w:r>
        <w:t xml:space="preserve"> pronto </w:t>
      </w:r>
      <w:proofErr w:type="spellStart"/>
      <w:r>
        <w:t>dejéis</w:t>
      </w:r>
      <w:proofErr w:type="spellEnd"/>
      <w:r>
        <w:t xml:space="preserve"> de ser </w:t>
      </w:r>
      <w:proofErr w:type="spellStart"/>
      <w:r>
        <w:t>esclavos</w:t>
      </w:r>
      <w:proofErr w:type="spellEnd"/>
      <w:r>
        <w:t xml:space="preserve"> del </w:t>
      </w:r>
      <w:proofErr w:type="spellStart"/>
      <w:r>
        <w:t>mundo</w:t>
      </w:r>
      <w:proofErr w:type="spellEnd"/>
      <w:r>
        <w:t xml:space="preserve"> y </w:t>
      </w:r>
      <w:proofErr w:type="spellStart"/>
      <w:r>
        <w:t>os</w:t>
      </w:r>
      <w:proofErr w:type="spellEnd"/>
      <w:r>
        <w:t xml:space="preserve"> </w:t>
      </w:r>
      <w:proofErr w:type="spellStart"/>
      <w:r>
        <w:t>convirtáis</w:t>
      </w:r>
      <w:proofErr w:type="spellEnd"/>
      <w:r>
        <w:t xml:space="preserve"> </w:t>
      </w:r>
      <w:proofErr w:type="spellStart"/>
      <w:r>
        <w:t>en</w:t>
      </w:r>
      <w:proofErr w:type="spellEnd"/>
      <w:r>
        <w:t xml:space="preserve"> </w:t>
      </w:r>
      <w:proofErr w:type="spellStart"/>
      <w:r>
        <w:t>discípulos</w:t>
      </w:r>
      <w:proofErr w:type="spellEnd"/>
      <w:r>
        <w:t xml:space="preserve"> y </w:t>
      </w:r>
      <w:proofErr w:type="spellStart"/>
      <w:r>
        <w:t>servidores</w:t>
      </w:r>
      <w:proofErr w:type="spellEnd"/>
      <w:r>
        <w:t xml:space="preserve"> </w:t>
      </w:r>
      <w:proofErr w:type="spellStart"/>
      <w:r>
        <w:t>míos</w:t>
      </w:r>
      <w:proofErr w:type="spellEnd"/>
      <w:r>
        <w:t xml:space="preserve">. </w:t>
      </w:r>
      <w:proofErr w:type="spellStart"/>
      <w:r>
        <w:t>Velad</w:t>
      </w:r>
      <w:proofErr w:type="spellEnd"/>
      <w:r>
        <w:t xml:space="preserve"> y </w:t>
      </w:r>
      <w:proofErr w:type="spellStart"/>
      <w:r>
        <w:t>orad</w:t>
      </w:r>
      <w:proofErr w:type="spellEnd"/>
      <w:r>
        <w:t xml:space="preserve"> para </w:t>
      </w:r>
      <w:proofErr w:type="spellStart"/>
      <w:r>
        <w:t>que</w:t>
      </w:r>
      <w:proofErr w:type="spellEnd"/>
      <w:r>
        <w:t xml:space="preserve"> no </w:t>
      </w:r>
      <w:proofErr w:type="spellStart"/>
      <w:r>
        <w:t>volváis</w:t>
      </w:r>
      <w:proofErr w:type="spellEnd"/>
      <w:r>
        <w:t xml:space="preserve"> a </w:t>
      </w:r>
      <w:proofErr w:type="spellStart"/>
      <w:r>
        <w:t>caer</w:t>
      </w:r>
      <w:proofErr w:type="spellEnd"/>
      <w:r>
        <w:t xml:space="preserve"> </w:t>
      </w:r>
      <w:proofErr w:type="spellStart"/>
      <w:r>
        <w:t>en</w:t>
      </w:r>
      <w:proofErr w:type="spellEnd"/>
      <w:r>
        <w:t xml:space="preserve"> </w:t>
      </w:r>
      <w:proofErr w:type="spellStart"/>
      <w:r>
        <w:t>cautiverio</w:t>
      </w:r>
      <w:proofErr w:type="spellEnd"/>
      <w:r>
        <w:t xml:space="preserve">; </w:t>
      </w:r>
      <w:proofErr w:type="spellStart"/>
      <w:r>
        <w:t>mirad</w:t>
      </w:r>
      <w:proofErr w:type="spellEnd"/>
      <w:r>
        <w:t xml:space="preserve"> </w:t>
      </w:r>
      <w:proofErr w:type="spellStart"/>
      <w:r>
        <w:t>que</w:t>
      </w:r>
      <w:proofErr w:type="spellEnd"/>
      <w:r>
        <w:t xml:space="preserve"> he </w:t>
      </w:r>
      <w:proofErr w:type="spellStart"/>
      <w:r>
        <w:t>venido</w:t>
      </w:r>
      <w:proofErr w:type="spellEnd"/>
      <w:r>
        <w:t xml:space="preserve"> a </w:t>
      </w:r>
      <w:proofErr w:type="spellStart"/>
      <w:r>
        <w:t>libertaros</w:t>
      </w:r>
      <w:proofErr w:type="spellEnd"/>
      <w:r>
        <w:t xml:space="preserve"> con la luz de mis </w:t>
      </w:r>
      <w:proofErr w:type="spellStart"/>
      <w:r>
        <w:t>revelaciones</w:t>
      </w:r>
      <w:proofErr w:type="spellEnd"/>
      <w:r>
        <w:t xml:space="preserve"> </w:t>
      </w:r>
      <w:proofErr w:type="spellStart"/>
      <w:r>
        <w:t>que</w:t>
      </w:r>
      <w:proofErr w:type="spellEnd"/>
      <w:r>
        <w:t xml:space="preserve"> </w:t>
      </w:r>
      <w:proofErr w:type="spellStart"/>
      <w:r>
        <w:t>os</w:t>
      </w:r>
      <w:proofErr w:type="spellEnd"/>
      <w:r>
        <w:t xml:space="preserve"> </w:t>
      </w:r>
      <w:proofErr w:type="spellStart"/>
      <w:r>
        <w:t>prometen</w:t>
      </w:r>
      <w:proofErr w:type="spellEnd"/>
      <w:r>
        <w:t xml:space="preserve"> </w:t>
      </w:r>
      <w:proofErr w:type="spellStart"/>
      <w:r>
        <w:t>una</w:t>
      </w:r>
      <w:proofErr w:type="spellEnd"/>
      <w:r>
        <w:t xml:space="preserve"> </w:t>
      </w:r>
      <w:proofErr w:type="spellStart"/>
      <w:r>
        <w:t>nueva</w:t>
      </w:r>
      <w:proofErr w:type="spellEnd"/>
      <w:r>
        <w:t xml:space="preserve"> </w:t>
      </w:r>
      <w:proofErr w:type="spellStart"/>
      <w:r>
        <w:t>vida</w:t>
      </w:r>
      <w:proofErr w:type="spellEnd"/>
      <w:r>
        <w:t xml:space="preserve">. </w:t>
      </w:r>
      <w:proofErr w:type="spellStart"/>
      <w:r>
        <w:t>Siempre</w:t>
      </w:r>
      <w:proofErr w:type="spellEnd"/>
      <w:r>
        <w:t xml:space="preserve"> he </w:t>
      </w:r>
      <w:proofErr w:type="spellStart"/>
      <w:r>
        <w:t>querido</w:t>
      </w:r>
      <w:proofErr w:type="spellEnd"/>
      <w:r>
        <w:t xml:space="preserve"> </w:t>
      </w:r>
      <w:proofErr w:type="spellStart"/>
      <w:r>
        <w:t>que</w:t>
      </w:r>
      <w:proofErr w:type="spellEnd"/>
      <w:r>
        <w:t xml:space="preserve"> mi </w:t>
      </w:r>
      <w:proofErr w:type="gramStart"/>
      <w:r>
        <w:t>Pueblo sea</w:t>
      </w:r>
      <w:proofErr w:type="gramEnd"/>
      <w:r>
        <w:t xml:space="preserve"> grande y </w:t>
      </w:r>
      <w:proofErr w:type="spellStart"/>
      <w:r>
        <w:t>fuerte</w:t>
      </w:r>
      <w:proofErr w:type="spellEnd"/>
      <w:r>
        <w:t xml:space="preserve">, </w:t>
      </w:r>
      <w:proofErr w:type="spellStart"/>
      <w:r>
        <w:t>más</w:t>
      </w:r>
      <w:proofErr w:type="spellEnd"/>
      <w:r>
        <w:t xml:space="preserve"> no para </w:t>
      </w:r>
      <w:proofErr w:type="spellStart"/>
      <w:r>
        <w:t>humillar</w:t>
      </w:r>
      <w:proofErr w:type="spellEnd"/>
      <w:r>
        <w:t xml:space="preserve"> a sus </w:t>
      </w:r>
      <w:proofErr w:type="spellStart"/>
      <w:r>
        <w:t>hermanos</w:t>
      </w:r>
      <w:proofErr w:type="spellEnd"/>
      <w:r>
        <w:t xml:space="preserve"> </w:t>
      </w:r>
      <w:proofErr w:type="spellStart"/>
      <w:r>
        <w:t>sino</w:t>
      </w:r>
      <w:proofErr w:type="spellEnd"/>
      <w:r>
        <w:t xml:space="preserve"> para </w:t>
      </w:r>
      <w:proofErr w:type="spellStart"/>
      <w:r>
        <w:t>que</w:t>
      </w:r>
      <w:proofErr w:type="spellEnd"/>
      <w:r>
        <w:t xml:space="preserve"> </w:t>
      </w:r>
      <w:proofErr w:type="spellStart"/>
      <w:r>
        <w:t>en</w:t>
      </w:r>
      <w:proofErr w:type="spellEnd"/>
      <w:r>
        <w:t xml:space="preserve"> lo </w:t>
      </w:r>
      <w:proofErr w:type="spellStart"/>
      <w:r>
        <w:t>espiritual</w:t>
      </w:r>
      <w:proofErr w:type="spellEnd"/>
      <w:r>
        <w:t xml:space="preserve">, y </w:t>
      </w:r>
      <w:proofErr w:type="spellStart"/>
      <w:r>
        <w:t>en</w:t>
      </w:r>
      <w:proofErr w:type="spellEnd"/>
      <w:r>
        <w:t xml:space="preserve"> </w:t>
      </w:r>
      <w:proofErr w:type="spellStart"/>
      <w:r>
        <w:t>los</w:t>
      </w:r>
      <w:proofErr w:type="spellEnd"/>
      <w:r>
        <w:t xml:space="preserve"> </w:t>
      </w:r>
      <w:proofErr w:type="spellStart"/>
      <w:r>
        <w:t>demás</w:t>
      </w:r>
      <w:proofErr w:type="spellEnd"/>
      <w:r>
        <w:t xml:space="preserve"> </w:t>
      </w:r>
      <w:proofErr w:type="spellStart"/>
      <w:r>
        <w:t>órdenes</w:t>
      </w:r>
      <w:proofErr w:type="spellEnd"/>
      <w:r>
        <w:t xml:space="preserve">, sea un </w:t>
      </w:r>
      <w:proofErr w:type="spellStart"/>
      <w:r>
        <w:t>baluarte</w:t>
      </w:r>
      <w:proofErr w:type="spellEnd"/>
      <w:r>
        <w:t xml:space="preserve"> y un </w:t>
      </w:r>
      <w:proofErr w:type="spellStart"/>
      <w:r>
        <w:t>guía</w:t>
      </w:r>
      <w:proofErr w:type="spellEnd"/>
      <w:r>
        <w:t xml:space="preserve"> ante las </w:t>
      </w:r>
      <w:proofErr w:type="spellStart"/>
      <w:r>
        <w:t>naciones</w:t>
      </w:r>
      <w:proofErr w:type="spellEnd"/>
      <w:r>
        <w:t xml:space="preserve">. </w:t>
      </w:r>
    </w:p>
    <w:p w14:paraId="253BD21D" w14:textId="77777777" w:rsidR="00F50769" w:rsidRDefault="00F50769" w:rsidP="00F50769">
      <w:r>
        <w:t xml:space="preserve">4. ¿Ha </w:t>
      </w:r>
      <w:proofErr w:type="spellStart"/>
      <w:r>
        <w:t>sido</w:t>
      </w:r>
      <w:proofErr w:type="spellEnd"/>
      <w:r>
        <w:t xml:space="preserve"> </w:t>
      </w:r>
      <w:proofErr w:type="spellStart"/>
      <w:r>
        <w:t>fiel</w:t>
      </w:r>
      <w:proofErr w:type="spellEnd"/>
      <w:r>
        <w:t xml:space="preserve"> ese pueblo ante mis </w:t>
      </w:r>
      <w:proofErr w:type="spellStart"/>
      <w:r>
        <w:t>órdenes</w:t>
      </w:r>
      <w:proofErr w:type="spellEnd"/>
      <w:r>
        <w:t xml:space="preserve">? No, no ha </w:t>
      </w:r>
      <w:proofErr w:type="spellStart"/>
      <w:r>
        <w:t>sabido</w:t>
      </w:r>
      <w:proofErr w:type="spellEnd"/>
      <w:r>
        <w:t xml:space="preserve"> ser </w:t>
      </w:r>
      <w:proofErr w:type="spellStart"/>
      <w:r>
        <w:t>fuerte</w:t>
      </w:r>
      <w:proofErr w:type="spellEnd"/>
      <w:r>
        <w:t xml:space="preserve"> y </w:t>
      </w:r>
      <w:proofErr w:type="spellStart"/>
      <w:r>
        <w:t>por</w:t>
      </w:r>
      <w:proofErr w:type="spellEnd"/>
      <w:r>
        <w:t xml:space="preserve"> </w:t>
      </w:r>
      <w:proofErr w:type="spellStart"/>
      <w:r>
        <w:t>esa</w:t>
      </w:r>
      <w:proofErr w:type="spellEnd"/>
      <w:r>
        <w:t xml:space="preserve"> causa </w:t>
      </w:r>
      <w:proofErr w:type="spellStart"/>
      <w:r>
        <w:t>siempre</w:t>
      </w:r>
      <w:proofErr w:type="spellEnd"/>
      <w:r>
        <w:t xml:space="preserve"> sus </w:t>
      </w:r>
      <w:proofErr w:type="spellStart"/>
      <w:r>
        <w:t>enemigos</w:t>
      </w:r>
      <w:proofErr w:type="spellEnd"/>
      <w:r>
        <w:t xml:space="preserve"> lo </w:t>
      </w:r>
      <w:proofErr w:type="spellStart"/>
      <w:r>
        <w:t>han</w:t>
      </w:r>
      <w:proofErr w:type="spellEnd"/>
      <w:r>
        <w:t xml:space="preserve"> </w:t>
      </w:r>
      <w:proofErr w:type="spellStart"/>
      <w:r>
        <w:t>convertido</w:t>
      </w:r>
      <w:proofErr w:type="spellEnd"/>
      <w:r>
        <w:t xml:space="preserve"> </w:t>
      </w:r>
      <w:proofErr w:type="spellStart"/>
      <w:r>
        <w:t>en</w:t>
      </w:r>
      <w:proofErr w:type="spellEnd"/>
      <w:r>
        <w:t xml:space="preserve"> </w:t>
      </w:r>
      <w:proofErr w:type="spellStart"/>
      <w:r>
        <w:t>esclavo</w:t>
      </w:r>
      <w:proofErr w:type="spellEnd"/>
      <w:r>
        <w:t xml:space="preserve"> o </w:t>
      </w:r>
      <w:proofErr w:type="spellStart"/>
      <w:r>
        <w:t>le</w:t>
      </w:r>
      <w:proofErr w:type="spellEnd"/>
      <w:r>
        <w:t xml:space="preserve"> </w:t>
      </w:r>
      <w:proofErr w:type="spellStart"/>
      <w:r>
        <w:t>han</w:t>
      </w:r>
      <w:proofErr w:type="spellEnd"/>
      <w:r>
        <w:t xml:space="preserve"> </w:t>
      </w:r>
      <w:proofErr w:type="spellStart"/>
      <w:r>
        <w:t>arrebatado</w:t>
      </w:r>
      <w:proofErr w:type="spellEnd"/>
      <w:r>
        <w:t xml:space="preserve"> </w:t>
      </w:r>
      <w:proofErr w:type="spellStart"/>
      <w:r>
        <w:t>su</w:t>
      </w:r>
      <w:proofErr w:type="spellEnd"/>
      <w:r>
        <w:t xml:space="preserve"> </w:t>
      </w:r>
      <w:proofErr w:type="spellStart"/>
      <w:r>
        <w:t>heredad</w:t>
      </w:r>
      <w:proofErr w:type="spellEnd"/>
      <w:r>
        <w:t xml:space="preserve">. </w:t>
      </w:r>
    </w:p>
    <w:p w14:paraId="02F874F6" w14:textId="77777777" w:rsidR="00F50769" w:rsidRDefault="00F50769" w:rsidP="00F50769">
      <w:r>
        <w:t xml:space="preserve">5. Pueblo </w:t>
      </w:r>
      <w:proofErr w:type="spellStart"/>
      <w:r>
        <w:t>amado</w:t>
      </w:r>
      <w:proofErr w:type="spellEnd"/>
      <w:r>
        <w:t xml:space="preserve">: mi palabra </w:t>
      </w:r>
      <w:proofErr w:type="spellStart"/>
      <w:r>
        <w:t>os</w:t>
      </w:r>
      <w:proofErr w:type="spellEnd"/>
      <w:r>
        <w:t xml:space="preserve"> </w:t>
      </w:r>
      <w:proofErr w:type="spellStart"/>
      <w:r>
        <w:t>estremece</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porque</w:t>
      </w:r>
      <w:proofErr w:type="spellEnd"/>
      <w:r>
        <w:t xml:space="preserve"> </w:t>
      </w:r>
      <w:proofErr w:type="spellStart"/>
      <w:r>
        <w:t>reconocéis</w:t>
      </w:r>
      <w:proofErr w:type="spellEnd"/>
      <w:r>
        <w:t xml:space="preserve"> </w:t>
      </w:r>
      <w:proofErr w:type="spellStart"/>
      <w:r>
        <w:t>que</w:t>
      </w:r>
      <w:proofErr w:type="spellEnd"/>
      <w:r>
        <w:t xml:space="preserve"> </w:t>
      </w:r>
      <w:proofErr w:type="spellStart"/>
      <w:r>
        <w:t>sólo</w:t>
      </w:r>
      <w:proofErr w:type="spellEnd"/>
      <w:r>
        <w:t xml:space="preserve"> </w:t>
      </w:r>
      <w:proofErr w:type="spellStart"/>
      <w:r>
        <w:t>Yo</w:t>
      </w:r>
      <w:proofErr w:type="spellEnd"/>
      <w:r>
        <w:t xml:space="preserve"> </w:t>
      </w:r>
      <w:proofErr w:type="spellStart"/>
      <w:r>
        <w:t>puedo</w:t>
      </w:r>
      <w:proofErr w:type="spellEnd"/>
      <w:r>
        <w:t xml:space="preserve"> </w:t>
      </w:r>
      <w:proofErr w:type="spellStart"/>
      <w:r>
        <w:t>hablaros</w:t>
      </w:r>
      <w:proofErr w:type="spellEnd"/>
      <w:r>
        <w:t xml:space="preserve"> </w:t>
      </w:r>
      <w:proofErr w:type="spellStart"/>
      <w:r>
        <w:t>en</w:t>
      </w:r>
      <w:proofErr w:type="spellEnd"/>
      <w:r>
        <w:t xml:space="preserve"> </w:t>
      </w:r>
      <w:proofErr w:type="spellStart"/>
      <w:r>
        <w:t>esta</w:t>
      </w:r>
      <w:proofErr w:type="spellEnd"/>
      <w:r>
        <w:t xml:space="preserve"> forma; </w:t>
      </w:r>
      <w:proofErr w:type="spellStart"/>
      <w:r>
        <w:t>que</w:t>
      </w:r>
      <w:proofErr w:type="spellEnd"/>
      <w:r>
        <w:t xml:space="preserve"> </w:t>
      </w:r>
      <w:proofErr w:type="spellStart"/>
      <w:r>
        <w:t>sólo</w:t>
      </w:r>
      <w:proofErr w:type="spellEnd"/>
      <w:r>
        <w:t xml:space="preserve"> </w:t>
      </w:r>
      <w:proofErr w:type="spellStart"/>
      <w:r>
        <w:t>Yo</w:t>
      </w:r>
      <w:proofErr w:type="spellEnd"/>
      <w:r>
        <w:t xml:space="preserve"> </w:t>
      </w:r>
      <w:proofErr w:type="spellStart"/>
      <w:r>
        <w:t>puedo</w:t>
      </w:r>
      <w:proofErr w:type="spellEnd"/>
      <w:r>
        <w:t xml:space="preserve"> </w:t>
      </w:r>
      <w:proofErr w:type="spellStart"/>
      <w:r>
        <w:t>ofreceros</w:t>
      </w:r>
      <w:proofErr w:type="spellEnd"/>
      <w:r>
        <w:t xml:space="preserve"> </w:t>
      </w:r>
      <w:proofErr w:type="spellStart"/>
      <w:r>
        <w:t>oír</w:t>
      </w:r>
      <w:proofErr w:type="spellEnd"/>
      <w:r>
        <w:t xml:space="preserve"> mi </w:t>
      </w:r>
      <w:proofErr w:type="spellStart"/>
      <w:r>
        <w:t>voz</w:t>
      </w:r>
      <w:proofErr w:type="spellEnd"/>
      <w:r>
        <w:t xml:space="preserve"> de </w:t>
      </w:r>
      <w:proofErr w:type="spellStart"/>
      <w:r>
        <w:t>perdón</w:t>
      </w:r>
      <w:proofErr w:type="spellEnd"/>
      <w:r>
        <w:t xml:space="preserve">. </w:t>
      </w:r>
      <w:proofErr w:type="spellStart"/>
      <w:r>
        <w:t>Así</w:t>
      </w:r>
      <w:proofErr w:type="spellEnd"/>
      <w:r>
        <w:t xml:space="preserve"> </w:t>
      </w:r>
      <w:proofErr w:type="spellStart"/>
      <w:r>
        <w:t>vengo</w:t>
      </w:r>
      <w:proofErr w:type="spellEnd"/>
      <w:r>
        <w:t xml:space="preserve"> a </w:t>
      </w:r>
      <w:proofErr w:type="spellStart"/>
      <w:r>
        <w:t>restituir</w:t>
      </w:r>
      <w:proofErr w:type="spellEnd"/>
      <w:r>
        <w:t xml:space="preserve"> a </w:t>
      </w:r>
      <w:proofErr w:type="spellStart"/>
      <w:r>
        <w:t>vuestro</w:t>
      </w:r>
      <w:proofErr w:type="spellEnd"/>
      <w:r>
        <w:t xml:space="preserve"> </w:t>
      </w:r>
      <w:proofErr w:type="spellStart"/>
      <w:r>
        <w:t>espíritu</w:t>
      </w:r>
      <w:proofErr w:type="spellEnd"/>
      <w:r>
        <w:t xml:space="preserve"> la </w:t>
      </w:r>
      <w:proofErr w:type="spellStart"/>
      <w:r>
        <w:t>heredad</w:t>
      </w:r>
      <w:proofErr w:type="spellEnd"/>
      <w:r>
        <w:t xml:space="preserve"> </w:t>
      </w:r>
      <w:proofErr w:type="spellStart"/>
      <w:r>
        <w:t>que</w:t>
      </w:r>
      <w:proofErr w:type="spellEnd"/>
      <w:r>
        <w:t xml:space="preserve"> se </w:t>
      </w:r>
      <w:proofErr w:type="spellStart"/>
      <w:r>
        <w:t>encontraba</w:t>
      </w:r>
      <w:proofErr w:type="spellEnd"/>
      <w:r>
        <w:t xml:space="preserve"> </w:t>
      </w:r>
      <w:proofErr w:type="spellStart"/>
      <w:r>
        <w:t>retenida</w:t>
      </w:r>
      <w:proofErr w:type="spellEnd"/>
      <w:r>
        <w:t xml:space="preserve">. </w:t>
      </w:r>
    </w:p>
    <w:p w14:paraId="10ABAD5A" w14:textId="77777777" w:rsidR="00F50769" w:rsidRDefault="00F50769" w:rsidP="00F50769">
      <w:r>
        <w:t xml:space="preserve">6. Cuando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este</w:t>
      </w:r>
      <w:proofErr w:type="spellEnd"/>
      <w:r>
        <w:t xml:space="preserve"> </w:t>
      </w:r>
      <w:proofErr w:type="spellStart"/>
      <w:r>
        <w:t>tiempo</w:t>
      </w:r>
      <w:proofErr w:type="spellEnd"/>
      <w:r>
        <w:t xml:space="preserve"> es de </w:t>
      </w:r>
      <w:proofErr w:type="spellStart"/>
      <w:r>
        <w:t>vuestra</w:t>
      </w:r>
      <w:proofErr w:type="spellEnd"/>
      <w:r>
        <w:t xml:space="preserve"> </w:t>
      </w:r>
      <w:proofErr w:type="spellStart"/>
      <w:r>
        <w:t>liberación</w:t>
      </w:r>
      <w:proofErr w:type="spellEnd"/>
      <w:r>
        <w:t xml:space="preserve"> </w:t>
      </w:r>
      <w:proofErr w:type="spellStart"/>
      <w:r>
        <w:t>espiritual</w:t>
      </w:r>
      <w:proofErr w:type="spellEnd"/>
      <w:r>
        <w:t xml:space="preserve">, es </w:t>
      </w:r>
      <w:proofErr w:type="spellStart"/>
      <w:r>
        <w:t>porque</w:t>
      </w:r>
      <w:proofErr w:type="spellEnd"/>
      <w:r>
        <w:t xml:space="preserve"> </w:t>
      </w:r>
      <w:proofErr w:type="spellStart"/>
      <w:r>
        <w:t>los</w:t>
      </w:r>
      <w:proofErr w:type="spellEnd"/>
      <w:r>
        <w:t xml:space="preserve"> dioses </w:t>
      </w:r>
      <w:proofErr w:type="spellStart"/>
      <w:r>
        <w:t>que</w:t>
      </w:r>
      <w:proofErr w:type="spellEnd"/>
      <w:r>
        <w:t xml:space="preserve"> </w:t>
      </w:r>
      <w:proofErr w:type="spellStart"/>
      <w:r>
        <w:t>han</w:t>
      </w:r>
      <w:proofErr w:type="spellEnd"/>
      <w:r>
        <w:t xml:space="preserve"> </w:t>
      </w:r>
      <w:proofErr w:type="spellStart"/>
      <w:r>
        <w:t>creado</w:t>
      </w:r>
      <w:proofErr w:type="spellEnd"/>
      <w:r>
        <w:t xml:space="preserve"> </w:t>
      </w:r>
      <w:proofErr w:type="spellStart"/>
      <w:r>
        <w:t>los</w:t>
      </w:r>
      <w:proofErr w:type="spellEnd"/>
      <w:r>
        <w:t xml:space="preserve"> hombres </w:t>
      </w:r>
      <w:proofErr w:type="spellStart"/>
      <w:r>
        <w:t>están</w:t>
      </w:r>
      <w:proofErr w:type="spellEnd"/>
      <w:r>
        <w:t xml:space="preserve"> </w:t>
      </w:r>
      <w:proofErr w:type="spellStart"/>
      <w:r>
        <w:t>cayendo</w:t>
      </w:r>
      <w:proofErr w:type="spellEnd"/>
      <w:r>
        <w:t xml:space="preserve"> uno a uno. </w:t>
      </w:r>
      <w:proofErr w:type="spellStart"/>
      <w:r>
        <w:t>Doctrinas</w:t>
      </w:r>
      <w:proofErr w:type="spellEnd"/>
      <w:r>
        <w:t xml:space="preserve">, </w:t>
      </w:r>
      <w:proofErr w:type="spellStart"/>
      <w:r>
        <w:t>ciencias</w:t>
      </w:r>
      <w:proofErr w:type="spellEnd"/>
      <w:r>
        <w:t xml:space="preserve">, </w:t>
      </w:r>
      <w:proofErr w:type="spellStart"/>
      <w:r>
        <w:t>teorías</w:t>
      </w:r>
      <w:proofErr w:type="spellEnd"/>
      <w:r>
        <w:t xml:space="preserve"> y </w:t>
      </w:r>
      <w:proofErr w:type="spellStart"/>
      <w:r>
        <w:t>ambiciones</w:t>
      </w:r>
      <w:proofErr w:type="spellEnd"/>
      <w:r>
        <w:t xml:space="preserve"> de </w:t>
      </w:r>
      <w:proofErr w:type="spellStart"/>
      <w:r>
        <w:t>poder</w:t>
      </w:r>
      <w:proofErr w:type="spellEnd"/>
      <w:r>
        <w:t xml:space="preserve">, </w:t>
      </w:r>
      <w:proofErr w:type="spellStart"/>
      <w:r>
        <w:t>todo</w:t>
      </w:r>
      <w:proofErr w:type="spellEnd"/>
      <w:r>
        <w:t xml:space="preserve"> </w:t>
      </w:r>
      <w:proofErr w:type="spellStart"/>
      <w:r>
        <w:t>ello</w:t>
      </w:r>
      <w:proofErr w:type="spellEnd"/>
      <w:r>
        <w:t xml:space="preserve"> </w:t>
      </w:r>
      <w:proofErr w:type="spellStart"/>
      <w:r>
        <w:t>está</w:t>
      </w:r>
      <w:proofErr w:type="spellEnd"/>
      <w:r>
        <w:t xml:space="preserve"> </w:t>
      </w:r>
      <w:proofErr w:type="spellStart"/>
      <w:r>
        <w:t>siendo</w:t>
      </w:r>
      <w:proofErr w:type="spellEnd"/>
      <w:r>
        <w:t xml:space="preserve"> </w:t>
      </w:r>
      <w:proofErr w:type="spellStart"/>
      <w:r>
        <w:t>tocado</w:t>
      </w:r>
      <w:proofErr w:type="spellEnd"/>
      <w:r>
        <w:t xml:space="preserve"> </w:t>
      </w:r>
      <w:proofErr w:type="spellStart"/>
      <w:r>
        <w:t>por</w:t>
      </w:r>
      <w:proofErr w:type="spellEnd"/>
      <w:r>
        <w:t xml:space="preserve"> mi </w:t>
      </w:r>
      <w:proofErr w:type="spellStart"/>
      <w:r>
        <w:t>justicia</w:t>
      </w:r>
      <w:proofErr w:type="spellEnd"/>
      <w:r>
        <w:t xml:space="preserve">. </w:t>
      </w:r>
      <w:proofErr w:type="spellStart"/>
      <w:r>
        <w:t>Yo</w:t>
      </w:r>
      <w:proofErr w:type="spellEnd"/>
      <w:r>
        <w:t xml:space="preserve"> </w:t>
      </w:r>
      <w:proofErr w:type="spellStart"/>
      <w:r>
        <w:t>vengo</w:t>
      </w:r>
      <w:proofErr w:type="spellEnd"/>
      <w:r>
        <w:t xml:space="preserve"> a </w:t>
      </w:r>
      <w:proofErr w:type="spellStart"/>
      <w:r>
        <w:t>proponer</w:t>
      </w:r>
      <w:proofErr w:type="spellEnd"/>
      <w:r>
        <w:t xml:space="preserve"> a la </w:t>
      </w:r>
      <w:proofErr w:type="spellStart"/>
      <w:r>
        <w:t>humanidad</w:t>
      </w:r>
      <w:proofErr w:type="spellEnd"/>
      <w:r>
        <w:t xml:space="preserve"> </w:t>
      </w:r>
      <w:proofErr w:type="spellStart"/>
      <w:r>
        <w:t>una</w:t>
      </w:r>
      <w:proofErr w:type="spellEnd"/>
      <w:r>
        <w:t xml:space="preserve"> </w:t>
      </w:r>
      <w:proofErr w:type="spellStart"/>
      <w:r>
        <w:t>nueva</w:t>
      </w:r>
      <w:proofErr w:type="spellEnd"/>
      <w:r>
        <w:t xml:space="preserve"> </w:t>
      </w:r>
      <w:proofErr w:type="spellStart"/>
      <w:r>
        <w:t>vida</w:t>
      </w:r>
      <w:proofErr w:type="spellEnd"/>
      <w:r>
        <w:t xml:space="preserve"> y a </w:t>
      </w:r>
      <w:proofErr w:type="spellStart"/>
      <w:r>
        <w:t>revelarle</w:t>
      </w:r>
      <w:proofErr w:type="spellEnd"/>
      <w:r>
        <w:t xml:space="preserve"> </w:t>
      </w:r>
      <w:proofErr w:type="spellStart"/>
      <w:r>
        <w:t>una</w:t>
      </w:r>
      <w:proofErr w:type="spellEnd"/>
      <w:r>
        <w:t xml:space="preserve"> </w:t>
      </w:r>
      <w:proofErr w:type="spellStart"/>
      <w:r>
        <w:t>nueva</w:t>
      </w:r>
      <w:proofErr w:type="spellEnd"/>
      <w:r>
        <w:t xml:space="preserve"> </w:t>
      </w:r>
      <w:proofErr w:type="spellStart"/>
      <w:r>
        <w:t>ciencia</w:t>
      </w:r>
      <w:proofErr w:type="spellEnd"/>
      <w:r>
        <w:t xml:space="preserve">, la </w:t>
      </w:r>
      <w:proofErr w:type="spellStart"/>
      <w:r>
        <w:t>ciencia</w:t>
      </w:r>
      <w:proofErr w:type="spellEnd"/>
      <w:r>
        <w:t xml:space="preserve"> </w:t>
      </w:r>
      <w:proofErr w:type="spellStart"/>
      <w:r>
        <w:t>divina</w:t>
      </w:r>
      <w:proofErr w:type="spellEnd"/>
      <w:r>
        <w:t xml:space="preserve">, </w:t>
      </w:r>
      <w:proofErr w:type="spellStart"/>
      <w:r>
        <w:t>porque</w:t>
      </w:r>
      <w:proofErr w:type="spellEnd"/>
      <w:r>
        <w:t xml:space="preserve"> </w:t>
      </w:r>
      <w:proofErr w:type="spellStart"/>
      <w:r>
        <w:t>ésta</w:t>
      </w:r>
      <w:proofErr w:type="spellEnd"/>
      <w:r>
        <w:t xml:space="preserve"> </w:t>
      </w:r>
      <w:proofErr w:type="spellStart"/>
      <w:r>
        <w:t>que</w:t>
      </w:r>
      <w:proofErr w:type="spellEnd"/>
      <w:r>
        <w:t xml:space="preserve"> </w:t>
      </w:r>
      <w:proofErr w:type="spellStart"/>
      <w:r>
        <w:t>pregonan</w:t>
      </w:r>
      <w:proofErr w:type="spellEnd"/>
      <w:r>
        <w:t xml:space="preserve"> </w:t>
      </w:r>
      <w:proofErr w:type="spellStart"/>
      <w:r>
        <w:t>los</w:t>
      </w:r>
      <w:proofErr w:type="spellEnd"/>
      <w:r>
        <w:t xml:space="preserve"> hombres, </w:t>
      </w:r>
      <w:proofErr w:type="spellStart"/>
      <w:r>
        <w:t>llenando</w:t>
      </w:r>
      <w:proofErr w:type="spellEnd"/>
      <w:r>
        <w:t xml:space="preserve"> de </w:t>
      </w:r>
      <w:proofErr w:type="spellStart"/>
      <w:r>
        <w:t>vanidad</w:t>
      </w:r>
      <w:proofErr w:type="spellEnd"/>
      <w:r>
        <w:t xml:space="preserve"> a </w:t>
      </w:r>
      <w:proofErr w:type="spellStart"/>
      <w:r>
        <w:t>unos</w:t>
      </w:r>
      <w:proofErr w:type="spellEnd"/>
      <w:r>
        <w:t xml:space="preserve"> y de </w:t>
      </w:r>
      <w:proofErr w:type="spellStart"/>
      <w:r>
        <w:t>asombro</w:t>
      </w:r>
      <w:proofErr w:type="spellEnd"/>
      <w:r>
        <w:t xml:space="preserve"> </w:t>
      </w:r>
      <w:proofErr w:type="gramStart"/>
      <w:r>
        <w:t>a</w:t>
      </w:r>
      <w:proofErr w:type="gramEnd"/>
      <w:r>
        <w:t xml:space="preserve"> </w:t>
      </w:r>
      <w:proofErr w:type="spellStart"/>
      <w:r>
        <w:t>otros</w:t>
      </w:r>
      <w:proofErr w:type="spellEnd"/>
      <w:r>
        <w:t xml:space="preserve">, </w:t>
      </w:r>
      <w:proofErr w:type="spellStart"/>
      <w:r>
        <w:t>en</w:t>
      </w:r>
      <w:proofErr w:type="spellEnd"/>
      <w:r>
        <w:t xml:space="preserve">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aún</w:t>
      </w:r>
      <w:proofErr w:type="spellEnd"/>
      <w:r>
        <w:t xml:space="preserve"> </w:t>
      </w:r>
      <w:proofErr w:type="spellStart"/>
      <w:r>
        <w:t>está</w:t>
      </w:r>
      <w:proofErr w:type="spellEnd"/>
      <w:r>
        <w:t xml:space="preserve"> </w:t>
      </w:r>
      <w:proofErr w:type="spellStart"/>
      <w:r>
        <w:t>muy</w:t>
      </w:r>
      <w:proofErr w:type="spellEnd"/>
      <w:r>
        <w:t xml:space="preserve"> </w:t>
      </w:r>
      <w:proofErr w:type="spellStart"/>
      <w:r>
        <w:t>lejos</w:t>
      </w:r>
      <w:proofErr w:type="spellEnd"/>
      <w:r>
        <w:t xml:space="preserve"> de </w:t>
      </w:r>
      <w:proofErr w:type="spellStart"/>
      <w:r>
        <w:t>rebasar</w:t>
      </w:r>
      <w:proofErr w:type="spellEnd"/>
      <w:r>
        <w:t xml:space="preserve"> lo </w:t>
      </w:r>
      <w:proofErr w:type="spellStart"/>
      <w:r>
        <w:t>humano</w:t>
      </w:r>
      <w:proofErr w:type="spellEnd"/>
      <w:r>
        <w:t xml:space="preserve">. En </w:t>
      </w:r>
      <w:proofErr w:type="spellStart"/>
      <w:r>
        <w:t>cambio</w:t>
      </w:r>
      <w:proofErr w:type="spellEnd"/>
      <w:r>
        <w:t xml:space="preserve">, </w:t>
      </w:r>
      <w:proofErr w:type="spellStart"/>
      <w:r>
        <w:t>Yo</w:t>
      </w:r>
      <w:proofErr w:type="spellEnd"/>
      <w:r>
        <w:t xml:space="preserve"> </w:t>
      </w:r>
      <w:proofErr w:type="spellStart"/>
      <w:r>
        <w:t>os</w:t>
      </w:r>
      <w:proofErr w:type="spellEnd"/>
      <w:r>
        <w:t xml:space="preserve"> </w:t>
      </w:r>
      <w:proofErr w:type="spellStart"/>
      <w:r>
        <w:t>daré</w:t>
      </w:r>
      <w:proofErr w:type="spellEnd"/>
      <w:r>
        <w:t xml:space="preserve"> </w:t>
      </w:r>
      <w:proofErr w:type="spellStart"/>
      <w:r>
        <w:t>una</w:t>
      </w:r>
      <w:proofErr w:type="spellEnd"/>
      <w:r>
        <w:t xml:space="preserve"> luz </w:t>
      </w:r>
      <w:proofErr w:type="spellStart"/>
      <w:r>
        <w:t>que</w:t>
      </w:r>
      <w:proofErr w:type="spellEnd"/>
      <w:r>
        <w:t xml:space="preserve"> </w:t>
      </w:r>
      <w:proofErr w:type="spellStart"/>
      <w:r>
        <w:t>iluminará</w:t>
      </w:r>
      <w:proofErr w:type="spellEnd"/>
      <w:r>
        <w:t xml:space="preserve"> </w:t>
      </w:r>
      <w:proofErr w:type="spellStart"/>
      <w:r>
        <w:t>vuestro</w:t>
      </w:r>
      <w:proofErr w:type="spellEnd"/>
      <w:r>
        <w:t xml:space="preserve"> </w:t>
      </w:r>
      <w:proofErr w:type="spellStart"/>
      <w:r>
        <w:t>espíritu</w:t>
      </w:r>
      <w:proofErr w:type="spellEnd"/>
      <w:r>
        <w:t xml:space="preserve"> y </w:t>
      </w:r>
      <w:proofErr w:type="spellStart"/>
      <w:r>
        <w:lastRenderedPageBreak/>
        <w:t>entonces</w:t>
      </w:r>
      <w:proofErr w:type="spellEnd"/>
      <w:r>
        <w:t xml:space="preserve">, con </w:t>
      </w:r>
      <w:proofErr w:type="spellStart"/>
      <w:r>
        <w:t>justicia</w:t>
      </w:r>
      <w:proofErr w:type="spellEnd"/>
      <w:r>
        <w:t xml:space="preserve"> </w:t>
      </w:r>
      <w:proofErr w:type="spellStart"/>
      <w:r>
        <w:t>os</w:t>
      </w:r>
      <w:proofErr w:type="spellEnd"/>
      <w:r>
        <w:t xml:space="preserve"> </w:t>
      </w:r>
      <w:proofErr w:type="spellStart"/>
      <w:r>
        <w:t>maravillaréis</w:t>
      </w:r>
      <w:proofErr w:type="spellEnd"/>
      <w:r>
        <w:t xml:space="preserve"> de lo </w:t>
      </w:r>
      <w:proofErr w:type="spellStart"/>
      <w:r>
        <w:t>que</w:t>
      </w:r>
      <w:proofErr w:type="spellEnd"/>
      <w:r>
        <w:t xml:space="preserve"> </w:t>
      </w:r>
      <w:proofErr w:type="spellStart"/>
      <w:r>
        <w:t>vais</w:t>
      </w:r>
      <w:proofErr w:type="spellEnd"/>
      <w:r>
        <w:t xml:space="preserve"> a </w:t>
      </w:r>
      <w:proofErr w:type="spellStart"/>
      <w:r>
        <w:t>conocer</w:t>
      </w:r>
      <w:proofErr w:type="spellEnd"/>
      <w:r>
        <w:t xml:space="preserve">. Esto </w:t>
      </w:r>
      <w:proofErr w:type="spellStart"/>
      <w:r>
        <w:t>será</w:t>
      </w:r>
      <w:proofErr w:type="spellEnd"/>
      <w:r>
        <w:t xml:space="preserve"> </w:t>
      </w:r>
      <w:proofErr w:type="spellStart"/>
      <w:r>
        <w:t>cuando</w:t>
      </w:r>
      <w:proofErr w:type="spellEnd"/>
      <w:r>
        <w:t xml:space="preserve"> </w:t>
      </w:r>
      <w:proofErr w:type="spellStart"/>
      <w:r>
        <w:t>vuestro</w:t>
      </w:r>
      <w:proofErr w:type="spellEnd"/>
      <w:r>
        <w:t xml:space="preserve"> </w:t>
      </w:r>
      <w:proofErr w:type="spellStart"/>
      <w:r>
        <w:t>corazón</w:t>
      </w:r>
      <w:proofErr w:type="spellEnd"/>
      <w:r>
        <w:t xml:space="preserve"> y </w:t>
      </w:r>
      <w:proofErr w:type="spellStart"/>
      <w:r>
        <w:t>vuestro</w:t>
      </w:r>
      <w:proofErr w:type="spellEnd"/>
      <w:r>
        <w:t xml:space="preserve"> </w:t>
      </w:r>
      <w:proofErr w:type="spellStart"/>
      <w:r>
        <w:t>cerebro</w:t>
      </w:r>
      <w:proofErr w:type="spellEnd"/>
      <w:r>
        <w:t xml:space="preserve"> </w:t>
      </w:r>
      <w:proofErr w:type="spellStart"/>
      <w:r>
        <w:t>aprendan</w:t>
      </w:r>
      <w:proofErr w:type="spellEnd"/>
      <w:r>
        <w:t xml:space="preserve"> </w:t>
      </w:r>
      <w:proofErr w:type="gramStart"/>
      <w:r>
        <w:t>a</w:t>
      </w:r>
      <w:proofErr w:type="gramEnd"/>
      <w:r>
        <w:t xml:space="preserve"> </w:t>
      </w:r>
      <w:proofErr w:type="spellStart"/>
      <w:r>
        <w:t>escuchar</w:t>
      </w:r>
      <w:proofErr w:type="spellEnd"/>
      <w:r>
        <w:t xml:space="preserve"> la </w:t>
      </w:r>
      <w:proofErr w:type="spellStart"/>
      <w:r>
        <w:t>voz</w:t>
      </w:r>
      <w:proofErr w:type="spellEnd"/>
      <w:r>
        <w:t xml:space="preserve"> de la </w:t>
      </w:r>
      <w:proofErr w:type="spellStart"/>
      <w:r>
        <w:t>conciencia</w:t>
      </w:r>
      <w:proofErr w:type="spellEnd"/>
      <w:r>
        <w:t xml:space="preserve"> hasta </w:t>
      </w:r>
      <w:proofErr w:type="spellStart"/>
      <w:r>
        <w:t>ver</w:t>
      </w:r>
      <w:proofErr w:type="spellEnd"/>
      <w:r>
        <w:t xml:space="preserve"> </w:t>
      </w:r>
      <w:proofErr w:type="spellStart"/>
      <w:r>
        <w:t>brotar</w:t>
      </w:r>
      <w:proofErr w:type="spellEnd"/>
      <w:r>
        <w:t xml:space="preserve"> </w:t>
      </w:r>
      <w:proofErr w:type="spellStart"/>
      <w:r>
        <w:t>los</w:t>
      </w:r>
      <w:proofErr w:type="spellEnd"/>
      <w:r>
        <w:t xml:space="preserve"> </w:t>
      </w:r>
      <w:proofErr w:type="spellStart"/>
      <w:r>
        <w:t>frutos</w:t>
      </w:r>
      <w:proofErr w:type="spellEnd"/>
      <w:r>
        <w:t xml:space="preserve"> y </w:t>
      </w:r>
      <w:proofErr w:type="spellStart"/>
      <w:r>
        <w:t>conocer</w:t>
      </w:r>
      <w:proofErr w:type="spellEnd"/>
      <w:r>
        <w:t xml:space="preserve"> </w:t>
      </w:r>
      <w:proofErr w:type="spellStart"/>
      <w:r>
        <w:t>su</w:t>
      </w:r>
      <w:proofErr w:type="spellEnd"/>
      <w:r>
        <w:t xml:space="preserve"> </w:t>
      </w:r>
      <w:proofErr w:type="spellStart"/>
      <w:r>
        <w:t>sabor</w:t>
      </w:r>
      <w:proofErr w:type="spellEnd"/>
      <w:r>
        <w:t xml:space="preserve">, mas </w:t>
      </w:r>
      <w:proofErr w:type="spellStart"/>
      <w:r>
        <w:t>todo</w:t>
      </w:r>
      <w:proofErr w:type="spellEnd"/>
      <w:r>
        <w:t xml:space="preserve"> lo </w:t>
      </w:r>
      <w:proofErr w:type="spellStart"/>
      <w:r>
        <w:t>humano</w:t>
      </w:r>
      <w:proofErr w:type="spellEnd"/>
      <w:r>
        <w:t xml:space="preserve"> </w:t>
      </w:r>
      <w:proofErr w:type="spellStart"/>
      <w:r>
        <w:t>tiene</w:t>
      </w:r>
      <w:proofErr w:type="spellEnd"/>
      <w:r>
        <w:t xml:space="preserve"> un </w:t>
      </w:r>
      <w:proofErr w:type="spellStart"/>
      <w:r>
        <w:t>límite</w:t>
      </w:r>
      <w:proofErr w:type="spellEnd"/>
      <w:r>
        <w:t xml:space="preserve"> y la </w:t>
      </w:r>
      <w:proofErr w:type="spellStart"/>
      <w:r>
        <w:t>mente</w:t>
      </w:r>
      <w:proofErr w:type="spellEnd"/>
      <w:r>
        <w:t xml:space="preserve"> del hombre también </w:t>
      </w:r>
      <w:proofErr w:type="spellStart"/>
      <w:r>
        <w:t>tiene</w:t>
      </w:r>
      <w:proofErr w:type="spellEnd"/>
      <w:r>
        <w:t xml:space="preserve"> un hasta </w:t>
      </w:r>
      <w:proofErr w:type="spellStart"/>
      <w:r>
        <w:t>aquí</w:t>
      </w:r>
      <w:proofErr w:type="spellEnd"/>
      <w:r>
        <w:t xml:space="preserve">. Sin embargo, </w:t>
      </w:r>
      <w:proofErr w:type="spellStart"/>
      <w:r>
        <w:t>cuando</w:t>
      </w:r>
      <w:proofErr w:type="spellEnd"/>
      <w:r>
        <w:t xml:space="preserve"> la </w:t>
      </w:r>
      <w:proofErr w:type="spellStart"/>
      <w:r>
        <w:t>ciencia</w:t>
      </w:r>
      <w:proofErr w:type="spellEnd"/>
      <w:r>
        <w:t xml:space="preserve"> de </w:t>
      </w:r>
      <w:proofErr w:type="spellStart"/>
      <w:r>
        <w:t>los</w:t>
      </w:r>
      <w:proofErr w:type="spellEnd"/>
      <w:r>
        <w:t xml:space="preserve"> hombres </w:t>
      </w:r>
      <w:proofErr w:type="spellStart"/>
      <w:r>
        <w:t>persiga</w:t>
      </w:r>
      <w:proofErr w:type="spellEnd"/>
      <w:r>
        <w:t xml:space="preserve"> </w:t>
      </w:r>
      <w:proofErr w:type="spellStart"/>
      <w:r>
        <w:t>una</w:t>
      </w:r>
      <w:proofErr w:type="spellEnd"/>
      <w:r>
        <w:t xml:space="preserve"> causa </w:t>
      </w:r>
      <w:proofErr w:type="spellStart"/>
      <w:r>
        <w:t>espiritual</w:t>
      </w:r>
      <w:proofErr w:type="spellEnd"/>
      <w:r>
        <w:t xml:space="preserve"> y se </w:t>
      </w:r>
      <w:proofErr w:type="spellStart"/>
      <w:r>
        <w:t>haya</w:t>
      </w:r>
      <w:proofErr w:type="spellEnd"/>
      <w:r>
        <w:t xml:space="preserve"> </w:t>
      </w:r>
      <w:proofErr w:type="spellStart"/>
      <w:r>
        <w:t>limpiado</w:t>
      </w:r>
      <w:proofErr w:type="spellEnd"/>
      <w:r>
        <w:t xml:space="preserve"> de </w:t>
      </w:r>
      <w:proofErr w:type="spellStart"/>
      <w:r>
        <w:t>toda</w:t>
      </w:r>
      <w:proofErr w:type="spellEnd"/>
      <w:r>
        <w:t xml:space="preserve"> </w:t>
      </w:r>
      <w:proofErr w:type="spellStart"/>
      <w:r>
        <w:t>finalidad</w:t>
      </w:r>
      <w:proofErr w:type="spellEnd"/>
      <w:r>
        <w:t xml:space="preserve"> </w:t>
      </w:r>
      <w:proofErr w:type="spellStart"/>
      <w:r>
        <w:t>egoísta</w:t>
      </w:r>
      <w:proofErr w:type="spellEnd"/>
      <w:r>
        <w:t xml:space="preserve">, </w:t>
      </w:r>
      <w:proofErr w:type="spellStart"/>
      <w:r>
        <w:t>Yo</w:t>
      </w:r>
      <w:proofErr w:type="spellEnd"/>
      <w:r>
        <w:t xml:space="preserve"> la </w:t>
      </w:r>
      <w:proofErr w:type="spellStart"/>
      <w:r>
        <w:t>pondré</w:t>
      </w:r>
      <w:proofErr w:type="spellEnd"/>
      <w:r>
        <w:t xml:space="preserve"> al </w:t>
      </w:r>
      <w:proofErr w:type="spellStart"/>
      <w:r>
        <w:t>servicio</w:t>
      </w:r>
      <w:proofErr w:type="spellEnd"/>
      <w:r>
        <w:t xml:space="preserve"> de la </w:t>
      </w:r>
      <w:proofErr w:type="spellStart"/>
      <w:r>
        <w:t>humanidad</w:t>
      </w:r>
      <w:proofErr w:type="spellEnd"/>
      <w:r>
        <w:t xml:space="preserve">, </w:t>
      </w:r>
      <w:proofErr w:type="spellStart"/>
      <w:r>
        <w:t>como</w:t>
      </w:r>
      <w:proofErr w:type="spellEnd"/>
      <w:r>
        <w:t xml:space="preserve"> un medio de </w:t>
      </w:r>
      <w:proofErr w:type="spellStart"/>
      <w:r>
        <w:t>adelanto</w:t>
      </w:r>
      <w:proofErr w:type="spellEnd"/>
      <w:r>
        <w:t xml:space="preserve"> </w:t>
      </w:r>
      <w:proofErr w:type="spellStart"/>
      <w:r>
        <w:t>espiritual</w:t>
      </w:r>
      <w:proofErr w:type="spellEnd"/>
      <w:r>
        <w:t xml:space="preserve">, </w:t>
      </w:r>
      <w:proofErr w:type="spellStart"/>
      <w:r>
        <w:t>entonces</w:t>
      </w:r>
      <w:proofErr w:type="spellEnd"/>
      <w:r>
        <w:t xml:space="preserve"> la </w:t>
      </w:r>
      <w:proofErr w:type="spellStart"/>
      <w:r>
        <w:t>Naturaleza</w:t>
      </w:r>
      <w:proofErr w:type="spellEnd"/>
      <w:r>
        <w:t xml:space="preserve">, </w:t>
      </w:r>
      <w:proofErr w:type="spellStart"/>
      <w:r>
        <w:t>abriendo</w:t>
      </w:r>
      <w:proofErr w:type="spellEnd"/>
      <w:r>
        <w:t xml:space="preserve"> </w:t>
      </w:r>
      <w:proofErr w:type="spellStart"/>
      <w:r>
        <w:t>su</w:t>
      </w:r>
      <w:proofErr w:type="spellEnd"/>
      <w:r>
        <w:t xml:space="preserve"> </w:t>
      </w:r>
      <w:proofErr w:type="spellStart"/>
      <w:r>
        <w:t>arcano</w:t>
      </w:r>
      <w:proofErr w:type="spellEnd"/>
      <w:r>
        <w:t xml:space="preserve">, </w:t>
      </w:r>
      <w:proofErr w:type="spellStart"/>
      <w:r>
        <w:t>mostrará</w:t>
      </w:r>
      <w:proofErr w:type="spellEnd"/>
      <w:r>
        <w:t xml:space="preserve"> sus </w:t>
      </w:r>
      <w:proofErr w:type="spellStart"/>
      <w:r>
        <w:t>secretos</w:t>
      </w:r>
      <w:proofErr w:type="spellEnd"/>
      <w:r>
        <w:t xml:space="preserve"> </w:t>
      </w:r>
      <w:proofErr w:type="spellStart"/>
      <w:r>
        <w:t>revelando</w:t>
      </w:r>
      <w:proofErr w:type="spellEnd"/>
      <w:r>
        <w:t xml:space="preserve"> a </w:t>
      </w:r>
      <w:proofErr w:type="spellStart"/>
      <w:r>
        <w:t>los</w:t>
      </w:r>
      <w:proofErr w:type="spellEnd"/>
      <w:r>
        <w:t xml:space="preserve"> hombres </w:t>
      </w:r>
      <w:proofErr w:type="spellStart"/>
      <w:r>
        <w:t>fuerzas</w:t>
      </w:r>
      <w:proofErr w:type="spellEnd"/>
      <w:r>
        <w:t xml:space="preserve"> y </w:t>
      </w:r>
      <w:proofErr w:type="spellStart"/>
      <w:r>
        <w:t>elementos</w:t>
      </w:r>
      <w:proofErr w:type="spellEnd"/>
      <w:r>
        <w:t xml:space="preserve"> </w:t>
      </w:r>
      <w:proofErr w:type="spellStart"/>
      <w:r>
        <w:t>desconocidos</w:t>
      </w:r>
      <w:proofErr w:type="spellEnd"/>
      <w:r>
        <w:t xml:space="preserve">, y </w:t>
      </w:r>
    </w:p>
    <w:p w14:paraId="25262114" w14:textId="77777777" w:rsidR="00F50769" w:rsidRDefault="00F50769" w:rsidP="00F50769">
      <w:proofErr w:type="spellStart"/>
      <w:r>
        <w:t>entonces</w:t>
      </w:r>
      <w:proofErr w:type="spellEnd"/>
      <w:r>
        <w:t xml:space="preserve"> </w:t>
      </w:r>
      <w:proofErr w:type="spellStart"/>
      <w:r>
        <w:t>esa</w:t>
      </w:r>
      <w:proofErr w:type="spellEnd"/>
      <w:r>
        <w:t xml:space="preserve"> </w:t>
      </w:r>
      <w:proofErr w:type="spellStart"/>
      <w:r>
        <w:t>ciencia</w:t>
      </w:r>
      <w:proofErr w:type="spellEnd"/>
      <w:r>
        <w:t xml:space="preserve"> </w:t>
      </w:r>
      <w:proofErr w:type="spellStart"/>
      <w:r>
        <w:t>vuestra</w:t>
      </w:r>
      <w:proofErr w:type="spellEnd"/>
      <w:r>
        <w:t xml:space="preserve"> </w:t>
      </w:r>
      <w:proofErr w:type="spellStart"/>
      <w:r>
        <w:t>dejará</w:t>
      </w:r>
      <w:proofErr w:type="spellEnd"/>
      <w:r>
        <w:t xml:space="preserve"> de </w:t>
      </w:r>
      <w:proofErr w:type="spellStart"/>
      <w:r>
        <w:t>tener</w:t>
      </w:r>
      <w:proofErr w:type="spellEnd"/>
      <w:r>
        <w:t xml:space="preserve"> </w:t>
      </w:r>
      <w:proofErr w:type="spellStart"/>
      <w:r>
        <w:t>límite</w:t>
      </w:r>
      <w:proofErr w:type="spellEnd"/>
      <w:r>
        <w:t xml:space="preserve"> al </w:t>
      </w:r>
      <w:proofErr w:type="spellStart"/>
      <w:r>
        <w:t>transformarse</w:t>
      </w:r>
      <w:proofErr w:type="spellEnd"/>
      <w:r>
        <w:t xml:space="preserve"> </w:t>
      </w:r>
      <w:proofErr w:type="spellStart"/>
      <w:r>
        <w:t>en</w:t>
      </w:r>
      <w:proofErr w:type="spellEnd"/>
      <w:r>
        <w:t xml:space="preserve"> </w:t>
      </w:r>
      <w:proofErr w:type="spellStart"/>
      <w:r>
        <w:t>una</w:t>
      </w:r>
      <w:proofErr w:type="spellEnd"/>
      <w:r>
        <w:t xml:space="preserve"> causa noble y </w:t>
      </w:r>
      <w:proofErr w:type="spellStart"/>
      <w:r>
        <w:t>buena</w:t>
      </w:r>
      <w:proofErr w:type="spellEnd"/>
      <w:r>
        <w:t xml:space="preserve">. </w:t>
      </w:r>
    </w:p>
    <w:p w14:paraId="42CFBC68" w14:textId="77777777" w:rsidR="00F50769" w:rsidRDefault="00F50769" w:rsidP="00F50769">
      <w:r>
        <w:t xml:space="preserve">7. Esa luz es </w:t>
      </w:r>
      <w:proofErr w:type="spellStart"/>
      <w:r>
        <w:t>todavía</w:t>
      </w:r>
      <w:proofErr w:type="spellEnd"/>
      <w:r>
        <w:t xml:space="preserve"> un </w:t>
      </w:r>
      <w:proofErr w:type="spellStart"/>
      <w:r>
        <w:t>libro</w:t>
      </w:r>
      <w:proofErr w:type="spellEnd"/>
      <w:r>
        <w:t xml:space="preserve"> </w:t>
      </w:r>
      <w:proofErr w:type="spellStart"/>
      <w:r>
        <w:t>cerrado</w:t>
      </w:r>
      <w:proofErr w:type="spellEnd"/>
      <w:r>
        <w:t xml:space="preserve"> </w:t>
      </w:r>
      <w:proofErr w:type="spellStart"/>
      <w:r>
        <w:t>que</w:t>
      </w:r>
      <w:proofErr w:type="spellEnd"/>
      <w:r>
        <w:t xml:space="preserve"> no </w:t>
      </w:r>
      <w:proofErr w:type="spellStart"/>
      <w:r>
        <w:t>han</w:t>
      </w:r>
      <w:proofErr w:type="spellEnd"/>
      <w:r>
        <w:t xml:space="preserve"> </w:t>
      </w:r>
      <w:proofErr w:type="spellStart"/>
      <w:r>
        <w:t>contemplado</w:t>
      </w:r>
      <w:proofErr w:type="spellEnd"/>
      <w:r>
        <w:t xml:space="preserve"> </w:t>
      </w:r>
      <w:proofErr w:type="spellStart"/>
      <w:r>
        <w:t>los</w:t>
      </w:r>
      <w:proofErr w:type="spellEnd"/>
      <w:r>
        <w:t xml:space="preserve"> hombres, </w:t>
      </w:r>
      <w:proofErr w:type="spellStart"/>
      <w:r>
        <w:t>por</w:t>
      </w:r>
      <w:proofErr w:type="spellEnd"/>
      <w:r>
        <w:t xml:space="preserve"> lo </w:t>
      </w:r>
      <w:proofErr w:type="spellStart"/>
      <w:r>
        <w:t>que</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el</w:t>
      </w:r>
      <w:proofErr w:type="spellEnd"/>
      <w:r>
        <w:t xml:space="preserve"> </w:t>
      </w:r>
      <w:proofErr w:type="spellStart"/>
      <w:r>
        <w:t>adelanto</w:t>
      </w:r>
      <w:proofErr w:type="spellEnd"/>
      <w:r>
        <w:t xml:space="preserve"> de la </w:t>
      </w:r>
      <w:proofErr w:type="spellStart"/>
      <w:r>
        <w:t>ciencia</w:t>
      </w:r>
      <w:proofErr w:type="spellEnd"/>
      <w:r>
        <w:t xml:space="preserve"> del </w:t>
      </w:r>
      <w:proofErr w:type="spellStart"/>
      <w:r>
        <w:t>futuro</w:t>
      </w:r>
      <w:proofErr w:type="spellEnd"/>
      <w:r>
        <w:t xml:space="preserve"> </w:t>
      </w:r>
      <w:proofErr w:type="spellStart"/>
      <w:r>
        <w:t>será</w:t>
      </w:r>
      <w:proofErr w:type="spellEnd"/>
      <w:r>
        <w:t xml:space="preserve"> </w:t>
      </w:r>
      <w:proofErr w:type="spellStart"/>
      <w:r>
        <w:t>más</w:t>
      </w:r>
      <w:proofErr w:type="spellEnd"/>
      <w:r>
        <w:t xml:space="preserve"> grande </w:t>
      </w:r>
      <w:proofErr w:type="spellStart"/>
      <w:r>
        <w:t>que</w:t>
      </w:r>
      <w:proofErr w:type="spellEnd"/>
      <w:r>
        <w:t xml:space="preserve"> </w:t>
      </w:r>
      <w:proofErr w:type="spellStart"/>
      <w:r>
        <w:t>el</w:t>
      </w:r>
      <w:proofErr w:type="spellEnd"/>
      <w:r>
        <w:t xml:space="preserve"> </w:t>
      </w:r>
      <w:proofErr w:type="spellStart"/>
      <w:r>
        <w:t>que</w:t>
      </w:r>
      <w:proofErr w:type="spellEnd"/>
      <w:r>
        <w:t xml:space="preserve"> hoy </w:t>
      </w:r>
      <w:proofErr w:type="spellStart"/>
      <w:r>
        <w:t>habéis</w:t>
      </w:r>
      <w:proofErr w:type="spellEnd"/>
      <w:r>
        <w:t xml:space="preserve"> </w:t>
      </w:r>
      <w:proofErr w:type="spellStart"/>
      <w:r>
        <w:t>alcanzado</w:t>
      </w:r>
      <w:proofErr w:type="spellEnd"/>
      <w:r>
        <w:t xml:space="preserve">; mas no lo </w:t>
      </w:r>
      <w:proofErr w:type="spellStart"/>
      <w:r>
        <w:t>será</w:t>
      </w:r>
      <w:proofErr w:type="spellEnd"/>
      <w:r>
        <w:t xml:space="preserve"> </w:t>
      </w:r>
      <w:proofErr w:type="spellStart"/>
      <w:r>
        <w:t>por</w:t>
      </w:r>
      <w:proofErr w:type="spellEnd"/>
      <w:r>
        <w:t xml:space="preserve"> la </w:t>
      </w:r>
      <w:proofErr w:type="spellStart"/>
      <w:r>
        <w:t>mente</w:t>
      </w:r>
      <w:proofErr w:type="spellEnd"/>
      <w:r>
        <w:t xml:space="preserve">, </w:t>
      </w:r>
      <w:proofErr w:type="spellStart"/>
      <w:r>
        <w:t>sino</w:t>
      </w:r>
      <w:proofErr w:type="spellEnd"/>
      <w:r>
        <w:t xml:space="preserve"> </w:t>
      </w:r>
      <w:proofErr w:type="spellStart"/>
      <w:r>
        <w:t>por</w:t>
      </w:r>
      <w:proofErr w:type="spellEnd"/>
      <w:r>
        <w:t xml:space="preserve"> </w:t>
      </w:r>
      <w:proofErr w:type="spellStart"/>
      <w:r>
        <w:t>el</w:t>
      </w:r>
      <w:proofErr w:type="spellEnd"/>
      <w:r>
        <w:t xml:space="preserve"> </w:t>
      </w:r>
      <w:proofErr w:type="spellStart"/>
      <w:r>
        <w:t>espíritu</w:t>
      </w:r>
      <w:proofErr w:type="spellEnd"/>
      <w:r>
        <w:t xml:space="preserve">. </w:t>
      </w:r>
    </w:p>
    <w:p w14:paraId="367BA7D7" w14:textId="77777777" w:rsidR="00F50769" w:rsidRDefault="00F50769" w:rsidP="00F50769">
      <w:r>
        <w:t xml:space="preserve">8. </w:t>
      </w:r>
      <w:proofErr w:type="spellStart"/>
      <w:r>
        <w:t>Os</w:t>
      </w:r>
      <w:proofErr w:type="spellEnd"/>
      <w:r>
        <w:t xml:space="preserve"> he </w:t>
      </w:r>
      <w:proofErr w:type="spellStart"/>
      <w:r>
        <w:t>dicho</w:t>
      </w:r>
      <w:proofErr w:type="spellEnd"/>
      <w:r>
        <w:t xml:space="preserve"> </w:t>
      </w:r>
      <w:proofErr w:type="spellStart"/>
      <w:r>
        <w:t>que</w:t>
      </w:r>
      <w:proofErr w:type="spellEnd"/>
      <w:r>
        <w:t xml:space="preserve"> </w:t>
      </w:r>
      <w:proofErr w:type="spellStart"/>
      <w:r>
        <w:t>os</w:t>
      </w:r>
      <w:proofErr w:type="spellEnd"/>
      <w:r>
        <w:t xml:space="preserve"> he </w:t>
      </w:r>
      <w:proofErr w:type="spellStart"/>
      <w:r>
        <w:t>encontrado</w:t>
      </w:r>
      <w:proofErr w:type="spellEnd"/>
      <w:r>
        <w:t xml:space="preserve"> </w:t>
      </w:r>
      <w:proofErr w:type="spellStart"/>
      <w:r>
        <w:t>convertidos</w:t>
      </w:r>
      <w:proofErr w:type="spellEnd"/>
      <w:r>
        <w:t xml:space="preserve"> </w:t>
      </w:r>
      <w:proofErr w:type="spellStart"/>
      <w:r>
        <w:t>en</w:t>
      </w:r>
      <w:proofErr w:type="spellEnd"/>
      <w:r>
        <w:t xml:space="preserve"> </w:t>
      </w:r>
      <w:proofErr w:type="spellStart"/>
      <w:r>
        <w:t>esclavos</w:t>
      </w:r>
      <w:proofErr w:type="spellEnd"/>
      <w:r>
        <w:t xml:space="preserve"> del </w:t>
      </w:r>
      <w:proofErr w:type="spellStart"/>
      <w:r>
        <w:t>materialismo</w:t>
      </w:r>
      <w:proofErr w:type="spellEnd"/>
      <w:r>
        <w:t xml:space="preserve">, mas he </w:t>
      </w:r>
      <w:proofErr w:type="spellStart"/>
      <w:r>
        <w:t>venido</w:t>
      </w:r>
      <w:proofErr w:type="spellEnd"/>
      <w:r>
        <w:t xml:space="preserve"> a </w:t>
      </w:r>
      <w:proofErr w:type="spellStart"/>
      <w:r>
        <w:t>libraros</w:t>
      </w:r>
      <w:proofErr w:type="spellEnd"/>
      <w:r>
        <w:t xml:space="preserve"> de </w:t>
      </w:r>
      <w:proofErr w:type="spellStart"/>
      <w:r>
        <w:t>esas</w:t>
      </w:r>
      <w:proofErr w:type="spellEnd"/>
      <w:r>
        <w:t xml:space="preserve"> </w:t>
      </w:r>
      <w:proofErr w:type="spellStart"/>
      <w:r>
        <w:t>cadenas</w:t>
      </w:r>
      <w:proofErr w:type="spellEnd"/>
      <w:r>
        <w:t xml:space="preserve">. </w:t>
      </w:r>
    </w:p>
    <w:p w14:paraId="40E2B693" w14:textId="77777777" w:rsidR="00F50769" w:rsidRDefault="00F50769" w:rsidP="00F50769">
      <w:r>
        <w:t xml:space="preserve">9. Antes de </w:t>
      </w:r>
      <w:proofErr w:type="spellStart"/>
      <w:r>
        <w:t>que</w:t>
      </w:r>
      <w:proofErr w:type="spellEnd"/>
      <w:r>
        <w:t xml:space="preserve"> </w:t>
      </w:r>
      <w:proofErr w:type="spellStart"/>
      <w:r>
        <w:t>Yo</w:t>
      </w:r>
      <w:proofErr w:type="spellEnd"/>
      <w:r>
        <w:t xml:space="preserve"> me </w:t>
      </w:r>
      <w:proofErr w:type="spellStart"/>
      <w:r>
        <w:t>manifestara</w:t>
      </w:r>
      <w:proofErr w:type="spellEnd"/>
      <w:r>
        <w:t xml:space="preserve">, </w:t>
      </w:r>
      <w:proofErr w:type="spellStart"/>
      <w:r>
        <w:t>llegó</w:t>
      </w:r>
      <w:proofErr w:type="spellEnd"/>
      <w:r>
        <w:t xml:space="preserve"> a </w:t>
      </w:r>
      <w:proofErr w:type="spellStart"/>
      <w:r>
        <w:t>vosotros</w:t>
      </w:r>
      <w:proofErr w:type="spellEnd"/>
      <w:r>
        <w:t xml:space="preserve"> Elías, </w:t>
      </w:r>
      <w:proofErr w:type="spellStart"/>
      <w:r>
        <w:t>el</w:t>
      </w:r>
      <w:proofErr w:type="spellEnd"/>
      <w:r>
        <w:t xml:space="preserve"> </w:t>
      </w:r>
      <w:proofErr w:type="spellStart"/>
      <w:r>
        <w:t>mismo</w:t>
      </w:r>
      <w:proofErr w:type="spellEnd"/>
      <w:r>
        <w:t xml:space="preserve"> a </w:t>
      </w:r>
      <w:proofErr w:type="spellStart"/>
      <w:r>
        <w:t>quien</w:t>
      </w:r>
      <w:proofErr w:type="spellEnd"/>
      <w:r>
        <w:t xml:space="preserve"> </w:t>
      </w:r>
      <w:proofErr w:type="spellStart"/>
      <w:r>
        <w:t>habéis</w:t>
      </w:r>
      <w:proofErr w:type="spellEnd"/>
      <w:r>
        <w:t xml:space="preserve"> </w:t>
      </w:r>
      <w:proofErr w:type="spellStart"/>
      <w:r>
        <w:t>llamado</w:t>
      </w:r>
      <w:proofErr w:type="spellEnd"/>
      <w:r>
        <w:t xml:space="preserve"> El Profeta del Fuego; </w:t>
      </w:r>
      <w:proofErr w:type="spellStart"/>
      <w:r>
        <w:t>él</w:t>
      </w:r>
      <w:proofErr w:type="spellEnd"/>
      <w:r>
        <w:t xml:space="preserve">, con </w:t>
      </w:r>
      <w:proofErr w:type="spellStart"/>
      <w:r>
        <w:t>el</w:t>
      </w:r>
      <w:proofErr w:type="spellEnd"/>
      <w:r>
        <w:t xml:space="preserve"> Rayo de </w:t>
      </w:r>
      <w:proofErr w:type="spellStart"/>
      <w:r>
        <w:t>su</w:t>
      </w:r>
      <w:proofErr w:type="spellEnd"/>
      <w:r>
        <w:t xml:space="preserve"> </w:t>
      </w:r>
      <w:proofErr w:type="spellStart"/>
      <w:r>
        <w:t>presencia</w:t>
      </w:r>
      <w:proofErr w:type="spellEnd"/>
      <w:r>
        <w:t xml:space="preserve">, </w:t>
      </w:r>
      <w:proofErr w:type="spellStart"/>
      <w:r>
        <w:t>fundirá</w:t>
      </w:r>
      <w:proofErr w:type="spellEnd"/>
      <w:r>
        <w:t xml:space="preserve"> </w:t>
      </w:r>
      <w:proofErr w:type="spellStart"/>
      <w:r>
        <w:t>vuestras</w:t>
      </w:r>
      <w:proofErr w:type="spellEnd"/>
      <w:r>
        <w:t xml:space="preserve"> </w:t>
      </w:r>
      <w:proofErr w:type="spellStart"/>
      <w:r>
        <w:t>cadenas</w:t>
      </w:r>
      <w:proofErr w:type="spellEnd"/>
      <w:r>
        <w:t xml:space="preserve">, </w:t>
      </w:r>
      <w:proofErr w:type="spellStart"/>
      <w:r>
        <w:t>preparándoos</w:t>
      </w:r>
      <w:proofErr w:type="spellEnd"/>
      <w:r>
        <w:t xml:space="preserve"> para </w:t>
      </w:r>
      <w:proofErr w:type="spellStart"/>
      <w:r>
        <w:t>una</w:t>
      </w:r>
      <w:proofErr w:type="spellEnd"/>
      <w:r>
        <w:t xml:space="preserve"> </w:t>
      </w:r>
      <w:proofErr w:type="spellStart"/>
      <w:r>
        <w:t>vida</w:t>
      </w:r>
      <w:proofErr w:type="spellEnd"/>
      <w:r>
        <w:t xml:space="preserve"> </w:t>
      </w:r>
      <w:proofErr w:type="spellStart"/>
      <w:r>
        <w:t>mejor</w:t>
      </w:r>
      <w:proofErr w:type="spellEnd"/>
      <w:r>
        <w:t xml:space="preserve">. Elías, </w:t>
      </w:r>
      <w:proofErr w:type="spellStart"/>
      <w:r>
        <w:t>profeta</w:t>
      </w:r>
      <w:proofErr w:type="spellEnd"/>
      <w:r>
        <w:t xml:space="preserve">, </w:t>
      </w:r>
      <w:proofErr w:type="spellStart"/>
      <w:r>
        <w:t>enviado</w:t>
      </w:r>
      <w:proofErr w:type="spellEnd"/>
      <w:r>
        <w:t xml:space="preserve">, precursor y pastor </w:t>
      </w:r>
      <w:proofErr w:type="spellStart"/>
      <w:r>
        <w:t>espiritual</w:t>
      </w:r>
      <w:proofErr w:type="spellEnd"/>
      <w:r>
        <w:t xml:space="preserve">, </w:t>
      </w:r>
      <w:proofErr w:type="spellStart"/>
      <w:r>
        <w:t>pondrá</w:t>
      </w:r>
      <w:proofErr w:type="spellEnd"/>
      <w:r>
        <w:t xml:space="preserve"> de </w:t>
      </w:r>
      <w:proofErr w:type="spellStart"/>
      <w:r>
        <w:t>manifiesto</w:t>
      </w:r>
      <w:proofErr w:type="spellEnd"/>
      <w:r>
        <w:t xml:space="preserve"> </w:t>
      </w:r>
      <w:proofErr w:type="spellStart"/>
      <w:r>
        <w:t>una</w:t>
      </w:r>
      <w:proofErr w:type="spellEnd"/>
      <w:r>
        <w:t xml:space="preserve"> </w:t>
      </w:r>
      <w:proofErr w:type="spellStart"/>
      <w:r>
        <w:t>vez</w:t>
      </w:r>
      <w:proofErr w:type="spellEnd"/>
      <w:r>
        <w:t xml:space="preserve"> </w:t>
      </w:r>
      <w:proofErr w:type="spellStart"/>
      <w:r>
        <w:t>más</w:t>
      </w:r>
      <w:proofErr w:type="spellEnd"/>
      <w:r>
        <w:t xml:space="preserve"> la </w:t>
      </w:r>
      <w:proofErr w:type="spellStart"/>
      <w:r>
        <w:t>falsedad</w:t>
      </w:r>
      <w:proofErr w:type="spellEnd"/>
      <w:r>
        <w:t xml:space="preserve"> de </w:t>
      </w:r>
      <w:proofErr w:type="spellStart"/>
      <w:r>
        <w:t>los</w:t>
      </w:r>
      <w:proofErr w:type="spellEnd"/>
      <w:r>
        <w:t xml:space="preserve"> </w:t>
      </w:r>
      <w:proofErr w:type="spellStart"/>
      <w:r>
        <w:t>ídolos</w:t>
      </w:r>
      <w:proofErr w:type="spellEnd"/>
      <w:r>
        <w:t xml:space="preserve"> y de las </w:t>
      </w:r>
      <w:proofErr w:type="spellStart"/>
      <w:r>
        <w:t>deidades</w:t>
      </w:r>
      <w:proofErr w:type="spellEnd"/>
      <w:r>
        <w:t xml:space="preserve"> </w:t>
      </w:r>
      <w:proofErr w:type="spellStart"/>
      <w:r>
        <w:t>que</w:t>
      </w:r>
      <w:proofErr w:type="spellEnd"/>
      <w:r>
        <w:t xml:space="preserve"> </w:t>
      </w:r>
      <w:proofErr w:type="spellStart"/>
      <w:r>
        <w:t>los</w:t>
      </w:r>
      <w:proofErr w:type="spellEnd"/>
      <w:r>
        <w:t xml:space="preserve"> hombres </w:t>
      </w:r>
      <w:proofErr w:type="spellStart"/>
      <w:r>
        <w:t>han</w:t>
      </w:r>
      <w:proofErr w:type="spellEnd"/>
      <w:r>
        <w:t xml:space="preserve"> </w:t>
      </w:r>
      <w:proofErr w:type="spellStart"/>
      <w:r>
        <w:t>creado</w:t>
      </w:r>
      <w:proofErr w:type="spellEnd"/>
      <w:r>
        <w:t xml:space="preserve">. Ante </w:t>
      </w:r>
      <w:proofErr w:type="spellStart"/>
      <w:r>
        <w:t>el</w:t>
      </w:r>
      <w:proofErr w:type="spellEnd"/>
      <w:r>
        <w:t xml:space="preserve"> </w:t>
      </w:r>
      <w:proofErr w:type="spellStart"/>
      <w:r>
        <w:t>ara</w:t>
      </w:r>
      <w:proofErr w:type="spellEnd"/>
      <w:r>
        <w:t xml:space="preserve"> invisible </w:t>
      </w:r>
      <w:proofErr w:type="spellStart"/>
      <w:r>
        <w:t>invocará</w:t>
      </w:r>
      <w:proofErr w:type="spellEnd"/>
      <w:r>
        <w:t xml:space="preserve"> mi </w:t>
      </w:r>
      <w:proofErr w:type="spellStart"/>
      <w:r>
        <w:t>poder</w:t>
      </w:r>
      <w:proofErr w:type="spellEnd"/>
      <w:r>
        <w:t xml:space="preserve"> y </w:t>
      </w:r>
      <w:proofErr w:type="spellStart"/>
      <w:r>
        <w:t>nuevamente</w:t>
      </w:r>
      <w:proofErr w:type="spellEnd"/>
      <w:r>
        <w:t xml:space="preserve"> </w:t>
      </w:r>
      <w:proofErr w:type="spellStart"/>
      <w:r>
        <w:t>el</w:t>
      </w:r>
      <w:proofErr w:type="spellEnd"/>
      <w:r>
        <w:t xml:space="preserve"> </w:t>
      </w:r>
      <w:proofErr w:type="spellStart"/>
      <w:r>
        <w:t>rayo</w:t>
      </w:r>
      <w:proofErr w:type="spellEnd"/>
      <w:r>
        <w:t xml:space="preserve"> de mi </w:t>
      </w:r>
      <w:proofErr w:type="spellStart"/>
      <w:r>
        <w:t>justicia</w:t>
      </w:r>
      <w:proofErr w:type="spellEnd"/>
      <w:r>
        <w:t xml:space="preserve"> </w:t>
      </w:r>
      <w:proofErr w:type="spellStart"/>
      <w:r>
        <w:t>descenderá</w:t>
      </w:r>
      <w:proofErr w:type="spellEnd"/>
      <w:r>
        <w:t xml:space="preserve"> a </w:t>
      </w:r>
      <w:proofErr w:type="spellStart"/>
      <w:r>
        <w:t>destruir</w:t>
      </w:r>
      <w:proofErr w:type="spellEnd"/>
      <w:r>
        <w:t xml:space="preserve"> </w:t>
      </w:r>
      <w:proofErr w:type="spellStart"/>
      <w:r>
        <w:t>el</w:t>
      </w:r>
      <w:proofErr w:type="spellEnd"/>
      <w:r>
        <w:t xml:space="preserve"> </w:t>
      </w:r>
      <w:proofErr w:type="spellStart"/>
      <w:r>
        <w:t>paganismo</w:t>
      </w:r>
      <w:proofErr w:type="spellEnd"/>
      <w:r>
        <w:t xml:space="preserve"> y la </w:t>
      </w:r>
      <w:proofErr w:type="spellStart"/>
      <w:r>
        <w:t>maldad</w:t>
      </w:r>
      <w:proofErr w:type="spellEnd"/>
      <w:r>
        <w:t xml:space="preserve"> de </w:t>
      </w:r>
      <w:proofErr w:type="spellStart"/>
      <w:r>
        <w:t>los</w:t>
      </w:r>
      <w:proofErr w:type="spellEnd"/>
      <w:r>
        <w:t xml:space="preserve"> hombres. Elías es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como</w:t>
      </w:r>
      <w:proofErr w:type="spellEnd"/>
      <w:r>
        <w:t xml:space="preserve"> un astro </w:t>
      </w:r>
      <w:proofErr w:type="spellStart"/>
      <w:r>
        <w:t>luminoso</w:t>
      </w:r>
      <w:proofErr w:type="spellEnd"/>
      <w:r>
        <w:t xml:space="preserve"> </w:t>
      </w:r>
      <w:proofErr w:type="spellStart"/>
      <w:r>
        <w:t>surgido</w:t>
      </w:r>
      <w:proofErr w:type="spellEnd"/>
      <w:r>
        <w:t xml:space="preserve"> del </w:t>
      </w:r>
      <w:proofErr w:type="spellStart"/>
      <w:r>
        <w:t>infinito</w:t>
      </w:r>
      <w:proofErr w:type="spellEnd"/>
      <w:r>
        <w:t xml:space="preserve"> </w:t>
      </w:r>
      <w:proofErr w:type="spellStart"/>
      <w:r>
        <w:t>que</w:t>
      </w:r>
      <w:proofErr w:type="spellEnd"/>
      <w:r>
        <w:t xml:space="preserve"> ha </w:t>
      </w:r>
      <w:proofErr w:type="spellStart"/>
      <w:r>
        <w:t>llegado</w:t>
      </w:r>
      <w:proofErr w:type="spellEnd"/>
      <w:r>
        <w:t xml:space="preserve"> a </w:t>
      </w:r>
      <w:proofErr w:type="spellStart"/>
      <w:r>
        <w:t>preparar</w:t>
      </w:r>
      <w:proofErr w:type="spellEnd"/>
      <w:r>
        <w:t xml:space="preserve"> </w:t>
      </w:r>
      <w:proofErr w:type="spellStart"/>
      <w:r>
        <w:t>el</w:t>
      </w:r>
      <w:proofErr w:type="spellEnd"/>
      <w:r>
        <w:t xml:space="preserve"> </w:t>
      </w:r>
      <w:proofErr w:type="spellStart"/>
      <w:r>
        <w:t>entendimiento</w:t>
      </w:r>
      <w:proofErr w:type="spellEnd"/>
      <w:r>
        <w:t xml:space="preserve"> </w:t>
      </w:r>
      <w:proofErr w:type="spellStart"/>
      <w:r>
        <w:t>humano</w:t>
      </w:r>
      <w:proofErr w:type="spellEnd"/>
      <w:r>
        <w:t xml:space="preserve"> para la </w:t>
      </w:r>
      <w:proofErr w:type="spellStart"/>
      <w:r>
        <w:t>comunicación</w:t>
      </w:r>
      <w:proofErr w:type="spellEnd"/>
      <w:r>
        <w:t xml:space="preserve"> de la </w:t>
      </w:r>
      <w:proofErr w:type="spellStart"/>
      <w:r>
        <w:t>Divinidad</w:t>
      </w:r>
      <w:proofErr w:type="spellEnd"/>
      <w:r>
        <w:t xml:space="preserve"> con </w:t>
      </w:r>
      <w:proofErr w:type="spellStart"/>
      <w:r>
        <w:t>los</w:t>
      </w:r>
      <w:proofErr w:type="spellEnd"/>
      <w:r>
        <w:t xml:space="preserve"> hombres. Fue </w:t>
      </w:r>
      <w:proofErr w:type="spellStart"/>
      <w:r>
        <w:t>su</w:t>
      </w:r>
      <w:proofErr w:type="spellEnd"/>
      <w:r>
        <w:t xml:space="preserve"> </w:t>
      </w:r>
      <w:proofErr w:type="spellStart"/>
      <w:r>
        <w:t>voz</w:t>
      </w:r>
      <w:proofErr w:type="spellEnd"/>
      <w:r>
        <w:t xml:space="preserve"> la </w:t>
      </w:r>
      <w:proofErr w:type="spellStart"/>
      <w:r>
        <w:t>que</w:t>
      </w:r>
      <w:proofErr w:type="spellEnd"/>
      <w:r>
        <w:t xml:space="preserve"> se </w:t>
      </w:r>
      <w:proofErr w:type="spellStart"/>
      <w:r>
        <w:t>hizo</w:t>
      </w:r>
      <w:proofErr w:type="spellEnd"/>
      <w:r>
        <w:t xml:space="preserve"> </w:t>
      </w:r>
      <w:proofErr w:type="spellStart"/>
      <w:r>
        <w:t>oír</w:t>
      </w:r>
      <w:proofErr w:type="spellEnd"/>
      <w:r>
        <w:t xml:space="preserve"> primero </w:t>
      </w:r>
      <w:proofErr w:type="spellStart"/>
      <w:r>
        <w:t>por</w:t>
      </w:r>
      <w:proofErr w:type="spellEnd"/>
      <w:r>
        <w:t xml:space="preserve"> </w:t>
      </w:r>
      <w:proofErr w:type="spellStart"/>
      <w:r>
        <w:t>este</w:t>
      </w:r>
      <w:proofErr w:type="spellEnd"/>
      <w:r>
        <w:t xml:space="preserve"> medio, </w:t>
      </w:r>
      <w:proofErr w:type="spellStart"/>
      <w:r>
        <w:t>porque</w:t>
      </w:r>
      <w:proofErr w:type="spellEnd"/>
      <w:r>
        <w:t xml:space="preserve"> </w:t>
      </w:r>
      <w:proofErr w:type="spellStart"/>
      <w:r>
        <w:t>él</w:t>
      </w:r>
      <w:proofErr w:type="spellEnd"/>
      <w:r>
        <w:t xml:space="preserve"> es mi precursor. </w:t>
      </w:r>
    </w:p>
    <w:p w14:paraId="54830C94" w14:textId="77777777" w:rsidR="00F50769" w:rsidRDefault="00F50769" w:rsidP="00F50769">
      <w:r>
        <w:t xml:space="preserve">10. La </w:t>
      </w:r>
      <w:proofErr w:type="spellStart"/>
      <w:r>
        <w:t>humanidad</w:t>
      </w:r>
      <w:proofErr w:type="spellEnd"/>
      <w:r>
        <w:t xml:space="preserve"> se ha </w:t>
      </w:r>
      <w:proofErr w:type="spellStart"/>
      <w:r>
        <w:t>multiplicado</w:t>
      </w:r>
      <w:proofErr w:type="spellEnd"/>
      <w:r>
        <w:t xml:space="preserve"> al </w:t>
      </w:r>
      <w:proofErr w:type="spellStart"/>
      <w:r>
        <w:t>mismo</w:t>
      </w:r>
      <w:proofErr w:type="spellEnd"/>
      <w:r>
        <w:t xml:space="preserve"> </w:t>
      </w:r>
      <w:proofErr w:type="spellStart"/>
      <w:r>
        <w:t>tiempo</w:t>
      </w:r>
      <w:proofErr w:type="spellEnd"/>
      <w:r>
        <w:t xml:space="preserve"> </w:t>
      </w:r>
      <w:proofErr w:type="spellStart"/>
      <w:r>
        <w:t>que</w:t>
      </w:r>
      <w:proofErr w:type="spellEnd"/>
      <w:r>
        <w:t xml:space="preserve"> </w:t>
      </w:r>
      <w:proofErr w:type="spellStart"/>
      <w:r>
        <w:t>su</w:t>
      </w:r>
      <w:proofErr w:type="spellEnd"/>
      <w:r>
        <w:t xml:space="preserve"> </w:t>
      </w:r>
      <w:proofErr w:type="spellStart"/>
      <w:r>
        <w:t>pecado</w:t>
      </w:r>
      <w:proofErr w:type="spellEnd"/>
      <w:r>
        <w:t xml:space="preserve">. No </w:t>
      </w:r>
      <w:proofErr w:type="spellStart"/>
      <w:r>
        <w:t>faltan</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w:t>
      </w:r>
      <w:proofErr w:type="spellStart"/>
      <w:r>
        <w:t>ciudades</w:t>
      </w:r>
      <w:proofErr w:type="spellEnd"/>
      <w:r>
        <w:t xml:space="preserve"> </w:t>
      </w:r>
      <w:proofErr w:type="spellStart"/>
      <w:r>
        <w:t>semejantes</w:t>
      </w:r>
      <w:proofErr w:type="spellEnd"/>
      <w:r>
        <w:t xml:space="preserve"> a Sodoma y Gomorra, </w:t>
      </w:r>
      <w:proofErr w:type="spellStart"/>
      <w:r>
        <w:t>cuyo</w:t>
      </w:r>
      <w:proofErr w:type="spellEnd"/>
      <w:r>
        <w:t xml:space="preserve"> </w:t>
      </w:r>
      <w:proofErr w:type="spellStart"/>
      <w:r>
        <w:t>escándalo</w:t>
      </w:r>
      <w:proofErr w:type="spellEnd"/>
      <w:r>
        <w:t xml:space="preserve"> </w:t>
      </w:r>
      <w:proofErr w:type="spellStart"/>
      <w:r>
        <w:t>repercuta</w:t>
      </w:r>
      <w:proofErr w:type="spellEnd"/>
      <w:r>
        <w:t xml:space="preserve"> </w:t>
      </w:r>
      <w:proofErr w:type="spellStart"/>
      <w:r>
        <w:t>en</w:t>
      </w:r>
      <w:proofErr w:type="spellEnd"/>
      <w:r>
        <w:t xml:space="preserve"> </w:t>
      </w:r>
      <w:proofErr w:type="spellStart"/>
      <w:r>
        <w:t>toda</w:t>
      </w:r>
      <w:proofErr w:type="spellEnd"/>
      <w:r>
        <w:t xml:space="preserve"> la Tierra y </w:t>
      </w:r>
      <w:proofErr w:type="spellStart"/>
      <w:r>
        <w:t>están</w:t>
      </w:r>
      <w:proofErr w:type="spellEnd"/>
      <w:r>
        <w:t xml:space="preserve"> </w:t>
      </w:r>
      <w:proofErr w:type="spellStart"/>
      <w:r>
        <w:t>envenenando</w:t>
      </w:r>
      <w:proofErr w:type="spellEnd"/>
      <w:r>
        <w:t xml:space="preserve"> </w:t>
      </w:r>
      <w:proofErr w:type="spellStart"/>
      <w:r>
        <w:t>los</w:t>
      </w:r>
      <w:proofErr w:type="spellEnd"/>
      <w:r>
        <w:t xml:space="preserve"> </w:t>
      </w:r>
      <w:proofErr w:type="spellStart"/>
      <w:r>
        <w:t>corazones</w:t>
      </w:r>
      <w:proofErr w:type="spellEnd"/>
      <w:r>
        <w:t xml:space="preserve">. De </w:t>
      </w:r>
      <w:proofErr w:type="spellStart"/>
      <w:r>
        <w:t>aquellas</w:t>
      </w:r>
      <w:proofErr w:type="spellEnd"/>
      <w:r>
        <w:t xml:space="preserve"> </w:t>
      </w:r>
      <w:proofErr w:type="spellStart"/>
      <w:r>
        <w:t>ciudades</w:t>
      </w:r>
      <w:proofErr w:type="spellEnd"/>
      <w:r>
        <w:t xml:space="preserve"> </w:t>
      </w:r>
      <w:proofErr w:type="spellStart"/>
      <w:r>
        <w:t>pecadoras</w:t>
      </w:r>
      <w:proofErr w:type="spellEnd"/>
      <w:r>
        <w:t xml:space="preserve"> no </w:t>
      </w:r>
      <w:proofErr w:type="spellStart"/>
      <w:r>
        <w:t>quedaron</w:t>
      </w:r>
      <w:proofErr w:type="spellEnd"/>
      <w:r>
        <w:t xml:space="preserve"> </w:t>
      </w:r>
      <w:proofErr w:type="spellStart"/>
      <w:r>
        <w:t>ni</w:t>
      </w:r>
      <w:proofErr w:type="spellEnd"/>
      <w:r>
        <w:t xml:space="preserve"> </w:t>
      </w:r>
      <w:proofErr w:type="spellStart"/>
      <w:r>
        <w:t>vestigios</w:t>
      </w:r>
      <w:proofErr w:type="spellEnd"/>
      <w:r>
        <w:t xml:space="preserve">, a </w:t>
      </w:r>
      <w:proofErr w:type="spellStart"/>
      <w:r>
        <w:t>pesar</w:t>
      </w:r>
      <w:proofErr w:type="spellEnd"/>
      <w:r>
        <w:t xml:space="preserve"> de </w:t>
      </w:r>
      <w:proofErr w:type="spellStart"/>
      <w:r>
        <w:t>que</w:t>
      </w:r>
      <w:proofErr w:type="spellEnd"/>
      <w:r>
        <w:t xml:space="preserve"> sus </w:t>
      </w:r>
      <w:proofErr w:type="spellStart"/>
      <w:r>
        <w:t>moradores</w:t>
      </w:r>
      <w:proofErr w:type="spellEnd"/>
      <w:r>
        <w:t xml:space="preserve"> no </w:t>
      </w:r>
      <w:proofErr w:type="spellStart"/>
      <w:r>
        <w:t>eran</w:t>
      </w:r>
      <w:proofErr w:type="spellEnd"/>
      <w:r>
        <w:t xml:space="preserve"> </w:t>
      </w:r>
      <w:proofErr w:type="spellStart"/>
      <w:r>
        <w:t>hipócritas</w:t>
      </w:r>
      <w:proofErr w:type="spellEnd"/>
      <w:r>
        <w:t xml:space="preserve">, </w:t>
      </w:r>
      <w:proofErr w:type="spellStart"/>
      <w:r>
        <w:t>pues</w:t>
      </w:r>
      <w:proofErr w:type="spellEnd"/>
      <w:r>
        <w:t xml:space="preserve"> </w:t>
      </w:r>
      <w:proofErr w:type="spellStart"/>
      <w:r>
        <w:t>pecaban</w:t>
      </w:r>
      <w:proofErr w:type="spellEnd"/>
      <w:r>
        <w:t xml:space="preserve"> a la luz del día, mas </w:t>
      </w:r>
      <w:proofErr w:type="spellStart"/>
      <w:r>
        <w:t>esta</w:t>
      </w:r>
      <w:proofErr w:type="spellEnd"/>
      <w:r>
        <w:t xml:space="preserve"> </w:t>
      </w:r>
      <w:proofErr w:type="spellStart"/>
      <w:r>
        <w:t>humanidad</w:t>
      </w:r>
      <w:proofErr w:type="spellEnd"/>
      <w:r>
        <w:t xml:space="preserve"> de </w:t>
      </w:r>
      <w:proofErr w:type="spellStart"/>
      <w:r>
        <w:t>ahora</w:t>
      </w:r>
      <w:proofErr w:type="spellEnd"/>
      <w:r>
        <w:t xml:space="preserve">, </w:t>
      </w:r>
      <w:proofErr w:type="spellStart"/>
      <w:r>
        <w:t>que</w:t>
      </w:r>
      <w:proofErr w:type="spellEnd"/>
      <w:r>
        <w:t xml:space="preserve"> se </w:t>
      </w:r>
      <w:proofErr w:type="spellStart"/>
      <w:r>
        <w:t>oculta</w:t>
      </w:r>
      <w:proofErr w:type="spellEnd"/>
      <w:r>
        <w:t xml:space="preserve"> </w:t>
      </w:r>
      <w:proofErr w:type="spellStart"/>
      <w:r>
        <w:t>en</w:t>
      </w:r>
      <w:proofErr w:type="spellEnd"/>
      <w:r>
        <w:t xml:space="preserve"> las sombras para </w:t>
      </w:r>
      <w:proofErr w:type="spellStart"/>
      <w:r>
        <w:t>dejar</w:t>
      </w:r>
      <w:proofErr w:type="spellEnd"/>
      <w:r>
        <w:t xml:space="preserve"> </w:t>
      </w:r>
      <w:proofErr w:type="spellStart"/>
      <w:r>
        <w:t>desbordar</w:t>
      </w:r>
      <w:proofErr w:type="spellEnd"/>
      <w:r>
        <w:t xml:space="preserve"> sus </w:t>
      </w:r>
      <w:proofErr w:type="spellStart"/>
      <w:r>
        <w:t>pasiones</w:t>
      </w:r>
      <w:proofErr w:type="spellEnd"/>
      <w:r>
        <w:t xml:space="preserve">, y luego </w:t>
      </w:r>
      <w:proofErr w:type="spellStart"/>
      <w:r>
        <w:t>aparenta</w:t>
      </w:r>
      <w:proofErr w:type="spellEnd"/>
      <w:r>
        <w:t xml:space="preserve"> </w:t>
      </w:r>
      <w:proofErr w:type="spellStart"/>
      <w:r>
        <w:t>rectitud</w:t>
      </w:r>
      <w:proofErr w:type="spellEnd"/>
      <w:r>
        <w:t xml:space="preserve"> y </w:t>
      </w:r>
      <w:proofErr w:type="spellStart"/>
      <w:r>
        <w:t>limpidez</w:t>
      </w:r>
      <w:proofErr w:type="spellEnd"/>
      <w:r>
        <w:t xml:space="preserve">, </w:t>
      </w:r>
      <w:proofErr w:type="spellStart"/>
      <w:r>
        <w:t>tendrá</w:t>
      </w:r>
      <w:proofErr w:type="spellEnd"/>
      <w:r>
        <w:t xml:space="preserve"> un </w:t>
      </w:r>
      <w:proofErr w:type="spellStart"/>
      <w:r>
        <w:t>juicio</w:t>
      </w:r>
      <w:proofErr w:type="spellEnd"/>
      <w:r>
        <w:t xml:space="preserve"> </w:t>
      </w:r>
      <w:proofErr w:type="spellStart"/>
      <w:r>
        <w:t>más</w:t>
      </w:r>
      <w:proofErr w:type="spellEnd"/>
      <w:r>
        <w:t xml:space="preserve"> </w:t>
      </w:r>
      <w:proofErr w:type="spellStart"/>
      <w:r>
        <w:t>severo</w:t>
      </w:r>
      <w:proofErr w:type="spellEnd"/>
      <w:r>
        <w:t xml:space="preserve"> </w:t>
      </w:r>
      <w:proofErr w:type="spellStart"/>
      <w:r>
        <w:t>que</w:t>
      </w:r>
      <w:proofErr w:type="spellEnd"/>
      <w:r>
        <w:t xml:space="preserve"> Sodoma.  </w:t>
      </w:r>
    </w:p>
    <w:p w14:paraId="4286682D" w14:textId="77777777" w:rsidR="00F50769" w:rsidRDefault="00F50769" w:rsidP="00F50769">
      <w:r>
        <w:lastRenderedPageBreak/>
        <w:t xml:space="preserve">11. Es la </w:t>
      </w:r>
      <w:proofErr w:type="spellStart"/>
      <w:r>
        <w:t>herencia</w:t>
      </w:r>
      <w:proofErr w:type="spellEnd"/>
      <w:r>
        <w:t xml:space="preserve"> </w:t>
      </w:r>
      <w:proofErr w:type="spellStart"/>
      <w:r>
        <w:t>funesta</w:t>
      </w:r>
      <w:proofErr w:type="spellEnd"/>
      <w:r>
        <w:t xml:space="preserve"> de </w:t>
      </w:r>
      <w:proofErr w:type="spellStart"/>
      <w:r>
        <w:t>todas</w:t>
      </w:r>
      <w:proofErr w:type="spellEnd"/>
      <w:r>
        <w:t xml:space="preserve"> las </w:t>
      </w:r>
      <w:proofErr w:type="spellStart"/>
      <w:r>
        <w:t>generaciones</w:t>
      </w:r>
      <w:proofErr w:type="spellEnd"/>
      <w:r>
        <w:t xml:space="preserve"> </w:t>
      </w:r>
      <w:proofErr w:type="spellStart"/>
      <w:r>
        <w:t>pasadas</w:t>
      </w:r>
      <w:proofErr w:type="spellEnd"/>
      <w:r>
        <w:t xml:space="preserve">, la </w:t>
      </w:r>
      <w:proofErr w:type="spellStart"/>
      <w:r>
        <w:t>que</w:t>
      </w:r>
      <w:proofErr w:type="spellEnd"/>
      <w:r>
        <w:t xml:space="preserve"> con sus </w:t>
      </w:r>
      <w:proofErr w:type="spellStart"/>
      <w:r>
        <w:t>ambiciones</w:t>
      </w:r>
      <w:proofErr w:type="spellEnd"/>
      <w:r>
        <w:t xml:space="preserve">, </w:t>
      </w:r>
      <w:proofErr w:type="spellStart"/>
      <w:r>
        <w:t>vicios</w:t>
      </w:r>
      <w:proofErr w:type="spellEnd"/>
      <w:r>
        <w:t xml:space="preserve"> y </w:t>
      </w:r>
      <w:proofErr w:type="spellStart"/>
      <w:r>
        <w:t>enfermedades</w:t>
      </w:r>
      <w:proofErr w:type="spellEnd"/>
      <w:r>
        <w:t xml:space="preserve">, </w:t>
      </w:r>
      <w:proofErr w:type="spellStart"/>
      <w:r>
        <w:t>está</w:t>
      </w:r>
      <w:proofErr w:type="spellEnd"/>
      <w:r>
        <w:t xml:space="preserve"> </w:t>
      </w:r>
      <w:proofErr w:type="spellStart"/>
      <w:r>
        <w:t>dando</w:t>
      </w:r>
      <w:proofErr w:type="spellEnd"/>
      <w:r>
        <w:t xml:space="preserve"> sus </w:t>
      </w:r>
      <w:proofErr w:type="spellStart"/>
      <w:r>
        <w:t>frutos</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Es </w:t>
      </w:r>
      <w:proofErr w:type="spellStart"/>
      <w:r>
        <w:t>el</w:t>
      </w:r>
      <w:proofErr w:type="spellEnd"/>
      <w:r>
        <w:t xml:space="preserve"> árbol del mal </w:t>
      </w:r>
      <w:proofErr w:type="spellStart"/>
      <w:r>
        <w:t>que</w:t>
      </w:r>
      <w:proofErr w:type="spellEnd"/>
      <w:r>
        <w:t xml:space="preserve"> ha </w:t>
      </w:r>
      <w:proofErr w:type="spellStart"/>
      <w:r>
        <w:t>crecido</w:t>
      </w:r>
      <w:proofErr w:type="spellEnd"/>
      <w:r>
        <w:t xml:space="preserve">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de </w:t>
      </w:r>
      <w:proofErr w:type="spellStart"/>
      <w:r>
        <w:t>los</w:t>
      </w:r>
      <w:proofErr w:type="spellEnd"/>
      <w:r>
        <w:t xml:space="preserve"> hombres, árbol </w:t>
      </w:r>
      <w:proofErr w:type="spellStart"/>
      <w:r>
        <w:t>que</w:t>
      </w:r>
      <w:proofErr w:type="spellEnd"/>
      <w:r>
        <w:t xml:space="preserve"> ha </w:t>
      </w:r>
      <w:proofErr w:type="spellStart"/>
      <w:r>
        <w:t>sido</w:t>
      </w:r>
      <w:proofErr w:type="spellEnd"/>
      <w:r>
        <w:t xml:space="preserve"> </w:t>
      </w:r>
      <w:proofErr w:type="spellStart"/>
      <w:r>
        <w:t>fecundado</w:t>
      </w:r>
      <w:proofErr w:type="spellEnd"/>
      <w:r>
        <w:t xml:space="preserve"> con </w:t>
      </w:r>
      <w:proofErr w:type="spellStart"/>
      <w:r>
        <w:t>pecados</w:t>
      </w:r>
      <w:proofErr w:type="spellEnd"/>
      <w:r>
        <w:t xml:space="preserve">, </w:t>
      </w:r>
      <w:proofErr w:type="spellStart"/>
      <w:r>
        <w:t>cuyos</w:t>
      </w:r>
      <w:proofErr w:type="spellEnd"/>
      <w:r>
        <w:t xml:space="preserve"> </w:t>
      </w:r>
      <w:proofErr w:type="spellStart"/>
      <w:r>
        <w:t>frutos</w:t>
      </w:r>
      <w:proofErr w:type="spellEnd"/>
      <w:r>
        <w:t xml:space="preserve"> </w:t>
      </w:r>
      <w:proofErr w:type="spellStart"/>
      <w:r>
        <w:t>siguen</w:t>
      </w:r>
      <w:proofErr w:type="spellEnd"/>
      <w:r>
        <w:t xml:space="preserve"> </w:t>
      </w:r>
      <w:proofErr w:type="spellStart"/>
      <w:r>
        <w:t>tentando</w:t>
      </w:r>
      <w:proofErr w:type="spellEnd"/>
      <w:r>
        <w:t xml:space="preserve"> a la </w:t>
      </w:r>
      <w:proofErr w:type="spellStart"/>
      <w:r>
        <w:t>mujer</w:t>
      </w:r>
      <w:proofErr w:type="spellEnd"/>
      <w:r>
        <w:t xml:space="preserve"> y al hombre, </w:t>
      </w:r>
      <w:proofErr w:type="spellStart"/>
      <w:r>
        <w:t>haciendo</w:t>
      </w:r>
      <w:proofErr w:type="spellEnd"/>
      <w:r>
        <w:t xml:space="preserve"> </w:t>
      </w:r>
      <w:proofErr w:type="spellStart"/>
      <w:r>
        <w:t>caer</w:t>
      </w:r>
      <w:proofErr w:type="spellEnd"/>
      <w:r>
        <w:t xml:space="preserve"> día a día a </w:t>
      </w:r>
      <w:proofErr w:type="spellStart"/>
      <w:r>
        <w:t>nuevos</w:t>
      </w:r>
      <w:proofErr w:type="spellEnd"/>
      <w:r>
        <w:t xml:space="preserve"> </w:t>
      </w:r>
      <w:proofErr w:type="spellStart"/>
      <w:r>
        <w:t>corazones</w:t>
      </w:r>
      <w:proofErr w:type="spellEnd"/>
      <w:r>
        <w:t xml:space="preserve">. </w:t>
      </w:r>
    </w:p>
    <w:p w14:paraId="39575B18" w14:textId="77777777" w:rsidR="00F50769" w:rsidRDefault="00F50769" w:rsidP="00F50769">
      <w:r>
        <w:t xml:space="preserve">12. Bajo la sombra de ese árbol </w:t>
      </w:r>
      <w:proofErr w:type="spellStart"/>
      <w:r>
        <w:t>yacen</w:t>
      </w:r>
      <w:proofErr w:type="spellEnd"/>
      <w:r>
        <w:t xml:space="preserve"> hombres y </w:t>
      </w:r>
      <w:proofErr w:type="spellStart"/>
      <w:r>
        <w:t>mujeres</w:t>
      </w:r>
      <w:proofErr w:type="spellEnd"/>
      <w:r>
        <w:t xml:space="preserve"> sin </w:t>
      </w:r>
      <w:proofErr w:type="spellStart"/>
      <w:r>
        <w:t>fuerzas</w:t>
      </w:r>
      <w:proofErr w:type="spellEnd"/>
      <w:r>
        <w:t xml:space="preserve"> para </w:t>
      </w:r>
      <w:proofErr w:type="spellStart"/>
      <w:r>
        <w:t>librarse</w:t>
      </w:r>
      <w:proofErr w:type="spellEnd"/>
      <w:r>
        <w:t xml:space="preserve"> de </w:t>
      </w:r>
      <w:proofErr w:type="spellStart"/>
      <w:r>
        <w:t>su</w:t>
      </w:r>
      <w:proofErr w:type="spellEnd"/>
      <w:r>
        <w:t xml:space="preserve"> </w:t>
      </w:r>
      <w:proofErr w:type="spellStart"/>
      <w:r>
        <w:t>influencia</w:t>
      </w:r>
      <w:proofErr w:type="spellEnd"/>
      <w:r>
        <w:t xml:space="preserve">; </w:t>
      </w:r>
      <w:proofErr w:type="spellStart"/>
      <w:r>
        <w:t>ahí</w:t>
      </w:r>
      <w:proofErr w:type="spellEnd"/>
      <w:r>
        <w:t xml:space="preserve"> </w:t>
      </w:r>
      <w:proofErr w:type="spellStart"/>
      <w:r>
        <w:t>han</w:t>
      </w:r>
      <w:proofErr w:type="spellEnd"/>
      <w:r>
        <w:t xml:space="preserve"> </w:t>
      </w:r>
      <w:proofErr w:type="spellStart"/>
      <w:r>
        <w:t>quedado</w:t>
      </w:r>
      <w:proofErr w:type="spellEnd"/>
      <w:r>
        <w:t xml:space="preserve"> </w:t>
      </w:r>
      <w:proofErr w:type="spellStart"/>
      <w:r>
        <w:t>virtudes</w:t>
      </w:r>
      <w:proofErr w:type="spellEnd"/>
      <w:r>
        <w:t xml:space="preserve"> </w:t>
      </w:r>
      <w:proofErr w:type="spellStart"/>
      <w:r>
        <w:t>rotas</w:t>
      </w:r>
      <w:proofErr w:type="spellEnd"/>
      <w:r>
        <w:t xml:space="preserve">, </w:t>
      </w:r>
      <w:proofErr w:type="spellStart"/>
      <w:r>
        <w:t>honras</w:t>
      </w:r>
      <w:proofErr w:type="spellEnd"/>
      <w:r>
        <w:t xml:space="preserve"> </w:t>
      </w:r>
      <w:proofErr w:type="spellStart"/>
      <w:r>
        <w:t>manchadas</w:t>
      </w:r>
      <w:proofErr w:type="spellEnd"/>
      <w:r>
        <w:t xml:space="preserve"> y </w:t>
      </w:r>
      <w:proofErr w:type="spellStart"/>
      <w:r>
        <w:t>muchas</w:t>
      </w:r>
      <w:proofErr w:type="spellEnd"/>
      <w:r>
        <w:t xml:space="preserve"> </w:t>
      </w:r>
      <w:proofErr w:type="spellStart"/>
      <w:r>
        <w:t>vidas</w:t>
      </w:r>
      <w:proofErr w:type="spellEnd"/>
      <w:r>
        <w:t xml:space="preserve"> </w:t>
      </w:r>
      <w:proofErr w:type="spellStart"/>
      <w:r>
        <w:t>truncas</w:t>
      </w:r>
      <w:proofErr w:type="spellEnd"/>
      <w:r>
        <w:t xml:space="preserve">. </w:t>
      </w:r>
    </w:p>
    <w:p w14:paraId="674E6BE7" w14:textId="77777777" w:rsidR="00F50769" w:rsidRDefault="00F50769" w:rsidP="00F50769">
      <w:r>
        <w:t xml:space="preserve">13. No </w:t>
      </w:r>
      <w:proofErr w:type="spellStart"/>
      <w:r>
        <w:t>solamente</w:t>
      </w:r>
      <w:proofErr w:type="spellEnd"/>
      <w:r>
        <w:t xml:space="preserve"> </w:t>
      </w:r>
      <w:proofErr w:type="spellStart"/>
      <w:r>
        <w:t>los</w:t>
      </w:r>
      <w:proofErr w:type="spellEnd"/>
      <w:r>
        <w:t xml:space="preserve"> </w:t>
      </w:r>
      <w:proofErr w:type="spellStart"/>
      <w:r>
        <w:t>adultos</w:t>
      </w:r>
      <w:proofErr w:type="spellEnd"/>
      <w:r>
        <w:t xml:space="preserve"> </w:t>
      </w:r>
      <w:proofErr w:type="spellStart"/>
      <w:r>
        <w:t>corren</w:t>
      </w:r>
      <w:proofErr w:type="spellEnd"/>
      <w:r>
        <w:t xml:space="preserve"> </w:t>
      </w:r>
      <w:proofErr w:type="spellStart"/>
      <w:r>
        <w:t>atraídos</w:t>
      </w:r>
      <w:proofErr w:type="spellEnd"/>
      <w:r>
        <w:t xml:space="preserve"> </w:t>
      </w:r>
      <w:proofErr w:type="spellStart"/>
      <w:r>
        <w:t>por</w:t>
      </w:r>
      <w:proofErr w:type="spellEnd"/>
      <w:r>
        <w:t xml:space="preserve"> </w:t>
      </w:r>
      <w:proofErr w:type="spellStart"/>
      <w:r>
        <w:t>los</w:t>
      </w:r>
      <w:proofErr w:type="spellEnd"/>
      <w:r>
        <w:t xml:space="preserve"> </w:t>
      </w:r>
      <w:proofErr w:type="spellStart"/>
      <w:r>
        <w:t>placeres</w:t>
      </w:r>
      <w:proofErr w:type="spellEnd"/>
      <w:r>
        <w:t xml:space="preserve"> del </w:t>
      </w:r>
      <w:proofErr w:type="spellStart"/>
      <w:r>
        <w:t>mundo</w:t>
      </w:r>
      <w:proofErr w:type="spellEnd"/>
      <w:r>
        <w:t xml:space="preserve"> y de la carne; también </w:t>
      </w:r>
      <w:proofErr w:type="spellStart"/>
      <w:r>
        <w:t>los</w:t>
      </w:r>
      <w:proofErr w:type="spellEnd"/>
      <w:r>
        <w:t xml:space="preserve"> </w:t>
      </w:r>
      <w:proofErr w:type="spellStart"/>
      <w:r>
        <w:t>adolescentes</w:t>
      </w:r>
      <w:proofErr w:type="spellEnd"/>
      <w:r>
        <w:t xml:space="preserve"> y hasta </w:t>
      </w:r>
      <w:proofErr w:type="spellStart"/>
      <w:r>
        <w:t>los</w:t>
      </w:r>
      <w:proofErr w:type="spellEnd"/>
      <w:r>
        <w:t xml:space="preserve"> </w:t>
      </w:r>
      <w:proofErr w:type="spellStart"/>
      <w:r>
        <w:t>niños</w:t>
      </w:r>
      <w:proofErr w:type="spellEnd"/>
      <w:r>
        <w:t xml:space="preserve">, a </w:t>
      </w:r>
      <w:proofErr w:type="spellStart"/>
      <w:r>
        <w:t>todos</w:t>
      </w:r>
      <w:proofErr w:type="spellEnd"/>
      <w:r>
        <w:t xml:space="preserve"> les ha </w:t>
      </w:r>
      <w:proofErr w:type="spellStart"/>
      <w:r>
        <w:t>llegado</w:t>
      </w:r>
      <w:proofErr w:type="spellEnd"/>
      <w:r>
        <w:t xml:space="preserve"> </w:t>
      </w:r>
      <w:proofErr w:type="spellStart"/>
      <w:r>
        <w:t>el</w:t>
      </w:r>
      <w:proofErr w:type="spellEnd"/>
      <w:r>
        <w:t xml:space="preserve"> </w:t>
      </w:r>
      <w:proofErr w:type="spellStart"/>
      <w:r>
        <w:t>veneno</w:t>
      </w:r>
      <w:proofErr w:type="spellEnd"/>
      <w:r>
        <w:t xml:space="preserve"> </w:t>
      </w:r>
      <w:proofErr w:type="spellStart"/>
      <w:r>
        <w:t>acumulado</w:t>
      </w:r>
      <w:proofErr w:type="spellEnd"/>
      <w:r>
        <w:t xml:space="preserve"> a </w:t>
      </w:r>
      <w:proofErr w:type="spellStart"/>
      <w:r>
        <w:t>través</w:t>
      </w:r>
      <w:proofErr w:type="spellEnd"/>
      <w:r>
        <w:t xml:space="preserve"> de </w:t>
      </w:r>
      <w:proofErr w:type="spellStart"/>
      <w:r>
        <w:t>los</w:t>
      </w:r>
      <w:proofErr w:type="spellEnd"/>
      <w:r>
        <w:t xml:space="preserve"> </w:t>
      </w:r>
      <w:proofErr w:type="spellStart"/>
      <w:r>
        <w:t>tiempos</w:t>
      </w:r>
      <w:proofErr w:type="spellEnd"/>
      <w:r>
        <w:t xml:space="preserve">. Y </w:t>
      </w:r>
      <w:proofErr w:type="spellStart"/>
      <w:r>
        <w:t>los</w:t>
      </w:r>
      <w:proofErr w:type="spellEnd"/>
      <w:r>
        <w:t xml:space="preserve"> </w:t>
      </w:r>
      <w:proofErr w:type="spellStart"/>
      <w:r>
        <w:t>que</w:t>
      </w:r>
      <w:proofErr w:type="spellEnd"/>
      <w:r>
        <w:t xml:space="preserve"> </w:t>
      </w:r>
      <w:proofErr w:type="spellStart"/>
      <w:r>
        <w:t>han</w:t>
      </w:r>
      <w:proofErr w:type="spellEnd"/>
      <w:r>
        <w:t xml:space="preserve"> </w:t>
      </w:r>
      <w:proofErr w:type="spellStart"/>
      <w:r>
        <w:t>logrado</w:t>
      </w:r>
      <w:proofErr w:type="spellEnd"/>
      <w:r>
        <w:t xml:space="preserve"> </w:t>
      </w:r>
      <w:proofErr w:type="spellStart"/>
      <w:r>
        <w:t>escapar</w:t>
      </w:r>
      <w:proofErr w:type="spellEnd"/>
      <w:r>
        <w:t xml:space="preserve"> de la </w:t>
      </w:r>
      <w:proofErr w:type="spellStart"/>
      <w:r>
        <w:t>funesta</w:t>
      </w:r>
      <w:proofErr w:type="spellEnd"/>
      <w:r>
        <w:t xml:space="preserve"> </w:t>
      </w:r>
      <w:proofErr w:type="spellStart"/>
      <w:r>
        <w:t>influencia</w:t>
      </w:r>
      <w:proofErr w:type="spellEnd"/>
      <w:r>
        <w:t xml:space="preserve"> de la </w:t>
      </w:r>
      <w:proofErr w:type="spellStart"/>
      <w:r>
        <w:t>maldad</w:t>
      </w:r>
      <w:proofErr w:type="spellEnd"/>
      <w:r>
        <w:t xml:space="preserve"> ¿</w:t>
      </w:r>
      <w:proofErr w:type="spellStart"/>
      <w:r>
        <w:t>Qué</w:t>
      </w:r>
      <w:proofErr w:type="spellEnd"/>
      <w:r>
        <w:t xml:space="preserve"> </w:t>
      </w:r>
      <w:proofErr w:type="spellStart"/>
      <w:r>
        <w:t>hacen</w:t>
      </w:r>
      <w:proofErr w:type="spellEnd"/>
      <w:r>
        <w:t xml:space="preserve"> </w:t>
      </w:r>
      <w:proofErr w:type="spellStart"/>
      <w:r>
        <w:t>por</w:t>
      </w:r>
      <w:proofErr w:type="spellEnd"/>
      <w:r>
        <w:t xml:space="preserve"> </w:t>
      </w:r>
      <w:proofErr w:type="spellStart"/>
      <w:r>
        <w:t>los</w:t>
      </w:r>
      <w:proofErr w:type="spellEnd"/>
      <w:r>
        <w:t xml:space="preserve"> </w:t>
      </w:r>
      <w:proofErr w:type="spellStart"/>
      <w:r>
        <w:t>que</w:t>
      </w:r>
      <w:proofErr w:type="spellEnd"/>
      <w:r>
        <w:t xml:space="preserve"> se </w:t>
      </w:r>
      <w:proofErr w:type="spellStart"/>
      <w:r>
        <w:t>han</w:t>
      </w:r>
      <w:proofErr w:type="spellEnd"/>
      <w:r>
        <w:t xml:space="preserve"> </w:t>
      </w:r>
      <w:proofErr w:type="spellStart"/>
      <w:r>
        <w:t>perdido</w:t>
      </w:r>
      <w:proofErr w:type="spellEnd"/>
      <w:r>
        <w:t xml:space="preserve">? </w:t>
      </w:r>
      <w:proofErr w:type="spellStart"/>
      <w:r>
        <w:t>Juzgarles</w:t>
      </w:r>
      <w:proofErr w:type="spellEnd"/>
      <w:r>
        <w:t xml:space="preserve">, </w:t>
      </w:r>
      <w:proofErr w:type="spellStart"/>
      <w:r>
        <w:t>censurarles</w:t>
      </w:r>
      <w:proofErr w:type="spellEnd"/>
      <w:r>
        <w:t xml:space="preserve"> y </w:t>
      </w:r>
      <w:proofErr w:type="spellStart"/>
      <w:r>
        <w:t>escandalizarse</w:t>
      </w:r>
      <w:proofErr w:type="spellEnd"/>
      <w:r>
        <w:t xml:space="preserve"> de sus </w:t>
      </w:r>
      <w:proofErr w:type="spellStart"/>
      <w:r>
        <w:t>actos</w:t>
      </w:r>
      <w:proofErr w:type="spellEnd"/>
      <w:r>
        <w:t xml:space="preserve">. </w:t>
      </w:r>
      <w:proofErr w:type="spellStart"/>
      <w:r>
        <w:t>Pocos</w:t>
      </w:r>
      <w:proofErr w:type="spellEnd"/>
      <w:r>
        <w:t xml:space="preserve"> son </w:t>
      </w:r>
      <w:proofErr w:type="spellStart"/>
      <w:r>
        <w:t>los</w:t>
      </w:r>
      <w:proofErr w:type="spellEnd"/>
      <w:r>
        <w:t xml:space="preserve"> </w:t>
      </w:r>
      <w:proofErr w:type="spellStart"/>
      <w:r>
        <w:t>que</w:t>
      </w:r>
      <w:proofErr w:type="spellEnd"/>
      <w:r>
        <w:t xml:space="preserve"> </w:t>
      </w:r>
      <w:proofErr w:type="spellStart"/>
      <w:r>
        <w:t>oran</w:t>
      </w:r>
      <w:proofErr w:type="spellEnd"/>
      <w:r>
        <w:t xml:space="preserve"> </w:t>
      </w:r>
      <w:proofErr w:type="spellStart"/>
      <w:r>
        <w:t>por</w:t>
      </w:r>
      <w:proofErr w:type="spellEnd"/>
      <w:r>
        <w:t xml:space="preserve"> </w:t>
      </w:r>
      <w:proofErr w:type="spellStart"/>
      <w:r>
        <w:t>los</w:t>
      </w:r>
      <w:proofErr w:type="spellEnd"/>
      <w:r>
        <w:t xml:space="preserve"> </w:t>
      </w:r>
      <w:proofErr w:type="spellStart"/>
      <w:r>
        <w:t>que</w:t>
      </w:r>
      <w:proofErr w:type="spellEnd"/>
      <w:r>
        <w:t xml:space="preserve"> se </w:t>
      </w:r>
    </w:p>
    <w:p w14:paraId="468E61FF" w14:textId="77777777" w:rsidR="00F50769" w:rsidRDefault="00F50769" w:rsidP="00F50769">
      <w:proofErr w:type="spellStart"/>
      <w:r>
        <w:t>extravían</w:t>
      </w:r>
      <w:proofErr w:type="spellEnd"/>
      <w:r>
        <w:t xml:space="preserve"> del </w:t>
      </w:r>
      <w:proofErr w:type="spellStart"/>
      <w:r>
        <w:t>sendero</w:t>
      </w:r>
      <w:proofErr w:type="spellEnd"/>
      <w:r>
        <w:t xml:space="preserve"> y </w:t>
      </w:r>
      <w:proofErr w:type="spellStart"/>
      <w:r>
        <w:t>menos</w:t>
      </w:r>
      <w:proofErr w:type="spellEnd"/>
      <w:r>
        <w:t xml:space="preserve"> </w:t>
      </w:r>
      <w:proofErr w:type="spellStart"/>
      <w:r>
        <w:t>los</w:t>
      </w:r>
      <w:proofErr w:type="spellEnd"/>
      <w:r>
        <w:t xml:space="preserve"> </w:t>
      </w:r>
      <w:proofErr w:type="spellStart"/>
      <w:r>
        <w:t>que</w:t>
      </w:r>
      <w:proofErr w:type="spellEnd"/>
      <w:r>
        <w:t xml:space="preserve"> </w:t>
      </w:r>
      <w:proofErr w:type="spellStart"/>
      <w:r>
        <w:t>consagran</w:t>
      </w:r>
      <w:proofErr w:type="spellEnd"/>
      <w:r>
        <w:t xml:space="preserve"> </w:t>
      </w:r>
      <w:proofErr w:type="spellStart"/>
      <w:r>
        <w:t>parte</w:t>
      </w:r>
      <w:proofErr w:type="spellEnd"/>
      <w:r>
        <w:t xml:space="preserve"> de </w:t>
      </w:r>
      <w:proofErr w:type="spellStart"/>
      <w:r>
        <w:t>su</w:t>
      </w:r>
      <w:proofErr w:type="spellEnd"/>
      <w:r>
        <w:t xml:space="preserve"> </w:t>
      </w:r>
      <w:proofErr w:type="spellStart"/>
      <w:r>
        <w:t>vida</w:t>
      </w:r>
      <w:proofErr w:type="spellEnd"/>
      <w:r>
        <w:t xml:space="preserve"> para </w:t>
      </w:r>
      <w:proofErr w:type="spellStart"/>
      <w:r>
        <w:t>combatir</w:t>
      </w:r>
      <w:proofErr w:type="spellEnd"/>
      <w:r>
        <w:t xml:space="preserve"> </w:t>
      </w:r>
      <w:proofErr w:type="spellStart"/>
      <w:r>
        <w:t>el</w:t>
      </w:r>
      <w:proofErr w:type="spellEnd"/>
      <w:r>
        <w:t xml:space="preserve"> mal. </w:t>
      </w:r>
    </w:p>
    <w:p w14:paraId="5F524EBF" w14:textId="77777777" w:rsidR="00F50769" w:rsidRDefault="00F50769" w:rsidP="00F50769">
      <w:r>
        <w:t xml:space="preserve">14. En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mi Reino no se </w:t>
      </w:r>
      <w:proofErr w:type="spellStart"/>
      <w:r>
        <w:t>establecerá</w:t>
      </w:r>
      <w:proofErr w:type="spellEnd"/>
      <w:r>
        <w:t xml:space="preserve"> entre </w:t>
      </w:r>
      <w:proofErr w:type="spellStart"/>
      <w:r>
        <w:t>los</w:t>
      </w:r>
      <w:proofErr w:type="spellEnd"/>
      <w:r>
        <w:t xml:space="preserve"> hombres </w:t>
      </w:r>
      <w:proofErr w:type="spellStart"/>
      <w:r>
        <w:t>mientras</w:t>
      </w:r>
      <w:proofErr w:type="spellEnd"/>
      <w:r>
        <w:t xml:space="preserve"> </w:t>
      </w:r>
      <w:proofErr w:type="spellStart"/>
      <w:r>
        <w:t>tenga</w:t>
      </w:r>
      <w:proofErr w:type="spellEnd"/>
      <w:r>
        <w:t xml:space="preserve"> </w:t>
      </w:r>
      <w:proofErr w:type="spellStart"/>
      <w:r>
        <w:t>vida</w:t>
      </w:r>
      <w:proofErr w:type="spellEnd"/>
      <w:r>
        <w:t xml:space="preserve"> </w:t>
      </w:r>
      <w:proofErr w:type="spellStart"/>
      <w:r>
        <w:t>el</w:t>
      </w:r>
      <w:proofErr w:type="spellEnd"/>
      <w:r>
        <w:t xml:space="preserve"> árbol del mal. Es </w:t>
      </w:r>
      <w:proofErr w:type="spellStart"/>
      <w:r>
        <w:t>menester</w:t>
      </w:r>
      <w:proofErr w:type="spellEnd"/>
      <w:r>
        <w:t xml:space="preserve"> </w:t>
      </w:r>
      <w:proofErr w:type="spellStart"/>
      <w:r>
        <w:t>destruir</w:t>
      </w:r>
      <w:proofErr w:type="spellEnd"/>
      <w:r>
        <w:t xml:space="preserve"> ese </w:t>
      </w:r>
      <w:proofErr w:type="spellStart"/>
      <w:r>
        <w:t>poder</w:t>
      </w:r>
      <w:proofErr w:type="spellEnd"/>
      <w:r>
        <w:t xml:space="preserve"> para lo </w:t>
      </w:r>
      <w:proofErr w:type="spellStart"/>
      <w:r>
        <w:t>cual</w:t>
      </w:r>
      <w:proofErr w:type="spellEnd"/>
      <w:r>
        <w:t xml:space="preserve"> se </w:t>
      </w:r>
      <w:proofErr w:type="spellStart"/>
      <w:r>
        <w:t>necesita</w:t>
      </w:r>
      <w:proofErr w:type="spellEnd"/>
      <w:r>
        <w:t xml:space="preserve"> </w:t>
      </w:r>
      <w:proofErr w:type="spellStart"/>
      <w:r>
        <w:t>poseer</w:t>
      </w:r>
      <w:proofErr w:type="spellEnd"/>
      <w:r>
        <w:t xml:space="preserve"> la espada del amor y la </w:t>
      </w:r>
      <w:proofErr w:type="spellStart"/>
      <w:r>
        <w:t>justicia</w:t>
      </w:r>
      <w:proofErr w:type="spellEnd"/>
      <w:r>
        <w:t xml:space="preserve">, </w:t>
      </w:r>
      <w:proofErr w:type="spellStart"/>
      <w:r>
        <w:t>única</w:t>
      </w:r>
      <w:proofErr w:type="spellEnd"/>
      <w:r>
        <w:t xml:space="preserve"> a la </w:t>
      </w:r>
      <w:proofErr w:type="spellStart"/>
      <w:r>
        <w:t>que</w:t>
      </w:r>
      <w:proofErr w:type="spellEnd"/>
      <w:r>
        <w:t xml:space="preserve"> no </w:t>
      </w:r>
      <w:proofErr w:type="spellStart"/>
      <w:r>
        <w:t>podrá</w:t>
      </w:r>
      <w:proofErr w:type="spellEnd"/>
      <w:r>
        <w:t xml:space="preserve"> </w:t>
      </w:r>
      <w:proofErr w:type="spellStart"/>
      <w:r>
        <w:t>resistir</w:t>
      </w:r>
      <w:proofErr w:type="spellEnd"/>
      <w:r>
        <w:t xml:space="preserve"> </w:t>
      </w:r>
      <w:proofErr w:type="spellStart"/>
      <w:r>
        <w:t>el</w:t>
      </w:r>
      <w:proofErr w:type="spellEnd"/>
      <w:r>
        <w:t xml:space="preserve"> </w:t>
      </w:r>
      <w:proofErr w:type="spellStart"/>
      <w:r>
        <w:t>pecado</w:t>
      </w:r>
      <w:proofErr w:type="spellEnd"/>
      <w:r>
        <w:t xml:space="preserve">. </w:t>
      </w:r>
      <w:proofErr w:type="spellStart"/>
      <w:r>
        <w:t>Comprended</w:t>
      </w:r>
      <w:proofErr w:type="spellEnd"/>
      <w:r>
        <w:t xml:space="preserve"> </w:t>
      </w:r>
      <w:proofErr w:type="spellStart"/>
      <w:r>
        <w:t>que</w:t>
      </w:r>
      <w:proofErr w:type="spellEnd"/>
      <w:r>
        <w:t xml:space="preserve"> no </w:t>
      </w:r>
      <w:proofErr w:type="spellStart"/>
      <w:r>
        <w:t>serán</w:t>
      </w:r>
      <w:proofErr w:type="spellEnd"/>
      <w:r>
        <w:t xml:space="preserve"> </w:t>
      </w:r>
      <w:proofErr w:type="spellStart"/>
      <w:r>
        <w:t>los</w:t>
      </w:r>
      <w:proofErr w:type="spellEnd"/>
      <w:r>
        <w:t xml:space="preserve"> </w:t>
      </w:r>
      <w:proofErr w:type="spellStart"/>
      <w:r>
        <w:t>juicios</w:t>
      </w:r>
      <w:proofErr w:type="spellEnd"/>
      <w:r>
        <w:t xml:space="preserve">, </w:t>
      </w:r>
      <w:proofErr w:type="spellStart"/>
      <w:r>
        <w:t>ni</w:t>
      </w:r>
      <w:proofErr w:type="spellEnd"/>
      <w:r>
        <w:t xml:space="preserve"> </w:t>
      </w:r>
      <w:proofErr w:type="spellStart"/>
      <w:r>
        <w:t>el</w:t>
      </w:r>
      <w:proofErr w:type="spellEnd"/>
      <w:r>
        <w:t xml:space="preserve"> </w:t>
      </w:r>
      <w:proofErr w:type="spellStart"/>
      <w:r>
        <w:t>castigo</w:t>
      </w:r>
      <w:proofErr w:type="spellEnd"/>
      <w:r>
        <w:t xml:space="preserve">, </w:t>
      </w:r>
      <w:proofErr w:type="spellStart"/>
      <w:r>
        <w:t>sino</w:t>
      </w:r>
      <w:proofErr w:type="spellEnd"/>
      <w:r>
        <w:t xml:space="preserve"> </w:t>
      </w:r>
      <w:proofErr w:type="spellStart"/>
      <w:r>
        <w:t>el</w:t>
      </w:r>
      <w:proofErr w:type="spellEnd"/>
      <w:r>
        <w:t xml:space="preserve"> amor, </w:t>
      </w:r>
      <w:proofErr w:type="spellStart"/>
      <w:r>
        <w:t>el</w:t>
      </w:r>
      <w:proofErr w:type="spellEnd"/>
      <w:r>
        <w:t xml:space="preserve"> </w:t>
      </w:r>
      <w:proofErr w:type="spellStart"/>
      <w:r>
        <w:t>perdón</w:t>
      </w:r>
      <w:proofErr w:type="spellEnd"/>
      <w:r>
        <w:t xml:space="preserve"> y la </w:t>
      </w:r>
      <w:proofErr w:type="spellStart"/>
      <w:r>
        <w:t>caridad</w:t>
      </w:r>
      <w:proofErr w:type="spellEnd"/>
      <w:r>
        <w:t xml:space="preserve">, </w:t>
      </w:r>
      <w:proofErr w:type="spellStart"/>
      <w:r>
        <w:t>esencia</w:t>
      </w:r>
      <w:proofErr w:type="spellEnd"/>
      <w:r>
        <w:t xml:space="preserve"> de mi </w:t>
      </w:r>
      <w:proofErr w:type="spellStart"/>
      <w:r>
        <w:t>Doctrina</w:t>
      </w:r>
      <w:proofErr w:type="spellEnd"/>
      <w:r>
        <w:t xml:space="preserve">, la luz </w:t>
      </w:r>
      <w:proofErr w:type="spellStart"/>
      <w:r>
        <w:t>que</w:t>
      </w:r>
      <w:proofErr w:type="spellEnd"/>
      <w:r>
        <w:t xml:space="preserve"> </w:t>
      </w:r>
      <w:proofErr w:type="spellStart"/>
      <w:r>
        <w:t>ilumine</w:t>
      </w:r>
      <w:proofErr w:type="spellEnd"/>
      <w:r>
        <w:t xml:space="preserve"> </w:t>
      </w:r>
      <w:proofErr w:type="spellStart"/>
      <w:r>
        <w:t>vuestros</w:t>
      </w:r>
      <w:proofErr w:type="spellEnd"/>
      <w:r>
        <w:t xml:space="preserve"> </w:t>
      </w:r>
      <w:proofErr w:type="spellStart"/>
      <w:r>
        <w:t>senderos</w:t>
      </w:r>
      <w:proofErr w:type="spellEnd"/>
      <w:r>
        <w:t xml:space="preserve"> y la </w:t>
      </w:r>
      <w:proofErr w:type="spellStart"/>
      <w:r>
        <w:t>enseñanza</w:t>
      </w:r>
      <w:proofErr w:type="spellEnd"/>
      <w:r>
        <w:t xml:space="preserve"> </w:t>
      </w:r>
      <w:proofErr w:type="spellStart"/>
      <w:r>
        <w:t>que</w:t>
      </w:r>
      <w:proofErr w:type="spellEnd"/>
      <w:r>
        <w:t xml:space="preserve"> </w:t>
      </w:r>
      <w:proofErr w:type="spellStart"/>
      <w:r>
        <w:t>lleve</w:t>
      </w:r>
      <w:proofErr w:type="spellEnd"/>
      <w:r>
        <w:t xml:space="preserve"> a la </w:t>
      </w:r>
      <w:proofErr w:type="spellStart"/>
      <w:r>
        <w:t>humanidad</w:t>
      </w:r>
      <w:proofErr w:type="spellEnd"/>
      <w:r>
        <w:t xml:space="preserve"> a la </w:t>
      </w:r>
      <w:proofErr w:type="spellStart"/>
      <w:r>
        <w:t>salvación</w:t>
      </w:r>
      <w:proofErr w:type="spellEnd"/>
      <w:r>
        <w:t xml:space="preserve">. </w:t>
      </w:r>
    </w:p>
    <w:p w14:paraId="73A3F0CA" w14:textId="77777777" w:rsidR="00F50769" w:rsidRDefault="00F50769" w:rsidP="00F50769">
      <w:r>
        <w:t>15. Pueblo: ¿</w:t>
      </w:r>
      <w:proofErr w:type="spellStart"/>
      <w:r>
        <w:t>Queréis</w:t>
      </w:r>
      <w:proofErr w:type="spellEnd"/>
      <w:r>
        <w:t xml:space="preserve"> ser de </w:t>
      </w:r>
      <w:proofErr w:type="spellStart"/>
      <w:r>
        <w:t>los</w:t>
      </w:r>
      <w:proofErr w:type="spellEnd"/>
      <w:r>
        <w:t xml:space="preserve"> </w:t>
      </w:r>
      <w:proofErr w:type="spellStart"/>
      <w:r>
        <w:t>que</w:t>
      </w:r>
      <w:proofErr w:type="spellEnd"/>
      <w:r>
        <w:t xml:space="preserve"> </w:t>
      </w:r>
      <w:proofErr w:type="spellStart"/>
      <w:r>
        <w:t>trabajen</w:t>
      </w:r>
      <w:proofErr w:type="spellEnd"/>
      <w:r>
        <w:t xml:space="preserve"> </w:t>
      </w:r>
      <w:proofErr w:type="spellStart"/>
      <w:r>
        <w:t>por</w:t>
      </w:r>
      <w:proofErr w:type="spellEnd"/>
      <w:r>
        <w:t xml:space="preserve"> la </w:t>
      </w:r>
      <w:proofErr w:type="spellStart"/>
      <w:r>
        <w:t>redención</w:t>
      </w:r>
      <w:proofErr w:type="spellEnd"/>
      <w:r>
        <w:t xml:space="preserve"> de </w:t>
      </w:r>
      <w:proofErr w:type="spellStart"/>
      <w:r>
        <w:t>esta</w:t>
      </w:r>
      <w:proofErr w:type="spellEnd"/>
      <w:r>
        <w:t xml:space="preserve"> </w:t>
      </w:r>
      <w:proofErr w:type="spellStart"/>
      <w:r>
        <w:t>humanidad</w:t>
      </w:r>
      <w:proofErr w:type="spellEnd"/>
      <w:r>
        <w:t>? ¿</w:t>
      </w:r>
      <w:proofErr w:type="spellStart"/>
      <w:r>
        <w:t>Queréis</w:t>
      </w:r>
      <w:proofErr w:type="spellEnd"/>
      <w:r>
        <w:t xml:space="preserve"> </w:t>
      </w:r>
      <w:proofErr w:type="spellStart"/>
      <w:r>
        <w:t>aportar</w:t>
      </w:r>
      <w:proofErr w:type="spellEnd"/>
      <w:r>
        <w:t xml:space="preserve"> </w:t>
      </w:r>
      <w:proofErr w:type="spellStart"/>
      <w:r>
        <w:t>vuestra</w:t>
      </w:r>
      <w:proofErr w:type="spellEnd"/>
      <w:r>
        <w:t xml:space="preserve"> </w:t>
      </w:r>
      <w:proofErr w:type="spellStart"/>
      <w:r>
        <w:t>ayuda</w:t>
      </w:r>
      <w:proofErr w:type="spellEnd"/>
      <w:r>
        <w:t xml:space="preserve"> </w:t>
      </w:r>
      <w:proofErr w:type="spellStart"/>
      <w:r>
        <w:t>en</w:t>
      </w:r>
      <w:proofErr w:type="spellEnd"/>
      <w:r>
        <w:t xml:space="preserve"> la </w:t>
      </w:r>
      <w:proofErr w:type="spellStart"/>
      <w:r>
        <w:t>obra</w:t>
      </w:r>
      <w:proofErr w:type="spellEnd"/>
      <w:r>
        <w:t xml:space="preserve"> de </w:t>
      </w:r>
      <w:proofErr w:type="spellStart"/>
      <w:r>
        <w:t>salvación</w:t>
      </w:r>
      <w:proofErr w:type="spellEnd"/>
      <w:r>
        <w:t xml:space="preserve">? Pues no </w:t>
      </w:r>
      <w:proofErr w:type="spellStart"/>
      <w:r>
        <w:t>os</w:t>
      </w:r>
      <w:proofErr w:type="spellEnd"/>
      <w:r>
        <w:t xml:space="preserve"> </w:t>
      </w:r>
      <w:proofErr w:type="spellStart"/>
      <w:r>
        <w:t>sintáis</w:t>
      </w:r>
      <w:proofErr w:type="spellEnd"/>
      <w:r>
        <w:t xml:space="preserve"> </w:t>
      </w:r>
      <w:proofErr w:type="spellStart"/>
      <w:r>
        <w:t>impotentes</w:t>
      </w:r>
      <w:proofErr w:type="spellEnd"/>
      <w:r>
        <w:t xml:space="preserve"> para </w:t>
      </w:r>
      <w:proofErr w:type="spellStart"/>
      <w:r>
        <w:t>desempeñar</w:t>
      </w:r>
      <w:proofErr w:type="spellEnd"/>
      <w:r>
        <w:t xml:space="preserve"> </w:t>
      </w:r>
      <w:proofErr w:type="spellStart"/>
      <w:r>
        <w:t>esa</w:t>
      </w:r>
      <w:proofErr w:type="spellEnd"/>
      <w:r>
        <w:t xml:space="preserve"> </w:t>
      </w:r>
      <w:proofErr w:type="spellStart"/>
      <w:r>
        <w:t>misión</w:t>
      </w:r>
      <w:proofErr w:type="spellEnd"/>
      <w:r>
        <w:t xml:space="preserve"> </w:t>
      </w:r>
      <w:proofErr w:type="spellStart"/>
      <w:r>
        <w:t>comparando</w:t>
      </w:r>
      <w:proofErr w:type="spellEnd"/>
      <w:r>
        <w:t xml:space="preserve"> </w:t>
      </w:r>
      <w:proofErr w:type="spellStart"/>
      <w:r>
        <w:t>vuestro</w:t>
      </w:r>
      <w:proofErr w:type="spellEnd"/>
      <w:r>
        <w:t xml:space="preserve"> </w:t>
      </w:r>
      <w:proofErr w:type="spellStart"/>
      <w:r>
        <w:t>número</w:t>
      </w:r>
      <w:proofErr w:type="spellEnd"/>
      <w:r>
        <w:t xml:space="preserve"> </w:t>
      </w:r>
      <w:proofErr w:type="spellStart"/>
      <w:r>
        <w:t>insignificante</w:t>
      </w:r>
      <w:proofErr w:type="spellEnd"/>
      <w:r>
        <w:t xml:space="preserve"> con </w:t>
      </w:r>
      <w:proofErr w:type="spellStart"/>
      <w:r>
        <w:t>el</w:t>
      </w:r>
      <w:proofErr w:type="spellEnd"/>
      <w:r>
        <w:t xml:space="preserve"> de la </w:t>
      </w:r>
      <w:proofErr w:type="spellStart"/>
      <w:r>
        <w:t>humanidad</w:t>
      </w:r>
      <w:proofErr w:type="spellEnd"/>
      <w:r>
        <w:t xml:space="preserve">, </w:t>
      </w:r>
      <w:proofErr w:type="spellStart"/>
      <w:r>
        <w:t>porque</w:t>
      </w:r>
      <w:proofErr w:type="spellEnd"/>
      <w:r>
        <w:t xml:space="preserve"> no </w:t>
      </w:r>
      <w:proofErr w:type="spellStart"/>
      <w:r>
        <w:t>todo</w:t>
      </w:r>
      <w:proofErr w:type="spellEnd"/>
      <w:r>
        <w:t xml:space="preserve"> lo </w:t>
      </w:r>
      <w:proofErr w:type="spellStart"/>
      <w:r>
        <w:t>vais</w:t>
      </w:r>
      <w:proofErr w:type="spellEnd"/>
      <w:r>
        <w:t xml:space="preserve"> a </w:t>
      </w:r>
      <w:proofErr w:type="spellStart"/>
      <w:r>
        <w:t>hacer</w:t>
      </w:r>
      <w:proofErr w:type="spellEnd"/>
      <w:r>
        <w:t xml:space="preserve"> </w:t>
      </w:r>
      <w:proofErr w:type="spellStart"/>
      <w:r>
        <w:t>vosotros</w:t>
      </w:r>
      <w:proofErr w:type="spellEnd"/>
      <w:r>
        <w:t xml:space="preserve">. </w:t>
      </w:r>
    </w:p>
    <w:p w14:paraId="73597BCD" w14:textId="77777777" w:rsidR="00F50769" w:rsidRDefault="00F50769" w:rsidP="00F50769">
      <w:r>
        <w:t xml:space="preserve">16. </w:t>
      </w:r>
      <w:proofErr w:type="spellStart"/>
      <w:r>
        <w:t>Comprended</w:t>
      </w:r>
      <w:proofErr w:type="spellEnd"/>
      <w:r>
        <w:t xml:space="preserve"> </w:t>
      </w:r>
      <w:proofErr w:type="spellStart"/>
      <w:r>
        <w:t>que</w:t>
      </w:r>
      <w:proofErr w:type="spellEnd"/>
      <w:r>
        <w:t xml:space="preserve"> </w:t>
      </w:r>
      <w:proofErr w:type="spellStart"/>
      <w:r>
        <w:t>cada</w:t>
      </w:r>
      <w:proofErr w:type="spellEnd"/>
      <w:r>
        <w:t xml:space="preserve"> uno de </w:t>
      </w:r>
      <w:proofErr w:type="spellStart"/>
      <w:r>
        <w:t>vosotros</w:t>
      </w:r>
      <w:proofErr w:type="spellEnd"/>
      <w:r>
        <w:t xml:space="preserve"> </w:t>
      </w:r>
      <w:proofErr w:type="spellStart"/>
      <w:r>
        <w:t>que</w:t>
      </w:r>
      <w:proofErr w:type="spellEnd"/>
      <w:r>
        <w:t xml:space="preserve"> se </w:t>
      </w:r>
      <w:proofErr w:type="spellStart"/>
      <w:r>
        <w:t>aparte</w:t>
      </w:r>
      <w:proofErr w:type="spellEnd"/>
      <w:r>
        <w:t xml:space="preserve"> de un mal </w:t>
      </w:r>
      <w:proofErr w:type="spellStart"/>
      <w:r>
        <w:t>sendero</w:t>
      </w:r>
      <w:proofErr w:type="spellEnd"/>
      <w:r>
        <w:t xml:space="preserve">, </w:t>
      </w:r>
      <w:proofErr w:type="spellStart"/>
      <w:r>
        <w:t>hará</w:t>
      </w:r>
      <w:proofErr w:type="spellEnd"/>
      <w:r>
        <w:t xml:space="preserve"> </w:t>
      </w:r>
      <w:proofErr w:type="spellStart"/>
      <w:r>
        <w:t>que</w:t>
      </w:r>
      <w:proofErr w:type="spellEnd"/>
      <w:r>
        <w:t xml:space="preserve"> </w:t>
      </w:r>
      <w:proofErr w:type="spellStart"/>
      <w:r>
        <w:t>el</w:t>
      </w:r>
      <w:proofErr w:type="spellEnd"/>
      <w:r>
        <w:t xml:space="preserve"> </w:t>
      </w:r>
      <w:proofErr w:type="spellStart"/>
      <w:r>
        <w:t>poder</w:t>
      </w:r>
      <w:proofErr w:type="spellEnd"/>
      <w:r>
        <w:t xml:space="preserve"> del mal </w:t>
      </w:r>
      <w:proofErr w:type="spellStart"/>
      <w:r>
        <w:t>pierda</w:t>
      </w:r>
      <w:proofErr w:type="spellEnd"/>
      <w:r>
        <w:t xml:space="preserve"> </w:t>
      </w:r>
      <w:proofErr w:type="spellStart"/>
      <w:r>
        <w:t>parte</w:t>
      </w:r>
      <w:proofErr w:type="spellEnd"/>
      <w:r>
        <w:t xml:space="preserve"> de </w:t>
      </w:r>
      <w:proofErr w:type="spellStart"/>
      <w:r>
        <w:t>su</w:t>
      </w:r>
      <w:proofErr w:type="spellEnd"/>
      <w:r>
        <w:t xml:space="preserve"> </w:t>
      </w:r>
      <w:proofErr w:type="spellStart"/>
      <w:r>
        <w:t>fuerza</w:t>
      </w:r>
      <w:proofErr w:type="spellEnd"/>
      <w:r>
        <w:t xml:space="preserve">, </w:t>
      </w:r>
      <w:proofErr w:type="spellStart"/>
      <w:r>
        <w:t>que</w:t>
      </w:r>
      <w:proofErr w:type="spellEnd"/>
      <w:r>
        <w:t xml:space="preserve"> </w:t>
      </w:r>
      <w:proofErr w:type="spellStart"/>
      <w:r>
        <w:t>vuestra</w:t>
      </w:r>
      <w:proofErr w:type="spellEnd"/>
      <w:r>
        <w:t xml:space="preserve"> </w:t>
      </w:r>
      <w:proofErr w:type="spellStart"/>
      <w:r>
        <w:t>vida</w:t>
      </w:r>
      <w:proofErr w:type="spellEnd"/>
      <w:r>
        <w:t xml:space="preserve">, </w:t>
      </w:r>
      <w:proofErr w:type="spellStart"/>
      <w:r>
        <w:t>si</w:t>
      </w:r>
      <w:proofErr w:type="spellEnd"/>
      <w:r>
        <w:t xml:space="preserve"> es recta </w:t>
      </w:r>
      <w:proofErr w:type="spellStart"/>
      <w:r>
        <w:t>en</w:t>
      </w:r>
      <w:proofErr w:type="spellEnd"/>
      <w:r>
        <w:t xml:space="preserve"> sus </w:t>
      </w:r>
      <w:proofErr w:type="spellStart"/>
      <w:r>
        <w:t>obras</w:t>
      </w:r>
      <w:proofErr w:type="spellEnd"/>
      <w:r>
        <w:t xml:space="preserve">, palabras y </w:t>
      </w:r>
      <w:proofErr w:type="spellStart"/>
      <w:r>
        <w:t>pensamientos</w:t>
      </w:r>
      <w:proofErr w:type="spellEnd"/>
      <w:r>
        <w:t xml:space="preserve">, </w:t>
      </w:r>
      <w:proofErr w:type="spellStart"/>
      <w:r>
        <w:t>dejará</w:t>
      </w:r>
      <w:proofErr w:type="spellEnd"/>
      <w:r>
        <w:t xml:space="preserve"> a </w:t>
      </w:r>
      <w:proofErr w:type="spellStart"/>
      <w:r>
        <w:t>su</w:t>
      </w:r>
      <w:proofErr w:type="spellEnd"/>
      <w:r>
        <w:t xml:space="preserve"> paso </w:t>
      </w:r>
      <w:proofErr w:type="spellStart"/>
      <w:r>
        <w:t>una</w:t>
      </w:r>
      <w:proofErr w:type="spellEnd"/>
      <w:r>
        <w:t xml:space="preserve"> </w:t>
      </w:r>
      <w:proofErr w:type="spellStart"/>
      <w:r>
        <w:t>buena</w:t>
      </w:r>
      <w:proofErr w:type="spellEnd"/>
      <w:r>
        <w:t xml:space="preserve"> </w:t>
      </w:r>
      <w:proofErr w:type="spellStart"/>
      <w:r>
        <w:t>simiente</w:t>
      </w:r>
      <w:proofErr w:type="spellEnd"/>
      <w:r>
        <w:t xml:space="preserve">; </w:t>
      </w:r>
      <w:proofErr w:type="spellStart"/>
      <w:r>
        <w:t>que</w:t>
      </w:r>
      <w:proofErr w:type="spellEnd"/>
      <w:r>
        <w:t xml:space="preserve"> </w:t>
      </w:r>
      <w:proofErr w:type="spellStart"/>
      <w:r>
        <w:t>vuestros</w:t>
      </w:r>
      <w:proofErr w:type="spellEnd"/>
      <w:r>
        <w:t xml:space="preserve"> </w:t>
      </w:r>
      <w:proofErr w:type="spellStart"/>
      <w:r>
        <w:t>consejos</w:t>
      </w:r>
      <w:proofErr w:type="spellEnd"/>
      <w:r>
        <w:t xml:space="preserve"> </w:t>
      </w:r>
      <w:proofErr w:type="spellStart"/>
      <w:r>
        <w:t>si</w:t>
      </w:r>
      <w:proofErr w:type="spellEnd"/>
      <w:r>
        <w:t xml:space="preserve"> </w:t>
      </w:r>
      <w:proofErr w:type="spellStart"/>
      <w:r>
        <w:t>brotan</w:t>
      </w:r>
      <w:proofErr w:type="spellEnd"/>
      <w:r>
        <w:t xml:space="preserve"> de un </w:t>
      </w:r>
      <w:proofErr w:type="spellStart"/>
      <w:r>
        <w:t>corazón</w:t>
      </w:r>
      <w:proofErr w:type="spellEnd"/>
      <w:r>
        <w:t xml:space="preserve"> </w:t>
      </w:r>
      <w:proofErr w:type="spellStart"/>
      <w:r>
        <w:t>preparado</w:t>
      </w:r>
      <w:proofErr w:type="spellEnd"/>
      <w:r>
        <w:t xml:space="preserve">, </w:t>
      </w:r>
      <w:proofErr w:type="spellStart"/>
      <w:r>
        <w:t>tendrán</w:t>
      </w:r>
      <w:proofErr w:type="spellEnd"/>
      <w:r>
        <w:t xml:space="preserve"> </w:t>
      </w:r>
      <w:proofErr w:type="spellStart"/>
      <w:r>
        <w:t>fuerza</w:t>
      </w:r>
      <w:proofErr w:type="spellEnd"/>
      <w:r>
        <w:t xml:space="preserve"> para </w:t>
      </w:r>
      <w:proofErr w:type="spellStart"/>
      <w:r>
        <w:t>realizar</w:t>
      </w:r>
      <w:proofErr w:type="spellEnd"/>
      <w:r>
        <w:t xml:space="preserve"> </w:t>
      </w:r>
      <w:proofErr w:type="spellStart"/>
      <w:r>
        <w:t>prodigios</w:t>
      </w:r>
      <w:proofErr w:type="spellEnd"/>
      <w:r>
        <w:t xml:space="preserve"> y </w:t>
      </w:r>
      <w:proofErr w:type="spellStart"/>
      <w:r>
        <w:t>que</w:t>
      </w:r>
      <w:proofErr w:type="spellEnd"/>
      <w:r>
        <w:t xml:space="preserve"> la </w:t>
      </w:r>
      <w:proofErr w:type="spellStart"/>
      <w:r>
        <w:t>oración</w:t>
      </w:r>
      <w:proofErr w:type="spellEnd"/>
      <w:r>
        <w:t xml:space="preserve">, </w:t>
      </w:r>
      <w:proofErr w:type="spellStart"/>
      <w:r>
        <w:t>si</w:t>
      </w:r>
      <w:proofErr w:type="spellEnd"/>
      <w:r>
        <w:t xml:space="preserve"> </w:t>
      </w:r>
      <w:proofErr w:type="spellStart"/>
      <w:r>
        <w:t>nace</w:t>
      </w:r>
      <w:proofErr w:type="spellEnd"/>
      <w:r>
        <w:t xml:space="preserve"> de un </w:t>
      </w:r>
      <w:proofErr w:type="spellStart"/>
      <w:r>
        <w:t>pensamiento</w:t>
      </w:r>
      <w:proofErr w:type="spellEnd"/>
      <w:r>
        <w:t xml:space="preserve"> de </w:t>
      </w:r>
      <w:proofErr w:type="spellStart"/>
      <w:r>
        <w:t>piedad</w:t>
      </w:r>
      <w:proofErr w:type="spellEnd"/>
      <w:r>
        <w:t xml:space="preserve"> y de amor, </w:t>
      </w:r>
      <w:proofErr w:type="spellStart"/>
      <w:r>
        <w:t>será</w:t>
      </w:r>
      <w:proofErr w:type="spellEnd"/>
      <w:r>
        <w:t xml:space="preserve"> un </w:t>
      </w:r>
      <w:proofErr w:type="spellStart"/>
      <w:r>
        <w:t>mensaje</w:t>
      </w:r>
      <w:proofErr w:type="spellEnd"/>
      <w:r>
        <w:t xml:space="preserve"> de luz para </w:t>
      </w:r>
      <w:proofErr w:type="spellStart"/>
      <w:r>
        <w:t>aquel</w:t>
      </w:r>
      <w:proofErr w:type="spellEnd"/>
      <w:r>
        <w:t xml:space="preserve"> </w:t>
      </w:r>
      <w:proofErr w:type="spellStart"/>
      <w:r>
        <w:t>por</w:t>
      </w:r>
      <w:proofErr w:type="spellEnd"/>
      <w:r>
        <w:t xml:space="preserve"> </w:t>
      </w:r>
      <w:proofErr w:type="spellStart"/>
      <w:r>
        <w:t>quien</w:t>
      </w:r>
      <w:proofErr w:type="spellEnd"/>
      <w:r>
        <w:t xml:space="preserve"> </w:t>
      </w:r>
      <w:proofErr w:type="spellStart"/>
      <w:r>
        <w:t>pidáis</w:t>
      </w:r>
      <w:proofErr w:type="spellEnd"/>
      <w:r>
        <w:t xml:space="preserve">. </w:t>
      </w:r>
    </w:p>
    <w:p w14:paraId="4AEF626E" w14:textId="77777777" w:rsidR="00F50769" w:rsidRDefault="00F50769" w:rsidP="00F50769">
      <w:r>
        <w:t xml:space="preserve">17. Las </w:t>
      </w:r>
      <w:proofErr w:type="spellStart"/>
      <w:r>
        <w:t>fuerzas</w:t>
      </w:r>
      <w:proofErr w:type="spellEnd"/>
      <w:r>
        <w:t xml:space="preserve"> del mal se </w:t>
      </w:r>
      <w:proofErr w:type="spellStart"/>
      <w:r>
        <w:t>han</w:t>
      </w:r>
      <w:proofErr w:type="spellEnd"/>
      <w:r>
        <w:t xml:space="preserve"> </w:t>
      </w:r>
      <w:proofErr w:type="spellStart"/>
      <w:r>
        <w:t>fortalecido</w:t>
      </w:r>
      <w:proofErr w:type="spellEnd"/>
      <w:r>
        <w:t xml:space="preserve">, </w:t>
      </w:r>
      <w:proofErr w:type="spellStart"/>
      <w:r>
        <w:t>los</w:t>
      </w:r>
      <w:proofErr w:type="spellEnd"/>
      <w:r>
        <w:t xml:space="preserve"> hombres </w:t>
      </w:r>
      <w:proofErr w:type="spellStart"/>
      <w:r>
        <w:t>trabajan</w:t>
      </w:r>
      <w:proofErr w:type="spellEnd"/>
      <w:r>
        <w:t xml:space="preserve"> para </w:t>
      </w:r>
      <w:proofErr w:type="spellStart"/>
      <w:r>
        <w:t>encontrar</w:t>
      </w:r>
      <w:proofErr w:type="spellEnd"/>
      <w:r>
        <w:t xml:space="preserve"> las </w:t>
      </w:r>
      <w:proofErr w:type="spellStart"/>
      <w:r>
        <w:t>armas</w:t>
      </w:r>
      <w:proofErr w:type="spellEnd"/>
      <w:r>
        <w:t xml:space="preserve"> con </w:t>
      </w:r>
      <w:proofErr w:type="spellStart"/>
      <w:r>
        <w:t>que</w:t>
      </w:r>
      <w:proofErr w:type="spellEnd"/>
      <w:r>
        <w:t xml:space="preserve"> </w:t>
      </w:r>
      <w:proofErr w:type="spellStart"/>
      <w:r>
        <w:t>descargar</w:t>
      </w:r>
      <w:proofErr w:type="spellEnd"/>
      <w:r>
        <w:t xml:space="preserve"> </w:t>
      </w:r>
      <w:proofErr w:type="spellStart"/>
      <w:r>
        <w:t>su</w:t>
      </w:r>
      <w:proofErr w:type="spellEnd"/>
      <w:r>
        <w:t xml:space="preserve"> </w:t>
      </w:r>
      <w:proofErr w:type="spellStart"/>
      <w:r>
        <w:t>odio</w:t>
      </w:r>
      <w:proofErr w:type="spellEnd"/>
      <w:r>
        <w:t xml:space="preserve">, </w:t>
      </w:r>
      <w:proofErr w:type="spellStart"/>
      <w:r>
        <w:t>su</w:t>
      </w:r>
      <w:proofErr w:type="spellEnd"/>
      <w:r>
        <w:t xml:space="preserve"> </w:t>
      </w:r>
      <w:proofErr w:type="spellStart"/>
      <w:r>
        <w:t>venganza</w:t>
      </w:r>
      <w:proofErr w:type="spellEnd"/>
      <w:r>
        <w:t xml:space="preserve"> y </w:t>
      </w:r>
      <w:proofErr w:type="spellStart"/>
      <w:r>
        <w:t>envidia</w:t>
      </w:r>
      <w:proofErr w:type="spellEnd"/>
      <w:r>
        <w:t xml:space="preserve">. </w:t>
      </w:r>
      <w:proofErr w:type="gramStart"/>
      <w:r>
        <w:t>Los</w:t>
      </w:r>
      <w:proofErr w:type="gramEnd"/>
      <w:r>
        <w:t xml:space="preserve"> hombres de </w:t>
      </w:r>
      <w:proofErr w:type="spellStart"/>
      <w:r>
        <w:t>ciencia</w:t>
      </w:r>
      <w:proofErr w:type="spellEnd"/>
      <w:r>
        <w:t xml:space="preserve"> </w:t>
      </w:r>
      <w:proofErr w:type="spellStart"/>
      <w:r>
        <w:t>dedican</w:t>
      </w:r>
      <w:proofErr w:type="spellEnd"/>
      <w:r>
        <w:t xml:space="preserve"> </w:t>
      </w:r>
      <w:proofErr w:type="spellStart"/>
      <w:r>
        <w:t>su</w:t>
      </w:r>
      <w:proofErr w:type="spellEnd"/>
      <w:r>
        <w:t xml:space="preserve"> </w:t>
      </w:r>
      <w:proofErr w:type="spellStart"/>
      <w:r>
        <w:t>vida</w:t>
      </w:r>
      <w:proofErr w:type="spellEnd"/>
      <w:r>
        <w:t xml:space="preserve"> </w:t>
      </w:r>
      <w:proofErr w:type="spellStart"/>
      <w:r>
        <w:t>estudiando</w:t>
      </w:r>
      <w:proofErr w:type="spellEnd"/>
      <w:r>
        <w:t xml:space="preserve"> </w:t>
      </w:r>
      <w:proofErr w:type="spellStart"/>
      <w:r>
        <w:t>los</w:t>
      </w:r>
      <w:proofErr w:type="spellEnd"/>
      <w:r>
        <w:t xml:space="preserve"> </w:t>
      </w:r>
      <w:proofErr w:type="spellStart"/>
      <w:r>
        <w:t>medios</w:t>
      </w:r>
      <w:proofErr w:type="spellEnd"/>
      <w:r>
        <w:t xml:space="preserve"> </w:t>
      </w:r>
      <w:proofErr w:type="spellStart"/>
      <w:r>
        <w:t>más</w:t>
      </w:r>
      <w:proofErr w:type="spellEnd"/>
      <w:r>
        <w:t xml:space="preserve"> </w:t>
      </w:r>
      <w:proofErr w:type="spellStart"/>
      <w:r>
        <w:t>poderosos</w:t>
      </w:r>
      <w:proofErr w:type="spellEnd"/>
      <w:r>
        <w:t xml:space="preserve"> para </w:t>
      </w:r>
      <w:proofErr w:type="spellStart"/>
      <w:r>
        <w:t>destruir</w:t>
      </w:r>
      <w:proofErr w:type="spellEnd"/>
      <w:r>
        <w:t xml:space="preserve"> a </w:t>
      </w:r>
      <w:proofErr w:type="spellStart"/>
      <w:r>
        <w:t>quienes</w:t>
      </w:r>
      <w:proofErr w:type="spellEnd"/>
      <w:r>
        <w:t xml:space="preserve"> </w:t>
      </w:r>
      <w:proofErr w:type="spellStart"/>
      <w:r>
        <w:t>consideran</w:t>
      </w:r>
      <w:proofErr w:type="spellEnd"/>
      <w:r>
        <w:t xml:space="preserve"> sus </w:t>
      </w:r>
      <w:proofErr w:type="spellStart"/>
      <w:r>
        <w:t>enemigos</w:t>
      </w:r>
      <w:proofErr w:type="spellEnd"/>
      <w:r>
        <w:t xml:space="preserve">, </w:t>
      </w:r>
      <w:proofErr w:type="spellStart"/>
      <w:r>
        <w:t>más</w:t>
      </w:r>
      <w:proofErr w:type="spellEnd"/>
      <w:r>
        <w:t xml:space="preserve"> </w:t>
      </w:r>
      <w:proofErr w:type="spellStart"/>
      <w:r>
        <w:t>en</w:t>
      </w:r>
      <w:proofErr w:type="spellEnd"/>
      <w:r>
        <w:t xml:space="preserve">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lastRenderedPageBreak/>
        <w:t>que</w:t>
      </w:r>
      <w:proofErr w:type="spellEnd"/>
      <w:r>
        <w:t xml:space="preserve"> </w:t>
      </w:r>
      <w:proofErr w:type="spellStart"/>
      <w:r>
        <w:t>en</w:t>
      </w:r>
      <w:proofErr w:type="spellEnd"/>
      <w:r>
        <w:t xml:space="preserve"> </w:t>
      </w:r>
      <w:proofErr w:type="spellStart"/>
      <w:r>
        <w:t>esa</w:t>
      </w:r>
      <w:proofErr w:type="spellEnd"/>
      <w:r>
        <w:t xml:space="preserve"> lucha </w:t>
      </w:r>
      <w:proofErr w:type="spellStart"/>
      <w:r>
        <w:t>todos</w:t>
      </w:r>
      <w:proofErr w:type="spellEnd"/>
      <w:r>
        <w:t xml:space="preserve"> </w:t>
      </w:r>
      <w:proofErr w:type="spellStart"/>
      <w:r>
        <w:t>perderán</w:t>
      </w:r>
      <w:proofErr w:type="spellEnd"/>
      <w:r>
        <w:t xml:space="preserve">, </w:t>
      </w:r>
      <w:proofErr w:type="spellStart"/>
      <w:r>
        <w:t>porque</w:t>
      </w:r>
      <w:proofErr w:type="spellEnd"/>
      <w:r>
        <w:t xml:space="preserve"> mi </w:t>
      </w:r>
      <w:proofErr w:type="spellStart"/>
      <w:r>
        <w:t>poder</w:t>
      </w:r>
      <w:proofErr w:type="spellEnd"/>
      <w:r>
        <w:t xml:space="preserve"> </w:t>
      </w:r>
      <w:proofErr w:type="spellStart"/>
      <w:r>
        <w:t>sólo</w:t>
      </w:r>
      <w:proofErr w:type="spellEnd"/>
      <w:r>
        <w:t xml:space="preserve"> </w:t>
      </w:r>
      <w:proofErr w:type="spellStart"/>
      <w:r>
        <w:t>estará</w:t>
      </w:r>
      <w:proofErr w:type="spellEnd"/>
      <w:r>
        <w:t xml:space="preserve"> del </w:t>
      </w:r>
      <w:proofErr w:type="spellStart"/>
      <w:r>
        <w:t>lado</w:t>
      </w:r>
      <w:proofErr w:type="spellEnd"/>
      <w:r>
        <w:t xml:space="preserve"> de la </w:t>
      </w:r>
      <w:proofErr w:type="spellStart"/>
      <w:r>
        <w:t>justicia</w:t>
      </w:r>
      <w:proofErr w:type="spellEnd"/>
      <w:r>
        <w:t xml:space="preserve">, del amor, de la </w:t>
      </w:r>
      <w:proofErr w:type="spellStart"/>
      <w:r>
        <w:t>razón</w:t>
      </w:r>
      <w:proofErr w:type="spellEnd"/>
      <w:r>
        <w:t xml:space="preserve"> y de la </w:t>
      </w:r>
      <w:proofErr w:type="spellStart"/>
      <w:r>
        <w:t>verdad</w:t>
      </w:r>
      <w:proofErr w:type="spellEnd"/>
      <w:r>
        <w:t xml:space="preserve">. </w:t>
      </w:r>
    </w:p>
    <w:p w14:paraId="5C9FF2A5" w14:textId="77777777" w:rsidR="00F50769" w:rsidRDefault="00F50769" w:rsidP="00F50769">
      <w:r>
        <w:t xml:space="preserve">18. Cuando se </w:t>
      </w:r>
      <w:proofErr w:type="spellStart"/>
      <w:r>
        <w:t>unan</w:t>
      </w:r>
      <w:proofErr w:type="spellEnd"/>
      <w:r>
        <w:t xml:space="preserve"> </w:t>
      </w:r>
      <w:proofErr w:type="spellStart"/>
      <w:r>
        <w:t>en</w:t>
      </w:r>
      <w:proofErr w:type="spellEnd"/>
      <w:r>
        <w:t xml:space="preserve"> </w:t>
      </w:r>
      <w:proofErr w:type="spellStart"/>
      <w:r>
        <w:t>pensamiento</w:t>
      </w:r>
      <w:proofErr w:type="spellEnd"/>
      <w:r>
        <w:t xml:space="preserve"> </w:t>
      </w:r>
      <w:proofErr w:type="spellStart"/>
      <w:r>
        <w:t>todos</w:t>
      </w:r>
      <w:proofErr w:type="spellEnd"/>
      <w:r>
        <w:t xml:space="preserve"> </w:t>
      </w:r>
      <w:proofErr w:type="spellStart"/>
      <w:r>
        <w:t>los</w:t>
      </w:r>
      <w:proofErr w:type="spellEnd"/>
      <w:r>
        <w:t xml:space="preserve"> </w:t>
      </w:r>
      <w:proofErr w:type="spellStart"/>
      <w:r>
        <w:t>que</w:t>
      </w:r>
      <w:proofErr w:type="spellEnd"/>
      <w:r>
        <w:t xml:space="preserve"> </w:t>
      </w:r>
      <w:proofErr w:type="spellStart"/>
      <w:r>
        <w:t>oran</w:t>
      </w:r>
      <w:proofErr w:type="spellEnd"/>
      <w:r>
        <w:t xml:space="preserve"> y </w:t>
      </w:r>
      <w:proofErr w:type="spellStart"/>
      <w:r>
        <w:t>los</w:t>
      </w:r>
      <w:proofErr w:type="spellEnd"/>
      <w:r>
        <w:t xml:space="preserve"> </w:t>
      </w:r>
      <w:proofErr w:type="spellStart"/>
      <w:r>
        <w:t>que</w:t>
      </w:r>
      <w:proofErr w:type="spellEnd"/>
      <w:r>
        <w:t xml:space="preserve"> </w:t>
      </w:r>
      <w:proofErr w:type="spellStart"/>
      <w:r>
        <w:t>sufren</w:t>
      </w:r>
      <w:proofErr w:type="spellEnd"/>
      <w:r>
        <w:t xml:space="preserve">, y </w:t>
      </w:r>
      <w:proofErr w:type="spellStart"/>
      <w:r>
        <w:t>viendo</w:t>
      </w:r>
      <w:proofErr w:type="spellEnd"/>
      <w:r>
        <w:t xml:space="preserve"> </w:t>
      </w:r>
      <w:proofErr w:type="spellStart"/>
      <w:r>
        <w:t>el</w:t>
      </w:r>
      <w:proofErr w:type="spellEnd"/>
      <w:r>
        <w:t xml:space="preserve"> </w:t>
      </w:r>
      <w:proofErr w:type="spellStart"/>
      <w:r>
        <w:t>caos</w:t>
      </w:r>
      <w:proofErr w:type="spellEnd"/>
      <w:r>
        <w:t xml:space="preserve"> </w:t>
      </w:r>
      <w:proofErr w:type="spellStart"/>
      <w:r>
        <w:t>en</w:t>
      </w:r>
      <w:proofErr w:type="spellEnd"/>
      <w:r>
        <w:t xml:space="preserve"> </w:t>
      </w:r>
      <w:proofErr w:type="spellStart"/>
      <w:r>
        <w:t>que</w:t>
      </w:r>
      <w:proofErr w:type="spellEnd"/>
      <w:r>
        <w:t xml:space="preserve"> se </w:t>
      </w:r>
      <w:proofErr w:type="spellStart"/>
      <w:r>
        <w:t>precipita</w:t>
      </w:r>
      <w:proofErr w:type="spellEnd"/>
      <w:r>
        <w:t xml:space="preserve"> la </w:t>
      </w:r>
      <w:proofErr w:type="spellStart"/>
      <w:r>
        <w:t>humanidad</w:t>
      </w:r>
      <w:proofErr w:type="spellEnd"/>
      <w:r>
        <w:t xml:space="preserve">, </w:t>
      </w:r>
      <w:proofErr w:type="spellStart"/>
      <w:r>
        <w:t>conviertan</w:t>
      </w:r>
      <w:proofErr w:type="spellEnd"/>
      <w:r>
        <w:t xml:space="preserve"> </w:t>
      </w:r>
      <w:proofErr w:type="spellStart"/>
      <w:r>
        <w:t>su</w:t>
      </w:r>
      <w:proofErr w:type="spellEnd"/>
      <w:r>
        <w:t xml:space="preserve"> dolor </w:t>
      </w:r>
      <w:proofErr w:type="spellStart"/>
      <w:r>
        <w:t>en</w:t>
      </w:r>
      <w:proofErr w:type="spellEnd"/>
      <w:r>
        <w:t xml:space="preserve"> </w:t>
      </w:r>
      <w:proofErr w:type="spellStart"/>
      <w:r>
        <w:t>enseñanzas</w:t>
      </w:r>
      <w:proofErr w:type="spellEnd"/>
      <w:r>
        <w:t xml:space="preserve"> y </w:t>
      </w:r>
      <w:proofErr w:type="spellStart"/>
      <w:r>
        <w:t>buenas</w:t>
      </w:r>
      <w:proofErr w:type="spellEnd"/>
      <w:r>
        <w:t xml:space="preserve"> </w:t>
      </w:r>
      <w:proofErr w:type="spellStart"/>
      <w:r>
        <w:t>obras</w:t>
      </w:r>
      <w:proofErr w:type="spellEnd"/>
      <w:r>
        <w:t xml:space="preserve">, </w:t>
      </w:r>
      <w:proofErr w:type="spellStart"/>
      <w:r>
        <w:t>Yo</w:t>
      </w:r>
      <w:proofErr w:type="spellEnd"/>
      <w:r>
        <w:t xml:space="preserve"> les </w:t>
      </w:r>
      <w:proofErr w:type="spellStart"/>
      <w:r>
        <w:t>confiaré</w:t>
      </w:r>
      <w:proofErr w:type="spellEnd"/>
      <w:r>
        <w:t xml:space="preserve"> mi espada </w:t>
      </w:r>
      <w:proofErr w:type="spellStart"/>
      <w:r>
        <w:t>invencible</w:t>
      </w:r>
      <w:proofErr w:type="spellEnd"/>
      <w:r>
        <w:t xml:space="preserve"> para </w:t>
      </w:r>
      <w:proofErr w:type="spellStart"/>
      <w:r>
        <w:t>que</w:t>
      </w:r>
      <w:proofErr w:type="spellEnd"/>
      <w:r>
        <w:t xml:space="preserve"> </w:t>
      </w:r>
      <w:proofErr w:type="spellStart"/>
      <w:r>
        <w:t>corten</w:t>
      </w:r>
      <w:proofErr w:type="spellEnd"/>
      <w:r>
        <w:t xml:space="preserve"> </w:t>
      </w:r>
      <w:proofErr w:type="spellStart"/>
      <w:r>
        <w:t>rama</w:t>
      </w:r>
      <w:proofErr w:type="spellEnd"/>
      <w:r>
        <w:t xml:space="preserve"> </w:t>
      </w:r>
      <w:proofErr w:type="spellStart"/>
      <w:r>
        <w:t>tras</w:t>
      </w:r>
      <w:proofErr w:type="spellEnd"/>
      <w:r>
        <w:t xml:space="preserve"> </w:t>
      </w:r>
      <w:proofErr w:type="spellStart"/>
      <w:r>
        <w:t>rama</w:t>
      </w:r>
      <w:proofErr w:type="spellEnd"/>
      <w:r>
        <w:t xml:space="preserve"> del mal, </w:t>
      </w:r>
      <w:proofErr w:type="spellStart"/>
      <w:r>
        <w:t>que</w:t>
      </w:r>
      <w:proofErr w:type="spellEnd"/>
      <w:r>
        <w:t xml:space="preserve"> tantos </w:t>
      </w:r>
      <w:proofErr w:type="spellStart"/>
      <w:r>
        <w:t>frutos</w:t>
      </w:r>
      <w:proofErr w:type="spellEnd"/>
      <w:r>
        <w:t xml:space="preserve"> de </w:t>
      </w:r>
      <w:proofErr w:type="spellStart"/>
      <w:r>
        <w:t>muerte</w:t>
      </w:r>
      <w:proofErr w:type="spellEnd"/>
      <w:r>
        <w:t xml:space="preserve"> ha dado a </w:t>
      </w:r>
      <w:proofErr w:type="spellStart"/>
      <w:r>
        <w:t>los</w:t>
      </w:r>
      <w:proofErr w:type="spellEnd"/>
      <w:r>
        <w:t xml:space="preserve"> hombres. </w:t>
      </w:r>
    </w:p>
    <w:p w14:paraId="7F2C983A" w14:textId="77777777" w:rsidR="00F50769" w:rsidRDefault="00F50769" w:rsidP="00F50769">
      <w:r>
        <w:t xml:space="preserve">19. Los </w:t>
      </w:r>
      <w:proofErr w:type="spellStart"/>
      <w:r>
        <w:t>frutos</w:t>
      </w:r>
      <w:proofErr w:type="spellEnd"/>
      <w:r>
        <w:t xml:space="preserve"> del </w:t>
      </w:r>
      <w:proofErr w:type="spellStart"/>
      <w:r>
        <w:t>reinado</w:t>
      </w:r>
      <w:proofErr w:type="spellEnd"/>
      <w:r>
        <w:t xml:space="preserve"> del mal no </w:t>
      </w:r>
      <w:proofErr w:type="spellStart"/>
      <w:r>
        <w:t>prevalecerán</w:t>
      </w:r>
      <w:proofErr w:type="spellEnd"/>
      <w:r>
        <w:t xml:space="preserve">, </w:t>
      </w:r>
      <w:proofErr w:type="spellStart"/>
      <w:r>
        <w:t>en</w:t>
      </w:r>
      <w:proofErr w:type="spellEnd"/>
      <w:r>
        <w:t xml:space="preserve"> </w:t>
      </w:r>
      <w:proofErr w:type="spellStart"/>
      <w:r>
        <w:t>cambio</w:t>
      </w:r>
      <w:proofErr w:type="spellEnd"/>
      <w:r>
        <w:t xml:space="preserve"> </w:t>
      </w:r>
      <w:proofErr w:type="spellStart"/>
      <w:r>
        <w:t>será</w:t>
      </w:r>
      <w:proofErr w:type="spellEnd"/>
      <w:r>
        <w:t xml:space="preserve"> la luz la </w:t>
      </w:r>
      <w:proofErr w:type="spellStart"/>
      <w:r>
        <w:t>que</w:t>
      </w:r>
      <w:proofErr w:type="spellEnd"/>
      <w:r>
        <w:t xml:space="preserve"> </w:t>
      </w:r>
      <w:proofErr w:type="spellStart"/>
      <w:r>
        <w:t>reine</w:t>
      </w:r>
      <w:proofErr w:type="spellEnd"/>
      <w:r>
        <w:t xml:space="preserve"> </w:t>
      </w:r>
      <w:proofErr w:type="spellStart"/>
      <w:r>
        <w:t>en</w:t>
      </w:r>
      <w:proofErr w:type="spellEnd"/>
      <w:r>
        <w:t xml:space="preserve"> </w:t>
      </w:r>
      <w:proofErr w:type="spellStart"/>
      <w:r>
        <w:t>todo</w:t>
      </w:r>
      <w:proofErr w:type="spellEnd"/>
      <w:r>
        <w:t xml:space="preserve"> </w:t>
      </w:r>
      <w:proofErr w:type="spellStart"/>
      <w:r>
        <w:t>lugar</w:t>
      </w:r>
      <w:proofErr w:type="spellEnd"/>
      <w:r>
        <w:t xml:space="preserve"> </w:t>
      </w:r>
      <w:proofErr w:type="spellStart"/>
      <w:r>
        <w:t>y en</w:t>
      </w:r>
      <w:proofErr w:type="spellEnd"/>
      <w:r>
        <w:t xml:space="preserve"> </w:t>
      </w:r>
      <w:proofErr w:type="spellStart"/>
      <w:r>
        <w:t>todo</w:t>
      </w:r>
      <w:proofErr w:type="spellEnd"/>
      <w:r>
        <w:t xml:space="preserve"> </w:t>
      </w:r>
      <w:proofErr w:type="spellStart"/>
      <w:r>
        <w:t>espíritu</w:t>
      </w:r>
      <w:proofErr w:type="spellEnd"/>
      <w:r>
        <w:t xml:space="preserve">. </w:t>
      </w:r>
    </w:p>
    <w:p w14:paraId="6CD8E5AC" w14:textId="77777777" w:rsidR="00F50769" w:rsidRDefault="00F50769" w:rsidP="00F50769">
      <w:r>
        <w:t xml:space="preserve">20. En </w:t>
      </w:r>
      <w:proofErr w:type="spellStart"/>
      <w:r>
        <w:t>este</w:t>
      </w:r>
      <w:proofErr w:type="spellEnd"/>
      <w:r>
        <w:t xml:space="preserve"> </w:t>
      </w:r>
      <w:proofErr w:type="spellStart"/>
      <w:r>
        <w:t>tiempo</w:t>
      </w:r>
      <w:proofErr w:type="spellEnd"/>
      <w:r>
        <w:t xml:space="preserve"> </w:t>
      </w:r>
      <w:proofErr w:type="spellStart"/>
      <w:r>
        <w:t>estoy</w:t>
      </w:r>
      <w:proofErr w:type="spellEnd"/>
      <w:r>
        <w:t xml:space="preserve"> </w:t>
      </w:r>
      <w:proofErr w:type="spellStart"/>
      <w:r>
        <w:t>manifestando</w:t>
      </w:r>
      <w:proofErr w:type="spellEnd"/>
      <w:r>
        <w:t xml:space="preserve"> mi </w:t>
      </w:r>
      <w:proofErr w:type="spellStart"/>
      <w:r>
        <w:t>divina</w:t>
      </w:r>
      <w:proofErr w:type="spellEnd"/>
      <w:r>
        <w:t xml:space="preserve"> palabra a </w:t>
      </w:r>
      <w:proofErr w:type="spellStart"/>
      <w:r>
        <w:t>través</w:t>
      </w:r>
      <w:proofErr w:type="spellEnd"/>
      <w:r>
        <w:t xml:space="preserve"> de hombres, </w:t>
      </w:r>
      <w:proofErr w:type="spellStart"/>
      <w:r>
        <w:t>mujeres</w:t>
      </w:r>
      <w:proofErr w:type="spellEnd"/>
      <w:r>
        <w:t xml:space="preserve"> y </w:t>
      </w:r>
      <w:proofErr w:type="spellStart"/>
      <w:r>
        <w:t>niños</w:t>
      </w:r>
      <w:proofErr w:type="spellEnd"/>
      <w:r>
        <w:t xml:space="preserve">, </w:t>
      </w:r>
      <w:proofErr w:type="spellStart"/>
      <w:r>
        <w:t>cumpliéndose</w:t>
      </w:r>
      <w:proofErr w:type="spellEnd"/>
      <w:r>
        <w:t xml:space="preserve"> </w:t>
      </w:r>
      <w:proofErr w:type="spellStart"/>
      <w:r>
        <w:t>así</w:t>
      </w:r>
      <w:proofErr w:type="spellEnd"/>
      <w:r>
        <w:t xml:space="preserve"> </w:t>
      </w:r>
      <w:proofErr w:type="spellStart"/>
      <w:r>
        <w:t>aquella</w:t>
      </w:r>
      <w:proofErr w:type="spellEnd"/>
      <w:r>
        <w:t xml:space="preserve"> </w:t>
      </w:r>
      <w:proofErr w:type="spellStart"/>
      <w:r>
        <w:t>profecía</w:t>
      </w:r>
      <w:proofErr w:type="spellEnd"/>
      <w:r>
        <w:t xml:space="preserve"> </w:t>
      </w:r>
      <w:proofErr w:type="spellStart"/>
      <w:r>
        <w:t>que</w:t>
      </w:r>
      <w:proofErr w:type="spellEnd"/>
      <w:r>
        <w:t xml:space="preserve"> </w:t>
      </w:r>
      <w:proofErr w:type="spellStart"/>
      <w:r>
        <w:t>os</w:t>
      </w:r>
      <w:proofErr w:type="spellEnd"/>
      <w:r>
        <w:t xml:space="preserve"> </w:t>
      </w:r>
      <w:proofErr w:type="spellStart"/>
      <w:r>
        <w:t>anunció</w:t>
      </w:r>
      <w:proofErr w:type="spellEnd"/>
      <w:r>
        <w:t xml:space="preserve"> </w:t>
      </w:r>
      <w:proofErr w:type="spellStart"/>
      <w:r>
        <w:t>el</w:t>
      </w:r>
      <w:proofErr w:type="spellEnd"/>
      <w:r>
        <w:t xml:space="preserve"> </w:t>
      </w:r>
      <w:proofErr w:type="spellStart"/>
      <w:r>
        <w:t>tiempo</w:t>
      </w:r>
      <w:proofErr w:type="spellEnd"/>
      <w:r>
        <w:t xml:space="preserve"> </w:t>
      </w:r>
      <w:proofErr w:type="spellStart"/>
      <w:r>
        <w:t>en</w:t>
      </w:r>
      <w:proofErr w:type="spellEnd"/>
      <w:r>
        <w:t xml:space="preserve"> </w:t>
      </w:r>
      <w:proofErr w:type="spellStart"/>
      <w:r>
        <w:t>que</w:t>
      </w:r>
      <w:proofErr w:type="spellEnd"/>
      <w:r>
        <w:t xml:space="preserve"> mi Espíritu se </w:t>
      </w:r>
      <w:proofErr w:type="spellStart"/>
      <w:r>
        <w:t>derramaría</w:t>
      </w:r>
      <w:proofErr w:type="spellEnd"/>
      <w:r>
        <w:t xml:space="preserve"> </w:t>
      </w:r>
      <w:proofErr w:type="spellStart"/>
      <w:r>
        <w:t>en</w:t>
      </w:r>
      <w:proofErr w:type="spellEnd"/>
      <w:r>
        <w:t xml:space="preserve"> </w:t>
      </w:r>
      <w:proofErr w:type="spellStart"/>
      <w:r>
        <w:t>toda</w:t>
      </w:r>
      <w:proofErr w:type="spellEnd"/>
      <w:r>
        <w:t xml:space="preserve"> </w:t>
      </w:r>
      <w:proofErr w:type="spellStart"/>
      <w:r>
        <w:t>criatura</w:t>
      </w:r>
      <w:proofErr w:type="spellEnd"/>
      <w:r>
        <w:t xml:space="preserve"> humana. </w:t>
      </w:r>
      <w:proofErr w:type="spellStart"/>
      <w:r>
        <w:t>Apenas</w:t>
      </w:r>
      <w:proofErr w:type="spellEnd"/>
      <w:r>
        <w:t xml:space="preserve"> </w:t>
      </w:r>
      <w:proofErr w:type="spellStart"/>
      <w:r>
        <w:t>estáis</w:t>
      </w:r>
      <w:proofErr w:type="spellEnd"/>
      <w:r>
        <w:t xml:space="preserve"> </w:t>
      </w:r>
      <w:proofErr w:type="spellStart"/>
      <w:r>
        <w:t>en</w:t>
      </w:r>
      <w:proofErr w:type="spellEnd"/>
      <w:r>
        <w:t xml:space="preserve"> </w:t>
      </w:r>
      <w:proofErr w:type="spellStart"/>
      <w:r>
        <w:t>el</w:t>
      </w:r>
      <w:proofErr w:type="spellEnd"/>
      <w:r>
        <w:t xml:space="preserve"> principio de </w:t>
      </w:r>
      <w:proofErr w:type="spellStart"/>
      <w:r>
        <w:t>esa</w:t>
      </w:r>
      <w:proofErr w:type="spellEnd"/>
      <w:r>
        <w:t xml:space="preserve"> Era, mas luego </w:t>
      </w:r>
      <w:proofErr w:type="spellStart"/>
      <w:r>
        <w:t>veréis</w:t>
      </w:r>
      <w:proofErr w:type="spellEnd"/>
      <w:r>
        <w:t xml:space="preserve"> </w:t>
      </w:r>
      <w:proofErr w:type="spellStart"/>
      <w:r>
        <w:t>en</w:t>
      </w:r>
      <w:proofErr w:type="spellEnd"/>
      <w:r>
        <w:t xml:space="preserve"> </w:t>
      </w:r>
      <w:proofErr w:type="spellStart"/>
      <w:r>
        <w:t>toda</w:t>
      </w:r>
      <w:proofErr w:type="spellEnd"/>
      <w:r>
        <w:t xml:space="preserve"> la Tierra </w:t>
      </w:r>
      <w:proofErr w:type="spellStart"/>
      <w:r>
        <w:t>el</w:t>
      </w:r>
      <w:proofErr w:type="spellEnd"/>
      <w:r>
        <w:t xml:space="preserve"> </w:t>
      </w:r>
      <w:proofErr w:type="spellStart"/>
      <w:r>
        <w:t>despertar</w:t>
      </w:r>
      <w:proofErr w:type="spellEnd"/>
      <w:r>
        <w:t xml:space="preserve"> </w:t>
      </w:r>
      <w:proofErr w:type="spellStart"/>
      <w:r>
        <w:t>espiritual</w:t>
      </w:r>
      <w:proofErr w:type="spellEnd"/>
      <w:r>
        <w:t xml:space="preserve"> de la </w:t>
      </w:r>
      <w:proofErr w:type="spellStart"/>
      <w:r>
        <w:t>humanidad</w:t>
      </w:r>
      <w:proofErr w:type="spellEnd"/>
      <w:r>
        <w:t xml:space="preserve">. </w:t>
      </w:r>
    </w:p>
    <w:p w14:paraId="57EFFA62" w14:textId="77777777" w:rsidR="00F50769" w:rsidRDefault="00F50769" w:rsidP="00F50769">
      <w:r>
        <w:t xml:space="preserve">21. </w:t>
      </w:r>
      <w:proofErr w:type="spellStart"/>
      <w:r>
        <w:t>Simbólicamente</w:t>
      </w:r>
      <w:proofErr w:type="spellEnd"/>
      <w:r>
        <w:t xml:space="preserve"> hay </w:t>
      </w:r>
      <w:proofErr w:type="spellStart"/>
      <w:r>
        <w:t>una</w:t>
      </w:r>
      <w:proofErr w:type="spellEnd"/>
      <w:r>
        <w:t xml:space="preserve"> mesa </w:t>
      </w:r>
      <w:proofErr w:type="spellStart"/>
      <w:r>
        <w:t>preparada</w:t>
      </w:r>
      <w:proofErr w:type="spellEnd"/>
      <w:r>
        <w:t xml:space="preserve"> a la </w:t>
      </w:r>
      <w:proofErr w:type="spellStart"/>
      <w:r>
        <w:t>cual</w:t>
      </w:r>
      <w:proofErr w:type="spellEnd"/>
      <w:r>
        <w:t xml:space="preserve"> </w:t>
      </w:r>
      <w:proofErr w:type="spellStart"/>
      <w:r>
        <w:t>os</w:t>
      </w:r>
      <w:proofErr w:type="spellEnd"/>
      <w:r>
        <w:t xml:space="preserve"> </w:t>
      </w:r>
      <w:proofErr w:type="spellStart"/>
      <w:r>
        <w:t>invito</w:t>
      </w:r>
      <w:proofErr w:type="spellEnd"/>
      <w:r>
        <w:t xml:space="preserve"> para </w:t>
      </w:r>
      <w:proofErr w:type="spellStart"/>
      <w:r>
        <w:t>que</w:t>
      </w:r>
      <w:proofErr w:type="spellEnd"/>
      <w:r>
        <w:t xml:space="preserve"> </w:t>
      </w:r>
      <w:proofErr w:type="spellStart"/>
      <w:r>
        <w:t>os</w:t>
      </w:r>
      <w:proofErr w:type="spellEnd"/>
      <w:r>
        <w:t xml:space="preserve"> </w:t>
      </w:r>
      <w:proofErr w:type="spellStart"/>
      <w:r>
        <w:t>sentéis</w:t>
      </w:r>
      <w:proofErr w:type="spellEnd"/>
      <w:r>
        <w:t xml:space="preserve"> y </w:t>
      </w:r>
      <w:proofErr w:type="spellStart"/>
      <w:r>
        <w:t>comáis</w:t>
      </w:r>
      <w:proofErr w:type="spellEnd"/>
      <w:r>
        <w:t xml:space="preserve"> </w:t>
      </w:r>
      <w:proofErr w:type="spellStart"/>
      <w:r>
        <w:t>los</w:t>
      </w:r>
      <w:proofErr w:type="spellEnd"/>
      <w:r>
        <w:t xml:space="preserve"> </w:t>
      </w:r>
      <w:proofErr w:type="spellStart"/>
      <w:r>
        <w:t>manjares</w:t>
      </w:r>
      <w:proofErr w:type="spellEnd"/>
      <w:r>
        <w:t xml:space="preserve"> de </w:t>
      </w:r>
      <w:proofErr w:type="spellStart"/>
      <w:r>
        <w:t>vida</w:t>
      </w:r>
      <w:proofErr w:type="spellEnd"/>
      <w:r>
        <w:t xml:space="preserve"> </w:t>
      </w:r>
      <w:proofErr w:type="spellStart"/>
      <w:r>
        <w:t>eterna</w:t>
      </w:r>
      <w:proofErr w:type="spellEnd"/>
      <w:r>
        <w:t xml:space="preserve"> </w:t>
      </w:r>
      <w:proofErr w:type="spellStart"/>
      <w:r>
        <w:t>que</w:t>
      </w:r>
      <w:proofErr w:type="spellEnd"/>
      <w:r>
        <w:t xml:space="preserve"> </w:t>
      </w:r>
      <w:proofErr w:type="spellStart"/>
      <w:r>
        <w:t>ofrezco</w:t>
      </w:r>
      <w:proofErr w:type="spellEnd"/>
      <w:r>
        <w:t xml:space="preserve"> a </w:t>
      </w:r>
      <w:proofErr w:type="spellStart"/>
      <w:r>
        <w:t>vuestro</w:t>
      </w:r>
      <w:proofErr w:type="spellEnd"/>
      <w:r>
        <w:t xml:space="preserve"> </w:t>
      </w:r>
      <w:proofErr w:type="spellStart"/>
      <w:r>
        <w:t>espíritu</w:t>
      </w:r>
      <w:proofErr w:type="spellEnd"/>
      <w:r>
        <w:t xml:space="preserve">. Bien </w:t>
      </w:r>
      <w:proofErr w:type="spellStart"/>
      <w:r>
        <w:t>podéis</w:t>
      </w:r>
      <w:proofErr w:type="spellEnd"/>
      <w:r>
        <w:t xml:space="preserve"> </w:t>
      </w:r>
      <w:proofErr w:type="spellStart"/>
      <w:r>
        <w:t>entender</w:t>
      </w:r>
      <w:proofErr w:type="spellEnd"/>
      <w:r>
        <w:t xml:space="preserve"> </w:t>
      </w:r>
      <w:proofErr w:type="spellStart"/>
      <w:r>
        <w:t>el</w:t>
      </w:r>
      <w:proofErr w:type="spellEnd"/>
      <w:r>
        <w:t xml:space="preserve"> </w:t>
      </w:r>
      <w:proofErr w:type="spellStart"/>
      <w:r>
        <w:t>sentido</w:t>
      </w:r>
      <w:proofErr w:type="spellEnd"/>
      <w:r>
        <w:t xml:space="preserve"> de </w:t>
      </w:r>
      <w:proofErr w:type="spellStart"/>
      <w:r>
        <w:t>estas</w:t>
      </w:r>
      <w:proofErr w:type="spellEnd"/>
      <w:r>
        <w:t xml:space="preserve"> palabras, </w:t>
      </w:r>
      <w:proofErr w:type="spellStart"/>
      <w:r>
        <w:t>porque</w:t>
      </w:r>
      <w:proofErr w:type="spellEnd"/>
      <w:r>
        <w:t xml:space="preserve"> </w:t>
      </w:r>
      <w:proofErr w:type="spellStart"/>
      <w:r>
        <w:t>desde</w:t>
      </w:r>
      <w:proofErr w:type="spellEnd"/>
      <w:r>
        <w:t xml:space="preserve"> </w:t>
      </w:r>
      <w:proofErr w:type="spellStart"/>
      <w:r>
        <w:t>los</w:t>
      </w:r>
      <w:proofErr w:type="spellEnd"/>
      <w:r>
        <w:t xml:space="preserve"> </w:t>
      </w:r>
      <w:proofErr w:type="spellStart"/>
      <w:r>
        <w:t>primeros</w:t>
      </w:r>
      <w:proofErr w:type="spellEnd"/>
      <w:r>
        <w:t xml:space="preserve"> </w:t>
      </w:r>
      <w:proofErr w:type="spellStart"/>
      <w:r>
        <w:t>tiempos</w:t>
      </w:r>
      <w:proofErr w:type="spellEnd"/>
      <w:r>
        <w:t xml:space="preserve"> </w:t>
      </w:r>
      <w:proofErr w:type="spellStart"/>
      <w:r>
        <w:t>os</w:t>
      </w:r>
      <w:proofErr w:type="spellEnd"/>
      <w:r>
        <w:t xml:space="preserve"> he </w:t>
      </w:r>
      <w:proofErr w:type="spellStart"/>
      <w:r>
        <w:t>hablado</w:t>
      </w:r>
      <w:proofErr w:type="spellEnd"/>
      <w:r>
        <w:t xml:space="preserve"> de la </w:t>
      </w:r>
      <w:proofErr w:type="spellStart"/>
      <w:r>
        <w:t>vida</w:t>
      </w:r>
      <w:proofErr w:type="spellEnd"/>
      <w:r>
        <w:t xml:space="preserve"> </w:t>
      </w:r>
      <w:proofErr w:type="spellStart"/>
      <w:r>
        <w:t>verdadera</w:t>
      </w:r>
      <w:proofErr w:type="spellEnd"/>
      <w:r>
        <w:t xml:space="preserve">, </w:t>
      </w:r>
    </w:p>
    <w:p w14:paraId="2C656808" w14:textId="77777777" w:rsidR="00F50769" w:rsidRDefault="00F50769" w:rsidP="00F50769">
      <w:proofErr w:type="spellStart"/>
      <w:r>
        <w:t>que</w:t>
      </w:r>
      <w:proofErr w:type="spellEnd"/>
      <w:r>
        <w:t xml:space="preserve"> es la </w:t>
      </w:r>
      <w:proofErr w:type="spellStart"/>
      <w:r>
        <w:t>vida</w:t>
      </w:r>
      <w:proofErr w:type="spellEnd"/>
      <w:r>
        <w:t xml:space="preserve"> </w:t>
      </w:r>
      <w:proofErr w:type="spellStart"/>
      <w:r>
        <w:t>eterna</w:t>
      </w:r>
      <w:proofErr w:type="spellEnd"/>
      <w:r>
        <w:t xml:space="preserve">, </w:t>
      </w:r>
      <w:proofErr w:type="spellStart"/>
      <w:r>
        <w:t>aunque</w:t>
      </w:r>
      <w:proofErr w:type="spellEnd"/>
      <w:r>
        <w:t xml:space="preserve"> hasta </w:t>
      </w:r>
      <w:proofErr w:type="spellStart"/>
      <w:r>
        <w:t>ahora</w:t>
      </w:r>
      <w:proofErr w:type="spellEnd"/>
      <w:r>
        <w:t xml:space="preserve"> no </w:t>
      </w:r>
      <w:proofErr w:type="spellStart"/>
      <w:r>
        <w:t>habíais</w:t>
      </w:r>
      <w:proofErr w:type="spellEnd"/>
      <w:r>
        <w:t xml:space="preserve"> </w:t>
      </w:r>
      <w:proofErr w:type="spellStart"/>
      <w:r>
        <w:t>comprendido</w:t>
      </w:r>
      <w:proofErr w:type="spellEnd"/>
      <w:r>
        <w:t xml:space="preserve"> </w:t>
      </w:r>
      <w:proofErr w:type="spellStart"/>
      <w:r>
        <w:t>esa</w:t>
      </w:r>
      <w:proofErr w:type="spellEnd"/>
      <w:r>
        <w:t xml:space="preserve"> </w:t>
      </w:r>
      <w:proofErr w:type="spellStart"/>
      <w:r>
        <w:t>lección</w:t>
      </w:r>
      <w:proofErr w:type="spellEnd"/>
      <w:r>
        <w:t xml:space="preserve">. </w:t>
      </w:r>
    </w:p>
    <w:p w14:paraId="4954B9FF" w14:textId="77777777" w:rsidR="00F50769" w:rsidRDefault="00F50769" w:rsidP="00F50769">
      <w:r>
        <w:t xml:space="preserve">22. </w:t>
      </w:r>
      <w:proofErr w:type="spellStart"/>
      <w:r>
        <w:t>Yo</w:t>
      </w:r>
      <w:proofErr w:type="spellEnd"/>
      <w:r>
        <w:t xml:space="preserve"> </w:t>
      </w:r>
      <w:proofErr w:type="spellStart"/>
      <w:r>
        <w:t>que</w:t>
      </w:r>
      <w:proofErr w:type="spellEnd"/>
      <w:r>
        <w:t xml:space="preserve"> </w:t>
      </w:r>
      <w:proofErr w:type="spellStart"/>
      <w:r>
        <w:t>sabía</w:t>
      </w:r>
      <w:proofErr w:type="spellEnd"/>
      <w:r>
        <w:t xml:space="preserve"> lo poco </w:t>
      </w:r>
      <w:proofErr w:type="spellStart"/>
      <w:r>
        <w:t>que</w:t>
      </w:r>
      <w:proofErr w:type="spellEnd"/>
      <w:r>
        <w:t xml:space="preserve"> </w:t>
      </w:r>
      <w:proofErr w:type="spellStart"/>
      <w:r>
        <w:t>habías</w:t>
      </w:r>
      <w:proofErr w:type="spellEnd"/>
      <w:r>
        <w:t xml:space="preserve"> de </w:t>
      </w:r>
      <w:proofErr w:type="spellStart"/>
      <w:r>
        <w:t>profundizaros</w:t>
      </w:r>
      <w:proofErr w:type="spellEnd"/>
      <w:r>
        <w:t xml:space="preserve"> </w:t>
      </w:r>
      <w:proofErr w:type="spellStart"/>
      <w:r>
        <w:t>en</w:t>
      </w:r>
      <w:proofErr w:type="spellEnd"/>
      <w:r>
        <w:t xml:space="preserve"> mis </w:t>
      </w:r>
      <w:proofErr w:type="spellStart"/>
      <w:r>
        <w:t>enseñanzas</w:t>
      </w:r>
      <w:proofErr w:type="spellEnd"/>
      <w:r>
        <w:t xml:space="preserve"> y </w:t>
      </w:r>
      <w:proofErr w:type="spellStart"/>
      <w:r>
        <w:t>los</w:t>
      </w:r>
      <w:proofErr w:type="spellEnd"/>
      <w:r>
        <w:t xml:space="preserve"> </w:t>
      </w:r>
      <w:proofErr w:type="spellStart"/>
      <w:r>
        <w:t>errores</w:t>
      </w:r>
      <w:proofErr w:type="spellEnd"/>
      <w:r>
        <w:t xml:space="preserve"> </w:t>
      </w:r>
      <w:proofErr w:type="spellStart"/>
      <w:r>
        <w:t>en</w:t>
      </w:r>
      <w:proofErr w:type="spellEnd"/>
      <w:r>
        <w:t xml:space="preserve"> </w:t>
      </w:r>
      <w:proofErr w:type="spellStart"/>
      <w:r>
        <w:t>que</w:t>
      </w:r>
      <w:proofErr w:type="spellEnd"/>
      <w:r>
        <w:t xml:space="preserve"> </w:t>
      </w:r>
      <w:proofErr w:type="spellStart"/>
      <w:r>
        <w:t>habríais</w:t>
      </w:r>
      <w:proofErr w:type="spellEnd"/>
      <w:r>
        <w:t xml:space="preserve"> de </w:t>
      </w:r>
      <w:proofErr w:type="spellStart"/>
      <w:r>
        <w:t>caer</w:t>
      </w:r>
      <w:proofErr w:type="spellEnd"/>
      <w:r>
        <w:t xml:space="preserve"> al </w:t>
      </w:r>
      <w:proofErr w:type="spellStart"/>
      <w:r>
        <w:t>interpretar</w:t>
      </w:r>
      <w:proofErr w:type="spellEnd"/>
      <w:r>
        <w:t xml:space="preserve"> mis </w:t>
      </w:r>
      <w:proofErr w:type="spellStart"/>
      <w:r>
        <w:t>revelaciones</w:t>
      </w:r>
      <w:proofErr w:type="spellEnd"/>
      <w:r>
        <w:t xml:space="preserve">, </w:t>
      </w:r>
      <w:proofErr w:type="spellStart"/>
      <w:r>
        <w:t>os</w:t>
      </w:r>
      <w:proofErr w:type="spellEnd"/>
      <w:r>
        <w:t xml:space="preserve"> </w:t>
      </w:r>
      <w:proofErr w:type="spellStart"/>
      <w:r>
        <w:t>anuncié</w:t>
      </w:r>
      <w:proofErr w:type="spellEnd"/>
      <w:r>
        <w:t xml:space="preserve"> mi </w:t>
      </w:r>
      <w:proofErr w:type="spellStart"/>
      <w:r>
        <w:t>retorno</w:t>
      </w:r>
      <w:proofErr w:type="spellEnd"/>
      <w:r>
        <w:t xml:space="preserve">, </w:t>
      </w:r>
      <w:proofErr w:type="spellStart"/>
      <w:r>
        <w:t>diciéndoos</w:t>
      </w:r>
      <w:proofErr w:type="spellEnd"/>
      <w:r>
        <w:t xml:space="preserve"> </w:t>
      </w:r>
      <w:proofErr w:type="spellStart"/>
      <w:r>
        <w:t>que</w:t>
      </w:r>
      <w:proofErr w:type="spellEnd"/>
      <w:r>
        <w:t xml:space="preserve"> </w:t>
      </w:r>
      <w:proofErr w:type="spellStart"/>
      <w:r>
        <w:t>os</w:t>
      </w:r>
      <w:proofErr w:type="spellEnd"/>
      <w:r>
        <w:t xml:space="preserve"> </w:t>
      </w:r>
      <w:proofErr w:type="spellStart"/>
      <w:r>
        <w:t>enviaría</w:t>
      </w:r>
      <w:proofErr w:type="spellEnd"/>
      <w:r>
        <w:t xml:space="preserve"> al Espíritu de la Verdad para </w:t>
      </w:r>
      <w:proofErr w:type="spellStart"/>
      <w:r>
        <w:t>que</w:t>
      </w:r>
      <w:proofErr w:type="spellEnd"/>
      <w:r>
        <w:t xml:space="preserve"> </w:t>
      </w:r>
      <w:proofErr w:type="spellStart"/>
      <w:r>
        <w:t>esclareciera</w:t>
      </w:r>
      <w:proofErr w:type="spellEnd"/>
      <w:r>
        <w:t xml:space="preserve"> </w:t>
      </w:r>
      <w:proofErr w:type="spellStart"/>
      <w:r>
        <w:t>muchos</w:t>
      </w:r>
      <w:proofErr w:type="spellEnd"/>
      <w:r>
        <w:t xml:space="preserve"> </w:t>
      </w:r>
      <w:proofErr w:type="spellStart"/>
      <w:r>
        <w:t>misterios</w:t>
      </w:r>
      <w:proofErr w:type="spellEnd"/>
      <w:r>
        <w:t xml:space="preserve"> y </w:t>
      </w:r>
      <w:proofErr w:type="spellStart"/>
      <w:r>
        <w:t>os</w:t>
      </w:r>
      <w:proofErr w:type="spellEnd"/>
      <w:r>
        <w:t xml:space="preserve"> </w:t>
      </w:r>
      <w:proofErr w:type="spellStart"/>
      <w:r>
        <w:t>explicara</w:t>
      </w:r>
      <w:proofErr w:type="spellEnd"/>
      <w:r>
        <w:t xml:space="preserve"> lo </w:t>
      </w:r>
      <w:proofErr w:type="spellStart"/>
      <w:r>
        <w:t>que</w:t>
      </w:r>
      <w:proofErr w:type="spellEnd"/>
      <w:r>
        <w:t xml:space="preserve"> no </w:t>
      </w:r>
      <w:proofErr w:type="spellStart"/>
      <w:r>
        <w:t>hubieseis</w:t>
      </w:r>
      <w:proofErr w:type="spellEnd"/>
      <w:r>
        <w:t xml:space="preserve"> </w:t>
      </w:r>
      <w:proofErr w:type="spellStart"/>
      <w:r>
        <w:t>comprendido</w:t>
      </w:r>
      <w:proofErr w:type="spellEnd"/>
      <w:r>
        <w:t xml:space="preserve">; </w:t>
      </w:r>
      <w:proofErr w:type="spellStart"/>
      <w:r>
        <w:t>porque</w:t>
      </w:r>
      <w:proofErr w:type="spellEnd"/>
      <w:r>
        <w:t xml:space="preserve"> </w:t>
      </w:r>
      <w:proofErr w:type="spellStart"/>
      <w:r>
        <w:t>en</w:t>
      </w:r>
      <w:proofErr w:type="spellEnd"/>
      <w:r>
        <w:t xml:space="preserve"> lo </w:t>
      </w:r>
      <w:proofErr w:type="spellStart"/>
      <w:r>
        <w:t>más</w:t>
      </w:r>
      <w:proofErr w:type="spellEnd"/>
      <w:r>
        <w:t xml:space="preserve"> profundo de mis palabras </w:t>
      </w:r>
      <w:proofErr w:type="spellStart"/>
      <w:r>
        <w:t>proféticas</w:t>
      </w:r>
      <w:proofErr w:type="spellEnd"/>
      <w:r>
        <w:t xml:space="preserve"> </w:t>
      </w:r>
      <w:proofErr w:type="spellStart"/>
      <w:r>
        <w:t>os</w:t>
      </w:r>
      <w:proofErr w:type="spellEnd"/>
      <w:r>
        <w:t xml:space="preserve"> di a </w:t>
      </w:r>
      <w:proofErr w:type="spellStart"/>
      <w:r>
        <w:t>comprender</w:t>
      </w:r>
      <w:proofErr w:type="spellEnd"/>
      <w:r>
        <w:t xml:space="preserve"> </w:t>
      </w:r>
      <w:proofErr w:type="spellStart"/>
      <w:r>
        <w:t>que</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no </w:t>
      </w:r>
      <w:proofErr w:type="spellStart"/>
      <w:r>
        <w:t>vendría</w:t>
      </w:r>
      <w:proofErr w:type="spellEnd"/>
      <w:r>
        <w:t xml:space="preserve"> entre </w:t>
      </w:r>
      <w:proofErr w:type="spellStart"/>
      <w:r>
        <w:t>relámpagos</w:t>
      </w:r>
      <w:proofErr w:type="spellEnd"/>
      <w:r>
        <w:t xml:space="preserve"> y </w:t>
      </w:r>
      <w:proofErr w:type="spellStart"/>
      <w:r>
        <w:t>truenos</w:t>
      </w:r>
      <w:proofErr w:type="spellEnd"/>
      <w:r>
        <w:t xml:space="preserve"> </w:t>
      </w:r>
      <w:proofErr w:type="spellStart"/>
      <w:r>
        <w:t>como</w:t>
      </w:r>
      <w:proofErr w:type="spellEnd"/>
      <w:r>
        <w:t xml:space="preserve"> </w:t>
      </w:r>
      <w:proofErr w:type="spellStart"/>
      <w:r>
        <w:t>en</w:t>
      </w:r>
      <w:proofErr w:type="spellEnd"/>
      <w:r>
        <w:t xml:space="preserve"> </w:t>
      </w:r>
      <w:proofErr w:type="spellStart"/>
      <w:r>
        <w:t>el</w:t>
      </w:r>
      <w:proofErr w:type="spellEnd"/>
      <w:r>
        <w:t xml:space="preserve"> </w:t>
      </w:r>
      <w:proofErr w:type="spellStart"/>
      <w:r>
        <w:t>Sinaí</w:t>
      </w:r>
      <w:proofErr w:type="spellEnd"/>
      <w:r>
        <w:t xml:space="preserve">, no a </w:t>
      </w:r>
      <w:proofErr w:type="spellStart"/>
      <w:r>
        <w:t>hacerme</w:t>
      </w:r>
      <w:proofErr w:type="spellEnd"/>
      <w:r>
        <w:t xml:space="preserve"> hombre, </w:t>
      </w:r>
      <w:proofErr w:type="spellStart"/>
      <w:r>
        <w:t>humanizando</w:t>
      </w:r>
      <w:proofErr w:type="spellEnd"/>
      <w:r>
        <w:t xml:space="preserve"> mi amor y mis palabras </w:t>
      </w:r>
      <w:proofErr w:type="spellStart"/>
      <w:r>
        <w:t>como</w:t>
      </w:r>
      <w:proofErr w:type="spellEnd"/>
      <w:r>
        <w:t xml:space="preserve"> </w:t>
      </w:r>
      <w:proofErr w:type="spellStart"/>
      <w:r>
        <w:t>en</w:t>
      </w:r>
      <w:proofErr w:type="spellEnd"/>
      <w:r>
        <w:t xml:space="preserve"> </w:t>
      </w:r>
      <w:proofErr w:type="spellStart"/>
      <w:r>
        <w:t>el</w:t>
      </w:r>
      <w:proofErr w:type="spellEnd"/>
      <w:r>
        <w:t xml:space="preserve"> Segundo Tiempo; </w:t>
      </w:r>
      <w:proofErr w:type="spellStart"/>
      <w:r>
        <w:t>sino</w:t>
      </w:r>
      <w:proofErr w:type="spellEnd"/>
      <w:r>
        <w:t xml:space="preserve"> </w:t>
      </w:r>
      <w:proofErr w:type="spellStart"/>
      <w:r>
        <w:t>que</w:t>
      </w:r>
      <w:proofErr w:type="spellEnd"/>
      <w:r>
        <w:t xml:space="preserve"> </w:t>
      </w:r>
      <w:proofErr w:type="spellStart"/>
      <w:r>
        <w:t>llegaría</w:t>
      </w:r>
      <w:proofErr w:type="spellEnd"/>
      <w:r>
        <w:t xml:space="preserve"> a </w:t>
      </w:r>
      <w:proofErr w:type="spellStart"/>
      <w:r>
        <w:t>vuestro</w:t>
      </w:r>
      <w:proofErr w:type="spellEnd"/>
      <w:r>
        <w:t xml:space="preserve"> </w:t>
      </w:r>
      <w:proofErr w:type="spellStart"/>
      <w:r>
        <w:t>espíritu</w:t>
      </w:r>
      <w:proofErr w:type="spellEnd"/>
      <w:r>
        <w:t xml:space="preserve"> </w:t>
      </w:r>
      <w:proofErr w:type="spellStart"/>
      <w:r>
        <w:t>en</w:t>
      </w:r>
      <w:proofErr w:type="spellEnd"/>
      <w:r>
        <w:t xml:space="preserve"> </w:t>
      </w:r>
      <w:proofErr w:type="spellStart"/>
      <w:r>
        <w:t>el</w:t>
      </w:r>
      <w:proofErr w:type="spellEnd"/>
      <w:r>
        <w:t xml:space="preserve"> </w:t>
      </w:r>
      <w:proofErr w:type="spellStart"/>
      <w:r>
        <w:t>resplandor</w:t>
      </w:r>
      <w:proofErr w:type="spellEnd"/>
      <w:r>
        <w:t xml:space="preserve"> de mi </w:t>
      </w:r>
      <w:proofErr w:type="spellStart"/>
      <w:r>
        <w:t>sabiduría</w:t>
      </w:r>
      <w:proofErr w:type="spellEnd"/>
      <w:r>
        <w:t xml:space="preserve"> </w:t>
      </w:r>
      <w:proofErr w:type="spellStart"/>
      <w:r>
        <w:t>sorprendiendo</w:t>
      </w:r>
      <w:proofErr w:type="spellEnd"/>
      <w:r>
        <w:t xml:space="preserve"> a </w:t>
      </w:r>
      <w:proofErr w:type="spellStart"/>
      <w:r>
        <w:t>vuestra</w:t>
      </w:r>
      <w:proofErr w:type="spellEnd"/>
      <w:r>
        <w:t xml:space="preserve"> </w:t>
      </w:r>
      <w:proofErr w:type="spellStart"/>
      <w:r>
        <w:t>mente</w:t>
      </w:r>
      <w:proofErr w:type="spellEnd"/>
      <w:r>
        <w:t xml:space="preserve"> con la luz de la </w:t>
      </w:r>
      <w:proofErr w:type="spellStart"/>
      <w:r>
        <w:t>inspiración</w:t>
      </w:r>
      <w:proofErr w:type="spellEnd"/>
      <w:r>
        <w:t xml:space="preserve"> y </w:t>
      </w:r>
      <w:proofErr w:type="spellStart"/>
      <w:r>
        <w:t>llamando</w:t>
      </w:r>
      <w:proofErr w:type="spellEnd"/>
      <w:r>
        <w:t xml:space="preserve"> a las </w:t>
      </w:r>
      <w:proofErr w:type="spellStart"/>
      <w:r>
        <w:t>puertas</w:t>
      </w:r>
      <w:proofErr w:type="spellEnd"/>
      <w:r>
        <w:t xml:space="preserve"> de </w:t>
      </w:r>
      <w:proofErr w:type="spellStart"/>
      <w:r>
        <w:t>vuestro</w:t>
      </w:r>
      <w:proofErr w:type="spellEnd"/>
      <w:r>
        <w:t xml:space="preserve"> </w:t>
      </w:r>
      <w:proofErr w:type="spellStart"/>
      <w:r>
        <w:t>corazón</w:t>
      </w:r>
      <w:proofErr w:type="spellEnd"/>
      <w:r>
        <w:t xml:space="preserve">, con </w:t>
      </w:r>
      <w:proofErr w:type="spellStart"/>
      <w:r>
        <w:t>una</w:t>
      </w:r>
      <w:proofErr w:type="spellEnd"/>
      <w:r>
        <w:t xml:space="preserve"> </w:t>
      </w:r>
      <w:proofErr w:type="spellStart"/>
      <w:r>
        <w:t>voz</w:t>
      </w:r>
      <w:proofErr w:type="spellEnd"/>
      <w:r>
        <w:t xml:space="preserve"> </w:t>
      </w:r>
      <w:proofErr w:type="spellStart"/>
      <w:r>
        <w:t>que</w:t>
      </w:r>
      <w:proofErr w:type="spellEnd"/>
      <w:r>
        <w:t xml:space="preserve"> </w:t>
      </w:r>
      <w:proofErr w:type="spellStart"/>
      <w:r>
        <w:t>entiende</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Aquellas</w:t>
      </w:r>
      <w:proofErr w:type="spellEnd"/>
      <w:r>
        <w:t xml:space="preserve"> </w:t>
      </w:r>
      <w:proofErr w:type="spellStart"/>
      <w:r>
        <w:t>predicciones</w:t>
      </w:r>
      <w:proofErr w:type="spellEnd"/>
      <w:r>
        <w:t xml:space="preserve"> y </w:t>
      </w:r>
      <w:proofErr w:type="spellStart"/>
      <w:r>
        <w:t>promesas</w:t>
      </w:r>
      <w:proofErr w:type="spellEnd"/>
      <w:r>
        <w:t xml:space="preserve">, son las </w:t>
      </w:r>
      <w:proofErr w:type="spellStart"/>
      <w:r>
        <w:t>que</w:t>
      </w:r>
      <w:proofErr w:type="spellEnd"/>
      <w:r>
        <w:t xml:space="preserve"> </w:t>
      </w:r>
      <w:proofErr w:type="spellStart"/>
      <w:r>
        <w:t>ahora</w:t>
      </w:r>
      <w:proofErr w:type="spellEnd"/>
      <w:r>
        <w:t xml:space="preserve"> se </w:t>
      </w:r>
      <w:proofErr w:type="spellStart"/>
      <w:r>
        <w:t>están</w:t>
      </w:r>
      <w:proofErr w:type="spellEnd"/>
      <w:r>
        <w:t xml:space="preserve"> </w:t>
      </w:r>
      <w:proofErr w:type="spellStart"/>
      <w:r>
        <w:t>cumpliendo</w:t>
      </w:r>
      <w:proofErr w:type="spellEnd"/>
      <w:r>
        <w:t xml:space="preserve">. </w:t>
      </w:r>
    </w:p>
    <w:p w14:paraId="5270433A" w14:textId="77777777" w:rsidR="00F50769" w:rsidRDefault="00F50769" w:rsidP="00F50769">
      <w:r>
        <w:t xml:space="preserve">23. Basta </w:t>
      </w:r>
      <w:proofErr w:type="spellStart"/>
      <w:r>
        <w:t>prepararos</w:t>
      </w:r>
      <w:proofErr w:type="spellEnd"/>
      <w:r>
        <w:t xml:space="preserve"> un poco para </w:t>
      </w:r>
      <w:proofErr w:type="spellStart"/>
      <w:r>
        <w:t>mirar</w:t>
      </w:r>
      <w:proofErr w:type="spellEnd"/>
      <w:r>
        <w:t xml:space="preserve"> mi luz y </w:t>
      </w:r>
      <w:proofErr w:type="spellStart"/>
      <w:r>
        <w:t>sentir</w:t>
      </w:r>
      <w:proofErr w:type="spellEnd"/>
      <w:r>
        <w:t xml:space="preserve"> la </w:t>
      </w:r>
      <w:proofErr w:type="spellStart"/>
      <w:r>
        <w:t>presencia</w:t>
      </w:r>
      <w:proofErr w:type="spellEnd"/>
      <w:r>
        <w:t xml:space="preserve"> de mi Espíritu, </w:t>
      </w:r>
      <w:proofErr w:type="spellStart"/>
      <w:r>
        <w:t>el</w:t>
      </w:r>
      <w:proofErr w:type="spellEnd"/>
      <w:r>
        <w:t xml:space="preserve"> </w:t>
      </w:r>
      <w:proofErr w:type="spellStart"/>
      <w:r>
        <w:t>mismo</w:t>
      </w:r>
      <w:proofErr w:type="spellEnd"/>
      <w:r>
        <w:t xml:space="preserve"> </w:t>
      </w:r>
      <w:proofErr w:type="spellStart"/>
      <w:r>
        <w:t>que</w:t>
      </w:r>
      <w:proofErr w:type="spellEnd"/>
      <w:r>
        <w:t xml:space="preserve"> </w:t>
      </w:r>
      <w:proofErr w:type="spellStart"/>
      <w:r>
        <w:t>os</w:t>
      </w:r>
      <w:proofErr w:type="spellEnd"/>
      <w:r>
        <w:t xml:space="preserve"> </w:t>
      </w:r>
      <w:proofErr w:type="spellStart"/>
      <w:r>
        <w:t>anunció</w:t>
      </w:r>
      <w:proofErr w:type="spellEnd"/>
      <w:r>
        <w:t xml:space="preserve"> </w:t>
      </w:r>
      <w:proofErr w:type="spellStart"/>
      <w:r>
        <w:t>que</w:t>
      </w:r>
      <w:proofErr w:type="spellEnd"/>
      <w:r>
        <w:t xml:space="preserve"> </w:t>
      </w:r>
      <w:proofErr w:type="spellStart"/>
      <w:r>
        <w:t>vendría</w:t>
      </w:r>
      <w:proofErr w:type="spellEnd"/>
      <w:r>
        <w:t xml:space="preserve"> </w:t>
      </w:r>
      <w:proofErr w:type="gramStart"/>
      <w:r>
        <w:t>a</w:t>
      </w:r>
      <w:proofErr w:type="gramEnd"/>
      <w:r>
        <w:t xml:space="preserve"> </w:t>
      </w:r>
      <w:proofErr w:type="spellStart"/>
      <w:r>
        <w:t>enseñaros</w:t>
      </w:r>
      <w:proofErr w:type="spellEnd"/>
      <w:r>
        <w:t xml:space="preserve"> y a </w:t>
      </w:r>
      <w:proofErr w:type="spellStart"/>
      <w:r>
        <w:t>descubriros</w:t>
      </w:r>
      <w:proofErr w:type="spellEnd"/>
      <w:r>
        <w:t xml:space="preserve"> la </w:t>
      </w:r>
      <w:proofErr w:type="spellStart"/>
      <w:r>
        <w:t>verdad</w:t>
      </w:r>
      <w:proofErr w:type="spellEnd"/>
      <w:r>
        <w:t xml:space="preserve">. </w:t>
      </w:r>
    </w:p>
    <w:p w14:paraId="37CFEEDF" w14:textId="77777777" w:rsidR="00F50769" w:rsidRDefault="00F50769" w:rsidP="00F50769">
      <w:r>
        <w:t xml:space="preserve">24. El </w:t>
      </w:r>
      <w:proofErr w:type="spellStart"/>
      <w:r>
        <w:t>tiempo</w:t>
      </w:r>
      <w:proofErr w:type="spellEnd"/>
      <w:r>
        <w:t xml:space="preserve"> </w:t>
      </w:r>
      <w:proofErr w:type="spellStart"/>
      <w:r>
        <w:t>en</w:t>
      </w:r>
      <w:proofErr w:type="spellEnd"/>
      <w:r>
        <w:t xml:space="preserve"> </w:t>
      </w:r>
      <w:proofErr w:type="spellStart"/>
      <w:r>
        <w:t>que</w:t>
      </w:r>
      <w:proofErr w:type="spellEnd"/>
      <w:r>
        <w:t xml:space="preserve"> </w:t>
      </w:r>
      <w:proofErr w:type="spellStart"/>
      <w:r>
        <w:t>vivís</w:t>
      </w:r>
      <w:proofErr w:type="spellEnd"/>
      <w:r>
        <w:t xml:space="preserve"> es de </w:t>
      </w:r>
      <w:proofErr w:type="spellStart"/>
      <w:r>
        <w:t>juicio</w:t>
      </w:r>
      <w:proofErr w:type="spellEnd"/>
      <w:r>
        <w:t xml:space="preserve"> y de </w:t>
      </w:r>
      <w:proofErr w:type="spellStart"/>
      <w:r>
        <w:t>pruebas</w:t>
      </w:r>
      <w:proofErr w:type="spellEnd"/>
      <w:r>
        <w:t xml:space="preserve"> mas no </w:t>
      </w:r>
      <w:proofErr w:type="spellStart"/>
      <w:r>
        <w:t>estáis</w:t>
      </w:r>
      <w:proofErr w:type="spellEnd"/>
      <w:r>
        <w:t xml:space="preserve"> </w:t>
      </w:r>
      <w:proofErr w:type="spellStart"/>
      <w:r>
        <w:t>abandonados</w:t>
      </w:r>
      <w:proofErr w:type="spellEnd"/>
      <w:r>
        <w:t xml:space="preserve">. </w:t>
      </w:r>
      <w:proofErr w:type="spellStart"/>
      <w:r>
        <w:t>Llamad</w:t>
      </w:r>
      <w:proofErr w:type="spellEnd"/>
      <w:r>
        <w:t xml:space="preserve"> a mi </w:t>
      </w:r>
      <w:proofErr w:type="spellStart"/>
      <w:r>
        <w:t>puerta</w:t>
      </w:r>
      <w:proofErr w:type="spellEnd"/>
      <w:r>
        <w:t xml:space="preserve"> y </w:t>
      </w:r>
      <w:proofErr w:type="spellStart"/>
      <w:r>
        <w:t>escucharéis</w:t>
      </w:r>
      <w:proofErr w:type="spellEnd"/>
      <w:r>
        <w:t xml:space="preserve"> al punto </w:t>
      </w:r>
      <w:proofErr w:type="spellStart"/>
      <w:r>
        <w:t>cómo</w:t>
      </w:r>
      <w:proofErr w:type="spellEnd"/>
      <w:r>
        <w:t xml:space="preserve"> mi </w:t>
      </w:r>
      <w:proofErr w:type="spellStart"/>
      <w:r>
        <w:t>voz</w:t>
      </w:r>
      <w:proofErr w:type="spellEnd"/>
      <w:r>
        <w:t xml:space="preserve"> </w:t>
      </w:r>
      <w:proofErr w:type="spellStart"/>
      <w:r>
        <w:t>os</w:t>
      </w:r>
      <w:proofErr w:type="spellEnd"/>
      <w:r>
        <w:t xml:space="preserve"> </w:t>
      </w:r>
      <w:proofErr w:type="spellStart"/>
      <w:r>
        <w:t>contesta</w:t>
      </w:r>
      <w:proofErr w:type="spellEnd"/>
      <w:r>
        <w:t xml:space="preserve">. ¡Cuán </w:t>
      </w:r>
      <w:proofErr w:type="spellStart"/>
      <w:r>
        <w:t>fuertes</w:t>
      </w:r>
      <w:proofErr w:type="spellEnd"/>
      <w:r>
        <w:t xml:space="preserve"> </w:t>
      </w:r>
      <w:proofErr w:type="spellStart"/>
      <w:r>
        <w:t>seréis</w:t>
      </w:r>
      <w:proofErr w:type="spellEnd"/>
      <w:r>
        <w:t xml:space="preserve"> </w:t>
      </w:r>
      <w:proofErr w:type="spellStart"/>
      <w:r>
        <w:t>cuando</w:t>
      </w:r>
      <w:proofErr w:type="spellEnd"/>
      <w:r>
        <w:t xml:space="preserve"> </w:t>
      </w:r>
      <w:proofErr w:type="spellStart"/>
      <w:r>
        <w:t>sepáis</w:t>
      </w:r>
      <w:proofErr w:type="spellEnd"/>
      <w:r>
        <w:t xml:space="preserve"> </w:t>
      </w:r>
      <w:proofErr w:type="spellStart"/>
      <w:r>
        <w:lastRenderedPageBreak/>
        <w:t>buscarme</w:t>
      </w:r>
      <w:proofErr w:type="spellEnd"/>
      <w:r>
        <w:t xml:space="preserve"> </w:t>
      </w:r>
      <w:proofErr w:type="spellStart"/>
      <w:r>
        <w:t>espiritualmente</w:t>
      </w:r>
      <w:proofErr w:type="spellEnd"/>
      <w:r>
        <w:t xml:space="preserve">, </w:t>
      </w:r>
      <w:proofErr w:type="spellStart"/>
      <w:r>
        <w:t>qué</w:t>
      </w:r>
      <w:proofErr w:type="spellEnd"/>
      <w:r>
        <w:t xml:space="preserve"> </w:t>
      </w:r>
      <w:proofErr w:type="spellStart"/>
      <w:r>
        <w:t>elevada</w:t>
      </w:r>
      <w:proofErr w:type="spellEnd"/>
      <w:r>
        <w:t xml:space="preserve"> </w:t>
      </w:r>
      <w:proofErr w:type="spellStart"/>
      <w:r>
        <w:t>vuestra</w:t>
      </w:r>
      <w:proofErr w:type="spellEnd"/>
      <w:r>
        <w:t xml:space="preserve"> </w:t>
      </w:r>
      <w:proofErr w:type="spellStart"/>
      <w:r>
        <w:t>espiritualidad</w:t>
      </w:r>
      <w:proofErr w:type="spellEnd"/>
      <w:r>
        <w:t xml:space="preserve">, </w:t>
      </w:r>
      <w:proofErr w:type="spellStart"/>
      <w:r>
        <w:t>cuando</w:t>
      </w:r>
      <w:proofErr w:type="spellEnd"/>
      <w:r>
        <w:t xml:space="preserve"> </w:t>
      </w:r>
      <w:proofErr w:type="spellStart"/>
      <w:r>
        <w:t>penetréis</w:t>
      </w:r>
      <w:proofErr w:type="spellEnd"/>
      <w:r>
        <w:t xml:space="preserve"> </w:t>
      </w:r>
      <w:proofErr w:type="spellStart"/>
      <w:r>
        <w:t>en</w:t>
      </w:r>
      <w:proofErr w:type="spellEnd"/>
      <w:r>
        <w:t xml:space="preserve"> </w:t>
      </w:r>
      <w:proofErr w:type="spellStart"/>
      <w:r>
        <w:t>el</w:t>
      </w:r>
      <w:proofErr w:type="spellEnd"/>
      <w:r>
        <w:t xml:space="preserve"> camino del amor y </w:t>
      </w:r>
      <w:proofErr w:type="spellStart"/>
      <w:r>
        <w:t>que</w:t>
      </w:r>
      <w:proofErr w:type="spellEnd"/>
      <w:r>
        <w:t xml:space="preserve"> hermosa </w:t>
      </w:r>
      <w:proofErr w:type="spellStart"/>
      <w:r>
        <w:t>vuestra</w:t>
      </w:r>
      <w:proofErr w:type="spellEnd"/>
      <w:r>
        <w:t xml:space="preserve"> </w:t>
      </w:r>
      <w:proofErr w:type="spellStart"/>
      <w:r>
        <w:t>vida</w:t>
      </w:r>
      <w:proofErr w:type="spellEnd"/>
      <w:r>
        <w:t xml:space="preserve"> </w:t>
      </w:r>
      <w:proofErr w:type="spellStart"/>
      <w:r>
        <w:t>cuando</w:t>
      </w:r>
      <w:proofErr w:type="spellEnd"/>
      <w:r>
        <w:t xml:space="preserve"> </w:t>
      </w:r>
      <w:proofErr w:type="spellStart"/>
      <w:r>
        <w:t>entendáis</w:t>
      </w:r>
      <w:proofErr w:type="spellEnd"/>
      <w:r>
        <w:t xml:space="preserve"> </w:t>
      </w:r>
      <w:proofErr w:type="spellStart"/>
      <w:r>
        <w:t>su</w:t>
      </w:r>
      <w:proofErr w:type="spellEnd"/>
      <w:r>
        <w:t xml:space="preserve"> </w:t>
      </w:r>
      <w:proofErr w:type="spellStart"/>
      <w:r>
        <w:t>sentido</w:t>
      </w:r>
      <w:proofErr w:type="spellEnd"/>
      <w:r>
        <w:t xml:space="preserve">! </w:t>
      </w:r>
    </w:p>
    <w:p w14:paraId="3F0BC2F2" w14:textId="77777777" w:rsidR="00F50769" w:rsidRDefault="00F50769" w:rsidP="00F50769">
      <w:r>
        <w:t xml:space="preserve">25. </w:t>
      </w:r>
      <w:proofErr w:type="spellStart"/>
      <w:r>
        <w:t>Venid</w:t>
      </w:r>
      <w:proofErr w:type="spellEnd"/>
      <w:r>
        <w:t xml:space="preserve"> </w:t>
      </w:r>
      <w:proofErr w:type="spellStart"/>
      <w:r>
        <w:t>por</w:t>
      </w:r>
      <w:proofErr w:type="spellEnd"/>
      <w:r>
        <w:t xml:space="preserve"> mi </w:t>
      </w:r>
      <w:proofErr w:type="spellStart"/>
      <w:r>
        <w:t>sendero</w:t>
      </w:r>
      <w:proofErr w:type="spellEnd"/>
      <w:r>
        <w:t xml:space="preserve"> con paso lento y </w:t>
      </w:r>
      <w:proofErr w:type="spellStart"/>
      <w:r>
        <w:t>firme</w:t>
      </w:r>
      <w:proofErr w:type="spellEnd"/>
      <w:r>
        <w:t xml:space="preserve">, </w:t>
      </w:r>
      <w:proofErr w:type="spellStart"/>
      <w:r>
        <w:t>que</w:t>
      </w:r>
      <w:proofErr w:type="spellEnd"/>
      <w:r>
        <w:t xml:space="preserve"> no </w:t>
      </w:r>
      <w:proofErr w:type="spellStart"/>
      <w:r>
        <w:t>vengo</w:t>
      </w:r>
      <w:proofErr w:type="spellEnd"/>
      <w:r>
        <w:t xml:space="preserve"> </w:t>
      </w:r>
      <w:proofErr w:type="gramStart"/>
      <w:r>
        <w:t>a</w:t>
      </w:r>
      <w:proofErr w:type="gramEnd"/>
      <w:r>
        <w:t xml:space="preserve"> </w:t>
      </w:r>
      <w:proofErr w:type="spellStart"/>
      <w:r>
        <w:t>exigiros</w:t>
      </w:r>
      <w:proofErr w:type="spellEnd"/>
      <w:r>
        <w:t xml:space="preserve"> </w:t>
      </w:r>
      <w:proofErr w:type="spellStart"/>
      <w:r>
        <w:t>que</w:t>
      </w:r>
      <w:proofErr w:type="spellEnd"/>
      <w:r>
        <w:t xml:space="preserve"> </w:t>
      </w:r>
      <w:proofErr w:type="spellStart"/>
      <w:r>
        <w:t>inmediatamente</w:t>
      </w:r>
      <w:proofErr w:type="spellEnd"/>
      <w:r>
        <w:t xml:space="preserve"> </w:t>
      </w:r>
      <w:proofErr w:type="spellStart"/>
      <w:r>
        <w:t>deis</w:t>
      </w:r>
      <w:proofErr w:type="spellEnd"/>
      <w:r>
        <w:t xml:space="preserve"> </w:t>
      </w:r>
      <w:proofErr w:type="spellStart"/>
      <w:r>
        <w:t>frutos</w:t>
      </w:r>
      <w:proofErr w:type="spellEnd"/>
      <w:r>
        <w:t xml:space="preserve"> de </w:t>
      </w:r>
      <w:proofErr w:type="spellStart"/>
      <w:r>
        <w:t>perfección</w:t>
      </w:r>
      <w:proofErr w:type="spellEnd"/>
      <w:r>
        <w:t xml:space="preserve">, </w:t>
      </w:r>
      <w:proofErr w:type="spellStart"/>
      <w:r>
        <w:t>porque</w:t>
      </w:r>
      <w:proofErr w:type="spellEnd"/>
      <w:r>
        <w:t xml:space="preserve"> me </w:t>
      </w:r>
      <w:proofErr w:type="spellStart"/>
      <w:r>
        <w:t>bastará</w:t>
      </w:r>
      <w:proofErr w:type="spellEnd"/>
      <w:r>
        <w:t xml:space="preserve"> con </w:t>
      </w:r>
      <w:proofErr w:type="spellStart"/>
      <w:r>
        <w:t>vuestra</w:t>
      </w:r>
      <w:proofErr w:type="spellEnd"/>
      <w:r>
        <w:t xml:space="preserve"> </w:t>
      </w:r>
      <w:proofErr w:type="spellStart"/>
      <w:r>
        <w:t>regeneración</w:t>
      </w:r>
      <w:proofErr w:type="spellEnd"/>
      <w:r>
        <w:t xml:space="preserve"> para </w:t>
      </w:r>
      <w:proofErr w:type="spellStart"/>
      <w:r>
        <w:t>que</w:t>
      </w:r>
      <w:proofErr w:type="spellEnd"/>
      <w:r>
        <w:t xml:space="preserve"> </w:t>
      </w:r>
      <w:proofErr w:type="spellStart"/>
      <w:r>
        <w:t>ella</w:t>
      </w:r>
      <w:proofErr w:type="spellEnd"/>
      <w:r>
        <w:t xml:space="preserve"> sea </w:t>
      </w:r>
      <w:proofErr w:type="spellStart"/>
      <w:r>
        <w:t>el</w:t>
      </w:r>
      <w:proofErr w:type="spellEnd"/>
      <w:r>
        <w:t xml:space="preserve"> principio de </w:t>
      </w:r>
      <w:proofErr w:type="spellStart"/>
      <w:r>
        <w:t>vuestra</w:t>
      </w:r>
      <w:proofErr w:type="spellEnd"/>
      <w:r>
        <w:t xml:space="preserve"> </w:t>
      </w:r>
      <w:proofErr w:type="spellStart"/>
      <w:r>
        <w:t>elevación</w:t>
      </w:r>
      <w:proofErr w:type="spellEnd"/>
      <w:r>
        <w:t xml:space="preserve">. </w:t>
      </w:r>
    </w:p>
    <w:p w14:paraId="414280E6" w14:textId="77777777" w:rsidR="00F50769" w:rsidRDefault="00F50769" w:rsidP="00F50769">
      <w:r>
        <w:t xml:space="preserve">26. </w:t>
      </w:r>
      <w:proofErr w:type="spellStart"/>
      <w:r>
        <w:t>Discípulos</w:t>
      </w:r>
      <w:proofErr w:type="spellEnd"/>
      <w:r>
        <w:t xml:space="preserve">: </w:t>
      </w:r>
      <w:proofErr w:type="spellStart"/>
      <w:r>
        <w:t>Comed</w:t>
      </w:r>
      <w:proofErr w:type="spellEnd"/>
      <w:r>
        <w:t xml:space="preserve"> y </w:t>
      </w:r>
      <w:proofErr w:type="spellStart"/>
      <w:r>
        <w:t>bebed</w:t>
      </w:r>
      <w:proofErr w:type="spellEnd"/>
      <w:r>
        <w:t xml:space="preserve"> </w:t>
      </w:r>
      <w:proofErr w:type="spellStart"/>
      <w:r>
        <w:t>en</w:t>
      </w:r>
      <w:proofErr w:type="spellEnd"/>
      <w:r>
        <w:t xml:space="preserve"> mi mesa </w:t>
      </w:r>
      <w:proofErr w:type="spellStart"/>
      <w:r>
        <w:t>el</w:t>
      </w:r>
      <w:proofErr w:type="spellEnd"/>
      <w:r>
        <w:t xml:space="preserve"> pan del saber y </w:t>
      </w:r>
      <w:proofErr w:type="spellStart"/>
      <w:r>
        <w:t>el</w:t>
      </w:r>
      <w:proofErr w:type="spellEnd"/>
      <w:r>
        <w:t xml:space="preserve"> vino del amor: De </w:t>
      </w:r>
      <w:proofErr w:type="spellStart"/>
      <w:r>
        <w:t>cierto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quien</w:t>
      </w:r>
      <w:proofErr w:type="spellEnd"/>
      <w:r>
        <w:t xml:space="preserve"> </w:t>
      </w:r>
      <w:proofErr w:type="spellStart"/>
      <w:r>
        <w:t>tomare</w:t>
      </w:r>
      <w:proofErr w:type="spellEnd"/>
      <w:r>
        <w:t xml:space="preserve"> del pan y del vino </w:t>
      </w:r>
      <w:proofErr w:type="spellStart"/>
      <w:r>
        <w:t>que</w:t>
      </w:r>
      <w:proofErr w:type="spellEnd"/>
      <w:r>
        <w:t xml:space="preserve"> </w:t>
      </w:r>
      <w:proofErr w:type="spellStart"/>
      <w:r>
        <w:t>Yo</w:t>
      </w:r>
      <w:proofErr w:type="spellEnd"/>
      <w:r>
        <w:t xml:space="preserve"> </w:t>
      </w:r>
      <w:proofErr w:type="spellStart"/>
      <w:r>
        <w:t>ofrezco</w:t>
      </w:r>
      <w:proofErr w:type="spellEnd"/>
      <w:r>
        <w:t xml:space="preserve">, me </w:t>
      </w:r>
      <w:proofErr w:type="spellStart"/>
      <w:r>
        <w:t>llevará</w:t>
      </w:r>
      <w:proofErr w:type="spellEnd"/>
      <w:r>
        <w:t xml:space="preserve"> </w:t>
      </w:r>
      <w:proofErr w:type="spellStart"/>
      <w:r>
        <w:t>en</w:t>
      </w:r>
      <w:proofErr w:type="spellEnd"/>
      <w:r>
        <w:t xml:space="preserve"> </w:t>
      </w:r>
      <w:proofErr w:type="spellStart"/>
      <w:r>
        <w:t>su</w:t>
      </w:r>
      <w:proofErr w:type="spellEnd"/>
      <w:r>
        <w:t xml:space="preserve"> </w:t>
      </w:r>
      <w:proofErr w:type="spellStart"/>
      <w:r>
        <w:t>espíritu</w:t>
      </w:r>
      <w:proofErr w:type="spellEnd"/>
      <w:r>
        <w:t xml:space="preserve">. </w:t>
      </w:r>
    </w:p>
    <w:p w14:paraId="2F57E03B" w14:textId="77777777" w:rsidR="00F50769" w:rsidRDefault="00F50769" w:rsidP="00F50769">
      <w:r>
        <w:t xml:space="preserve">27. Por un camino de luz </w:t>
      </w:r>
      <w:proofErr w:type="spellStart"/>
      <w:r>
        <w:t>envié</w:t>
      </w:r>
      <w:proofErr w:type="spellEnd"/>
      <w:r>
        <w:t xml:space="preserve"> a </w:t>
      </w:r>
      <w:proofErr w:type="spellStart"/>
      <w:r>
        <w:t>vuestro</w:t>
      </w:r>
      <w:proofErr w:type="spellEnd"/>
      <w:r>
        <w:t xml:space="preserve"> </w:t>
      </w:r>
      <w:proofErr w:type="spellStart"/>
      <w:r>
        <w:t>espíritu</w:t>
      </w:r>
      <w:proofErr w:type="spellEnd"/>
      <w:r>
        <w:t xml:space="preserve"> a </w:t>
      </w:r>
      <w:proofErr w:type="spellStart"/>
      <w:r>
        <w:t>morar</w:t>
      </w:r>
      <w:proofErr w:type="spellEnd"/>
      <w:r>
        <w:t xml:space="preserve"> </w:t>
      </w:r>
      <w:proofErr w:type="spellStart"/>
      <w:r>
        <w:t>en</w:t>
      </w:r>
      <w:proofErr w:type="spellEnd"/>
      <w:r>
        <w:t xml:space="preserve"> la Tierra, y </w:t>
      </w:r>
      <w:proofErr w:type="spellStart"/>
      <w:r>
        <w:t>por</w:t>
      </w:r>
      <w:proofErr w:type="spellEnd"/>
      <w:r>
        <w:t xml:space="preserve"> un camino de luz </w:t>
      </w:r>
      <w:proofErr w:type="spellStart"/>
      <w:r>
        <w:t>retornará</w:t>
      </w:r>
      <w:proofErr w:type="spellEnd"/>
      <w:r>
        <w:t xml:space="preserve"> a </w:t>
      </w:r>
      <w:proofErr w:type="spellStart"/>
      <w:r>
        <w:t>Mí</w:t>
      </w:r>
      <w:proofErr w:type="spellEnd"/>
      <w:r>
        <w:t xml:space="preserve">; </w:t>
      </w:r>
      <w:proofErr w:type="spellStart"/>
      <w:r>
        <w:t>mientras</w:t>
      </w:r>
      <w:proofErr w:type="spellEnd"/>
      <w:r>
        <w:t xml:space="preserve">, </w:t>
      </w:r>
      <w:proofErr w:type="spellStart"/>
      <w:r>
        <w:t>tendréis</w:t>
      </w:r>
      <w:proofErr w:type="spellEnd"/>
      <w:r>
        <w:t xml:space="preserve"> </w:t>
      </w:r>
      <w:proofErr w:type="spellStart"/>
      <w:r>
        <w:t>que</w:t>
      </w:r>
      <w:proofErr w:type="spellEnd"/>
      <w:r>
        <w:t xml:space="preserve"> </w:t>
      </w:r>
      <w:proofErr w:type="spellStart"/>
      <w:r>
        <w:t>caminar</w:t>
      </w:r>
      <w:proofErr w:type="spellEnd"/>
      <w:r>
        <w:t xml:space="preserve"> </w:t>
      </w:r>
      <w:proofErr w:type="spellStart"/>
      <w:r>
        <w:t>como</w:t>
      </w:r>
      <w:proofErr w:type="spellEnd"/>
      <w:r>
        <w:t xml:space="preserve"> </w:t>
      </w:r>
      <w:proofErr w:type="spellStart"/>
      <w:r>
        <w:t>el</w:t>
      </w:r>
      <w:proofErr w:type="spellEnd"/>
      <w:r>
        <w:t xml:space="preserve"> </w:t>
      </w:r>
      <w:proofErr w:type="spellStart"/>
      <w:r>
        <w:t>peregrino</w:t>
      </w:r>
      <w:proofErr w:type="spellEnd"/>
      <w:r>
        <w:t xml:space="preserve"> </w:t>
      </w:r>
      <w:proofErr w:type="spellStart"/>
      <w:r>
        <w:t>perdido</w:t>
      </w:r>
      <w:proofErr w:type="spellEnd"/>
      <w:r>
        <w:t xml:space="preserve"> </w:t>
      </w:r>
      <w:proofErr w:type="spellStart"/>
      <w:r>
        <w:t>en</w:t>
      </w:r>
      <w:proofErr w:type="spellEnd"/>
      <w:r>
        <w:t xml:space="preserve"> </w:t>
      </w:r>
      <w:proofErr w:type="spellStart"/>
      <w:r>
        <w:t>el</w:t>
      </w:r>
      <w:proofErr w:type="spellEnd"/>
      <w:r>
        <w:t xml:space="preserve"> extenso </w:t>
      </w:r>
      <w:proofErr w:type="spellStart"/>
      <w:r>
        <w:t>desierto</w:t>
      </w:r>
      <w:proofErr w:type="spellEnd"/>
      <w:r>
        <w:t xml:space="preserve">, o </w:t>
      </w:r>
      <w:proofErr w:type="spellStart"/>
      <w:r>
        <w:t>como</w:t>
      </w:r>
      <w:proofErr w:type="spellEnd"/>
      <w:r>
        <w:t xml:space="preserve"> </w:t>
      </w:r>
      <w:proofErr w:type="spellStart"/>
      <w:r>
        <w:t>el</w:t>
      </w:r>
      <w:proofErr w:type="spellEnd"/>
      <w:r>
        <w:t xml:space="preserve"> </w:t>
      </w:r>
      <w:proofErr w:type="spellStart"/>
      <w:r>
        <w:t>navegante</w:t>
      </w:r>
      <w:proofErr w:type="spellEnd"/>
      <w:r>
        <w:t xml:space="preserve"> </w:t>
      </w:r>
      <w:proofErr w:type="spellStart"/>
      <w:r>
        <w:t>extraviado</w:t>
      </w:r>
      <w:proofErr w:type="spellEnd"/>
      <w:r>
        <w:t xml:space="preserve"> </w:t>
      </w:r>
      <w:proofErr w:type="spellStart"/>
      <w:r>
        <w:t>en</w:t>
      </w:r>
      <w:proofErr w:type="spellEnd"/>
      <w:r>
        <w:t xml:space="preserve"> la </w:t>
      </w:r>
      <w:proofErr w:type="spellStart"/>
      <w:r>
        <w:t>inmensidad</w:t>
      </w:r>
      <w:proofErr w:type="spellEnd"/>
      <w:r>
        <w:t xml:space="preserve"> del mar. Más no me </w:t>
      </w:r>
      <w:proofErr w:type="spellStart"/>
      <w:r>
        <w:t>culpéis</w:t>
      </w:r>
      <w:proofErr w:type="spellEnd"/>
      <w:r>
        <w:t xml:space="preserve"> de </w:t>
      </w:r>
      <w:proofErr w:type="spellStart"/>
      <w:r>
        <w:t>vuestro</w:t>
      </w:r>
      <w:proofErr w:type="spellEnd"/>
      <w:r>
        <w:t xml:space="preserve"> </w:t>
      </w:r>
      <w:proofErr w:type="spellStart"/>
      <w:r>
        <w:t>extravío</w:t>
      </w:r>
      <w:proofErr w:type="spellEnd"/>
      <w:r>
        <w:t xml:space="preserve">, </w:t>
      </w:r>
      <w:proofErr w:type="spellStart"/>
      <w:r>
        <w:t>porque</w:t>
      </w:r>
      <w:proofErr w:type="spellEnd"/>
      <w:r>
        <w:t xml:space="preserve"> </w:t>
      </w:r>
      <w:proofErr w:type="spellStart"/>
      <w:r>
        <w:t>seríais</w:t>
      </w:r>
      <w:proofErr w:type="spellEnd"/>
      <w:r>
        <w:t xml:space="preserve"> </w:t>
      </w:r>
      <w:proofErr w:type="spellStart"/>
      <w:r>
        <w:t>injustos</w:t>
      </w:r>
      <w:proofErr w:type="spellEnd"/>
      <w:r>
        <w:t xml:space="preserve">, </w:t>
      </w:r>
      <w:proofErr w:type="spellStart"/>
      <w:r>
        <w:t>ya</w:t>
      </w:r>
      <w:proofErr w:type="spellEnd"/>
      <w:r>
        <w:t xml:space="preserve"> </w:t>
      </w:r>
      <w:proofErr w:type="spellStart"/>
      <w:r>
        <w:t>que</w:t>
      </w:r>
      <w:proofErr w:type="spellEnd"/>
      <w:r>
        <w:t xml:space="preserve"> antes de </w:t>
      </w:r>
      <w:proofErr w:type="spellStart"/>
      <w:r>
        <w:t>enviaros</w:t>
      </w:r>
      <w:proofErr w:type="spellEnd"/>
      <w:r>
        <w:t xml:space="preserve"> a la Tierra </w:t>
      </w:r>
      <w:proofErr w:type="spellStart"/>
      <w:r>
        <w:t>os</w:t>
      </w:r>
      <w:proofErr w:type="spellEnd"/>
      <w:r>
        <w:t xml:space="preserve"> </w:t>
      </w:r>
      <w:proofErr w:type="spellStart"/>
      <w:r>
        <w:t>doté</w:t>
      </w:r>
      <w:proofErr w:type="spellEnd"/>
      <w:r>
        <w:t xml:space="preserve"> de </w:t>
      </w:r>
      <w:proofErr w:type="spellStart"/>
      <w:r>
        <w:t>una</w:t>
      </w:r>
      <w:proofErr w:type="spellEnd"/>
      <w:r>
        <w:t xml:space="preserve"> </w:t>
      </w:r>
      <w:proofErr w:type="spellStart"/>
      <w:r>
        <w:t>brújula</w:t>
      </w:r>
      <w:proofErr w:type="spellEnd"/>
      <w:r>
        <w:t xml:space="preserve"> e </w:t>
      </w:r>
      <w:proofErr w:type="spellStart"/>
      <w:r>
        <w:t>hice</w:t>
      </w:r>
      <w:proofErr w:type="spellEnd"/>
      <w:r>
        <w:t xml:space="preserve"> </w:t>
      </w:r>
      <w:proofErr w:type="spellStart"/>
      <w:r>
        <w:t>aparecer</w:t>
      </w:r>
      <w:proofErr w:type="spellEnd"/>
      <w:r>
        <w:t xml:space="preserve"> </w:t>
      </w:r>
      <w:proofErr w:type="spellStart"/>
      <w:r>
        <w:t>una</w:t>
      </w:r>
      <w:proofErr w:type="spellEnd"/>
      <w:r>
        <w:t xml:space="preserve"> estrella </w:t>
      </w:r>
      <w:proofErr w:type="spellStart"/>
      <w:r>
        <w:t>en</w:t>
      </w:r>
      <w:proofErr w:type="spellEnd"/>
      <w:r>
        <w:t xml:space="preserve"> </w:t>
      </w:r>
      <w:proofErr w:type="spellStart"/>
      <w:r>
        <w:t>el</w:t>
      </w:r>
      <w:proofErr w:type="spellEnd"/>
      <w:r>
        <w:t xml:space="preserve"> </w:t>
      </w:r>
      <w:proofErr w:type="spellStart"/>
      <w:r>
        <w:t>infinito</w:t>
      </w:r>
      <w:proofErr w:type="spellEnd"/>
      <w:r>
        <w:t xml:space="preserve">, para </w:t>
      </w:r>
      <w:proofErr w:type="spellStart"/>
      <w:r>
        <w:t>que</w:t>
      </w:r>
      <w:proofErr w:type="spellEnd"/>
      <w:r>
        <w:t xml:space="preserve"> </w:t>
      </w:r>
      <w:proofErr w:type="spellStart"/>
      <w:r>
        <w:t>guiasen</w:t>
      </w:r>
      <w:proofErr w:type="spellEnd"/>
      <w:r>
        <w:t xml:space="preserve"> </w:t>
      </w:r>
      <w:proofErr w:type="spellStart"/>
      <w:r>
        <w:t>vuestros</w:t>
      </w:r>
      <w:proofErr w:type="spellEnd"/>
      <w:r>
        <w:t xml:space="preserve"> pasos. Esa </w:t>
      </w:r>
      <w:proofErr w:type="spellStart"/>
      <w:r>
        <w:t>brújula</w:t>
      </w:r>
      <w:proofErr w:type="spellEnd"/>
      <w:r>
        <w:t xml:space="preserve"> y </w:t>
      </w:r>
      <w:proofErr w:type="spellStart"/>
      <w:r>
        <w:t>esa</w:t>
      </w:r>
      <w:proofErr w:type="spellEnd"/>
      <w:r>
        <w:t xml:space="preserve"> estrella son </w:t>
      </w:r>
      <w:proofErr w:type="spellStart"/>
      <w:r>
        <w:t>vuestra</w:t>
      </w:r>
      <w:proofErr w:type="spellEnd"/>
      <w:r>
        <w:t xml:space="preserve"> </w:t>
      </w:r>
      <w:proofErr w:type="spellStart"/>
      <w:r>
        <w:t>conciencia</w:t>
      </w:r>
      <w:proofErr w:type="spellEnd"/>
      <w:r>
        <w:t xml:space="preserve">. Por </w:t>
      </w:r>
      <w:proofErr w:type="spellStart"/>
      <w:r>
        <w:t>eso</w:t>
      </w:r>
      <w:proofErr w:type="spellEnd"/>
      <w:r>
        <w:t xml:space="preserve"> </w:t>
      </w:r>
      <w:proofErr w:type="spellStart"/>
      <w:r>
        <w:t>cuando</w:t>
      </w:r>
      <w:proofErr w:type="spellEnd"/>
      <w:r>
        <w:t xml:space="preserve"> </w:t>
      </w:r>
      <w:proofErr w:type="spellStart"/>
      <w:r>
        <w:t>abandonáis</w:t>
      </w:r>
      <w:proofErr w:type="spellEnd"/>
      <w:r>
        <w:t xml:space="preserve"> la </w:t>
      </w:r>
      <w:proofErr w:type="spellStart"/>
      <w:r>
        <w:t>armonía</w:t>
      </w:r>
      <w:proofErr w:type="spellEnd"/>
      <w:r>
        <w:t xml:space="preserve"> </w:t>
      </w:r>
      <w:proofErr w:type="spellStart"/>
      <w:r>
        <w:t>que</w:t>
      </w:r>
      <w:proofErr w:type="spellEnd"/>
      <w:r>
        <w:t xml:space="preserve"> </w:t>
      </w:r>
      <w:proofErr w:type="spellStart"/>
      <w:r>
        <w:t>debéis</w:t>
      </w:r>
      <w:proofErr w:type="spellEnd"/>
      <w:r>
        <w:t xml:space="preserve"> </w:t>
      </w:r>
      <w:proofErr w:type="spellStart"/>
      <w:r>
        <w:t>tener</w:t>
      </w:r>
      <w:proofErr w:type="spellEnd"/>
      <w:r>
        <w:t xml:space="preserve"> para </w:t>
      </w:r>
      <w:proofErr w:type="spellStart"/>
      <w:r>
        <w:t>todo</w:t>
      </w:r>
      <w:proofErr w:type="spellEnd"/>
      <w:r>
        <w:t xml:space="preserve"> </w:t>
      </w:r>
      <w:proofErr w:type="spellStart"/>
      <w:r>
        <w:t>cuanto</w:t>
      </w:r>
      <w:proofErr w:type="spellEnd"/>
      <w:r>
        <w:t xml:space="preserve"> </w:t>
      </w:r>
      <w:proofErr w:type="spellStart"/>
      <w:r>
        <w:t>os</w:t>
      </w:r>
      <w:proofErr w:type="spellEnd"/>
      <w:r>
        <w:t xml:space="preserve"> </w:t>
      </w:r>
      <w:proofErr w:type="spellStart"/>
      <w:r>
        <w:t>rodea</w:t>
      </w:r>
      <w:proofErr w:type="spellEnd"/>
      <w:r>
        <w:t xml:space="preserve">, hasta </w:t>
      </w:r>
      <w:proofErr w:type="spellStart"/>
      <w:r>
        <w:t>el</w:t>
      </w:r>
      <w:proofErr w:type="spellEnd"/>
      <w:r>
        <w:t xml:space="preserve"> </w:t>
      </w:r>
      <w:proofErr w:type="spellStart"/>
      <w:r>
        <w:t>polvo</w:t>
      </w:r>
      <w:proofErr w:type="spellEnd"/>
      <w:r>
        <w:t xml:space="preserve"> de la tierra </w:t>
      </w:r>
      <w:proofErr w:type="spellStart"/>
      <w:r>
        <w:t>os</w:t>
      </w:r>
      <w:proofErr w:type="spellEnd"/>
      <w:r>
        <w:t xml:space="preserve"> </w:t>
      </w:r>
      <w:proofErr w:type="spellStart"/>
      <w:r>
        <w:t>parece</w:t>
      </w:r>
      <w:proofErr w:type="spellEnd"/>
      <w:r>
        <w:t xml:space="preserve"> </w:t>
      </w:r>
      <w:proofErr w:type="spellStart"/>
      <w:r>
        <w:t>hostil</w:t>
      </w:r>
      <w:proofErr w:type="spellEnd"/>
      <w:r>
        <w:t xml:space="preserve">, y no es </w:t>
      </w:r>
      <w:proofErr w:type="spellStart"/>
      <w:r>
        <w:t>que</w:t>
      </w:r>
      <w:proofErr w:type="spellEnd"/>
      <w:r>
        <w:t xml:space="preserve"> la </w:t>
      </w:r>
      <w:proofErr w:type="spellStart"/>
      <w:r>
        <w:t>Naturaleza</w:t>
      </w:r>
      <w:proofErr w:type="spellEnd"/>
      <w:r>
        <w:t xml:space="preserve"> se </w:t>
      </w:r>
      <w:proofErr w:type="spellStart"/>
      <w:r>
        <w:t>ponga</w:t>
      </w:r>
      <w:proofErr w:type="spellEnd"/>
      <w:r>
        <w:t xml:space="preserve"> </w:t>
      </w:r>
      <w:proofErr w:type="spellStart"/>
      <w:r>
        <w:t>en</w:t>
      </w:r>
      <w:proofErr w:type="spellEnd"/>
      <w:r>
        <w:t xml:space="preserve"> contra </w:t>
      </w:r>
      <w:proofErr w:type="spellStart"/>
      <w:r>
        <w:t>vuestra</w:t>
      </w:r>
      <w:proofErr w:type="spellEnd"/>
      <w:r>
        <w:t xml:space="preserve">, </w:t>
      </w:r>
      <w:proofErr w:type="spellStart"/>
      <w:r>
        <w:t>sino</w:t>
      </w:r>
      <w:proofErr w:type="spellEnd"/>
      <w:r>
        <w:t xml:space="preserve"> </w:t>
      </w:r>
      <w:proofErr w:type="spellStart"/>
      <w:r>
        <w:t>más</w:t>
      </w:r>
      <w:proofErr w:type="spellEnd"/>
      <w:r>
        <w:t xml:space="preserve"> bien </w:t>
      </w:r>
      <w:proofErr w:type="spellStart"/>
      <w:r>
        <w:t>vosotros</w:t>
      </w:r>
      <w:proofErr w:type="spellEnd"/>
      <w:r>
        <w:t xml:space="preserve"> </w:t>
      </w:r>
      <w:proofErr w:type="spellStart"/>
      <w:r>
        <w:t>los</w:t>
      </w:r>
      <w:proofErr w:type="spellEnd"/>
      <w:r>
        <w:t xml:space="preserve"> </w:t>
      </w:r>
      <w:proofErr w:type="spellStart"/>
      <w:r>
        <w:t>que</w:t>
      </w:r>
      <w:proofErr w:type="spellEnd"/>
      <w:r>
        <w:t xml:space="preserve"> </w:t>
      </w:r>
      <w:proofErr w:type="spellStart"/>
      <w:r>
        <w:t>camináis</w:t>
      </w:r>
      <w:proofErr w:type="spellEnd"/>
      <w:r>
        <w:t xml:space="preserve"> </w:t>
      </w:r>
      <w:proofErr w:type="spellStart"/>
      <w:r>
        <w:t>en</w:t>
      </w:r>
      <w:proofErr w:type="spellEnd"/>
      <w:r>
        <w:t xml:space="preserve"> contra de las </w:t>
      </w:r>
      <w:proofErr w:type="spellStart"/>
      <w:r>
        <w:t>leyes</w:t>
      </w:r>
      <w:proofErr w:type="spellEnd"/>
      <w:r>
        <w:t xml:space="preserve"> de </w:t>
      </w:r>
      <w:proofErr w:type="spellStart"/>
      <w:r>
        <w:t>armonía</w:t>
      </w:r>
      <w:proofErr w:type="spellEnd"/>
      <w:r>
        <w:t xml:space="preserve"> </w:t>
      </w:r>
      <w:proofErr w:type="spellStart"/>
      <w:r>
        <w:t>que</w:t>
      </w:r>
      <w:proofErr w:type="spellEnd"/>
      <w:r>
        <w:t xml:space="preserve"> </w:t>
      </w:r>
      <w:proofErr w:type="spellStart"/>
      <w:r>
        <w:t>gobiernan</w:t>
      </w:r>
      <w:proofErr w:type="spellEnd"/>
      <w:r>
        <w:t xml:space="preserve"> </w:t>
      </w:r>
      <w:proofErr w:type="spellStart"/>
      <w:r>
        <w:t>el</w:t>
      </w:r>
      <w:proofErr w:type="spellEnd"/>
      <w:r>
        <w:t xml:space="preserve"> Universo. </w:t>
      </w:r>
    </w:p>
    <w:p w14:paraId="594207C1" w14:textId="77777777" w:rsidR="00F50769" w:rsidRDefault="00F50769" w:rsidP="00F50769">
      <w:r>
        <w:t xml:space="preserve">28. Cuando </w:t>
      </w:r>
      <w:proofErr w:type="spellStart"/>
      <w:r>
        <w:t>los</w:t>
      </w:r>
      <w:proofErr w:type="spellEnd"/>
      <w:r>
        <w:t xml:space="preserve"> gentiles de </w:t>
      </w:r>
      <w:proofErr w:type="spellStart"/>
      <w:r>
        <w:t>este</w:t>
      </w:r>
      <w:proofErr w:type="spellEnd"/>
      <w:r>
        <w:t xml:space="preserve"> </w:t>
      </w:r>
      <w:proofErr w:type="spellStart"/>
      <w:r>
        <w:t>tiempo</w:t>
      </w:r>
      <w:proofErr w:type="spellEnd"/>
      <w:r>
        <w:t xml:space="preserve"> </w:t>
      </w:r>
      <w:proofErr w:type="spellStart"/>
      <w:r>
        <w:t>conozcan</w:t>
      </w:r>
      <w:proofErr w:type="spellEnd"/>
      <w:r>
        <w:t xml:space="preserve"> </w:t>
      </w:r>
      <w:proofErr w:type="spellStart"/>
      <w:r>
        <w:t>esta</w:t>
      </w:r>
      <w:proofErr w:type="spellEnd"/>
      <w:r>
        <w:t xml:space="preserve"> </w:t>
      </w:r>
      <w:proofErr w:type="spellStart"/>
      <w:r>
        <w:t>Doctrina</w:t>
      </w:r>
      <w:proofErr w:type="spellEnd"/>
      <w:r>
        <w:t xml:space="preserve">, la </w:t>
      </w:r>
      <w:proofErr w:type="spellStart"/>
      <w:r>
        <w:t>negarán</w:t>
      </w:r>
      <w:proofErr w:type="spellEnd"/>
      <w:r>
        <w:t xml:space="preserve"> y </w:t>
      </w:r>
      <w:proofErr w:type="spellStart"/>
      <w:r>
        <w:t>los</w:t>
      </w:r>
      <w:proofErr w:type="spellEnd"/>
      <w:r>
        <w:t xml:space="preserve"> </w:t>
      </w:r>
      <w:proofErr w:type="spellStart"/>
      <w:r>
        <w:t>materialistas</w:t>
      </w:r>
      <w:proofErr w:type="spellEnd"/>
      <w:r>
        <w:t xml:space="preserve"> </w:t>
      </w:r>
      <w:proofErr w:type="spellStart"/>
      <w:r>
        <w:t>argumentarán</w:t>
      </w:r>
      <w:proofErr w:type="spellEnd"/>
      <w:r>
        <w:t xml:space="preserve"> </w:t>
      </w:r>
      <w:proofErr w:type="spellStart"/>
      <w:r>
        <w:t>en</w:t>
      </w:r>
      <w:proofErr w:type="spellEnd"/>
      <w:r>
        <w:t xml:space="preserve"> contra de </w:t>
      </w:r>
      <w:proofErr w:type="spellStart"/>
      <w:r>
        <w:t>ella</w:t>
      </w:r>
      <w:proofErr w:type="spellEnd"/>
      <w:r>
        <w:t xml:space="preserve">, </w:t>
      </w:r>
      <w:proofErr w:type="spellStart"/>
      <w:r>
        <w:t>pero</w:t>
      </w:r>
      <w:proofErr w:type="spellEnd"/>
      <w:r>
        <w:t xml:space="preserve"> </w:t>
      </w:r>
      <w:proofErr w:type="spellStart"/>
      <w:r>
        <w:t>todos</w:t>
      </w:r>
      <w:proofErr w:type="spellEnd"/>
      <w:r>
        <w:t xml:space="preserve"> </w:t>
      </w:r>
      <w:proofErr w:type="spellStart"/>
      <w:r>
        <w:t>asombrados</w:t>
      </w:r>
      <w:proofErr w:type="spellEnd"/>
      <w:r>
        <w:t xml:space="preserve">, </w:t>
      </w:r>
      <w:proofErr w:type="spellStart"/>
      <w:r>
        <w:t>verán</w:t>
      </w:r>
      <w:proofErr w:type="spellEnd"/>
      <w:r>
        <w:t xml:space="preserve"> </w:t>
      </w:r>
      <w:proofErr w:type="spellStart"/>
      <w:r>
        <w:t>cómo</w:t>
      </w:r>
      <w:proofErr w:type="spellEnd"/>
      <w:r>
        <w:t xml:space="preserve"> mi </w:t>
      </w:r>
      <w:proofErr w:type="spellStart"/>
      <w:r>
        <w:t>verdad</w:t>
      </w:r>
      <w:proofErr w:type="spellEnd"/>
      <w:r>
        <w:t xml:space="preserve"> se </w:t>
      </w:r>
      <w:proofErr w:type="spellStart"/>
      <w:r>
        <w:t>impone</w:t>
      </w:r>
      <w:proofErr w:type="spellEnd"/>
      <w:r>
        <w:t xml:space="preserve">. </w:t>
      </w:r>
    </w:p>
    <w:p w14:paraId="55306C86" w14:textId="77777777" w:rsidR="00F50769" w:rsidRDefault="00F50769" w:rsidP="00F50769">
      <w:r>
        <w:t xml:space="preserve">29. Ya </w:t>
      </w:r>
      <w:proofErr w:type="spellStart"/>
      <w:r>
        <w:t>visteis</w:t>
      </w:r>
      <w:proofErr w:type="spellEnd"/>
      <w:r>
        <w:t xml:space="preserve"> </w:t>
      </w:r>
      <w:proofErr w:type="spellStart"/>
      <w:r>
        <w:t>cómo</w:t>
      </w:r>
      <w:proofErr w:type="spellEnd"/>
      <w:r>
        <w:t xml:space="preserve"> </w:t>
      </w:r>
      <w:proofErr w:type="spellStart"/>
      <w:r>
        <w:t>en</w:t>
      </w:r>
      <w:proofErr w:type="spellEnd"/>
      <w:r>
        <w:t xml:space="preserve"> </w:t>
      </w:r>
      <w:proofErr w:type="spellStart"/>
      <w:r>
        <w:t>tiempos</w:t>
      </w:r>
      <w:proofErr w:type="spellEnd"/>
      <w:r>
        <w:t xml:space="preserve"> </w:t>
      </w:r>
      <w:proofErr w:type="spellStart"/>
      <w:r>
        <w:t>pasados</w:t>
      </w:r>
      <w:proofErr w:type="spellEnd"/>
      <w:r>
        <w:t xml:space="preserve">, </w:t>
      </w:r>
      <w:proofErr w:type="spellStart"/>
      <w:r>
        <w:t>además</w:t>
      </w:r>
      <w:proofErr w:type="spellEnd"/>
      <w:r>
        <w:t xml:space="preserve"> de </w:t>
      </w:r>
      <w:proofErr w:type="spellStart"/>
      <w:r>
        <w:t>enseñar</w:t>
      </w:r>
      <w:proofErr w:type="spellEnd"/>
      <w:r>
        <w:t xml:space="preserve"> mi </w:t>
      </w:r>
      <w:proofErr w:type="spellStart"/>
      <w:r>
        <w:t>Doctrina</w:t>
      </w:r>
      <w:proofErr w:type="spellEnd"/>
      <w:r>
        <w:t xml:space="preserve">, </w:t>
      </w:r>
      <w:proofErr w:type="spellStart"/>
      <w:r>
        <w:t>hice</w:t>
      </w:r>
      <w:proofErr w:type="spellEnd"/>
      <w:r>
        <w:t xml:space="preserve"> </w:t>
      </w:r>
      <w:proofErr w:type="spellStart"/>
      <w:r>
        <w:t>muchas</w:t>
      </w:r>
      <w:proofErr w:type="spellEnd"/>
      <w:r>
        <w:t xml:space="preserve"> </w:t>
      </w:r>
      <w:proofErr w:type="spellStart"/>
      <w:r>
        <w:t>obras</w:t>
      </w:r>
      <w:proofErr w:type="spellEnd"/>
      <w:r>
        <w:t xml:space="preserve"> de </w:t>
      </w:r>
      <w:proofErr w:type="spellStart"/>
      <w:r>
        <w:t>aquellas</w:t>
      </w:r>
      <w:proofErr w:type="spellEnd"/>
      <w:r>
        <w:t xml:space="preserve"> </w:t>
      </w:r>
      <w:proofErr w:type="spellStart"/>
      <w:r>
        <w:t>que</w:t>
      </w:r>
      <w:proofErr w:type="spellEnd"/>
      <w:r>
        <w:t xml:space="preserve"> la </w:t>
      </w:r>
      <w:proofErr w:type="spellStart"/>
      <w:r>
        <w:t>humanidad</w:t>
      </w:r>
      <w:proofErr w:type="spellEnd"/>
      <w:r>
        <w:t xml:space="preserve"> llama </w:t>
      </w:r>
      <w:proofErr w:type="spellStart"/>
      <w:r>
        <w:t>milagros</w:t>
      </w:r>
      <w:proofErr w:type="spellEnd"/>
      <w:r>
        <w:t xml:space="preserve">; también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además</w:t>
      </w:r>
      <w:proofErr w:type="spellEnd"/>
      <w:r>
        <w:t xml:space="preserve"> de la palabra </w:t>
      </w:r>
      <w:proofErr w:type="spellStart"/>
      <w:r>
        <w:t>que</w:t>
      </w:r>
      <w:proofErr w:type="spellEnd"/>
      <w:r>
        <w:t xml:space="preserve"> </w:t>
      </w:r>
      <w:proofErr w:type="spellStart"/>
      <w:r>
        <w:t>os</w:t>
      </w:r>
      <w:proofErr w:type="spellEnd"/>
      <w:r>
        <w:t xml:space="preserve"> </w:t>
      </w:r>
      <w:proofErr w:type="spellStart"/>
      <w:r>
        <w:t>estoy</w:t>
      </w:r>
      <w:proofErr w:type="spellEnd"/>
      <w:r>
        <w:t xml:space="preserve"> </w:t>
      </w:r>
      <w:proofErr w:type="spellStart"/>
      <w:r>
        <w:t>dando</w:t>
      </w:r>
      <w:proofErr w:type="spellEnd"/>
      <w:r>
        <w:t xml:space="preserve"> y </w:t>
      </w:r>
      <w:proofErr w:type="spellStart"/>
      <w:r>
        <w:t>que</w:t>
      </w:r>
      <w:proofErr w:type="spellEnd"/>
      <w:r>
        <w:t xml:space="preserve"> </w:t>
      </w:r>
      <w:proofErr w:type="spellStart"/>
      <w:r>
        <w:t>más</w:t>
      </w:r>
      <w:proofErr w:type="spellEnd"/>
      <w:r>
        <w:t xml:space="preserve"> </w:t>
      </w:r>
      <w:proofErr w:type="spellStart"/>
      <w:r>
        <w:t>tarde</w:t>
      </w:r>
      <w:proofErr w:type="spellEnd"/>
      <w:r>
        <w:t xml:space="preserve"> </w:t>
      </w:r>
      <w:proofErr w:type="spellStart"/>
      <w:r>
        <w:t>habrá</w:t>
      </w:r>
      <w:proofErr w:type="spellEnd"/>
      <w:r>
        <w:t xml:space="preserve"> de </w:t>
      </w:r>
      <w:proofErr w:type="spellStart"/>
      <w:r>
        <w:t>extenderse</w:t>
      </w:r>
      <w:proofErr w:type="spellEnd"/>
      <w:r>
        <w:t xml:space="preserve"> </w:t>
      </w:r>
      <w:proofErr w:type="spellStart"/>
      <w:r>
        <w:t>por</w:t>
      </w:r>
      <w:proofErr w:type="spellEnd"/>
      <w:r>
        <w:t xml:space="preserve"> </w:t>
      </w:r>
      <w:proofErr w:type="spellStart"/>
      <w:r>
        <w:t>toda</w:t>
      </w:r>
      <w:proofErr w:type="spellEnd"/>
      <w:r>
        <w:t xml:space="preserve"> la Tierra, </w:t>
      </w:r>
      <w:proofErr w:type="spellStart"/>
      <w:r>
        <w:t>hará</w:t>
      </w:r>
      <w:proofErr w:type="spellEnd"/>
      <w:r>
        <w:t xml:space="preserve"> </w:t>
      </w:r>
      <w:proofErr w:type="spellStart"/>
      <w:r>
        <w:t>nuevos</w:t>
      </w:r>
      <w:proofErr w:type="spellEnd"/>
      <w:r>
        <w:t xml:space="preserve"> </w:t>
      </w:r>
      <w:proofErr w:type="spellStart"/>
      <w:r>
        <w:t>prodigios</w:t>
      </w:r>
      <w:proofErr w:type="spellEnd"/>
      <w:r>
        <w:t xml:space="preserve">, </w:t>
      </w:r>
      <w:proofErr w:type="spellStart"/>
      <w:r>
        <w:t>daré</w:t>
      </w:r>
      <w:proofErr w:type="spellEnd"/>
      <w:r>
        <w:t xml:space="preserve"> </w:t>
      </w:r>
      <w:proofErr w:type="spellStart"/>
      <w:r>
        <w:t>pruebas</w:t>
      </w:r>
      <w:proofErr w:type="spellEnd"/>
      <w:r>
        <w:t xml:space="preserve"> de mi </w:t>
      </w:r>
      <w:proofErr w:type="spellStart"/>
      <w:r>
        <w:t>poder</w:t>
      </w:r>
      <w:proofErr w:type="spellEnd"/>
      <w:r>
        <w:t xml:space="preserve"> y </w:t>
      </w:r>
      <w:proofErr w:type="spellStart"/>
      <w:r>
        <w:t>asombraré</w:t>
      </w:r>
      <w:proofErr w:type="spellEnd"/>
      <w:r>
        <w:t xml:space="preserve"> con </w:t>
      </w:r>
      <w:proofErr w:type="spellStart"/>
      <w:r>
        <w:t>obras</w:t>
      </w:r>
      <w:proofErr w:type="spellEnd"/>
      <w:r>
        <w:t xml:space="preserve"> </w:t>
      </w:r>
      <w:proofErr w:type="spellStart"/>
      <w:r>
        <w:t>que</w:t>
      </w:r>
      <w:proofErr w:type="spellEnd"/>
      <w:r>
        <w:t xml:space="preserve"> </w:t>
      </w:r>
      <w:proofErr w:type="spellStart"/>
      <w:r>
        <w:t>harán</w:t>
      </w:r>
      <w:proofErr w:type="spellEnd"/>
      <w:r>
        <w:t xml:space="preserve"> </w:t>
      </w:r>
      <w:proofErr w:type="spellStart"/>
      <w:r>
        <w:t>rendirse</w:t>
      </w:r>
      <w:proofErr w:type="spellEnd"/>
      <w:r>
        <w:t xml:space="preserve"> a </w:t>
      </w:r>
      <w:proofErr w:type="spellStart"/>
      <w:r>
        <w:t>los</w:t>
      </w:r>
      <w:proofErr w:type="spellEnd"/>
      <w:r>
        <w:t xml:space="preserve"> hombres ante la </w:t>
      </w:r>
      <w:proofErr w:type="spellStart"/>
      <w:r>
        <w:t>verdad</w:t>
      </w:r>
      <w:proofErr w:type="spellEnd"/>
      <w:r>
        <w:t xml:space="preserve">. </w:t>
      </w:r>
    </w:p>
    <w:p w14:paraId="3DC042B9" w14:textId="77777777" w:rsidR="00F50769" w:rsidRDefault="00F50769" w:rsidP="00F50769">
      <w:r>
        <w:t xml:space="preserve">30. Tengo </w:t>
      </w:r>
      <w:proofErr w:type="spellStart"/>
      <w:r>
        <w:t>mucho</w:t>
      </w:r>
      <w:proofErr w:type="spellEnd"/>
      <w:r>
        <w:t xml:space="preserve"> </w:t>
      </w:r>
      <w:proofErr w:type="spellStart"/>
      <w:r>
        <w:t>que</w:t>
      </w:r>
      <w:proofErr w:type="spellEnd"/>
      <w:r>
        <w:t xml:space="preserve"> </w:t>
      </w:r>
      <w:proofErr w:type="spellStart"/>
      <w:r>
        <w:t>revelaros</w:t>
      </w:r>
      <w:proofErr w:type="spellEnd"/>
      <w:r>
        <w:t xml:space="preserve">, hoy tan </w:t>
      </w:r>
      <w:proofErr w:type="spellStart"/>
      <w:r>
        <w:t>sólo</w:t>
      </w:r>
      <w:proofErr w:type="spellEnd"/>
      <w:r>
        <w:t xml:space="preserve"> </w:t>
      </w:r>
      <w:proofErr w:type="spellStart"/>
      <w:r>
        <w:t>os</w:t>
      </w:r>
      <w:proofErr w:type="spellEnd"/>
      <w:r>
        <w:t xml:space="preserve"> </w:t>
      </w:r>
      <w:proofErr w:type="spellStart"/>
      <w:r>
        <w:t>doy</w:t>
      </w:r>
      <w:proofErr w:type="spellEnd"/>
      <w:r>
        <w:t xml:space="preserve"> la </w:t>
      </w:r>
      <w:proofErr w:type="spellStart"/>
      <w:r>
        <w:t>llave</w:t>
      </w:r>
      <w:proofErr w:type="spellEnd"/>
      <w:r>
        <w:t xml:space="preserve"> para </w:t>
      </w:r>
      <w:proofErr w:type="spellStart"/>
      <w:r>
        <w:t>que</w:t>
      </w:r>
      <w:proofErr w:type="spellEnd"/>
      <w:r>
        <w:t xml:space="preserve"> </w:t>
      </w:r>
      <w:proofErr w:type="spellStart"/>
      <w:r>
        <w:t>abráis</w:t>
      </w:r>
      <w:proofErr w:type="spellEnd"/>
      <w:r>
        <w:t xml:space="preserve"> la </w:t>
      </w:r>
      <w:proofErr w:type="spellStart"/>
      <w:r>
        <w:t>puerta</w:t>
      </w:r>
      <w:proofErr w:type="spellEnd"/>
      <w:r>
        <w:t xml:space="preserve"> de la </w:t>
      </w:r>
      <w:proofErr w:type="spellStart"/>
      <w:r>
        <w:t>verdadera</w:t>
      </w:r>
      <w:proofErr w:type="spellEnd"/>
      <w:r>
        <w:t xml:space="preserve"> </w:t>
      </w:r>
      <w:proofErr w:type="spellStart"/>
      <w:r>
        <w:t>sabiduría</w:t>
      </w:r>
      <w:proofErr w:type="spellEnd"/>
      <w:r>
        <w:t xml:space="preserve">. Esa </w:t>
      </w:r>
      <w:proofErr w:type="spellStart"/>
      <w:r>
        <w:t>llave</w:t>
      </w:r>
      <w:proofErr w:type="spellEnd"/>
      <w:r>
        <w:t xml:space="preserve"> es </w:t>
      </w:r>
      <w:proofErr w:type="spellStart"/>
      <w:r>
        <w:t>esta</w:t>
      </w:r>
      <w:proofErr w:type="spellEnd"/>
      <w:r>
        <w:t xml:space="preserve"> </w:t>
      </w:r>
      <w:proofErr w:type="spellStart"/>
      <w:r>
        <w:t>enseñanza</w:t>
      </w:r>
      <w:proofErr w:type="spellEnd"/>
      <w:r>
        <w:t xml:space="preserve">.  </w:t>
      </w:r>
    </w:p>
    <w:p w14:paraId="13CC7838" w14:textId="77777777" w:rsidR="00F50769" w:rsidRDefault="00F50769" w:rsidP="00F50769">
      <w:r>
        <w:t xml:space="preserve">31. En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por</w:t>
      </w:r>
      <w:proofErr w:type="spellEnd"/>
      <w:r>
        <w:t xml:space="preserve"> </w:t>
      </w:r>
      <w:proofErr w:type="spellStart"/>
      <w:r>
        <w:t>el</w:t>
      </w:r>
      <w:proofErr w:type="spellEnd"/>
      <w:r>
        <w:t xml:space="preserve"> camino del amor, </w:t>
      </w:r>
      <w:proofErr w:type="spellStart"/>
      <w:r>
        <w:t>todo</w:t>
      </w:r>
      <w:proofErr w:type="spellEnd"/>
      <w:r>
        <w:t xml:space="preserve"> lo </w:t>
      </w:r>
      <w:proofErr w:type="spellStart"/>
      <w:r>
        <w:t>lícito</w:t>
      </w:r>
      <w:proofErr w:type="spellEnd"/>
      <w:r>
        <w:t xml:space="preserve"> lo </w:t>
      </w:r>
      <w:proofErr w:type="spellStart"/>
      <w:r>
        <w:t>conseguiréis</w:t>
      </w:r>
      <w:proofErr w:type="spellEnd"/>
      <w:r>
        <w:t xml:space="preserve"> de </w:t>
      </w:r>
      <w:proofErr w:type="spellStart"/>
      <w:r>
        <w:t>Mí</w:t>
      </w:r>
      <w:proofErr w:type="spellEnd"/>
      <w:r>
        <w:t xml:space="preserve"> y </w:t>
      </w:r>
      <w:proofErr w:type="spellStart"/>
      <w:r>
        <w:t>todo</w:t>
      </w:r>
      <w:proofErr w:type="spellEnd"/>
      <w:r>
        <w:t xml:space="preserve"> lo </w:t>
      </w:r>
      <w:proofErr w:type="spellStart"/>
      <w:r>
        <w:t>sabréis</w:t>
      </w:r>
      <w:proofErr w:type="spellEnd"/>
      <w:r>
        <w:t xml:space="preserve">, </w:t>
      </w:r>
      <w:proofErr w:type="spellStart"/>
      <w:r>
        <w:t>más</w:t>
      </w:r>
      <w:proofErr w:type="spellEnd"/>
      <w:r>
        <w:t xml:space="preserve"> </w:t>
      </w:r>
      <w:proofErr w:type="spellStart"/>
      <w:r>
        <w:t>os</w:t>
      </w:r>
      <w:proofErr w:type="spellEnd"/>
      <w:r>
        <w:t xml:space="preserve"> </w:t>
      </w:r>
      <w:proofErr w:type="spellStart"/>
      <w:r>
        <w:t>falta</w:t>
      </w:r>
      <w:proofErr w:type="spellEnd"/>
      <w:r>
        <w:t xml:space="preserve"> saber </w:t>
      </w:r>
      <w:proofErr w:type="spellStart"/>
      <w:r>
        <w:t>cuál</w:t>
      </w:r>
      <w:proofErr w:type="spellEnd"/>
      <w:r>
        <w:t xml:space="preserve"> es </w:t>
      </w:r>
      <w:proofErr w:type="spellStart"/>
      <w:r>
        <w:t>el</w:t>
      </w:r>
      <w:proofErr w:type="spellEnd"/>
      <w:r>
        <w:t xml:space="preserve"> amor de </w:t>
      </w:r>
      <w:proofErr w:type="spellStart"/>
      <w:r>
        <w:t>que</w:t>
      </w:r>
      <w:proofErr w:type="spellEnd"/>
      <w:r>
        <w:t xml:space="preserve"> </w:t>
      </w:r>
      <w:proofErr w:type="spellStart"/>
      <w:r>
        <w:t>os</w:t>
      </w:r>
      <w:proofErr w:type="spellEnd"/>
      <w:r>
        <w:t xml:space="preserve"> </w:t>
      </w:r>
      <w:proofErr w:type="spellStart"/>
      <w:r>
        <w:t>hablo</w:t>
      </w:r>
      <w:proofErr w:type="spellEnd"/>
      <w:r>
        <w:t xml:space="preserve"> y </w:t>
      </w:r>
      <w:proofErr w:type="spellStart"/>
      <w:r>
        <w:t>sobre</w:t>
      </w:r>
      <w:proofErr w:type="spellEnd"/>
      <w:r>
        <w:t xml:space="preserve"> </w:t>
      </w:r>
      <w:proofErr w:type="spellStart"/>
      <w:r>
        <w:t>todo</w:t>
      </w:r>
      <w:proofErr w:type="spellEnd"/>
      <w:r>
        <w:t xml:space="preserve"> </w:t>
      </w:r>
      <w:proofErr w:type="spellStart"/>
      <w:r>
        <w:t>que</w:t>
      </w:r>
      <w:proofErr w:type="spellEnd"/>
      <w:r>
        <w:t xml:space="preserve"> lo </w:t>
      </w:r>
      <w:proofErr w:type="spellStart"/>
      <w:r>
        <w:t>sintáis</w:t>
      </w:r>
      <w:proofErr w:type="spellEnd"/>
      <w:r>
        <w:t xml:space="preserve"> </w:t>
      </w:r>
      <w:proofErr w:type="spellStart"/>
      <w:r>
        <w:t>profundamente</w:t>
      </w:r>
      <w:proofErr w:type="spellEnd"/>
      <w:r>
        <w:t xml:space="preserve">. </w:t>
      </w:r>
    </w:p>
    <w:p w14:paraId="262CBAFC" w14:textId="77777777" w:rsidR="00F50769" w:rsidRDefault="00F50769" w:rsidP="00F50769">
      <w:r>
        <w:t xml:space="preserve">32. Mi Reino </w:t>
      </w:r>
      <w:proofErr w:type="spellStart"/>
      <w:r>
        <w:t>está</w:t>
      </w:r>
      <w:proofErr w:type="spellEnd"/>
      <w:r>
        <w:t xml:space="preserve"> </w:t>
      </w:r>
      <w:proofErr w:type="spellStart"/>
      <w:r>
        <w:t>reservado</w:t>
      </w:r>
      <w:proofErr w:type="spellEnd"/>
      <w:r>
        <w:t xml:space="preserve"> a </w:t>
      </w:r>
      <w:proofErr w:type="spellStart"/>
      <w:r>
        <w:t>los</w:t>
      </w:r>
      <w:proofErr w:type="spellEnd"/>
      <w:r>
        <w:t xml:space="preserve"> </w:t>
      </w:r>
      <w:proofErr w:type="spellStart"/>
      <w:r>
        <w:t>hijos</w:t>
      </w:r>
      <w:proofErr w:type="spellEnd"/>
      <w:r>
        <w:t xml:space="preserve"> de </w:t>
      </w:r>
      <w:proofErr w:type="spellStart"/>
      <w:r>
        <w:t>buena</w:t>
      </w:r>
      <w:proofErr w:type="spellEnd"/>
      <w:r>
        <w:t xml:space="preserve"> </w:t>
      </w:r>
      <w:proofErr w:type="spellStart"/>
      <w:r>
        <w:t>voluntad</w:t>
      </w:r>
      <w:proofErr w:type="spellEnd"/>
      <w:r>
        <w:t xml:space="preserve"> </w:t>
      </w:r>
      <w:proofErr w:type="spellStart"/>
      <w:r>
        <w:t>que</w:t>
      </w:r>
      <w:proofErr w:type="spellEnd"/>
      <w:r>
        <w:t xml:space="preserve"> </w:t>
      </w:r>
      <w:proofErr w:type="spellStart"/>
      <w:r>
        <w:t>abracen</w:t>
      </w:r>
      <w:proofErr w:type="spellEnd"/>
      <w:r>
        <w:t xml:space="preserve"> </w:t>
      </w:r>
      <w:proofErr w:type="spellStart"/>
      <w:r>
        <w:t>su</w:t>
      </w:r>
      <w:proofErr w:type="spellEnd"/>
      <w:r>
        <w:t xml:space="preserve"> </w:t>
      </w:r>
      <w:proofErr w:type="spellStart"/>
      <w:r>
        <w:t>cruz</w:t>
      </w:r>
      <w:proofErr w:type="spellEnd"/>
      <w:r>
        <w:t xml:space="preserve"> </w:t>
      </w:r>
      <w:proofErr w:type="spellStart"/>
      <w:r>
        <w:t>por</w:t>
      </w:r>
      <w:proofErr w:type="spellEnd"/>
      <w:r>
        <w:t xml:space="preserve"> amor a </w:t>
      </w:r>
      <w:proofErr w:type="spellStart"/>
      <w:r>
        <w:t>su</w:t>
      </w:r>
      <w:proofErr w:type="spellEnd"/>
      <w:r>
        <w:t xml:space="preserve"> Padre y a sus </w:t>
      </w:r>
      <w:proofErr w:type="spellStart"/>
      <w:r>
        <w:t>semejantes</w:t>
      </w:r>
      <w:proofErr w:type="spellEnd"/>
      <w:r>
        <w:t xml:space="preserve">. Ese Reino de </w:t>
      </w:r>
      <w:proofErr w:type="spellStart"/>
      <w:r>
        <w:t>que</w:t>
      </w:r>
      <w:proofErr w:type="spellEnd"/>
      <w:r>
        <w:t xml:space="preserve"> </w:t>
      </w:r>
      <w:proofErr w:type="spellStart"/>
      <w:r>
        <w:t>os</w:t>
      </w:r>
      <w:proofErr w:type="spellEnd"/>
      <w:r>
        <w:t xml:space="preserve"> </w:t>
      </w:r>
      <w:proofErr w:type="spellStart"/>
      <w:r>
        <w:t>hablo</w:t>
      </w:r>
      <w:proofErr w:type="spellEnd"/>
      <w:r>
        <w:t xml:space="preserve">, no se </w:t>
      </w:r>
      <w:proofErr w:type="spellStart"/>
      <w:r>
        <w:t>encuentra</w:t>
      </w:r>
      <w:proofErr w:type="spellEnd"/>
      <w:r>
        <w:t xml:space="preserve"> </w:t>
      </w:r>
      <w:proofErr w:type="spellStart"/>
      <w:r>
        <w:t>en</w:t>
      </w:r>
      <w:proofErr w:type="spellEnd"/>
      <w:r>
        <w:t xml:space="preserve"> sitio </w:t>
      </w:r>
      <w:proofErr w:type="spellStart"/>
      <w:r>
        <w:t>determinado</w:t>
      </w:r>
      <w:proofErr w:type="spellEnd"/>
      <w:r>
        <w:t xml:space="preserve">, lo </w:t>
      </w:r>
      <w:proofErr w:type="spellStart"/>
      <w:r>
        <w:lastRenderedPageBreak/>
        <w:t>mismo</w:t>
      </w:r>
      <w:proofErr w:type="spellEnd"/>
      <w:r>
        <w:t xml:space="preserve"> </w:t>
      </w:r>
      <w:proofErr w:type="spellStart"/>
      <w:r>
        <w:t>puede</w:t>
      </w:r>
      <w:proofErr w:type="spellEnd"/>
      <w:r>
        <w:t xml:space="preserve"> </w:t>
      </w:r>
      <w:proofErr w:type="spellStart"/>
      <w:r>
        <w:t>existir</w:t>
      </w:r>
      <w:proofErr w:type="spellEnd"/>
      <w:r>
        <w:t xml:space="preserve"> </w:t>
      </w:r>
      <w:proofErr w:type="spellStart"/>
      <w:r>
        <w:t>en</w:t>
      </w:r>
      <w:proofErr w:type="spellEnd"/>
      <w:r>
        <w:t xml:space="preserve"> la Tierra </w:t>
      </w:r>
      <w:proofErr w:type="spellStart"/>
      <w:r>
        <w:t>que</w:t>
      </w:r>
      <w:proofErr w:type="spellEnd"/>
      <w:r>
        <w:t xml:space="preserve"> </w:t>
      </w:r>
      <w:proofErr w:type="spellStart"/>
      <w:r>
        <w:t>habitáis</w:t>
      </w:r>
      <w:proofErr w:type="spellEnd"/>
      <w:r>
        <w:t xml:space="preserve"> </w:t>
      </w:r>
      <w:proofErr w:type="spellStart"/>
      <w:r>
        <w:t>que</w:t>
      </w:r>
      <w:proofErr w:type="spellEnd"/>
      <w:r>
        <w:t xml:space="preserve"> </w:t>
      </w:r>
      <w:proofErr w:type="spellStart"/>
      <w:r>
        <w:t>en</w:t>
      </w:r>
      <w:proofErr w:type="spellEnd"/>
      <w:r>
        <w:t xml:space="preserve"> </w:t>
      </w:r>
      <w:proofErr w:type="spellStart"/>
      <w:r>
        <w:t>cualquiera</w:t>
      </w:r>
      <w:proofErr w:type="spellEnd"/>
      <w:r>
        <w:t xml:space="preserve"> de las moradas </w:t>
      </w:r>
      <w:proofErr w:type="spellStart"/>
      <w:r>
        <w:t>espirituales</w:t>
      </w:r>
      <w:proofErr w:type="spellEnd"/>
      <w:r>
        <w:t xml:space="preserve">, </w:t>
      </w:r>
      <w:proofErr w:type="spellStart"/>
      <w:r>
        <w:t>porque</w:t>
      </w:r>
      <w:proofErr w:type="spellEnd"/>
      <w:r>
        <w:t xml:space="preserve"> mi Reino lo </w:t>
      </w:r>
      <w:proofErr w:type="spellStart"/>
      <w:r>
        <w:t>forman</w:t>
      </w:r>
      <w:proofErr w:type="spellEnd"/>
      <w:r>
        <w:t xml:space="preserve"> la </w:t>
      </w:r>
      <w:proofErr w:type="spellStart"/>
      <w:r>
        <w:t>paz</w:t>
      </w:r>
      <w:proofErr w:type="spellEnd"/>
      <w:r>
        <w:t xml:space="preserve">, la luz la </w:t>
      </w:r>
      <w:proofErr w:type="spellStart"/>
      <w:r>
        <w:t>gracia</w:t>
      </w:r>
      <w:proofErr w:type="spellEnd"/>
      <w:r>
        <w:t xml:space="preserve">, </w:t>
      </w:r>
      <w:proofErr w:type="spellStart"/>
      <w:r>
        <w:t>el</w:t>
      </w:r>
      <w:proofErr w:type="spellEnd"/>
      <w:r>
        <w:t xml:space="preserve"> </w:t>
      </w:r>
      <w:proofErr w:type="spellStart"/>
      <w:r>
        <w:t>poder</w:t>
      </w:r>
      <w:proofErr w:type="spellEnd"/>
      <w:r>
        <w:t xml:space="preserve">, la </w:t>
      </w:r>
      <w:proofErr w:type="spellStart"/>
      <w:r>
        <w:t>armonía</w:t>
      </w:r>
      <w:proofErr w:type="spellEnd"/>
      <w:r>
        <w:t xml:space="preserve"> y </w:t>
      </w:r>
      <w:proofErr w:type="spellStart"/>
      <w:r>
        <w:t>todo</w:t>
      </w:r>
      <w:proofErr w:type="spellEnd"/>
      <w:r>
        <w:t xml:space="preserve"> </w:t>
      </w:r>
      <w:proofErr w:type="spellStart"/>
      <w:r>
        <w:t>eso</w:t>
      </w:r>
      <w:proofErr w:type="spellEnd"/>
      <w:r>
        <w:t xml:space="preserve"> </w:t>
      </w:r>
      <w:proofErr w:type="spellStart"/>
      <w:r>
        <w:t>podréis</w:t>
      </w:r>
      <w:proofErr w:type="spellEnd"/>
      <w:r>
        <w:t xml:space="preserve"> </w:t>
      </w:r>
      <w:proofErr w:type="spellStart"/>
      <w:r>
        <w:t>lograrlo</w:t>
      </w:r>
      <w:proofErr w:type="spellEnd"/>
      <w:r>
        <w:t xml:space="preserve">, </w:t>
      </w:r>
      <w:proofErr w:type="spellStart"/>
      <w:r>
        <w:t>aunque</w:t>
      </w:r>
      <w:proofErr w:type="spellEnd"/>
      <w:r>
        <w:t xml:space="preserve"> sea </w:t>
      </w:r>
      <w:proofErr w:type="spellStart"/>
      <w:r>
        <w:t>en</w:t>
      </w:r>
      <w:proofErr w:type="spellEnd"/>
      <w:r>
        <w:t xml:space="preserve"> </w:t>
      </w:r>
      <w:proofErr w:type="spellStart"/>
      <w:r>
        <w:t>parte</w:t>
      </w:r>
      <w:proofErr w:type="spellEnd"/>
      <w:r>
        <w:t xml:space="preserve"> </w:t>
      </w:r>
      <w:proofErr w:type="spellStart"/>
      <w:r>
        <w:t>desde</w:t>
      </w:r>
      <w:proofErr w:type="spellEnd"/>
      <w:r>
        <w:t xml:space="preserve"> </w:t>
      </w:r>
      <w:proofErr w:type="spellStart"/>
      <w:r>
        <w:t>esta</w:t>
      </w:r>
      <w:proofErr w:type="spellEnd"/>
      <w:r>
        <w:t xml:space="preserve"> </w:t>
      </w:r>
      <w:proofErr w:type="spellStart"/>
      <w:r>
        <w:t>vida</w:t>
      </w:r>
      <w:proofErr w:type="spellEnd"/>
      <w:r>
        <w:t xml:space="preserve">; la </w:t>
      </w:r>
      <w:proofErr w:type="spellStart"/>
      <w:r>
        <w:t>plenitud</w:t>
      </w:r>
      <w:proofErr w:type="spellEnd"/>
      <w:r>
        <w:t xml:space="preserve"> </w:t>
      </w:r>
      <w:proofErr w:type="spellStart"/>
      <w:r>
        <w:t>espiritual</w:t>
      </w:r>
      <w:proofErr w:type="spellEnd"/>
      <w:r>
        <w:t xml:space="preserve"> </w:t>
      </w:r>
      <w:proofErr w:type="spellStart"/>
      <w:r>
        <w:t>sólo</w:t>
      </w:r>
      <w:proofErr w:type="spellEnd"/>
      <w:r>
        <w:t xml:space="preserve"> la </w:t>
      </w:r>
      <w:proofErr w:type="spellStart"/>
      <w:r>
        <w:t>lograréis</w:t>
      </w:r>
      <w:proofErr w:type="spellEnd"/>
      <w:r>
        <w:t xml:space="preserve"> </w:t>
      </w:r>
      <w:proofErr w:type="spellStart"/>
      <w:r>
        <w:t>más</w:t>
      </w:r>
      <w:proofErr w:type="spellEnd"/>
      <w:r>
        <w:t xml:space="preserve"> </w:t>
      </w:r>
      <w:proofErr w:type="spellStart"/>
      <w:r>
        <w:t>allá</w:t>
      </w:r>
      <w:proofErr w:type="spellEnd"/>
      <w:r>
        <w:t xml:space="preserve"> de </w:t>
      </w:r>
      <w:proofErr w:type="spellStart"/>
      <w:r>
        <w:t>este</w:t>
      </w:r>
      <w:proofErr w:type="spellEnd"/>
      <w:r>
        <w:t xml:space="preserve"> </w:t>
      </w:r>
      <w:proofErr w:type="spellStart"/>
      <w:r>
        <w:t>mundo</w:t>
      </w:r>
      <w:proofErr w:type="spellEnd"/>
      <w:r>
        <w:t xml:space="preserve"> </w:t>
      </w:r>
      <w:proofErr w:type="spellStart"/>
      <w:r>
        <w:t>que</w:t>
      </w:r>
      <w:proofErr w:type="spellEnd"/>
      <w:r>
        <w:t xml:space="preserve"> </w:t>
      </w:r>
      <w:proofErr w:type="spellStart"/>
      <w:r>
        <w:t>ahora</w:t>
      </w:r>
      <w:proofErr w:type="spellEnd"/>
      <w:r>
        <w:t xml:space="preserve"> </w:t>
      </w:r>
      <w:proofErr w:type="spellStart"/>
      <w:r>
        <w:t>habitáis</w:t>
      </w:r>
      <w:proofErr w:type="spellEnd"/>
      <w:r>
        <w:t xml:space="preserve">. </w:t>
      </w:r>
    </w:p>
    <w:p w14:paraId="1D0E29B2" w14:textId="77777777" w:rsidR="00F50769" w:rsidRDefault="00F50769" w:rsidP="00F50769">
      <w:r>
        <w:t xml:space="preserve">33. ¿Por </w:t>
      </w:r>
      <w:proofErr w:type="spellStart"/>
      <w:r>
        <w:t>qué</w:t>
      </w:r>
      <w:proofErr w:type="spellEnd"/>
      <w:r>
        <w:t xml:space="preserve"> </w:t>
      </w:r>
      <w:proofErr w:type="spellStart"/>
      <w:r>
        <w:t>muchos</w:t>
      </w:r>
      <w:proofErr w:type="spellEnd"/>
      <w:r>
        <w:t xml:space="preserve"> hombres </w:t>
      </w:r>
      <w:proofErr w:type="spellStart"/>
      <w:r>
        <w:t>desean</w:t>
      </w:r>
      <w:proofErr w:type="spellEnd"/>
      <w:r>
        <w:t xml:space="preserve"> </w:t>
      </w:r>
      <w:proofErr w:type="spellStart"/>
      <w:r>
        <w:t>partir</w:t>
      </w:r>
      <w:proofErr w:type="spellEnd"/>
      <w:r>
        <w:t xml:space="preserve"> de </w:t>
      </w:r>
      <w:proofErr w:type="spellStart"/>
      <w:r>
        <w:t>esta</w:t>
      </w:r>
      <w:proofErr w:type="spellEnd"/>
      <w:r>
        <w:t xml:space="preserve"> </w:t>
      </w:r>
      <w:proofErr w:type="spellStart"/>
      <w:r>
        <w:t>vida</w:t>
      </w:r>
      <w:proofErr w:type="spellEnd"/>
      <w:r>
        <w:t xml:space="preserve"> </w:t>
      </w:r>
      <w:proofErr w:type="spellStart"/>
      <w:r>
        <w:t>hacia</w:t>
      </w:r>
      <w:proofErr w:type="spellEnd"/>
      <w:r>
        <w:t xml:space="preserve"> la </w:t>
      </w:r>
      <w:proofErr w:type="spellStart"/>
      <w:r>
        <w:t>otra</w:t>
      </w:r>
      <w:proofErr w:type="spellEnd"/>
      <w:r>
        <w:t xml:space="preserve">? Es </w:t>
      </w:r>
      <w:proofErr w:type="spellStart"/>
      <w:r>
        <w:t>que</w:t>
      </w:r>
      <w:proofErr w:type="spellEnd"/>
      <w:r>
        <w:t xml:space="preserve"> </w:t>
      </w:r>
      <w:proofErr w:type="spellStart"/>
      <w:r>
        <w:t>creen</w:t>
      </w:r>
      <w:proofErr w:type="spellEnd"/>
      <w:r>
        <w:t xml:space="preserve"> </w:t>
      </w:r>
      <w:proofErr w:type="spellStart"/>
      <w:r>
        <w:t>que</w:t>
      </w:r>
      <w:proofErr w:type="spellEnd"/>
      <w:r>
        <w:t xml:space="preserve"> </w:t>
      </w:r>
      <w:proofErr w:type="spellStart"/>
      <w:r>
        <w:t>todo</w:t>
      </w:r>
      <w:proofErr w:type="spellEnd"/>
      <w:r>
        <w:t xml:space="preserve"> </w:t>
      </w:r>
      <w:proofErr w:type="spellStart"/>
      <w:r>
        <w:t>cuanto</w:t>
      </w:r>
      <w:proofErr w:type="spellEnd"/>
      <w:r>
        <w:t xml:space="preserve"> les </w:t>
      </w:r>
      <w:proofErr w:type="spellStart"/>
      <w:r>
        <w:t>rodea</w:t>
      </w:r>
      <w:proofErr w:type="spellEnd"/>
      <w:r>
        <w:t xml:space="preserve"> les es </w:t>
      </w:r>
      <w:proofErr w:type="spellStart"/>
      <w:r>
        <w:t>hostil</w:t>
      </w:r>
      <w:proofErr w:type="spellEnd"/>
      <w:r>
        <w:t xml:space="preserve">, </w:t>
      </w:r>
      <w:proofErr w:type="spellStart"/>
      <w:r>
        <w:t>más</w:t>
      </w:r>
      <w:proofErr w:type="spellEnd"/>
      <w:r>
        <w:t xml:space="preserve"> de </w:t>
      </w:r>
      <w:proofErr w:type="spellStart"/>
      <w:r>
        <w:t>cierto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ellos</w:t>
      </w:r>
      <w:proofErr w:type="spellEnd"/>
      <w:r>
        <w:t xml:space="preserve"> </w:t>
      </w:r>
      <w:proofErr w:type="spellStart"/>
      <w:r>
        <w:t>en</w:t>
      </w:r>
      <w:proofErr w:type="spellEnd"/>
      <w:r>
        <w:t xml:space="preserve"> </w:t>
      </w:r>
      <w:proofErr w:type="spellStart"/>
      <w:r>
        <w:t>vez</w:t>
      </w:r>
      <w:proofErr w:type="spellEnd"/>
      <w:r>
        <w:t xml:space="preserve"> de </w:t>
      </w:r>
      <w:proofErr w:type="spellStart"/>
      <w:r>
        <w:t>desesperarse</w:t>
      </w:r>
      <w:proofErr w:type="spellEnd"/>
      <w:r>
        <w:t xml:space="preserve">, </w:t>
      </w:r>
      <w:proofErr w:type="spellStart"/>
      <w:r>
        <w:t>deben</w:t>
      </w:r>
      <w:proofErr w:type="spellEnd"/>
      <w:r>
        <w:t xml:space="preserve"> </w:t>
      </w:r>
      <w:proofErr w:type="spellStart"/>
      <w:r>
        <w:t>luchar</w:t>
      </w:r>
      <w:proofErr w:type="spellEnd"/>
      <w:r>
        <w:t xml:space="preserve"> para </w:t>
      </w:r>
      <w:proofErr w:type="spellStart"/>
      <w:r>
        <w:t>volver</w:t>
      </w:r>
      <w:proofErr w:type="spellEnd"/>
      <w:r>
        <w:t xml:space="preserve"> </w:t>
      </w:r>
      <w:proofErr w:type="gramStart"/>
      <w:r>
        <w:t>a</w:t>
      </w:r>
      <w:proofErr w:type="gramEnd"/>
      <w:r>
        <w:t xml:space="preserve"> </w:t>
      </w:r>
      <w:proofErr w:type="spellStart"/>
      <w:r>
        <w:t>estar</w:t>
      </w:r>
      <w:proofErr w:type="spellEnd"/>
      <w:r>
        <w:t xml:space="preserve"> </w:t>
      </w:r>
      <w:proofErr w:type="spellStart"/>
      <w:r>
        <w:t>en</w:t>
      </w:r>
      <w:proofErr w:type="spellEnd"/>
      <w:r>
        <w:t xml:space="preserve"> </w:t>
      </w:r>
      <w:proofErr w:type="spellStart"/>
      <w:r>
        <w:t>armonía</w:t>
      </w:r>
      <w:proofErr w:type="spellEnd"/>
      <w:r>
        <w:t xml:space="preserve"> con las </w:t>
      </w:r>
      <w:proofErr w:type="spellStart"/>
      <w:r>
        <w:t>leyes</w:t>
      </w:r>
      <w:proofErr w:type="spellEnd"/>
      <w:r>
        <w:t xml:space="preserve"> </w:t>
      </w:r>
      <w:proofErr w:type="spellStart"/>
      <w:r>
        <w:t>que</w:t>
      </w:r>
      <w:proofErr w:type="spellEnd"/>
      <w:r>
        <w:t xml:space="preserve"> </w:t>
      </w:r>
      <w:proofErr w:type="spellStart"/>
      <w:r>
        <w:t>tracé</w:t>
      </w:r>
      <w:proofErr w:type="spellEnd"/>
      <w:r>
        <w:t xml:space="preserve"> </w:t>
      </w:r>
      <w:proofErr w:type="spellStart"/>
      <w:r>
        <w:t>como</w:t>
      </w:r>
      <w:proofErr w:type="spellEnd"/>
      <w:r>
        <w:t xml:space="preserve"> </w:t>
      </w:r>
      <w:proofErr w:type="spellStart"/>
      <w:r>
        <w:t>una</w:t>
      </w:r>
      <w:proofErr w:type="spellEnd"/>
      <w:r>
        <w:t xml:space="preserve"> </w:t>
      </w:r>
      <w:proofErr w:type="spellStart"/>
      <w:r>
        <w:t>senda</w:t>
      </w:r>
      <w:proofErr w:type="spellEnd"/>
      <w:r>
        <w:t xml:space="preserve"> para </w:t>
      </w:r>
      <w:proofErr w:type="spellStart"/>
      <w:r>
        <w:t>que</w:t>
      </w:r>
      <w:proofErr w:type="spellEnd"/>
      <w:r>
        <w:t xml:space="preserve"> </w:t>
      </w:r>
      <w:proofErr w:type="spellStart"/>
      <w:r>
        <w:t>lleguéis</w:t>
      </w:r>
      <w:proofErr w:type="spellEnd"/>
      <w:r>
        <w:t xml:space="preserve"> </w:t>
      </w:r>
      <w:proofErr w:type="spellStart"/>
      <w:r>
        <w:t>por</w:t>
      </w:r>
      <w:proofErr w:type="spellEnd"/>
      <w:r>
        <w:t xml:space="preserve"> </w:t>
      </w:r>
      <w:proofErr w:type="spellStart"/>
      <w:r>
        <w:t>ella</w:t>
      </w:r>
      <w:proofErr w:type="spellEnd"/>
      <w:r>
        <w:t xml:space="preserve"> a la </w:t>
      </w:r>
      <w:proofErr w:type="spellStart"/>
      <w:r>
        <w:t>perfección</w:t>
      </w:r>
      <w:proofErr w:type="spellEnd"/>
      <w:r>
        <w:t xml:space="preserve"> </w:t>
      </w:r>
      <w:proofErr w:type="spellStart"/>
      <w:r>
        <w:t>espiritual</w:t>
      </w:r>
      <w:proofErr w:type="spellEnd"/>
      <w:r>
        <w:t xml:space="preserve">. </w:t>
      </w:r>
    </w:p>
    <w:p w14:paraId="43624477" w14:textId="77777777" w:rsidR="00F50769" w:rsidRDefault="00F50769" w:rsidP="00F50769">
      <w:r>
        <w:t xml:space="preserve">34. En </w:t>
      </w:r>
      <w:proofErr w:type="spellStart"/>
      <w:r>
        <w:t>todos</w:t>
      </w:r>
      <w:proofErr w:type="spellEnd"/>
      <w:r>
        <w:t xml:space="preserve"> </w:t>
      </w:r>
      <w:proofErr w:type="spellStart"/>
      <w:r>
        <w:t>los</w:t>
      </w:r>
      <w:proofErr w:type="spellEnd"/>
      <w:r>
        <w:t xml:space="preserve"> </w:t>
      </w:r>
      <w:proofErr w:type="spellStart"/>
      <w:r>
        <w:t>tiempos</w:t>
      </w:r>
      <w:proofErr w:type="spellEnd"/>
      <w:r>
        <w:t xml:space="preserve"> y </w:t>
      </w:r>
      <w:proofErr w:type="spellStart"/>
      <w:r>
        <w:t>en</w:t>
      </w:r>
      <w:proofErr w:type="spellEnd"/>
      <w:r>
        <w:t xml:space="preserve"> </w:t>
      </w:r>
      <w:proofErr w:type="spellStart"/>
      <w:r>
        <w:t>todos</w:t>
      </w:r>
      <w:proofErr w:type="spellEnd"/>
      <w:r>
        <w:t xml:space="preserve"> </w:t>
      </w:r>
      <w:proofErr w:type="spellStart"/>
      <w:r>
        <w:t>los</w:t>
      </w:r>
      <w:proofErr w:type="spellEnd"/>
      <w:r>
        <w:t xml:space="preserve"> pueblos de la Tierra, </w:t>
      </w:r>
      <w:proofErr w:type="spellStart"/>
      <w:r>
        <w:t>han</w:t>
      </w:r>
      <w:proofErr w:type="spellEnd"/>
      <w:r>
        <w:t xml:space="preserve"> </w:t>
      </w:r>
      <w:proofErr w:type="spellStart"/>
      <w:r>
        <w:t>surgido</w:t>
      </w:r>
      <w:proofErr w:type="spellEnd"/>
      <w:r>
        <w:t xml:space="preserve"> </w:t>
      </w:r>
      <w:proofErr w:type="spellStart"/>
      <w:r>
        <w:t>apóstoles</w:t>
      </w:r>
      <w:proofErr w:type="spellEnd"/>
      <w:r>
        <w:t xml:space="preserve"> del bien, </w:t>
      </w:r>
      <w:proofErr w:type="spellStart"/>
      <w:r>
        <w:t>manifestando</w:t>
      </w:r>
      <w:proofErr w:type="spellEnd"/>
      <w:r>
        <w:t xml:space="preserve"> la </w:t>
      </w:r>
      <w:proofErr w:type="spellStart"/>
      <w:r>
        <w:t>elevación</w:t>
      </w:r>
      <w:proofErr w:type="spellEnd"/>
      <w:r>
        <w:t xml:space="preserve"> de </w:t>
      </w:r>
      <w:proofErr w:type="spellStart"/>
      <w:r>
        <w:t>su</w:t>
      </w:r>
      <w:proofErr w:type="spellEnd"/>
      <w:r>
        <w:t xml:space="preserve"> </w:t>
      </w:r>
      <w:proofErr w:type="spellStart"/>
      <w:r>
        <w:t>espíritu</w:t>
      </w:r>
      <w:proofErr w:type="spellEnd"/>
      <w:r>
        <w:t xml:space="preserve"> a </w:t>
      </w:r>
      <w:proofErr w:type="spellStart"/>
      <w:r>
        <w:t>través</w:t>
      </w:r>
      <w:proofErr w:type="spellEnd"/>
      <w:r>
        <w:t xml:space="preserve"> de </w:t>
      </w:r>
      <w:proofErr w:type="spellStart"/>
      <w:r>
        <w:t>diversas</w:t>
      </w:r>
      <w:proofErr w:type="spellEnd"/>
      <w:r>
        <w:t xml:space="preserve"> </w:t>
      </w:r>
      <w:proofErr w:type="spellStart"/>
      <w:r>
        <w:t>misiones</w:t>
      </w:r>
      <w:proofErr w:type="spellEnd"/>
      <w:r>
        <w:t xml:space="preserve">. Todos </w:t>
      </w:r>
      <w:proofErr w:type="spellStart"/>
      <w:r>
        <w:t>ellos</w:t>
      </w:r>
      <w:proofErr w:type="spellEnd"/>
      <w:r>
        <w:t xml:space="preserve"> </w:t>
      </w:r>
      <w:proofErr w:type="spellStart"/>
      <w:r>
        <w:t>han</w:t>
      </w:r>
      <w:proofErr w:type="spellEnd"/>
      <w:r>
        <w:t xml:space="preserve"> </w:t>
      </w:r>
      <w:proofErr w:type="spellStart"/>
      <w:r>
        <w:t>sido</w:t>
      </w:r>
      <w:proofErr w:type="spellEnd"/>
      <w:r>
        <w:t xml:space="preserve"> </w:t>
      </w:r>
      <w:proofErr w:type="spellStart"/>
      <w:r>
        <w:t>enviados</w:t>
      </w:r>
      <w:proofErr w:type="spellEnd"/>
      <w:r>
        <w:t xml:space="preserve"> </w:t>
      </w:r>
      <w:proofErr w:type="spellStart"/>
      <w:r>
        <w:t>míos</w:t>
      </w:r>
      <w:proofErr w:type="spellEnd"/>
      <w:r>
        <w:t xml:space="preserve">, </w:t>
      </w:r>
      <w:proofErr w:type="spellStart"/>
      <w:r>
        <w:t>porque</w:t>
      </w:r>
      <w:proofErr w:type="spellEnd"/>
      <w:r>
        <w:t xml:space="preserve"> </w:t>
      </w:r>
      <w:proofErr w:type="spellStart"/>
      <w:r>
        <w:t>el</w:t>
      </w:r>
      <w:proofErr w:type="spellEnd"/>
      <w:r>
        <w:t xml:space="preserve"> bien </w:t>
      </w:r>
      <w:proofErr w:type="spellStart"/>
      <w:r>
        <w:t>procede</w:t>
      </w:r>
      <w:proofErr w:type="spellEnd"/>
      <w:r>
        <w:t xml:space="preserve"> de </w:t>
      </w:r>
      <w:proofErr w:type="spellStart"/>
      <w:r>
        <w:t>una</w:t>
      </w:r>
      <w:proofErr w:type="spellEnd"/>
      <w:r>
        <w:t xml:space="preserve"> sola </w:t>
      </w:r>
      <w:proofErr w:type="spellStart"/>
      <w:r>
        <w:t>fuente</w:t>
      </w:r>
      <w:proofErr w:type="spellEnd"/>
      <w:r>
        <w:t xml:space="preserve">, mi Divino Espíritu, y con mi luz </w:t>
      </w:r>
      <w:proofErr w:type="spellStart"/>
      <w:r>
        <w:t>ilumino</w:t>
      </w:r>
      <w:proofErr w:type="spellEnd"/>
      <w:r>
        <w:t xml:space="preserve"> a </w:t>
      </w:r>
      <w:proofErr w:type="spellStart"/>
      <w:r>
        <w:t>todo</w:t>
      </w:r>
      <w:proofErr w:type="spellEnd"/>
      <w:r>
        <w:t xml:space="preserve"> </w:t>
      </w:r>
      <w:proofErr w:type="spellStart"/>
      <w:r>
        <w:t>el</w:t>
      </w:r>
      <w:proofErr w:type="spellEnd"/>
      <w:r>
        <w:t xml:space="preserve"> Universo. </w:t>
      </w:r>
    </w:p>
    <w:p w14:paraId="2BE968EA" w14:textId="77777777" w:rsidR="00F50769" w:rsidRDefault="00F50769" w:rsidP="00F50769">
      <w:r>
        <w:t xml:space="preserve">35. De </w:t>
      </w:r>
      <w:proofErr w:type="spellStart"/>
      <w:r>
        <w:t>esos</w:t>
      </w:r>
      <w:proofErr w:type="spellEnd"/>
      <w:r>
        <w:t xml:space="preserve"> </w:t>
      </w:r>
      <w:proofErr w:type="spellStart"/>
      <w:r>
        <w:t>enviados</w:t>
      </w:r>
      <w:proofErr w:type="spellEnd"/>
      <w:r>
        <w:t xml:space="preserve">, </w:t>
      </w:r>
      <w:proofErr w:type="spellStart"/>
      <w:r>
        <w:t>unos</w:t>
      </w:r>
      <w:proofErr w:type="spellEnd"/>
      <w:r>
        <w:t xml:space="preserve"> </w:t>
      </w:r>
      <w:proofErr w:type="spellStart"/>
      <w:r>
        <w:t>han</w:t>
      </w:r>
      <w:proofErr w:type="spellEnd"/>
      <w:r>
        <w:t xml:space="preserve"> </w:t>
      </w:r>
      <w:proofErr w:type="spellStart"/>
      <w:r>
        <w:t>sido</w:t>
      </w:r>
      <w:proofErr w:type="spellEnd"/>
      <w:r>
        <w:t xml:space="preserve"> </w:t>
      </w:r>
      <w:proofErr w:type="spellStart"/>
      <w:r>
        <w:t>sembradores</w:t>
      </w:r>
      <w:proofErr w:type="spellEnd"/>
      <w:r>
        <w:t xml:space="preserve"> </w:t>
      </w:r>
      <w:proofErr w:type="spellStart"/>
      <w:r>
        <w:t>espirituales</w:t>
      </w:r>
      <w:proofErr w:type="spellEnd"/>
      <w:r>
        <w:t xml:space="preserve">, </w:t>
      </w:r>
      <w:proofErr w:type="spellStart"/>
      <w:r>
        <w:t>otros</w:t>
      </w:r>
      <w:proofErr w:type="spellEnd"/>
      <w:r>
        <w:t xml:space="preserve"> </w:t>
      </w:r>
      <w:proofErr w:type="spellStart"/>
      <w:r>
        <w:t>os</w:t>
      </w:r>
      <w:proofErr w:type="spellEnd"/>
      <w:r>
        <w:t xml:space="preserve"> </w:t>
      </w:r>
      <w:proofErr w:type="spellStart"/>
      <w:r>
        <w:t>han</w:t>
      </w:r>
      <w:proofErr w:type="spellEnd"/>
      <w:r>
        <w:t xml:space="preserve"> </w:t>
      </w:r>
      <w:proofErr w:type="spellStart"/>
      <w:r>
        <w:t>llevado</w:t>
      </w:r>
      <w:proofErr w:type="spellEnd"/>
      <w:r>
        <w:t xml:space="preserve"> la luz de la </w:t>
      </w:r>
      <w:proofErr w:type="spellStart"/>
      <w:r>
        <w:t>ciencia</w:t>
      </w:r>
      <w:proofErr w:type="spellEnd"/>
      <w:r>
        <w:t xml:space="preserve"> y </w:t>
      </w:r>
      <w:proofErr w:type="spellStart"/>
      <w:r>
        <w:t>otros</w:t>
      </w:r>
      <w:proofErr w:type="spellEnd"/>
      <w:r>
        <w:t xml:space="preserve"> con </w:t>
      </w:r>
      <w:proofErr w:type="spellStart"/>
      <w:r>
        <w:t>su</w:t>
      </w:r>
      <w:proofErr w:type="spellEnd"/>
      <w:r>
        <w:t xml:space="preserve"> </w:t>
      </w:r>
      <w:proofErr w:type="spellStart"/>
      <w:r>
        <w:t>sentido</w:t>
      </w:r>
      <w:proofErr w:type="spellEnd"/>
      <w:r>
        <w:t xml:space="preserve"> de lo bueno, </w:t>
      </w:r>
      <w:proofErr w:type="spellStart"/>
      <w:r>
        <w:t>han</w:t>
      </w:r>
      <w:proofErr w:type="spellEnd"/>
      <w:r>
        <w:t xml:space="preserve"> </w:t>
      </w:r>
      <w:proofErr w:type="spellStart"/>
      <w:r>
        <w:t>llevado</w:t>
      </w:r>
      <w:proofErr w:type="spellEnd"/>
      <w:r>
        <w:t xml:space="preserve"> mi </w:t>
      </w:r>
      <w:proofErr w:type="spellStart"/>
      <w:r>
        <w:t>mensaje</w:t>
      </w:r>
      <w:proofErr w:type="spellEnd"/>
      <w:r>
        <w:t xml:space="preserve"> de amor a la </w:t>
      </w:r>
      <w:proofErr w:type="spellStart"/>
      <w:r>
        <w:t>humanidad</w:t>
      </w:r>
      <w:proofErr w:type="spellEnd"/>
      <w:r>
        <w:t xml:space="preserve">. A </w:t>
      </w:r>
      <w:proofErr w:type="spellStart"/>
      <w:r>
        <w:t>unos</w:t>
      </w:r>
      <w:proofErr w:type="spellEnd"/>
      <w:r>
        <w:t xml:space="preserve"> les </w:t>
      </w:r>
      <w:proofErr w:type="spellStart"/>
      <w:r>
        <w:t>habéis</w:t>
      </w:r>
      <w:proofErr w:type="spellEnd"/>
      <w:r>
        <w:t xml:space="preserve"> </w:t>
      </w:r>
      <w:proofErr w:type="spellStart"/>
      <w:r>
        <w:t>llamado</w:t>
      </w:r>
      <w:proofErr w:type="spellEnd"/>
      <w:r>
        <w:t xml:space="preserve"> </w:t>
      </w:r>
      <w:proofErr w:type="spellStart"/>
      <w:r>
        <w:t>apóstoles</w:t>
      </w:r>
      <w:proofErr w:type="spellEnd"/>
      <w:r>
        <w:t xml:space="preserve">, </w:t>
      </w:r>
      <w:proofErr w:type="gramStart"/>
      <w:r>
        <w:t>a</w:t>
      </w:r>
      <w:proofErr w:type="gramEnd"/>
      <w:r>
        <w:t xml:space="preserve"> </w:t>
      </w:r>
      <w:proofErr w:type="spellStart"/>
      <w:r>
        <w:t>otros</w:t>
      </w:r>
      <w:proofErr w:type="spellEnd"/>
      <w:r>
        <w:t xml:space="preserve"> santos. </w:t>
      </w:r>
      <w:proofErr w:type="spellStart"/>
      <w:r>
        <w:t>Unos</w:t>
      </w:r>
      <w:proofErr w:type="spellEnd"/>
      <w:r>
        <w:t xml:space="preserve"> </w:t>
      </w:r>
      <w:proofErr w:type="spellStart"/>
      <w:r>
        <w:t>han</w:t>
      </w:r>
      <w:proofErr w:type="spellEnd"/>
      <w:r>
        <w:t xml:space="preserve"> </w:t>
      </w:r>
      <w:proofErr w:type="spellStart"/>
      <w:r>
        <w:t>sido</w:t>
      </w:r>
      <w:proofErr w:type="spellEnd"/>
      <w:r>
        <w:t xml:space="preserve"> </w:t>
      </w:r>
      <w:proofErr w:type="spellStart"/>
      <w:r>
        <w:t>considerados</w:t>
      </w:r>
      <w:proofErr w:type="spellEnd"/>
      <w:r>
        <w:t xml:space="preserve"> </w:t>
      </w:r>
      <w:proofErr w:type="spellStart"/>
      <w:r>
        <w:t>sabios</w:t>
      </w:r>
      <w:proofErr w:type="spellEnd"/>
      <w:r>
        <w:t xml:space="preserve"> y </w:t>
      </w:r>
      <w:proofErr w:type="spellStart"/>
      <w:r>
        <w:t>otros</w:t>
      </w:r>
      <w:proofErr w:type="spellEnd"/>
      <w:r>
        <w:t xml:space="preserve"> </w:t>
      </w:r>
      <w:proofErr w:type="spellStart"/>
      <w:r>
        <w:t>genios</w:t>
      </w:r>
      <w:proofErr w:type="spellEnd"/>
      <w:r>
        <w:t xml:space="preserve">; mas no ha </w:t>
      </w:r>
      <w:proofErr w:type="spellStart"/>
      <w:r>
        <w:t>habido</w:t>
      </w:r>
      <w:proofErr w:type="spellEnd"/>
      <w:r>
        <w:t xml:space="preserve"> uno </w:t>
      </w:r>
      <w:proofErr w:type="spellStart"/>
      <w:r>
        <w:t>que</w:t>
      </w:r>
      <w:proofErr w:type="spellEnd"/>
      <w:r>
        <w:t xml:space="preserve"> </w:t>
      </w:r>
      <w:proofErr w:type="spellStart"/>
      <w:r>
        <w:t>haya</w:t>
      </w:r>
      <w:proofErr w:type="spellEnd"/>
      <w:r>
        <w:t xml:space="preserve"> </w:t>
      </w:r>
      <w:proofErr w:type="spellStart"/>
      <w:r>
        <w:t>llegado</w:t>
      </w:r>
      <w:proofErr w:type="spellEnd"/>
      <w:r>
        <w:t xml:space="preserve"> a la Tierra sin </w:t>
      </w:r>
      <w:proofErr w:type="spellStart"/>
      <w:r>
        <w:t>haber</w:t>
      </w:r>
      <w:proofErr w:type="spellEnd"/>
      <w:r>
        <w:t xml:space="preserve"> </w:t>
      </w:r>
      <w:proofErr w:type="spellStart"/>
      <w:r>
        <w:t>recibido</w:t>
      </w:r>
      <w:proofErr w:type="spellEnd"/>
      <w:r>
        <w:t xml:space="preserve"> de </w:t>
      </w:r>
      <w:proofErr w:type="spellStart"/>
      <w:r>
        <w:t>Mí</w:t>
      </w:r>
      <w:proofErr w:type="spellEnd"/>
      <w:r>
        <w:t xml:space="preserve"> la </w:t>
      </w:r>
      <w:proofErr w:type="spellStart"/>
      <w:r>
        <w:t>misión</w:t>
      </w:r>
      <w:proofErr w:type="spellEnd"/>
      <w:r>
        <w:t xml:space="preserve"> </w:t>
      </w:r>
      <w:proofErr w:type="spellStart"/>
      <w:r>
        <w:t>que</w:t>
      </w:r>
      <w:proofErr w:type="spellEnd"/>
      <w:r>
        <w:t xml:space="preserve"> </w:t>
      </w:r>
      <w:proofErr w:type="spellStart"/>
      <w:r>
        <w:t>debe</w:t>
      </w:r>
      <w:proofErr w:type="spellEnd"/>
      <w:r>
        <w:t xml:space="preserve"> </w:t>
      </w:r>
      <w:proofErr w:type="spellStart"/>
      <w:r>
        <w:t>cumplir</w:t>
      </w:r>
      <w:proofErr w:type="spellEnd"/>
      <w:r>
        <w:t xml:space="preserve"> entre </w:t>
      </w:r>
      <w:proofErr w:type="spellStart"/>
      <w:r>
        <w:t>los</w:t>
      </w:r>
      <w:proofErr w:type="spellEnd"/>
      <w:r>
        <w:t xml:space="preserve"> hombres. </w:t>
      </w:r>
    </w:p>
    <w:p w14:paraId="346AB120" w14:textId="77777777" w:rsidR="00F50769" w:rsidRDefault="00F50769" w:rsidP="00F50769">
      <w:r>
        <w:t xml:space="preserve">36. La Tierra </w:t>
      </w:r>
      <w:proofErr w:type="spellStart"/>
      <w:r>
        <w:t>siempre</w:t>
      </w:r>
      <w:proofErr w:type="spellEnd"/>
      <w:r>
        <w:t xml:space="preserve"> ha </w:t>
      </w:r>
      <w:proofErr w:type="spellStart"/>
      <w:r>
        <w:t>sido</w:t>
      </w:r>
      <w:proofErr w:type="spellEnd"/>
      <w:r>
        <w:t xml:space="preserve"> </w:t>
      </w:r>
      <w:proofErr w:type="spellStart"/>
      <w:r>
        <w:t>regada</w:t>
      </w:r>
      <w:proofErr w:type="spellEnd"/>
      <w:r>
        <w:t xml:space="preserve"> y </w:t>
      </w:r>
      <w:proofErr w:type="spellStart"/>
      <w:r>
        <w:t>fecundada</w:t>
      </w:r>
      <w:proofErr w:type="spellEnd"/>
      <w:r>
        <w:t xml:space="preserve"> con </w:t>
      </w:r>
      <w:proofErr w:type="spellStart"/>
      <w:r>
        <w:t>los</w:t>
      </w:r>
      <w:proofErr w:type="spellEnd"/>
      <w:r>
        <w:t xml:space="preserve"> </w:t>
      </w:r>
      <w:proofErr w:type="spellStart"/>
      <w:r>
        <w:t>hermosos</w:t>
      </w:r>
      <w:proofErr w:type="spellEnd"/>
      <w:r>
        <w:t xml:space="preserve"> </w:t>
      </w:r>
      <w:proofErr w:type="spellStart"/>
      <w:r>
        <w:t>ejemplos</w:t>
      </w:r>
      <w:proofErr w:type="spellEnd"/>
      <w:r>
        <w:t xml:space="preserve"> de mis </w:t>
      </w:r>
      <w:proofErr w:type="spellStart"/>
      <w:r>
        <w:t>enviados</w:t>
      </w:r>
      <w:proofErr w:type="spellEnd"/>
      <w:r>
        <w:t xml:space="preserve"> y </w:t>
      </w:r>
      <w:proofErr w:type="spellStart"/>
      <w:r>
        <w:t>aunque</w:t>
      </w:r>
      <w:proofErr w:type="spellEnd"/>
      <w:r>
        <w:t xml:space="preserve"> </w:t>
      </w:r>
      <w:proofErr w:type="spellStart"/>
      <w:r>
        <w:t>en</w:t>
      </w:r>
      <w:proofErr w:type="spellEnd"/>
      <w:r>
        <w:t xml:space="preserve"> </w:t>
      </w:r>
      <w:proofErr w:type="spellStart"/>
      <w:r>
        <w:t>esta</w:t>
      </w:r>
      <w:proofErr w:type="spellEnd"/>
      <w:r>
        <w:t xml:space="preserve"> era </w:t>
      </w:r>
      <w:proofErr w:type="spellStart"/>
      <w:r>
        <w:t>los</w:t>
      </w:r>
      <w:proofErr w:type="spellEnd"/>
      <w:r>
        <w:t xml:space="preserve"> hombres </w:t>
      </w:r>
      <w:proofErr w:type="spellStart"/>
      <w:r>
        <w:t>han</w:t>
      </w:r>
      <w:proofErr w:type="spellEnd"/>
      <w:r>
        <w:t xml:space="preserve"> </w:t>
      </w:r>
      <w:proofErr w:type="spellStart"/>
      <w:r>
        <w:t>mezclado</w:t>
      </w:r>
      <w:proofErr w:type="spellEnd"/>
      <w:r>
        <w:t xml:space="preserve"> mis </w:t>
      </w:r>
      <w:proofErr w:type="spellStart"/>
      <w:r>
        <w:t>enseñanzas</w:t>
      </w:r>
      <w:proofErr w:type="spellEnd"/>
      <w:r>
        <w:t xml:space="preserve"> con la </w:t>
      </w:r>
      <w:proofErr w:type="spellStart"/>
      <w:r>
        <w:t>cizaña</w:t>
      </w:r>
      <w:proofErr w:type="spellEnd"/>
      <w:r>
        <w:t xml:space="preserve"> </w:t>
      </w:r>
      <w:proofErr w:type="spellStart"/>
      <w:r>
        <w:t>que</w:t>
      </w:r>
      <w:proofErr w:type="spellEnd"/>
      <w:r>
        <w:t xml:space="preserve"> </w:t>
      </w:r>
      <w:proofErr w:type="spellStart"/>
      <w:r>
        <w:t>crece</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la </w:t>
      </w:r>
      <w:proofErr w:type="spellStart"/>
      <w:r>
        <w:t>semilla</w:t>
      </w:r>
      <w:proofErr w:type="spellEnd"/>
      <w:r>
        <w:t xml:space="preserve"> de </w:t>
      </w:r>
      <w:proofErr w:type="spellStart"/>
      <w:r>
        <w:t>nobleza</w:t>
      </w:r>
      <w:proofErr w:type="spellEnd"/>
      <w:r>
        <w:t xml:space="preserve">, de amor y de </w:t>
      </w:r>
      <w:proofErr w:type="spellStart"/>
      <w:r>
        <w:t>fraternidad</w:t>
      </w:r>
      <w:proofErr w:type="spellEnd"/>
      <w:r>
        <w:t xml:space="preserve">, no ha </w:t>
      </w:r>
      <w:proofErr w:type="spellStart"/>
      <w:r>
        <w:t>muerto</w:t>
      </w:r>
      <w:proofErr w:type="spellEnd"/>
      <w:r>
        <w:t xml:space="preserve">, </w:t>
      </w:r>
      <w:proofErr w:type="spellStart"/>
      <w:r>
        <w:t>por</w:t>
      </w:r>
      <w:proofErr w:type="spellEnd"/>
      <w:r>
        <w:t xml:space="preserve"> lo </w:t>
      </w:r>
      <w:proofErr w:type="spellStart"/>
      <w:r>
        <w:t>que</w:t>
      </w:r>
      <w:proofErr w:type="spellEnd"/>
      <w:r>
        <w:t xml:space="preserve"> </w:t>
      </w:r>
    </w:p>
    <w:p w14:paraId="7C19E37A" w14:textId="77777777" w:rsidR="00F50769" w:rsidRDefault="00F50769" w:rsidP="00F50769">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ella</w:t>
      </w:r>
      <w:proofErr w:type="spellEnd"/>
      <w:r>
        <w:t xml:space="preserve"> tan </w:t>
      </w:r>
      <w:proofErr w:type="spellStart"/>
      <w:r>
        <w:t>sólo</w:t>
      </w:r>
      <w:proofErr w:type="spellEnd"/>
      <w:r>
        <w:t xml:space="preserve"> </w:t>
      </w:r>
      <w:proofErr w:type="spellStart"/>
      <w:r>
        <w:t>espera</w:t>
      </w:r>
      <w:proofErr w:type="spellEnd"/>
      <w:r>
        <w:t xml:space="preserve"> </w:t>
      </w:r>
      <w:proofErr w:type="spellStart"/>
      <w:r>
        <w:t>que</w:t>
      </w:r>
      <w:proofErr w:type="spellEnd"/>
      <w:r>
        <w:t xml:space="preserve"> la </w:t>
      </w:r>
      <w:proofErr w:type="spellStart"/>
      <w:r>
        <w:t>hoz</w:t>
      </w:r>
      <w:proofErr w:type="spellEnd"/>
      <w:r>
        <w:t xml:space="preserve"> de mi </w:t>
      </w:r>
      <w:proofErr w:type="spellStart"/>
      <w:r>
        <w:t>justicia</w:t>
      </w:r>
      <w:proofErr w:type="spellEnd"/>
      <w:r>
        <w:t xml:space="preserve"> </w:t>
      </w:r>
      <w:proofErr w:type="spellStart"/>
      <w:r>
        <w:t>limpie</w:t>
      </w:r>
      <w:proofErr w:type="spellEnd"/>
      <w:r>
        <w:t xml:space="preserve"> </w:t>
      </w:r>
      <w:proofErr w:type="spellStart"/>
      <w:r>
        <w:t>este</w:t>
      </w:r>
      <w:proofErr w:type="spellEnd"/>
      <w:r>
        <w:t xml:space="preserve"> </w:t>
      </w:r>
      <w:proofErr w:type="spellStart"/>
      <w:r>
        <w:t>planeta</w:t>
      </w:r>
      <w:proofErr w:type="spellEnd"/>
      <w:r>
        <w:t xml:space="preserve">, para </w:t>
      </w:r>
      <w:proofErr w:type="spellStart"/>
      <w:r>
        <w:t>comenzar</w:t>
      </w:r>
      <w:proofErr w:type="spellEnd"/>
      <w:r>
        <w:t xml:space="preserve"> de nuevo </w:t>
      </w:r>
      <w:proofErr w:type="gramStart"/>
      <w:r>
        <w:t>a</w:t>
      </w:r>
      <w:proofErr w:type="gramEnd"/>
      <w:r>
        <w:t xml:space="preserve"> </w:t>
      </w:r>
      <w:proofErr w:type="spellStart"/>
      <w:r>
        <w:t>iluminar</w:t>
      </w:r>
      <w:proofErr w:type="spellEnd"/>
      <w:r>
        <w:t xml:space="preserve"> </w:t>
      </w:r>
      <w:proofErr w:type="spellStart"/>
      <w:r>
        <w:t>los</w:t>
      </w:r>
      <w:proofErr w:type="spellEnd"/>
      <w:r>
        <w:t xml:space="preserve"> </w:t>
      </w:r>
      <w:proofErr w:type="spellStart"/>
      <w:r>
        <w:t>corazones</w:t>
      </w:r>
      <w:proofErr w:type="spellEnd"/>
      <w:r>
        <w:t xml:space="preserve">. </w:t>
      </w:r>
    </w:p>
    <w:p w14:paraId="0838AAC5" w14:textId="77777777" w:rsidR="00F50769" w:rsidRDefault="00F50769" w:rsidP="00F50769">
      <w:r>
        <w:t xml:space="preserve">37. </w:t>
      </w:r>
      <w:proofErr w:type="spellStart"/>
      <w:r>
        <w:t>Cuántos</w:t>
      </w:r>
      <w:proofErr w:type="spellEnd"/>
      <w:r>
        <w:t xml:space="preserve"> hombres </w:t>
      </w:r>
      <w:proofErr w:type="spellStart"/>
      <w:r>
        <w:t>que</w:t>
      </w:r>
      <w:proofErr w:type="spellEnd"/>
      <w:r>
        <w:t xml:space="preserve"> </w:t>
      </w:r>
      <w:proofErr w:type="spellStart"/>
      <w:r>
        <w:t>sufren</w:t>
      </w:r>
      <w:proofErr w:type="spellEnd"/>
      <w:r>
        <w:t xml:space="preserve"> a causa del </w:t>
      </w:r>
      <w:proofErr w:type="spellStart"/>
      <w:r>
        <w:t>caos</w:t>
      </w:r>
      <w:proofErr w:type="spellEnd"/>
      <w:r>
        <w:t xml:space="preserve"> </w:t>
      </w:r>
      <w:proofErr w:type="spellStart"/>
      <w:r>
        <w:t>que</w:t>
      </w:r>
      <w:proofErr w:type="spellEnd"/>
      <w:r>
        <w:t xml:space="preserve"> </w:t>
      </w:r>
      <w:proofErr w:type="spellStart"/>
      <w:r>
        <w:t>atraviesa</w:t>
      </w:r>
      <w:proofErr w:type="spellEnd"/>
      <w:r>
        <w:t xml:space="preserve"> la </w:t>
      </w:r>
      <w:proofErr w:type="spellStart"/>
      <w:r>
        <w:t>humanidad</w:t>
      </w:r>
      <w:proofErr w:type="spellEnd"/>
      <w:r>
        <w:t xml:space="preserve"> y </w:t>
      </w:r>
      <w:proofErr w:type="spellStart"/>
      <w:r>
        <w:t>que</w:t>
      </w:r>
      <w:proofErr w:type="spellEnd"/>
      <w:r>
        <w:t xml:space="preserve"> </w:t>
      </w:r>
      <w:proofErr w:type="spellStart"/>
      <w:r>
        <w:t>viven</w:t>
      </w:r>
      <w:proofErr w:type="spellEnd"/>
      <w:r>
        <w:t xml:space="preserve"> </w:t>
      </w:r>
      <w:proofErr w:type="spellStart"/>
      <w:r>
        <w:t>añorando</w:t>
      </w:r>
      <w:proofErr w:type="spellEnd"/>
      <w:r>
        <w:t xml:space="preserve"> la </w:t>
      </w:r>
      <w:proofErr w:type="spellStart"/>
      <w:r>
        <w:t>paz</w:t>
      </w:r>
      <w:proofErr w:type="spellEnd"/>
      <w:r>
        <w:t xml:space="preserve">, no </w:t>
      </w:r>
      <w:proofErr w:type="spellStart"/>
      <w:r>
        <w:t>saben</w:t>
      </w:r>
      <w:proofErr w:type="spellEnd"/>
      <w:r>
        <w:t xml:space="preserve"> </w:t>
      </w:r>
      <w:proofErr w:type="spellStart"/>
      <w:r>
        <w:t>que</w:t>
      </w:r>
      <w:proofErr w:type="spellEnd"/>
      <w:r>
        <w:t xml:space="preserve"> </w:t>
      </w:r>
      <w:proofErr w:type="spellStart"/>
      <w:r>
        <w:t>dentro</w:t>
      </w:r>
      <w:proofErr w:type="spellEnd"/>
      <w:r>
        <w:t xml:space="preserve"> de </w:t>
      </w:r>
      <w:proofErr w:type="spellStart"/>
      <w:r>
        <w:t>ellos</w:t>
      </w:r>
      <w:proofErr w:type="spellEnd"/>
      <w:r>
        <w:t xml:space="preserve"> </w:t>
      </w:r>
      <w:proofErr w:type="spellStart"/>
      <w:r>
        <w:t>está</w:t>
      </w:r>
      <w:proofErr w:type="spellEnd"/>
      <w:r>
        <w:t xml:space="preserve"> un </w:t>
      </w:r>
      <w:proofErr w:type="spellStart"/>
      <w:r>
        <w:t>espíritu</w:t>
      </w:r>
      <w:proofErr w:type="spellEnd"/>
      <w:r>
        <w:t xml:space="preserve"> </w:t>
      </w:r>
      <w:proofErr w:type="spellStart"/>
      <w:r>
        <w:t>en</w:t>
      </w:r>
      <w:proofErr w:type="spellEnd"/>
      <w:r>
        <w:t xml:space="preserve"> </w:t>
      </w:r>
      <w:proofErr w:type="spellStart"/>
      <w:r>
        <w:t>espera</w:t>
      </w:r>
      <w:proofErr w:type="spellEnd"/>
      <w:r>
        <w:t xml:space="preserve"> de </w:t>
      </w:r>
      <w:proofErr w:type="spellStart"/>
      <w:r>
        <w:t>levantarse</w:t>
      </w:r>
      <w:proofErr w:type="spellEnd"/>
      <w:r>
        <w:t xml:space="preserve"> a </w:t>
      </w:r>
      <w:proofErr w:type="spellStart"/>
      <w:r>
        <w:t>sembrar</w:t>
      </w:r>
      <w:proofErr w:type="spellEnd"/>
      <w:r>
        <w:t xml:space="preserve"> la </w:t>
      </w:r>
      <w:proofErr w:type="spellStart"/>
      <w:r>
        <w:t>divina</w:t>
      </w:r>
      <w:proofErr w:type="spellEnd"/>
      <w:r>
        <w:t xml:space="preserve"> </w:t>
      </w:r>
      <w:proofErr w:type="spellStart"/>
      <w:r>
        <w:t>semilla</w:t>
      </w:r>
      <w:proofErr w:type="spellEnd"/>
      <w:r>
        <w:t xml:space="preserve"> de la </w:t>
      </w:r>
      <w:proofErr w:type="spellStart"/>
      <w:r>
        <w:t>paz</w:t>
      </w:r>
      <w:proofErr w:type="spellEnd"/>
      <w:r>
        <w:t xml:space="preserve">, </w:t>
      </w:r>
      <w:proofErr w:type="spellStart"/>
      <w:r>
        <w:t>por</w:t>
      </w:r>
      <w:proofErr w:type="spellEnd"/>
      <w:r>
        <w:t xml:space="preserve"> lo </w:t>
      </w:r>
      <w:proofErr w:type="spellStart"/>
      <w:r>
        <w:t>que</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pronto mis </w:t>
      </w:r>
      <w:proofErr w:type="spellStart"/>
      <w:r>
        <w:t>siervos</w:t>
      </w:r>
      <w:proofErr w:type="spellEnd"/>
      <w:r>
        <w:t xml:space="preserve"> </w:t>
      </w:r>
      <w:proofErr w:type="spellStart"/>
      <w:r>
        <w:t>habrán</w:t>
      </w:r>
      <w:proofErr w:type="spellEnd"/>
      <w:r>
        <w:t xml:space="preserve"> de </w:t>
      </w:r>
      <w:proofErr w:type="spellStart"/>
      <w:r>
        <w:t>levantarse</w:t>
      </w:r>
      <w:proofErr w:type="spellEnd"/>
      <w:r>
        <w:t xml:space="preserve"> </w:t>
      </w:r>
      <w:proofErr w:type="spellStart"/>
      <w:r>
        <w:t>en</w:t>
      </w:r>
      <w:proofErr w:type="spellEnd"/>
      <w:r>
        <w:t xml:space="preserve"> </w:t>
      </w:r>
      <w:proofErr w:type="spellStart"/>
      <w:r>
        <w:t>todo</w:t>
      </w:r>
      <w:proofErr w:type="spellEnd"/>
      <w:r>
        <w:t xml:space="preserve"> del </w:t>
      </w:r>
      <w:proofErr w:type="spellStart"/>
      <w:r>
        <w:t>orbe</w:t>
      </w:r>
      <w:proofErr w:type="spellEnd"/>
      <w:r>
        <w:t xml:space="preserve"> </w:t>
      </w:r>
      <w:proofErr w:type="spellStart"/>
      <w:r>
        <w:t>unidos</w:t>
      </w:r>
      <w:proofErr w:type="spellEnd"/>
      <w:r>
        <w:t xml:space="preserve"> </w:t>
      </w:r>
      <w:proofErr w:type="spellStart"/>
      <w:r>
        <w:t>en</w:t>
      </w:r>
      <w:proofErr w:type="spellEnd"/>
      <w:r>
        <w:t xml:space="preserve"> </w:t>
      </w:r>
      <w:proofErr w:type="spellStart"/>
      <w:r>
        <w:t>una</w:t>
      </w:r>
      <w:proofErr w:type="spellEnd"/>
      <w:r>
        <w:t xml:space="preserve"> </w:t>
      </w:r>
      <w:proofErr w:type="spellStart"/>
      <w:r>
        <w:t>obra</w:t>
      </w:r>
      <w:proofErr w:type="spellEnd"/>
      <w:r>
        <w:t xml:space="preserve"> de </w:t>
      </w:r>
      <w:proofErr w:type="spellStart"/>
      <w:r>
        <w:t>regeneración</w:t>
      </w:r>
      <w:proofErr w:type="spellEnd"/>
      <w:r>
        <w:t xml:space="preserve"> y de </w:t>
      </w:r>
      <w:proofErr w:type="spellStart"/>
      <w:r>
        <w:t>reconstrucción</w:t>
      </w:r>
      <w:proofErr w:type="spellEnd"/>
      <w:r>
        <w:t xml:space="preserve">. </w:t>
      </w:r>
      <w:proofErr w:type="spellStart"/>
      <w:r>
        <w:t>Ahora</w:t>
      </w:r>
      <w:proofErr w:type="spellEnd"/>
      <w:r>
        <w:t xml:space="preserve"> </w:t>
      </w:r>
      <w:proofErr w:type="spellStart"/>
      <w:r>
        <w:t>os</w:t>
      </w:r>
      <w:proofErr w:type="spellEnd"/>
      <w:r>
        <w:t xml:space="preserve"> </w:t>
      </w:r>
      <w:proofErr w:type="spellStart"/>
      <w:r>
        <w:t>pregunto</w:t>
      </w:r>
      <w:proofErr w:type="spellEnd"/>
      <w:r>
        <w:t xml:space="preserve">: ¿No </w:t>
      </w:r>
      <w:proofErr w:type="spellStart"/>
      <w:r>
        <w:t>os</w:t>
      </w:r>
      <w:proofErr w:type="spellEnd"/>
      <w:r>
        <w:t xml:space="preserve"> </w:t>
      </w:r>
      <w:proofErr w:type="spellStart"/>
      <w:r>
        <w:t>gustaría</w:t>
      </w:r>
      <w:proofErr w:type="spellEnd"/>
      <w:r>
        <w:t xml:space="preserve"> </w:t>
      </w:r>
      <w:proofErr w:type="spellStart"/>
      <w:r>
        <w:t>estar</w:t>
      </w:r>
      <w:proofErr w:type="spellEnd"/>
      <w:r>
        <w:t xml:space="preserve"> con </w:t>
      </w:r>
      <w:proofErr w:type="spellStart"/>
      <w:r>
        <w:t>ellos</w:t>
      </w:r>
      <w:proofErr w:type="spellEnd"/>
      <w:r>
        <w:t xml:space="preserve"> </w:t>
      </w:r>
      <w:proofErr w:type="spellStart"/>
      <w:r>
        <w:t>unidos</w:t>
      </w:r>
      <w:proofErr w:type="spellEnd"/>
      <w:r>
        <w:t xml:space="preserve"> </w:t>
      </w:r>
      <w:proofErr w:type="spellStart"/>
      <w:r>
        <w:t>espiritualmente</w:t>
      </w:r>
      <w:proofErr w:type="spellEnd"/>
      <w:r>
        <w:t xml:space="preserve">? </w:t>
      </w:r>
    </w:p>
    <w:p w14:paraId="00FC0D2E" w14:textId="77777777" w:rsidR="00F50769" w:rsidRDefault="00F50769" w:rsidP="00F50769">
      <w:r>
        <w:t xml:space="preserve">38. También </w:t>
      </w:r>
      <w:proofErr w:type="spellStart"/>
      <w:r>
        <w:t>cada</w:t>
      </w:r>
      <w:proofErr w:type="spellEnd"/>
      <w:r>
        <w:t xml:space="preserve"> uno de </w:t>
      </w:r>
      <w:proofErr w:type="spellStart"/>
      <w:r>
        <w:t>vosotros</w:t>
      </w:r>
      <w:proofErr w:type="spellEnd"/>
      <w:r>
        <w:t xml:space="preserve"> es un </w:t>
      </w:r>
      <w:proofErr w:type="spellStart"/>
      <w:r>
        <w:t>siervo</w:t>
      </w:r>
      <w:proofErr w:type="spellEnd"/>
      <w:r>
        <w:t xml:space="preserve"> y un </w:t>
      </w:r>
      <w:proofErr w:type="spellStart"/>
      <w:r>
        <w:t>enviado</w:t>
      </w:r>
      <w:proofErr w:type="spellEnd"/>
      <w:r>
        <w:t xml:space="preserve"> </w:t>
      </w:r>
      <w:proofErr w:type="spellStart"/>
      <w:r>
        <w:t>mío</w:t>
      </w:r>
      <w:proofErr w:type="spellEnd"/>
      <w:r>
        <w:t xml:space="preserve">, al </w:t>
      </w:r>
      <w:proofErr w:type="spellStart"/>
      <w:r>
        <w:t>cual</w:t>
      </w:r>
      <w:proofErr w:type="spellEnd"/>
      <w:r>
        <w:t xml:space="preserve"> he </w:t>
      </w:r>
      <w:proofErr w:type="spellStart"/>
      <w:r>
        <w:t>venido</w:t>
      </w:r>
      <w:proofErr w:type="spellEnd"/>
      <w:r>
        <w:t xml:space="preserve"> </w:t>
      </w:r>
      <w:proofErr w:type="gramStart"/>
      <w:r>
        <w:t>a</w:t>
      </w:r>
      <w:proofErr w:type="gramEnd"/>
      <w:r>
        <w:t xml:space="preserve"> </w:t>
      </w:r>
      <w:proofErr w:type="spellStart"/>
      <w:r>
        <w:t>instruir</w:t>
      </w:r>
      <w:proofErr w:type="spellEnd"/>
      <w:r>
        <w:t xml:space="preserve"> para </w:t>
      </w:r>
      <w:proofErr w:type="spellStart"/>
      <w:r>
        <w:t>que</w:t>
      </w:r>
      <w:proofErr w:type="spellEnd"/>
      <w:r>
        <w:t xml:space="preserve"> </w:t>
      </w:r>
      <w:proofErr w:type="spellStart"/>
      <w:r>
        <w:t>cumpla</w:t>
      </w:r>
      <w:proofErr w:type="spellEnd"/>
      <w:r>
        <w:t xml:space="preserve"> </w:t>
      </w:r>
      <w:proofErr w:type="spellStart"/>
      <w:r>
        <w:t>en</w:t>
      </w:r>
      <w:proofErr w:type="spellEnd"/>
      <w:r>
        <w:t xml:space="preserve"> la Tierra </w:t>
      </w:r>
      <w:proofErr w:type="spellStart"/>
      <w:r>
        <w:t>una</w:t>
      </w:r>
      <w:proofErr w:type="spellEnd"/>
      <w:r>
        <w:t xml:space="preserve"> </w:t>
      </w:r>
      <w:proofErr w:type="spellStart"/>
      <w:r>
        <w:t>misión</w:t>
      </w:r>
      <w:proofErr w:type="spellEnd"/>
      <w:r>
        <w:t xml:space="preserve"> </w:t>
      </w:r>
      <w:proofErr w:type="spellStart"/>
      <w:r>
        <w:t>espiritual</w:t>
      </w:r>
      <w:proofErr w:type="spellEnd"/>
      <w:r>
        <w:t xml:space="preserve">. </w:t>
      </w:r>
    </w:p>
    <w:p w14:paraId="6092475F" w14:textId="77777777" w:rsidR="00F50769" w:rsidRDefault="00F50769" w:rsidP="00F50769">
      <w:r>
        <w:lastRenderedPageBreak/>
        <w:t xml:space="preserve">39. Estad </w:t>
      </w:r>
      <w:proofErr w:type="spellStart"/>
      <w:r>
        <w:t>alerta</w:t>
      </w:r>
      <w:proofErr w:type="spellEnd"/>
      <w:r>
        <w:t xml:space="preserve"> y </w:t>
      </w:r>
      <w:proofErr w:type="spellStart"/>
      <w:r>
        <w:t>seréis</w:t>
      </w:r>
      <w:proofErr w:type="spellEnd"/>
      <w:r>
        <w:t xml:space="preserve"> </w:t>
      </w:r>
      <w:proofErr w:type="spellStart"/>
      <w:r>
        <w:t>testigos</w:t>
      </w:r>
      <w:proofErr w:type="spellEnd"/>
      <w:r>
        <w:t xml:space="preserve"> de la </w:t>
      </w:r>
      <w:proofErr w:type="spellStart"/>
      <w:r>
        <w:t>conversión</w:t>
      </w:r>
      <w:proofErr w:type="spellEnd"/>
      <w:r>
        <w:t xml:space="preserve"> de </w:t>
      </w:r>
      <w:proofErr w:type="spellStart"/>
      <w:r>
        <w:t>los</w:t>
      </w:r>
      <w:proofErr w:type="spellEnd"/>
      <w:r>
        <w:t xml:space="preserve"> </w:t>
      </w:r>
      <w:proofErr w:type="spellStart"/>
      <w:r>
        <w:t>que</w:t>
      </w:r>
      <w:proofErr w:type="spellEnd"/>
      <w:r>
        <w:t xml:space="preserve"> me </w:t>
      </w:r>
      <w:proofErr w:type="spellStart"/>
      <w:r>
        <w:t>habían</w:t>
      </w:r>
      <w:proofErr w:type="spellEnd"/>
      <w:r>
        <w:t xml:space="preserve"> </w:t>
      </w:r>
      <w:proofErr w:type="spellStart"/>
      <w:r>
        <w:t>desconocido</w:t>
      </w:r>
      <w:proofErr w:type="spellEnd"/>
      <w:r>
        <w:t xml:space="preserve">, </w:t>
      </w:r>
      <w:proofErr w:type="spellStart"/>
      <w:r>
        <w:t>como</w:t>
      </w:r>
      <w:proofErr w:type="spellEnd"/>
      <w:r>
        <w:t xml:space="preserve"> también </w:t>
      </w:r>
      <w:proofErr w:type="spellStart"/>
      <w:r>
        <w:t>veréis</w:t>
      </w:r>
      <w:proofErr w:type="spellEnd"/>
      <w:r>
        <w:t xml:space="preserve"> </w:t>
      </w:r>
      <w:proofErr w:type="spellStart"/>
      <w:r>
        <w:t>el</w:t>
      </w:r>
      <w:proofErr w:type="spellEnd"/>
      <w:r>
        <w:t xml:space="preserve"> </w:t>
      </w:r>
      <w:proofErr w:type="spellStart"/>
      <w:r>
        <w:t>retorno</w:t>
      </w:r>
      <w:proofErr w:type="spellEnd"/>
      <w:r>
        <w:t xml:space="preserve"> de </w:t>
      </w:r>
      <w:proofErr w:type="spellStart"/>
      <w:r>
        <w:t>los</w:t>
      </w:r>
      <w:proofErr w:type="spellEnd"/>
      <w:r>
        <w:t xml:space="preserve"> </w:t>
      </w:r>
      <w:proofErr w:type="spellStart"/>
      <w:r>
        <w:t>que</w:t>
      </w:r>
      <w:proofErr w:type="spellEnd"/>
      <w:r>
        <w:t xml:space="preserve"> se </w:t>
      </w:r>
      <w:proofErr w:type="spellStart"/>
      <w:r>
        <w:t>habían</w:t>
      </w:r>
      <w:proofErr w:type="spellEnd"/>
      <w:r>
        <w:t xml:space="preserve"> </w:t>
      </w:r>
      <w:proofErr w:type="spellStart"/>
      <w:r>
        <w:t>alejado</w:t>
      </w:r>
      <w:proofErr w:type="spellEnd"/>
      <w:r>
        <w:t xml:space="preserve"> del camino </w:t>
      </w:r>
      <w:proofErr w:type="spellStart"/>
      <w:r>
        <w:t>verdadero</w:t>
      </w:r>
      <w:proofErr w:type="spellEnd"/>
      <w:r>
        <w:t xml:space="preserve">. Hombres de </w:t>
      </w:r>
      <w:proofErr w:type="spellStart"/>
      <w:r>
        <w:t>ciencia</w:t>
      </w:r>
      <w:proofErr w:type="spellEnd"/>
      <w:r>
        <w:t xml:space="preserve"> </w:t>
      </w:r>
      <w:proofErr w:type="spellStart"/>
      <w:r>
        <w:t>que</w:t>
      </w:r>
      <w:proofErr w:type="spellEnd"/>
      <w:r>
        <w:t xml:space="preserve"> </w:t>
      </w:r>
      <w:proofErr w:type="spellStart"/>
      <w:r>
        <w:t>dedicaron</w:t>
      </w:r>
      <w:proofErr w:type="spellEnd"/>
      <w:r>
        <w:t xml:space="preserve"> </w:t>
      </w:r>
      <w:proofErr w:type="spellStart"/>
      <w:r>
        <w:t>su</w:t>
      </w:r>
      <w:proofErr w:type="spellEnd"/>
      <w:r>
        <w:t xml:space="preserve"> </w:t>
      </w:r>
      <w:proofErr w:type="spellStart"/>
      <w:r>
        <w:t>vida</w:t>
      </w:r>
      <w:proofErr w:type="spellEnd"/>
      <w:r>
        <w:t xml:space="preserve"> a </w:t>
      </w:r>
      <w:proofErr w:type="spellStart"/>
      <w:r>
        <w:t>buscar</w:t>
      </w:r>
      <w:proofErr w:type="spellEnd"/>
      <w:r>
        <w:t xml:space="preserve"> </w:t>
      </w:r>
      <w:proofErr w:type="spellStart"/>
      <w:r>
        <w:t>elementos</w:t>
      </w:r>
      <w:proofErr w:type="spellEnd"/>
      <w:r>
        <w:t xml:space="preserve"> y </w:t>
      </w:r>
      <w:proofErr w:type="spellStart"/>
      <w:r>
        <w:t>fuerza</w:t>
      </w:r>
      <w:proofErr w:type="spellEnd"/>
      <w:r>
        <w:t xml:space="preserve"> para </w:t>
      </w:r>
      <w:proofErr w:type="spellStart"/>
      <w:r>
        <w:t>destruir</w:t>
      </w:r>
      <w:proofErr w:type="spellEnd"/>
      <w:r>
        <w:t xml:space="preserve"> y </w:t>
      </w:r>
      <w:proofErr w:type="spellStart"/>
      <w:r>
        <w:t>que</w:t>
      </w:r>
      <w:proofErr w:type="spellEnd"/>
      <w:r>
        <w:t xml:space="preserve"> al </w:t>
      </w:r>
      <w:proofErr w:type="spellStart"/>
      <w:r>
        <w:t>sentir</w:t>
      </w:r>
      <w:proofErr w:type="spellEnd"/>
      <w:r>
        <w:t xml:space="preserve"> </w:t>
      </w:r>
      <w:proofErr w:type="spellStart"/>
      <w:r>
        <w:t>que</w:t>
      </w:r>
      <w:proofErr w:type="spellEnd"/>
      <w:r>
        <w:t xml:space="preserve"> </w:t>
      </w:r>
      <w:proofErr w:type="spellStart"/>
      <w:r>
        <w:t>su</w:t>
      </w:r>
      <w:proofErr w:type="spellEnd"/>
      <w:r>
        <w:t xml:space="preserve"> </w:t>
      </w:r>
      <w:proofErr w:type="spellStart"/>
      <w:r>
        <w:t>juicio</w:t>
      </w:r>
      <w:proofErr w:type="spellEnd"/>
      <w:r>
        <w:t xml:space="preserve"> se </w:t>
      </w:r>
      <w:proofErr w:type="spellStart"/>
      <w:r>
        <w:t>aproxima</w:t>
      </w:r>
      <w:proofErr w:type="spellEnd"/>
      <w:r>
        <w:t xml:space="preserve">, </w:t>
      </w:r>
      <w:proofErr w:type="spellStart"/>
      <w:r>
        <w:t>tornarán</w:t>
      </w:r>
      <w:proofErr w:type="spellEnd"/>
      <w:r>
        <w:t xml:space="preserve"> a la </w:t>
      </w:r>
      <w:proofErr w:type="spellStart"/>
      <w:r>
        <w:t>senda</w:t>
      </w:r>
      <w:proofErr w:type="spellEnd"/>
      <w:r>
        <w:t xml:space="preserve"> de la </w:t>
      </w:r>
      <w:proofErr w:type="spellStart"/>
      <w:r>
        <w:t>verdad</w:t>
      </w:r>
      <w:proofErr w:type="spellEnd"/>
      <w:r>
        <w:t xml:space="preserve"> para </w:t>
      </w:r>
      <w:proofErr w:type="spellStart"/>
      <w:r>
        <w:t>consagrar</w:t>
      </w:r>
      <w:proofErr w:type="spellEnd"/>
      <w:r>
        <w:t xml:space="preserve"> sus </w:t>
      </w:r>
      <w:proofErr w:type="spellStart"/>
      <w:r>
        <w:t>últimos</w:t>
      </w:r>
      <w:proofErr w:type="spellEnd"/>
      <w:r>
        <w:t xml:space="preserve"> días a la </w:t>
      </w:r>
      <w:proofErr w:type="spellStart"/>
      <w:r>
        <w:t>reconstrucción</w:t>
      </w:r>
      <w:proofErr w:type="spellEnd"/>
      <w:r>
        <w:t xml:space="preserve"> moral y material del </w:t>
      </w:r>
      <w:proofErr w:type="spellStart"/>
      <w:r>
        <w:t>mundo</w:t>
      </w:r>
      <w:proofErr w:type="spellEnd"/>
      <w:r>
        <w:t xml:space="preserve">. </w:t>
      </w:r>
      <w:proofErr w:type="spellStart"/>
      <w:r>
        <w:t>Otros</w:t>
      </w:r>
      <w:proofErr w:type="spellEnd"/>
      <w:r>
        <w:t xml:space="preserve"> </w:t>
      </w:r>
      <w:proofErr w:type="spellStart"/>
      <w:r>
        <w:t>que</w:t>
      </w:r>
      <w:proofErr w:type="spellEnd"/>
      <w:r>
        <w:t xml:space="preserve"> </w:t>
      </w:r>
      <w:proofErr w:type="spellStart"/>
      <w:r>
        <w:t>en</w:t>
      </w:r>
      <w:proofErr w:type="spellEnd"/>
      <w:r>
        <w:t xml:space="preserve"> </w:t>
      </w:r>
      <w:proofErr w:type="spellStart"/>
      <w:r>
        <w:t>su</w:t>
      </w:r>
      <w:proofErr w:type="spellEnd"/>
      <w:r>
        <w:t xml:space="preserve"> </w:t>
      </w:r>
      <w:proofErr w:type="spellStart"/>
      <w:r>
        <w:t>orgullo</w:t>
      </w:r>
      <w:proofErr w:type="spellEnd"/>
      <w:r>
        <w:t xml:space="preserve"> </w:t>
      </w:r>
      <w:proofErr w:type="spellStart"/>
      <w:r>
        <w:t>habían</w:t>
      </w:r>
      <w:proofErr w:type="spellEnd"/>
      <w:r>
        <w:t xml:space="preserve"> </w:t>
      </w:r>
      <w:proofErr w:type="spellStart"/>
      <w:r>
        <w:t>tratado</w:t>
      </w:r>
      <w:proofErr w:type="spellEnd"/>
      <w:r>
        <w:t xml:space="preserve"> de </w:t>
      </w:r>
      <w:proofErr w:type="spellStart"/>
      <w:r>
        <w:t>ocupar</w:t>
      </w:r>
      <w:proofErr w:type="spellEnd"/>
      <w:r>
        <w:t xml:space="preserve"> mi </w:t>
      </w:r>
      <w:proofErr w:type="spellStart"/>
      <w:r>
        <w:t>lugar</w:t>
      </w:r>
      <w:proofErr w:type="spellEnd"/>
      <w:r>
        <w:t xml:space="preserve"> </w:t>
      </w:r>
      <w:proofErr w:type="spellStart"/>
      <w:r>
        <w:t>en</w:t>
      </w:r>
      <w:proofErr w:type="spellEnd"/>
      <w:r>
        <w:t xml:space="preserve"> </w:t>
      </w:r>
      <w:proofErr w:type="spellStart"/>
      <w:r>
        <w:t>los</w:t>
      </w:r>
      <w:proofErr w:type="spellEnd"/>
      <w:r>
        <w:t xml:space="preserve"> </w:t>
      </w:r>
      <w:proofErr w:type="spellStart"/>
      <w:r>
        <w:t>espíritus</w:t>
      </w:r>
      <w:proofErr w:type="spellEnd"/>
      <w:r>
        <w:t xml:space="preserve">, y </w:t>
      </w:r>
      <w:proofErr w:type="spellStart"/>
      <w:r>
        <w:t>que</w:t>
      </w:r>
      <w:proofErr w:type="spellEnd"/>
      <w:r>
        <w:t xml:space="preserve"> </w:t>
      </w:r>
      <w:proofErr w:type="spellStart"/>
      <w:r>
        <w:t>descenderán</w:t>
      </w:r>
      <w:proofErr w:type="spellEnd"/>
      <w:r>
        <w:t xml:space="preserve"> de sus </w:t>
      </w:r>
      <w:proofErr w:type="spellStart"/>
      <w:r>
        <w:t>sitiales</w:t>
      </w:r>
      <w:proofErr w:type="spellEnd"/>
      <w:r>
        <w:t xml:space="preserve"> para </w:t>
      </w:r>
      <w:proofErr w:type="spellStart"/>
      <w:r>
        <w:t>imitarme</w:t>
      </w:r>
      <w:proofErr w:type="spellEnd"/>
      <w:r>
        <w:t xml:space="preserve"> </w:t>
      </w:r>
      <w:proofErr w:type="spellStart"/>
      <w:r>
        <w:t>en</w:t>
      </w:r>
      <w:proofErr w:type="spellEnd"/>
      <w:r>
        <w:t xml:space="preserve"> la </w:t>
      </w:r>
      <w:proofErr w:type="spellStart"/>
      <w:r>
        <w:t>humanidad</w:t>
      </w:r>
      <w:proofErr w:type="spellEnd"/>
      <w:r>
        <w:t xml:space="preserve">. Y también hombres </w:t>
      </w:r>
      <w:proofErr w:type="spellStart"/>
      <w:r>
        <w:t>que</w:t>
      </w:r>
      <w:proofErr w:type="spellEnd"/>
      <w:r>
        <w:t xml:space="preserve"> un día </w:t>
      </w:r>
      <w:proofErr w:type="spellStart"/>
      <w:r>
        <w:t>agitaron</w:t>
      </w:r>
      <w:proofErr w:type="spellEnd"/>
      <w:r>
        <w:t xml:space="preserve"> a </w:t>
      </w:r>
      <w:proofErr w:type="spellStart"/>
      <w:r>
        <w:t>los</w:t>
      </w:r>
      <w:proofErr w:type="spellEnd"/>
      <w:r>
        <w:t xml:space="preserve"> pueblos y </w:t>
      </w:r>
      <w:proofErr w:type="spellStart"/>
      <w:r>
        <w:t>promovieron</w:t>
      </w:r>
      <w:proofErr w:type="spellEnd"/>
      <w:r>
        <w:t xml:space="preserve"> </w:t>
      </w:r>
      <w:proofErr w:type="spellStart"/>
      <w:r>
        <w:t>guerras</w:t>
      </w:r>
      <w:proofErr w:type="spellEnd"/>
      <w:r>
        <w:t xml:space="preserve">, </w:t>
      </w:r>
      <w:proofErr w:type="spellStart"/>
      <w:r>
        <w:t>que</w:t>
      </w:r>
      <w:proofErr w:type="spellEnd"/>
      <w:r>
        <w:t xml:space="preserve"> </w:t>
      </w:r>
      <w:proofErr w:type="spellStart"/>
      <w:r>
        <w:t>llegarán</w:t>
      </w:r>
      <w:proofErr w:type="spellEnd"/>
      <w:r>
        <w:t xml:space="preserve"> a </w:t>
      </w:r>
      <w:proofErr w:type="spellStart"/>
      <w:r>
        <w:t>reconocer</w:t>
      </w:r>
      <w:proofErr w:type="spellEnd"/>
      <w:r>
        <w:t xml:space="preserve"> sus </w:t>
      </w:r>
      <w:proofErr w:type="spellStart"/>
      <w:r>
        <w:t>errores</w:t>
      </w:r>
      <w:proofErr w:type="spellEnd"/>
      <w:r>
        <w:t xml:space="preserve"> y a </w:t>
      </w:r>
      <w:proofErr w:type="spellStart"/>
      <w:r>
        <w:t>buscar</w:t>
      </w:r>
      <w:proofErr w:type="spellEnd"/>
      <w:r>
        <w:t xml:space="preserve"> </w:t>
      </w:r>
      <w:proofErr w:type="spellStart"/>
      <w:r>
        <w:t>angustiosamente</w:t>
      </w:r>
      <w:proofErr w:type="spellEnd"/>
      <w:r>
        <w:t xml:space="preserve"> la </w:t>
      </w:r>
      <w:proofErr w:type="spellStart"/>
      <w:r>
        <w:t>paz</w:t>
      </w:r>
      <w:proofErr w:type="spellEnd"/>
      <w:r>
        <w:t xml:space="preserve"> de </w:t>
      </w:r>
      <w:proofErr w:type="spellStart"/>
      <w:r>
        <w:t>los</w:t>
      </w:r>
      <w:proofErr w:type="spellEnd"/>
      <w:r>
        <w:t xml:space="preserve"> hombres. </w:t>
      </w:r>
    </w:p>
    <w:p w14:paraId="66C8E10D" w14:textId="77777777" w:rsidR="00F50769" w:rsidRDefault="00F50769" w:rsidP="00F50769">
      <w:r>
        <w:t>40. ¿</w:t>
      </w:r>
      <w:proofErr w:type="spellStart"/>
      <w:r>
        <w:t>Quiénes</w:t>
      </w:r>
      <w:proofErr w:type="spellEnd"/>
      <w:r>
        <w:t xml:space="preserve"> </w:t>
      </w:r>
      <w:proofErr w:type="spellStart"/>
      <w:r>
        <w:t>verán</w:t>
      </w:r>
      <w:proofErr w:type="spellEnd"/>
      <w:r>
        <w:t xml:space="preserve"> </w:t>
      </w:r>
      <w:proofErr w:type="spellStart"/>
      <w:r>
        <w:t>todo</w:t>
      </w:r>
      <w:proofErr w:type="spellEnd"/>
      <w:r>
        <w:t xml:space="preserve"> </w:t>
      </w:r>
      <w:proofErr w:type="spellStart"/>
      <w:r>
        <w:t>esto</w:t>
      </w:r>
      <w:proofErr w:type="spellEnd"/>
      <w:r>
        <w:t xml:space="preserve">? No lo </w:t>
      </w:r>
      <w:proofErr w:type="spellStart"/>
      <w:r>
        <w:t>sabéis</w:t>
      </w:r>
      <w:proofErr w:type="spellEnd"/>
      <w:r>
        <w:t xml:space="preserve">, mas </w:t>
      </w:r>
      <w:proofErr w:type="spellStart"/>
      <w:r>
        <w:t>Yo</w:t>
      </w:r>
      <w:proofErr w:type="spellEnd"/>
      <w:r>
        <w:t xml:space="preserve"> </w:t>
      </w:r>
      <w:proofErr w:type="spellStart"/>
      <w:r>
        <w:t>os</w:t>
      </w:r>
      <w:proofErr w:type="spellEnd"/>
      <w:r>
        <w:t xml:space="preserve"> lo </w:t>
      </w:r>
      <w:proofErr w:type="spellStart"/>
      <w:r>
        <w:t>anuncio</w:t>
      </w:r>
      <w:proofErr w:type="spellEnd"/>
      <w:r>
        <w:t xml:space="preserve">, </w:t>
      </w:r>
      <w:proofErr w:type="spellStart"/>
      <w:r>
        <w:t>os</w:t>
      </w:r>
      <w:proofErr w:type="spellEnd"/>
      <w:r>
        <w:t xml:space="preserve"> lo </w:t>
      </w:r>
      <w:proofErr w:type="spellStart"/>
      <w:r>
        <w:t>profetizo</w:t>
      </w:r>
      <w:proofErr w:type="spellEnd"/>
      <w:r>
        <w:t xml:space="preserve">, </w:t>
      </w:r>
      <w:proofErr w:type="spellStart"/>
      <w:r>
        <w:t>porque</w:t>
      </w:r>
      <w:proofErr w:type="spellEnd"/>
      <w:r>
        <w:t xml:space="preserve"> presto </w:t>
      </w:r>
      <w:proofErr w:type="spellStart"/>
      <w:r>
        <w:t>habrán</w:t>
      </w:r>
      <w:proofErr w:type="spellEnd"/>
      <w:r>
        <w:t xml:space="preserve"> de </w:t>
      </w:r>
      <w:proofErr w:type="spellStart"/>
      <w:r>
        <w:t>llegar</w:t>
      </w:r>
      <w:proofErr w:type="spellEnd"/>
      <w:r>
        <w:t xml:space="preserve"> a la Tierra las </w:t>
      </w:r>
      <w:proofErr w:type="spellStart"/>
      <w:r>
        <w:t>generaciones</w:t>
      </w:r>
      <w:proofErr w:type="spellEnd"/>
      <w:r>
        <w:t xml:space="preserve"> </w:t>
      </w:r>
      <w:proofErr w:type="spellStart"/>
      <w:r>
        <w:t>que</w:t>
      </w:r>
      <w:proofErr w:type="spellEnd"/>
      <w:r>
        <w:t xml:space="preserve"> </w:t>
      </w:r>
      <w:proofErr w:type="spellStart"/>
      <w:r>
        <w:t>verán</w:t>
      </w:r>
      <w:proofErr w:type="spellEnd"/>
      <w:r>
        <w:t xml:space="preserve"> </w:t>
      </w:r>
      <w:proofErr w:type="spellStart"/>
      <w:r>
        <w:t>su</w:t>
      </w:r>
      <w:proofErr w:type="spellEnd"/>
      <w:r>
        <w:t xml:space="preserve"> </w:t>
      </w:r>
      <w:proofErr w:type="spellStart"/>
      <w:r>
        <w:t>cumplimiento</w:t>
      </w:r>
      <w:proofErr w:type="spellEnd"/>
      <w:r>
        <w:t xml:space="preserve">. A </w:t>
      </w:r>
      <w:proofErr w:type="spellStart"/>
      <w:r>
        <w:t>vosotros</w:t>
      </w:r>
      <w:proofErr w:type="spellEnd"/>
      <w:r>
        <w:t xml:space="preserve"> </w:t>
      </w:r>
      <w:proofErr w:type="spellStart"/>
      <w:r>
        <w:t>corresponde</w:t>
      </w:r>
      <w:proofErr w:type="spellEnd"/>
      <w:r>
        <w:t xml:space="preserve"> </w:t>
      </w:r>
      <w:proofErr w:type="spellStart"/>
      <w:r>
        <w:t>difundir</w:t>
      </w:r>
      <w:proofErr w:type="spellEnd"/>
      <w:r>
        <w:t xml:space="preserve"> </w:t>
      </w:r>
      <w:proofErr w:type="spellStart"/>
      <w:r>
        <w:t>esta</w:t>
      </w:r>
      <w:proofErr w:type="spellEnd"/>
      <w:r>
        <w:t xml:space="preserve"> </w:t>
      </w:r>
      <w:proofErr w:type="spellStart"/>
      <w:r>
        <w:t>Doctrina</w:t>
      </w:r>
      <w:proofErr w:type="spellEnd"/>
      <w:r>
        <w:t xml:space="preserve"> </w:t>
      </w:r>
      <w:proofErr w:type="spellStart"/>
      <w:r>
        <w:t>llevando</w:t>
      </w:r>
      <w:proofErr w:type="spellEnd"/>
      <w:r>
        <w:t xml:space="preserve"> a </w:t>
      </w:r>
      <w:proofErr w:type="spellStart"/>
      <w:r>
        <w:t>los</w:t>
      </w:r>
      <w:proofErr w:type="spellEnd"/>
      <w:r>
        <w:t xml:space="preserve"> pueblos la luz de </w:t>
      </w:r>
      <w:proofErr w:type="spellStart"/>
      <w:r>
        <w:t>esta</w:t>
      </w:r>
      <w:proofErr w:type="spellEnd"/>
      <w:r>
        <w:t xml:space="preserve"> </w:t>
      </w:r>
      <w:proofErr w:type="spellStart"/>
      <w:r>
        <w:t>buena</w:t>
      </w:r>
      <w:proofErr w:type="spellEnd"/>
      <w:r>
        <w:t xml:space="preserve"> </w:t>
      </w:r>
      <w:proofErr w:type="spellStart"/>
      <w:r>
        <w:t>nueva</w:t>
      </w:r>
      <w:proofErr w:type="spellEnd"/>
      <w:r>
        <w:t xml:space="preserve">. Si </w:t>
      </w:r>
      <w:proofErr w:type="spellStart"/>
      <w:r>
        <w:t>cumplís</w:t>
      </w:r>
      <w:proofErr w:type="spellEnd"/>
      <w:r>
        <w:t xml:space="preserve">, </w:t>
      </w:r>
      <w:proofErr w:type="spellStart"/>
      <w:r>
        <w:t>vuestros</w:t>
      </w:r>
      <w:proofErr w:type="spellEnd"/>
      <w:r>
        <w:t xml:space="preserve"> </w:t>
      </w:r>
      <w:proofErr w:type="spellStart"/>
      <w:r>
        <w:t>hermanos</w:t>
      </w:r>
      <w:proofErr w:type="spellEnd"/>
      <w:r>
        <w:t xml:space="preserve"> también </w:t>
      </w:r>
      <w:proofErr w:type="spellStart"/>
      <w:r>
        <w:t>os</w:t>
      </w:r>
      <w:proofErr w:type="spellEnd"/>
      <w:r>
        <w:t xml:space="preserve"> </w:t>
      </w:r>
      <w:proofErr w:type="spellStart"/>
      <w:r>
        <w:t>llamarán</w:t>
      </w:r>
      <w:proofErr w:type="spellEnd"/>
      <w:r>
        <w:t xml:space="preserve"> </w:t>
      </w:r>
      <w:proofErr w:type="spellStart"/>
      <w:r>
        <w:t>Enviados</w:t>
      </w:r>
      <w:proofErr w:type="spellEnd"/>
      <w:r>
        <w:t xml:space="preserve"> del </w:t>
      </w:r>
      <w:proofErr w:type="spellStart"/>
      <w:r>
        <w:t>Señor</w:t>
      </w:r>
      <w:proofErr w:type="spellEnd"/>
      <w:r>
        <w:t xml:space="preserve">. </w:t>
      </w:r>
    </w:p>
    <w:p w14:paraId="436E9759" w14:textId="77777777" w:rsidR="00F50769" w:rsidRDefault="00F50769" w:rsidP="00F50769">
      <w:r>
        <w:t xml:space="preserve">41. Mi </w:t>
      </w:r>
      <w:proofErr w:type="spellStart"/>
      <w:r>
        <w:t>presencia</w:t>
      </w:r>
      <w:proofErr w:type="spellEnd"/>
      <w:r>
        <w:t xml:space="preserve"> </w:t>
      </w:r>
      <w:proofErr w:type="spellStart"/>
      <w:r>
        <w:t>espiritual</w:t>
      </w:r>
      <w:proofErr w:type="spellEnd"/>
      <w:r>
        <w:t xml:space="preserve"> entre </w:t>
      </w:r>
      <w:proofErr w:type="spellStart"/>
      <w:r>
        <w:t>vosotros</w:t>
      </w:r>
      <w:proofErr w:type="spellEnd"/>
      <w:r>
        <w:t xml:space="preserve">, es </w:t>
      </w:r>
      <w:proofErr w:type="spellStart"/>
      <w:r>
        <w:t>como</w:t>
      </w:r>
      <w:proofErr w:type="spellEnd"/>
      <w:r>
        <w:t xml:space="preserve"> la sombra de un árbol </w:t>
      </w:r>
      <w:proofErr w:type="spellStart"/>
      <w:r>
        <w:t>acogedor</w:t>
      </w:r>
      <w:proofErr w:type="spellEnd"/>
      <w:r>
        <w:t xml:space="preserve"> y </w:t>
      </w:r>
      <w:proofErr w:type="spellStart"/>
      <w:r>
        <w:t>saludable</w:t>
      </w:r>
      <w:proofErr w:type="spellEnd"/>
      <w:r>
        <w:t xml:space="preserve">. </w:t>
      </w:r>
      <w:proofErr w:type="spellStart"/>
      <w:r>
        <w:t>Quien</w:t>
      </w:r>
      <w:proofErr w:type="spellEnd"/>
      <w:r>
        <w:t xml:space="preserve"> </w:t>
      </w:r>
      <w:proofErr w:type="spellStart"/>
      <w:r>
        <w:t>llega</w:t>
      </w:r>
      <w:proofErr w:type="spellEnd"/>
      <w:r>
        <w:t xml:space="preserve"> a </w:t>
      </w:r>
      <w:proofErr w:type="spellStart"/>
      <w:r>
        <w:t>él</w:t>
      </w:r>
      <w:proofErr w:type="spellEnd"/>
      <w:r>
        <w:t xml:space="preserve"> con </w:t>
      </w:r>
      <w:proofErr w:type="spellStart"/>
      <w:r>
        <w:t>fe</w:t>
      </w:r>
      <w:proofErr w:type="spellEnd"/>
      <w:r>
        <w:t xml:space="preserve">, </w:t>
      </w:r>
      <w:proofErr w:type="spellStart"/>
      <w:r>
        <w:t>experimenta</w:t>
      </w:r>
      <w:proofErr w:type="spellEnd"/>
      <w:r>
        <w:t xml:space="preserve"> </w:t>
      </w:r>
      <w:proofErr w:type="spellStart"/>
      <w:r>
        <w:t>una</w:t>
      </w:r>
      <w:proofErr w:type="spellEnd"/>
      <w:r>
        <w:t xml:space="preserve"> </w:t>
      </w:r>
      <w:proofErr w:type="spellStart"/>
      <w:r>
        <w:t>sensación</w:t>
      </w:r>
      <w:proofErr w:type="spellEnd"/>
      <w:r>
        <w:t xml:space="preserve"> de </w:t>
      </w:r>
      <w:proofErr w:type="spellStart"/>
      <w:r>
        <w:t>vida</w:t>
      </w:r>
      <w:proofErr w:type="spellEnd"/>
      <w:r>
        <w:t xml:space="preserve">, de </w:t>
      </w:r>
      <w:proofErr w:type="spellStart"/>
      <w:r>
        <w:t>fuerza</w:t>
      </w:r>
      <w:proofErr w:type="spellEnd"/>
      <w:r>
        <w:t xml:space="preserve"> y </w:t>
      </w:r>
      <w:proofErr w:type="spellStart"/>
      <w:r>
        <w:t>bienestar</w:t>
      </w:r>
      <w:proofErr w:type="spellEnd"/>
      <w:r>
        <w:t xml:space="preserve">, </w:t>
      </w:r>
      <w:proofErr w:type="spellStart"/>
      <w:r>
        <w:t>que</w:t>
      </w:r>
      <w:proofErr w:type="spellEnd"/>
      <w:r>
        <w:t xml:space="preserve"> lo </w:t>
      </w:r>
      <w:proofErr w:type="spellStart"/>
      <w:r>
        <w:t>hace</w:t>
      </w:r>
      <w:proofErr w:type="spellEnd"/>
      <w:r>
        <w:t xml:space="preserve"> </w:t>
      </w:r>
      <w:proofErr w:type="spellStart"/>
      <w:r>
        <w:t>exclamar</w:t>
      </w:r>
      <w:proofErr w:type="spellEnd"/>
      <w:r>
        <w:t xml:space="preserve">: ¡Es </w:t>
      </w:r>
      <w:proofErr w:type="spellStart"/>
      <w:r>
        <w:t>el</w:t>
      </w:r>
      <w:proofErr w:type="spellEnd"/>
      <w:r>
        <w:t xml:space="preserve"> Maestro! Mas también </w:t>
      </w:r>
      <w:proofErr w:type="spellStart"/>
      <w:r>
        <w:t>el</w:t>
      </w:r>
      <w:proofErr w:type="spellEnd"/>
      <w:r>
        <w:t xml:space="preserve"> </w:t>
      </w:r>
      <w:proofErr w:type="spellStart"/>
      <w:r>
        <w:t>que</w:t>
      </w:r>
      <w:proofErr w:type="spellEnd"/>
      <w:r>
        <w:t xml:space="preserve"> se </w:t>
      </w:r>
      <w:proofErr w:type="spellStart"/>
      <w:r>
        <w:t>acercó</w:t>
      </w:r>
      <w:proofErr w:type="spellEnd"/>
      <w:r>
        <w:t xml:space="preserve"> con </w:t>
      </w:r>
      <w:proofErr w:type="spellStart"/>
      <w:r>
        <w:t>duda</w:t>
      </w:r>
      <w:proofErr w:type="spellEnd"/>
      <w:r>
        <w:t xml:space="preserve">, al </w:t>
      </w:r>
      <w:proofErr w:type="spellStart"/>
      <w:r>
        <w:t>ausentarse</w:t>
      </w:r>
      <w:proofErr w:type="spellEnd"/>
      <w:r>
        <w:t xml:space="preserve"> del </w:t>
      </w:r>
      <w:proofErr w:type="spellStart"/>
      <w:r>
        <w:t>recinto</w:t>
      </w:r>
      <w:proofErr w:type="spellEnd"/>
      <w:r>
        <w:t xml:space="preserve"> </w:t>
      </w:r>
      <w:proofErr w:type="spellStart"/>
      <w:r>
        <w:t>donde</w:t>
      </w:r>
      <w:proofErr w:type="spellEnd"/>
      <w:r>
        <w:t xml:space="preserve"> </w:t>
      </w:r>
      <w:proofErr w:type="spellStart"/>
      <w:r>
        <w:t>escuchó</w:t>
      </w:r>
      <w:proofErr w:type="spellEnd"/>
      <w:r>
        <w:t xml:space="preserve"> mi palabra, se </w:t>
      </w:r>
      <w:proofErr w:type="spellStart"/>
      <w:r>
        <w:t>pregunta</w:t>
      </w:r>
      <w:proofErr w:type="spellEnd"/>
      <w:r>
        <w:t xml:space="preserve"> </w:t>
      </w:r>
      <w:proofErr w:type="spellStart"/>
      <w:r>
        <w:t>interiormente</w:t>
      </w:r>
      <w:proofErr w:type="spellEnd"/>
      <w:r>
        <w:t xml:space="preserve">: ¿Por </w:t>
      </w:r>
      <w:proofErr w:type="spellStart"/>
      <w:r>
        <w:t>qué</w:t>
      </w:r>
      <w:proofErr w:type="spellEnd"/>
      <w:r>
        <w:t xml:space="preserve"> </w:t>
      </w:r>
      <w:proofErr w:type="spellStart"/>
      <w:r>
        <w:t>siento</w:t>
      </w:r>
      <w:proofErr w:type="spellEnd"/>
      <w:r>
        <w:t xml:space="preserve"> </w:t>
      </w:r>
      <w:proofErr w:type="spellStart"/>
      <w:r>
        <w:t>en</w:t>
      </w:r>
      <w:proofErr w:type="spellEnd"/>
      <w:r>
        <w:t xml:space="preserve"> mi </w:t>
      </w:r>
      <w:proofErr w:type="spellStart"/>
      <w:r>
        <w:t>espíritu</w:t>
      </w:r>
      <w:proofErr w:type="spellEnd"/>
      <w:r>
        <w:t xml:space="preserve"> </w:t>
      </w:r>
      <w:proofErr w:type="spellStart"/>
      <w:r>
        <w:t>tanta</w:t>
      </w:r>
      <w:proofErr w:type="spellEnd"/>
      <w:r>
        <w:t xml:space="preserve"> </w:t>
      </w:r>
      <w:proofErr w:type="spellStart"/>
      <w:r>
        <w:t>paz</w:t>
      </w:r>
      <w:proofErr w:type="spellEnd"/>
      <w:r>
        <w:t xml:space="preserve">? Es </w:t>
      </w:r>
      <w:proofErr w:type="spellStart"/>
      <w:r>
        <w:t>que</w:t>
      </w:r>
      <w:proofErr w:type="spellEnd"/>
      <w:r>
        <w:t xml:space="preserve"> </w:t>
      </w:r>
      <w:proofErr w:type="spellStart"/>
      <w:r>
        <w:t>el</w:t>
      </w:r>
      <w:proofErr w:type="spellEnd"/>
      <w:r>
        <w:t xml:space="preserve"> árbol ha </w:t>
      </w:r>
      <w:proofErr w:type="spellStart"/>
      <w:r>
        <w:t>extendido</w:t>
      </w:r>
      <w:proofErr w:type="spellEnd"/>
      <w:r>
        <w:t xml:space="preserve"> sus </w:t>
      </w:r>
      <w:proofErr w:type="spellStart"/>
      <w:r>
        <w:t>ramas</w:t>
      </w:r>
      <w:proofErr w:type="spellEnd"/>
      <w:r>
        <w:t xml:space="preserve"> para </w:t>
      </w:r>
      <w:proofErr w:type="spellStart"/>
      <w:r>
        <w:t>todos</w:t>
      </w:r>
      <w:proofErr w:type="spellEnd"/>
      <w:r>
        <w:t xml:space="preserve">, es </w:t>
      </w:r>
      <w:proofErr w:type="spellStart"/>
      <w:r>
        <w:t>que</w:t>
      </w:r>
      <w:proofErr w:type="spellEnd"/>
      <w:r>
        <w:t xml:space="preserve"> mi Espíritu ha </w:t>
      </w:r>
      <w:proofErr w:type="spellStart"/>
      <w:r>
        <w:t>descendido</w:t>
      </w:r>
      <w:proofErr w:type="spellEnd"/>
      <w:r>
        <w:t xml:space="preserve"> a </w:t>
      </w:r>
      <w:proofErr w:type="spellStart"/>
      <w:r>
        <w:t>toda</w:t>
      </w:r>
      <w:proofErr w:type="spellEnd"/>
      <w:r>
        <w:t xml:space="preserve"> </w:t>
      </w:r>
      <w:proofErr w:type="spellStart"/>
      <w:r>
        <w:t>criatura</w:t>
      </w:r>
      <w:proofErr w:type="spellEnd"/>
      <w:r>
        <w:t xml:space="preserve">. Por </w:t>
      </w:r>
      <w:proofErr w:type="spellStart"/>
      <w:r>
        <w:t>eso</w:t>
      </w:r>
      <w:proofErr w:type="spellEnd"/>
      <w:r>
        <w:t xml:space="preserve"> </w:t>
      </w:r>
      <w:proofErr w:type="spellStart"/>
      <w:r>
        <w:t>cuando</w:t>
      </w:r>
      <w:proofErr w:type="spellEnd"/>
      <w:r>
        <w:t xml:space="preserve"> </w:t>
      </w:r>
      <w:proofErr w:type="spellStart"/>
      <w:r>
        <w:t>alguno</w:t>
      </w:r>
      <w:proofErr w:type="spellEnd"/>
      <w:r>
        <w:t xml:space="preserve"> no ha </w:t>
      </w:r>
      <w:proofErr w:type="spellStart"/>
      <w:r>
        <w:t>comprendido</w:t>
      </w:r>
      <w:proofErr w:type="spellEnd"/>
      <w:r>
        <w:t xml:space="preserve"> la </w:t>
      </w:r>
      <w:proofErr w:type="spellStart"/>
      <w:r>
        <w:t>esencia</w:t>
      </w:r>
      <w:proofErr w:type="spellEnd"/>
      <w:r>
        <w:t xml:space="preserve"> </w:t>
      </w:r>
      <w:proofErr w:type="spellStart"/>
      <w:r>
        <w:t>divina</w:t>
      </w:r>
      <w:proofErr w:type="spellEnd"/>
      <w:r>
        <w:t xml:space="preserve"> de mi palabra, he </w:t>
      </w:r>
      <w:proofErr w:type="spellStart"/>
      <w:r>
        <w:t>tenido</w:t>
      </w:r>
      <w:proofErr w:type="spellEnd"/>
      <w:r>
        <w:t xml:space="preserve"> </w:t>
      </w:r>
      <w:proofErr w:type="spellStart"/>
      <w:r>
        <w:t>que</w:t>
      </w:r>
      <w:proofErr w:type="spellEnd"/>
      <w:r>
        <w:t xml:space="preserve"> </w:t>
      </w:r>
      <w:proofErr w:type="spellStart"/>
      <w:r>
        <w:t>decir</w:t>
      </w:r>
      <w:proofErr w:type="spellEnd"/>
      <w:r>
        <w:t xml:space="preserve"> </w:t>
      </w:r>
      <w:proofErr w:type="spellStart"/>
      <w:r>
        <w:t>que</w:t>
      </w:r>
      <w:proofErr w:type="spellEnd"/>
      <w:r>
        <w:t xml:space="preserve"> </w:t>
      </w:r>
      <w:proofErr w:type="spellStart"/>
      <w:r>
        <w:t>algunos</w:t>
      </w:r>
      <w:proofErr w:type="spellEnd"/>
      <w:r>
        <w:t xml:space="preserve"> </w:t>
      </w:r>
      <w:proofErr w:type="spellStart"/>
      <w:r>
        <w:t>tienen</w:t>
      </w:r>
      <w:proofErr w:type="spellEnd"/>
      <w:r>
        <w:t xml:space="preserve"> </w:t>
      </w:r>
      <w:proofErr w:type="spellStart"/>
      <w:r>
        <w:t>corazón</w:t>
      </w:r>
      <w:proofErr w:type="spellEnd"/>
      <w:r>
        <w:t xml:space="preserve"> </w:t>
      </w:r>
      <w:proofErr w:type="spellStart"/>
      <w:r>
        <w:t>empedernido</w:t>
      </w:r>
      <w:proofErr w:type="spellEnd"/>
      <w:r>
        <w:t xml:space="preserve">. </w:t>
      </w:r>
    </w:p>
    <w:p w14:paraId="04B11331" w14:textId="77777777" w:rsidR="00F50769" w:rsidRDefault="00F50769" w:rsidP="00F50769">
      <w:r>
        <w:t xml:space="preserve">42. Entre </w:t>
      </w:r>
      <w:proofErr w:type="spellStart"/>
      <w:r>
        <w:t>vosotros</w:t>
      </w:r>
      <w:proofErr w:type="spellEnd"/>
      <w:r>
        <w:t xml:space="preserve"> me </w:t>
      </w:r>
      <w:proofErr w:type="spellStart"/>
      <w:r>
        <w:t>encuentro</w:t>
      </w:r>
      <w:proofErr w:type="spellEnd"/>
      <w:r>
        <w:t xml:space="preserve"> </w:t>
      </w:r>
      <w:proofErr w:type="spellStart"/>
      <w:r>
        <w:t>como</w:t>
      </w:r>
      <w:proofErr w:type="spellEnd"/>
      <w:r>
        <w:t xml:space="preserve"> Padre, </w:t>
      </w:r>
      <w:proofErr w:type="spellStart"/>
      <w:r>
        <w:t>derramando</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el</w:t>
      </w:r>
      <w:proofErr w:type="spellEnd"/>
      <w:r>
        <w:t xml:space="preserve"> </w:t>
      </w:r>
      <w:proofErr w:type="spellStart"/>
      <w:r>
        <w:t>consuelo</w:t>
      </w:r>
      <w:proofErr w:type="spellEnd"/>
      <w:r>
        <w:t xml:space="preserve"> </w:t>
      </w:r>
      <w:proofErr w:type="spellStart"/>
      <w:r>
        <w:t>que</w:t>
      </w:r>
      <w:proofErr w:type="spellEnd"/>
      <w:r>
        <w:t xml:space="preserve"> </w:t>
      </w:r>
      <w:proofErr w:type="spellStart"/>
      <w:r>
        <w:t>os</w:t>
      </w:r>
      <w:proofErr w:type="spellEnd"/>
      <w:r>
        <w:t xml:space="preserve"> </w:t>
      </w:r>
      <w:proofErr w:type="spellStart"/>
      <w:r>
        <w:t>prometí</w:t>
      </w:r>
      <w:proofErr w:type="spellEnd"/>
      <w:r>
        <w:t xml:space="preserve"> </w:t>
      </w:r>
      <w:proofErr w:type="spellStart"/>
      <w:r>
        <w:t>en</w:t>
      </w:r>
      <w:proofErr w:type="spellEnd"/>
      <w:r>
        <w:t xml:space="preserve"> </w:t>
      </w:r>
      <w:proofErr w:type="spellStart"/>
      <w:r>
        <w:t>el</w:t>
      </w:r>
      <w:proofErr w:type="spellEnd"/>
      <w:r>
        <w:t xml:space="preserve"> Segundo Tiempo. He </w:t>
      </w:r>
      <w:proofErr w:type="spellStart"/>
      <w:r>
        <w:t>llegado</w:t>
      </w:r>
      <w:proofErr w:type="spellEnd"/>
      <w:r>
        <w:t xml:space="preserve"> para </w:t>
      </w:r>
      <w:proofErr w:type="spellStart"/>
      <w:r>
        <w:t>acompañaros</w:t>
      </w:r>
      <w:proofErr w:type="spellEnd"/>
      <w:r>
        <w:t xml:space="preserve"> </w:t>
      </w:r>
      <w:proofErr w:type="spellStart"/>
      <w:r>
        <w:t>en</w:t>
      </w:r>
      <w:proofErr w:type="spellEnd"/>
      <w:r>
        <w:t xml:space="preserve"> </w:t>
      </w:r>
      <w:proofErr w:type="spellStart"/>
      <w:r>
        <w:t>vuestras</w:t>
      </w:r>
      <w:proofErr w:type="spellEnd"/>
      <w:r>
        <w:t xml:space="preserve"> </w:t>
      </w:r>
      <w:proofErr w:type="spellStart"/>
      <w:r>
        <w:t>tribulaciones</w:t>
      </w:r>
      <w:proofErr w:type="spellEnd"/>
      <w:r>
        <w:t xml:space="preserve"> y </w:t>
      </w:r>
      <w:proofErr w:type="spellStart"/>
      <w:r>
        <w:t>escuchar</w:t>
      </w:r>
      <w:proofErr w:type="spellEnd"/>
      <w:r>
        <w:t xml:space="preserve"> </w:t>
      </w:r>
      <w:proofErr w:type="spellStart"/>
      <w:r>
        <w:t>vuestras</w:t>
      </w:r>
      <w:proofErr w:type="spellEnd"/>
      <w:r>
        <w:t xml:space="preserve"> </w:t>
      </w:r>
      <w:proofErr w:type="spellStart"/>
      <w:r>
        <w:t>quejas</w:t>
      </w:r>
      <w:proofErr w:type="spellEnd"/>
      <w:r>
        <w:t xml:space="preserve">. ¿Por </w:t>
      </w:r>
      <w:proofErr w:type="spellStart"/>
      <w:r>
        <w:t>qué</w:t>
      </w:r>
      <w:proofErr w:type="spellEnd"/>
      <w:r>
        <w:t xml:space="preserve"> </w:t>
      </w:r>
      <w:proofErr w:type="spellStart"/>
      <w:r>
        <w:t>entonces</w:t>
      </w:r>
      <w:proofErr w:type="spellEnd"/>
      <w:r>
        <w:t xml:space="preserve"> </w:t>
      </w:r>
      <w:proofErr w:type="spellStart"/>
      <w:r>
        <w:t>teméis</w:t>
      </w:r>
      <w:proofErr w:type="spellEnd"/>
      <w:r>
        <w:t xml:space="preserve"> ante las </w:t>
      </w:r>
      <w:proofErr w:type="spellStart"/>
      <w:r>
        <w:t>pruebas</w:t>
      </w:r>
      <w:proofErr w:type="spellEnd"/>
      <w:r>
        <w:t xml:space="preserve">? ¿No </w:t>
      </w:r>
      <w:proofErr w:type="spellStart"/>
      <w:r>
        <w:t>miráis</w:t>
      </w:r>
      <w:proofErr w:type="spellEnd"/>
      <w:r>
        <w:t xml:space="preserve"> </w:t>
      </w:r>
      <w:proofErr w:type="spellStart"/>
      <w:r>
        <w:t>cuánto</w:t>
      </w:r>
      <w:proofErr w:type="spellEnd"/>
      <w:r>
        <w:t xml:space="preserve"> </w:t>
      </w:r>
      <w:proofErr w:type="spellStart"/>
      <w:r>
        <w:t>os</w:t>
      </w:r>
      <w:proofErr w:type="spellEnd"/>
      <w:r>
        <w:t xml:space="preserve"> </w:t>
      </w:r>
      <w:proofErr w:type="spellStart"/>
      <w:r>
        <w:t>amo</w:t>
      </w:r>
      <w:proofErr w:type="spellEnd"/>
      <w:r>
        <w:t xml:space="preserve"> y </w:t>
      </w:r>
      <w:proofErr w:type="spellStart"/>
      <w:r>
        <w:t>cómo</w:t>
      </w:r>
      <w:proofErr w:type="spellEnd"/>
      <w:r>
        <w:t xml:space="preserve"> </w:t>
      </w:r>
      <w:proofErr w:type="spellStart"/>
      <w:r>
        <w:t>os</w:t>
      </w:r>
      <w:proofErr w:type="spellEnd"/>
      <w:r>
        <w:t xml:space="preserve"> </w:t>
      </w:r>
      <w:proofErr w:type="spellStart"/>
      <w:r>
        <w:t>busco</w:t>
      </w:r>
      <w:proofErr w:type="spellEnd"/>
      <w:r>
        <w:t xml:space="preserve"> </w:t>
      </w:r>
      <w:proofErr w:type="spellStart"/>
      <w:r>
        <w:t>en</w:t>
      </w:r>
      <w:proofErr w:type="spellEnd"/>
      <w:r>
        <w:t xml:space="preserve"> </w:t>
      </w:r>
      <w:proofErr w:type="spellStart"/>
      <w:r>
        <w:t>vuestro</w:t>
      </w:r>
      <w:proofErr w:type="spellEnd"/>
      <w:r>
        <w:t xml:space="preserve"> </w:t>
      </w:r>
      <w:proofErr w:type="spellStart"/>
      <w:r>
        <w:t>destierro</w:t>
      </w:r>
      <w:proofErr w:type="spellEnd"/>
      <w:r>
        <w:t xml:space="preserve">? Si </w:t>
      </w:r>
      <w:proofErr w:type="spellStart"/>
      <w:r>
        <w:t>en</w:t>
      </w:r>
      <w:proofErr w:type="spellEnd"/>
      <w:r>
        <w:t xml:space="preserve"> </w:t>
      </w:r>
      <w:proofErr w:type="spellStart"/>
      <w:r>
        <w:t>cuanto</w:t>
      </w:r>
      <w:proofErr w:type="spellEnd"/>
      <w:r>
        <w:t xml:space="preserve"> hombre me di </w:t>
      </w:r>
      <w:proofErr w:type="spellStart"/>
      <w:r>
        <w:t>todo</w:t>
      </w:r>
      <w:proofErr w:type="spellEnd"/>
      <w:r>
        <w:t xml:space="preserve"> </w:t>
      </w:r>
    </w:p>
    <w:p w14:paraId="1839FAD2" w14:textId="77777777" w:rsidR="00F50769" w:rsidRDefault="00F50769" w:rsidP="00F50769">
      <w:r>
        <w:t xml:space="preserve">para </w:t>
      </w:r>
      <w:proofErr w:type="spellStart"/>
      <w:r>
        <w:t>lograr</w:t>
      </w:r>
      <w:proofErr w:type="spellEnd"/>
      <w:r>
        <w:t xml:space="preserve"> </w:t>
      </w:r>
      <w:proofErr w:type="spellStart"/>
      <w:r>
        <w:t>vuestra</w:t>
      </w:r>
      <w:proofErr w:type="spellEnd"/>
      <w:r>
        <w:t xml:space="preserve"> </w:t>
      </w:r>
      <w:proofErr w:type="spellStart"/>
      <w:r>
        <w:t>redención</w:t>
      </w:r>
      <w:proofErr w:type="spellEnd"/>
      <w:r>
        <w:t xml:space="preserve">, hoy </w:t>
      </w:r>
      <w:proofErr w:type="spellStart"/>
      <w:r>
        <w:t>en</w:t>
      </w:r>
      <w:proofErr w:type="spellEnd"/>
      <w:r>
        <w:t xml:space="preserve"> </w:t>
      </w:r>
      <w:proofErr w:type="spellStart"/>
      <w:r>
        <w:t>espíritu</w:t>
      </w:r>
      <w:proofErr w:type="spellEnd"/>
      <w:r>
        <w:t xml:space="preserve"> me </w:t>
      </w:r>
      <w:proofErr w:type="spellStart"/>
      <w:r>
        <w:t>derramaré</w:t>
      </w:r>
      <w:proofErr w:type="spellEnd"/>
      <w:r>
        <w:t xml:space="preserve"> </w:t>
      </w:r>
      <w:proofErr w:type="spellStart"/>
      <w:r>
        <w:t>en</w:t>
      </w:r>
      <w:proofErr w:type="spellEnd"/>
      <w:r>
        <w:t xml:space="preserve"> </w:t>
      </w:r>
      <w:proofErr w:type="spellStart"/>
      <w:r>
        <w:t>el</w:t>
      </w:r>
      <w:proofErr w:type="spellEnd"/>
      <w:r>
        <w:t xml:space="preserve"> </w:t>
      </w:r>
      <w:proofErr w:type="spellStart"/>
      <w:r>
        <w:t>vuestro</w:t>
      </w:r>
      <w:proofErr w:type="spellEnd"/>
      <w:r>
        <w:t xml:space="preserve"> para </w:t>
      </w:r>
      <w:proofErr w:type="spellStart"/>
      <w:r>
        <w:t>elevaros</w:t>
      </w:r>
      <w:proofErr w:type="spellEnd"/>
      <w:r>
        <w:t xml:space="preserve"> al Reino de la </w:t>
      </w:r>
      <w:proofErr w:type="spellStart"/>
      <w:r>
        <w:t>gracia</w:t>
      </w:r>
      <w:proofErr w:type="spellEnd"/>
      <w:r>
        <w:t xml:space="preserve">. </w:t>
      </w:r>
    </w:p>
    <w:p w14:paraId="035810BA" w14:textId="77777777" w:rsidR="00F50769" w:rsidRDefault="00F50769" w:rsidP="00F50769">
      <w:r>
        <w:t xml:space="preserve">43. Por </w:t>
      </w:r>
      <w:proofErr w:type="spellStart"/>
      <w:r>
        <w:t>eso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me </w:t>
      </w:r>
      <w:proofErr w:type="spellStart"/>
      <w:r>
        <w:t>busquéis</w:t>
      </w:r>
      <w:proofErr w:type="spellEnd"/>
      <w:r>
        <w:t xml:space="preserve"> </w:t>
      </w:r>
      <w:proofErr w:type="spellStart"/>
      <w:r>
        <w:t>en</w:t>
      </w:r>
      <w:proofErr w:type="spellEnd"/>
      <w:r>
        <w:t xml:space="preserve"> </w:t>
      </w:r>
      <w:proofErr w:type="spellStart"/>
      <w:r>
        <w:t>todas</w:t>
      </w:r>
      <w:proofErr w:type="spellEnd"/>
      <w:r>
        <w:t xml:space="preserve"> las formas </w:t>
      </w:r>
      <w:proofErr w:type="spellStart"/>
      <w:r>
        <w:t>en</w:t>
      </w:r>
      <w:proofErr w:type="spellEnd"/>
      <w:r>
        <w:t xml:space="preserve"> </w:t>
      </w:r>
      <w:proofErr w:type="spellStart"/>
      <w:r>
        <w:t>que</w:t>
      </w:r>
      <w:proofErr w:type="spellEnd"/>
      <w:r>
        <w:t xml:space="preserve"> me </w:t>
      </w:r>
      <w:proofErr w:type="spellStart"/>
      <w:r>
        <w:t>necesitéis</w:t>
      </w:r>
      <w:proofErr w:type="spellEnd"/>
      <w:r>
        <w:t xml:space="preserve">, </w:t>
      </w:r>
      <w:proofErr w:type="spellStart"/>
      <w:r>
        <w:t>ya</w:t>
      </w:r>
      <w:proofErr w:type="spellEnd"/>
      <w:r>
        <w:t xml:space="preserve"> sea </w:t>
      </w:r>
      <w:proofErr w:type="spellStart"/>
      <w:r>
        <w:t>como</w:t>
      </w:r>
      <w:proofErr w:type="spellEnd"/>
      <w:r>
        <w:t xml:space="preserve"> Dios; </w:t>
      </w:r>
      <w:proofErr w:type="spellStart"/>
      <w:r>
        <w:t>como</w:t>
      </w:r>
      <w:proofErr w:type="spellEnd"/>
      <w:r>
        <w:t xml:space="preserve"> Padre, </w:t>
      </w:r>
      <w:proofErr w:type="spellStart"/>
      <w:r>
        <w:t>como</w:t>
      </w:r>
      <w:proofErr w:type="spellEnd"/>
      <w:r>
        <w:t xml:space="preserve"> </w:t>
      </w:r>
      <w:proofErr w:type="spellStart"/>
      <w:r>
        <w:t>Juez</w:t>
      </w:r>
      <w:proofErr w:type="spellEnd"/>
      <w:r>
        <w:t xml:space="preserve">, </w:t>
      </w:r>
      <w:proofErr w:type="spellStart"/>
      <w:r>
        <w:t>como</w:t>
      </w:r>
      <w:proofErr w:type="spellEnd"/>
      <w:r>
        <w:t xml:space="preserve"> Maestro, </w:t>
      </w:r>
      <w:proofErr w:type="spellStart"/>
      <w:r>
        <w:t>como</w:t>
      </w:r>
      <w:proofErr w:type="spellEnd"/>
      <w:r>
        <w:t xml:space="preserve"> </w:t>
      </w:r>
      <w:proofErr w:type="spellStart"/>
      <w:r>
        <w:t>hermano</w:t>
      </w:r>
      <w:proofErr w:type="spellEnd"/>
      <w:r>
        <w:t xml:space="preserve">, </w:t>
      </w:r>
      <w:proofErr w:type="spellStart"/>
      <w:r>
        <w:t>como</w:t>
      </w:r>
      <w:proofErr w:type="spellEnd"/>
      <w:r>
        <w:t xml:space="preserve"> amigo, </w:t>
      </w:r>
      <w:proofErr w:type="spellStart"/>
      <w:r>
        <w:t>como</w:t>
      </w:r>
      <w:proofErr w:type="spellEnd"/>
      <w:r>
        <w:t xml:space="preserve"> doctor, lo </w:t>
      </w:r>
      <w:proofErr w:type="spellStart"/>
      <w:r>
        <w:t>que</w:t>
      </w:r>
      <w:proofErr w:type="spellEnd"/>
      <w:r>
        <w:t xml:space="preserve"> </w:t>
      </w:r>
      <w:proofErr w:type="spellStart"/>
      <w:r>
        <w:t>quiero</w:t>
      </w:r>
      <w:proofErr w:type="spellEnd"/>
      <w:r>
        <w:t xml:space="preserve"> es </w:t>
      </w:r>
      <w:proofErr w:type="spellStart"/>
      <w:r>
        <w:t>vuestra</w:t>
      </w:r>
      <w:proofErr w:type="spellEnd"/>
      <w:r>
        <w:t xml:space="preserve"> </w:t>
      </w:r>
      <w:proofErr w:type="spellStart"/>
      <w:r>
        <w:t>paz</w:t>
      </w:r>
      <w:proofErr w:type="spellEnd"/>
      <w:r>
        <w:t xml:space="preserve"> y </w:t>
      </w:r>
      <w:proofErr w:type="spellStart"/>
      <w:r>
        <w:t>vuestra</w:t>
      </w:r>
      <w:proofErr w:type="spellEnd"/>
      <w:r>
        <w:t xml:space="preserve"> </w:t>
      </w:r>
      <w:proofErr w:type="spellStart"/>
      <w:r>
        <w:t>salvación</w:t>
      </w:r>
      <w:proofErr w:type="spellEnd"/>
      <w:r>
        <w:t xml:space="preserve">, </w:t>
      </w:r>
      <w:proofErr w:type="spellStart"/>
      <w:r>
        <w:t>humanidad</w:t>
      </w:r>
      <w:proofErr w:type="spellEnd"/>
      <w:r>
        <w:t xml:space="preserve"> </w:t>
      </w:r>
      <w:proofErr w:type="spellStart"/>
      <w:r>
        <w:t>amada</w:t>
      </w:r>
      <w:proofErr w:type="spellEnd"/>
      <w:r>
        <w:t xml:space="preserve">. </w:t>
      </w:r>
    </w:p>
    <w:p w14:paraId="64865927" w14:textId="77777777" w:rsidR="00F50769" w:rsidRDefault="00F50769" w:rsidP="00F50769">
      <w:r>
        <w:lastRenderedPageBreak/>
        <w:t xml:space="preserve">44. Ni uno solo de </w:t>
      </w:r>
      <w:proofErr w:type="spellStart"/>
      <w:r>
        <w:t>vuestros</w:t>
      </w:r>
      <w:proofErr w:type="spellEnd"/>
      <w:r>
        <w:t xml:space="preserve"> </w:t>
      </w:r>
      <w:proofErr w:type="spellStart"/>
      <w:r>
        <w:t>sollozos</w:t>
      </w:r>
      <w:proofErr w:type="spellEnd"/>
      <w:r>
        <w:t xml:space="preserve"> </w:t>
      </w:r>
      <w:proofErr w:type="spellStart"/>
      <w:r>
        <w:t>deja</w:t>
      </w:r>
      <w:proofErr w:type="spellEnd"/>
      <w:r>
        <w:t xml:space="preserve"> de </w:t>
      </w:r>
      <w:proofErr w:type="spellStart"/>
      <w:r>
        <w:t>escucharse</w:t>
      </w:r>
      <w:proofErr w:type="spellEnd"/>
      <w:r>
        <w:t xml:space="preserve"> </w:t>
      </w:r>
      <w:proofErr w:type="spellStart"/>
      <w:r>
        <w:t>en</w:t>
      </w:r>
      <w:proofErr w:type="spellEnd"/>
      <w:r>
        <w:t xml:space="preserve"> </w:t>
      </w:r>
      <w:proofErr w:type="spellStart"/>
      <w:r>
        <w:t>el</w:t>
      </w:r>
      <w:proofErr w:type="spellEnd"/>
      <w:r>
        <w:t xml:space="preserve"> Cielo, </w:t>
      </w:r>
      <w:proofErr w:type="spellStart"/>
      <w:r>
        <w:t>ninguna</w:t>
      </w:r>
      <w:proofErr w:type="spellEnd"/>
      <w:r>
        <w:t xml:space="preserve"> </w:t>
      </w:r>
      <w:proofErr w:type="spellStart"/>
      <w:r>
        <w:t>oración</w:t>
      </w:r>
      <w:proofErr w:type="spellEnd"/>
      <w:r>
        <w:t xml:space="preserve"> </w:t>
      </w:r>
      <w:proofErr w:type="spellStart"/>
      <w:r>
        <w:t>deja</w:t>
      </w:r>
      <w:proofErr w:type="spellEnd"/>
      <w:r>
        <w:t xml:space="preserve"> de </w:t>
      </w:r>
      <w:proofErr w:type="spellStart"/>
      <w:r>
        <w:t>hallar</w:t>
      </w:r>
      <w:proofErr w:type="spellEnd"/>
      <w:r>
        <w:t xml:space="preserve"> eco </w:t>
      </w:r>
      <w:proofErr w:type="spellStart"/>
      <w:r>
        <w:t>en</w:t>
      </w:r>
      <w:proofErr w:type="spellEnd"/>
      <w:r>
        <w:t xml:space="preserve"> </w:t>
      </w:r>
      <w:proofErr w:type="spellStart"/>
      <w:r>
        <w:t>Mí</w:t>
      </w:r>
      <w:proofErr w:type="spellEnd"/>
      <w:r>
        <w:t xml:space="preserve">, </w:t>
      </w:r>
      <w:proofErr w:type="spellStart"/>
      <w:r>
        <w:t>ninguna</w:t>
      </w:r>
      <w:proofErr w:type="spellEnd"/>
      <w:r>
        <w:t xml:space="preserve"> de </w:t>
      </w:r>
      <w:proofErr w:type="spellStart"/>
      <w:r>
        <w:t>vuestras</w:t>
      </w:r>
      <w:proofErr w:type="spellEnd"/>
      <w:r>
        <w:t xml:space="preserve"> </w:t>
      </w:r>
      <w:proofErr w:type="spellStart"/>
      <w:r>
        <w:t>aflicciones</w:t>
      </w:r>
      <w:proofErr w:type="spellEnd"/>
      <w:r>
        <w:t xml:space="preserve"> o trances </w:t>
      </w:r>
      <w:proofErr w:type="spellStart"/>
      <w:r>
        <w:t>difíciles</w:t>
      </w:r>
      <w:proofErr w:type="spellEnd"/>
      <w:r>
        <w:t xml:space="preserve"> </w:t>
      </w:r>
      <w:proofErr w:type="spellStart"/>
      <w:r>
        <w:t>pasan</w:t>
      </w:r>
      <w:proofErr w:type="spellEnd"/>
      <w:r>
        <w:t xml:space="preserve"> </w:t>
      </w:r>
      <w:proofErr w:type="spellStart"/>
      <w:r>
        <w:t>desapercibidos</w:t>
      </w:r>
      <w:proofErr w:type="spellEnd"/>
      <w:r>
        <w:t xml:space="preserve"> para mi amor de Padre. Todo lo </w:t>
      </w:r>
      <w:proofErr w:type="spellStart"/>
      <w:r>
        <w:t>sé</w:t>
      </w:r>
      <w:proofErr w:type="spellEnd"/>
      <w:r>
        <w:t xml:space="preserve">, lo </w:t>
      </w:r>
      <w:proofErr w:type="spellStart"/>
      <w:r>
        <w:t>escucho</w:t>
      </w:r>
      <w:proofErr w:type="spellEnd"/>
      <w:r>
        <w:t xml:space="preserve">, lo </w:t>
      </w:r>
      <w:proofErr w:type="spellStart"/>
      <w:r>
        <w:t>veo</w:t>
      </w:r>
      <w:proofErr w:type="spellEnd"/>
      <w:r>
        <w:t xml:space="preserve"> </w:t>
      </w:r>
      <w:proofErr w:type="spellStart"/>
      <w:r>
        <w:t>y en</w:t>
      </w:r>
      <w:proofErr w:type="spellEnd"/>
      <w:r>
        <w:t xml:space="preserve"> </w:t>
      </w:r>
      <w:proofErr w:type="spellStart"/>
      <w:r>
        <w:t>todo</w:t>
      </w:r>
      <w:proofErr w:type="spellEnd"/>
      <w:r>
        <w:t xml:space="preserve"> </w:t>
      </w:r>
      <w:proofErr w:type="spellStart"/>
      <w:r>
        <w:t>estoy</w:t>
      </w:r>
      <w:proofErr w:type="spellEnd"/>
      <w:r>
        <w:t xml:space="preserve">. </w:t>
      </w:r>
    </w:p>
    <w:p w14:paraId="1117261B" w14:textId="77777777" w:rsidR="00F50769" w:rsidRDefault="00F50769" w:rsidP="00F50769">
      <w:r>
        <w:t xml:space="preserve">45. </w:t>
      </w:r>
      <w:proofErr w:type="gramStart"/>
      <w:r>
        <w:t>Los</w:t>
      </w:r>
      <w:proofErr w:type="gramEnd"/>
      <w:r>
        <w:t xml:space="preserve"> hombres, </w:t>
      </w:r>
      <w:proofErr w:type="spellStart"/>
      <w:r>
        <w:t>creyendo</w:t>
      </w:r>
      <w:proofErr w:type="spellEnd"/>
      <w:r>
        <w:t xml:space="preserve"> </w:t>
      </w:r>
      <w:proofErr w:type="spellStart"/>
      <w:r>
        <w:t>que</w:t>
      </w:r>
      <w:proofErr w:type="spellEnd"/>
      <w:r>
        <w:t xml:space="preserve"> </w:t>
      </w:r>
      <w:proofErr w:type="spellStart"/>
      <w:r>
        <w:t>por</w:t>
      </w:r>
      <w:proofErr w:type="spellEnd"/>
      <w:r>
        <w:t xml:space="preserve"> </w:t>
      </w:r>
      <w:proofErr w:type="spellStart"/>
      <w:r>
        <w:t>su</w:t>
      </w:r>
      <w:proofErr w:type="spellEnd"/>
      <w:r>
        <w:t xml:space="preserve"> </w:t>
      </w:r>
      <w:proofErr w:type="spellStart"/>
      <w:r>
        <w:t>pecado</w:t>
      </w:r>
      <w:proofErr w:type="spellEnd"/>
      <w:r>
        <w:t xml:space="preserve"> me he </w:t>
      </w:r>
      <w:proofErr w:type="spellStart"/>
      <w:r>
        <w:t>alejado</w:t>
      </w:r>
      <w:proofErr w:type="spellEnd"/>
      <w:r>
        <w:t xml:space="preserve"> de </w:t>
      </w:r>
      <w:proofErr w:type="spellStart"/>
      <w:r>
        <w:t>ellos</w:t>
      </w:r>
      <w:proofErr w:type="spellEnd"/>
      <w:r>
        <w:t xml:space="preserve">, </w:t>
      </w:r>
      <w:proofErr w:type="spellStart"/>
      <w:r>
        <w:t>han</w:t>
      </w:r>
      <w:proofErr w:type="spellEnd"/>
      <w:r>
        <w:t xml:space="preserve"> </w:t>
      </w:r>
      <w:proofErr w:type="spellStart"/>
      <w:r>
        <w:t>llegado</w:t>
      </w:r>
      <w:proofErr w:type="spellEnd"/>
      <w:r>
        <w:t xml:space="preserve"> a </w:t>
      </w:r>
      <w:proofErr w:type="spellStart"/>
      <w:r>
        <w:t>sentirme</w:t>
      </w:r>
      <w:proofErr w:type="spellEnd"/>
      <w:r>
        <w:t xml:space="preserve"> </w:t>
      </w:r>
      <w:proofErr w:type="spellStart"/>
      <w:r>
        <w:t>distante</w:t>
      </w:r>
      <w:proofErr w:type="spellEnd"/>
      <w:r>
        <w:t xml:space="preserve">. ¡Ah </w:t>
      </w:r>
      <w:proofErr w:type="spellStart"/>
      <w:r>
        <w:t>ignorancia</w:t>
      </w:r>
      <w:proofErr w:type="spellEnd"/>
      <w:r>
        <w:t xml:space="preserve"> humana </w:t>
      </w:r>
      <w:proofErr w:type="spellStart"/>
      <w:r>
        <w:t>que</w:t>
      </w:r>
      <w:proofErr w:type="spellEnd"/>
      <w:r>
        <w:t xml:space="preserve"> ha </w:t>
      </w:r>
      <w:proofErr w:type="spellStart"/>
      <w:r>
        <w:t>llevado</w:t>
      </w:r>
      <w:proofErr w:type="spellEnd"/>
      <w:r>
        <w:t xml:space="preserve"> </w:t>
      </w:r>
      <w:proofErr w:type="spellStart"/>
      <w:r>
        <w:t>tanta</w:t>
      </w:r>
      <w:proofErr w:type="spellEnd"/>
      <w:r>
        <w:t xml:space="preserve"> </w:t>
      </w:r>
      <w:proofErr w:type="spellStart"/>
      <w:r>
        <w:t>amargura</w:t>
      </w:r>
      <w:proofErr w:type="spellEnd"/>
      <w:r>
        <w:t xml:space="preserve"> a sus </w:t>
      </w:r>
      <w:proofErr w:type="spellStart"/>
      <w:r>
        <w:t>labios</w:t>
      </w:r>
      <w:proofErr w:type="spellEnd"/>
      <w:r>
        <w:t xml:space="preserve">! Sabed </w:t>
      </w:r>
      <w:proofErr w:type="spellStart"/>
      <w:r>
        <w:t>que</w:t>
      </w:r>
      <w:proofErr w:type="spellEnd"/>
      <w:r>
        <w:t xml:space="preserve"> </w:t>
      </w:r>
      <w:proofErr w:type="spellStart"/>
      <w:r>
        <w:t>si</w:t>
      </w:r>
      <w:proofErr w:type="spellEnd"/>
      <w:r>
        <w:t xml:space="preserve"> </w:t>
      </w:r>
      <w:proofErr w:type="spellStart"/>
      <w:r>
        <w:t>Yo</w:t>
      </w:r>
      <w:proofErr w:type="spellEnd"/>
      <w:r>
        <w:t xml:space="preserve"> me </w:t>
      </w:r>
      <w:proofErr w:type="spellStart"/>
      <w:r>
        <w:t>ausentase</w:t>
      </w:r>
      <w:proofErr w:type="spellEnd"/>
      <w:r>
        <w:t xml:space="preserve"> de </w:t>
      </w:r>
      <w:proofErr w:type="spellStart"/>
      <w:r>
        <w:t>alguna</w:t>
      </w:r>
      <w:proofErr w:type="spellEnd"/>
      <w:r>
        <w:t xml:space="preserve"> de mis </w:t>
      </w:r>
      <w:proofErr w:type="spellStart"/>
      <w:r>
        <w:t>criaturas</w:t>
      </w:r>
      <w:proofErr w:type="spellEnd"/>
      <w:r>
        <w:t xml:space="preserve">, </w:t>
      </w:r>
      <w:proofErr w:type="spellStart"/>
      <w:r>
        <w:t>ellas</w:t>
      </w:r>
      <w:proofErr w:type="spellEnd"/>
      <w:r>
        <w:t xml:space="preserve"> al punto </w:t>
      </w:r>
      <w:proofErr w:type="spellStart"/>
      <w:r>
        <w:t>dejarían</w:t>
      </w:r>
      <w:proofErr w:type="spellEnd"/>
      <w:r>
        <w:t xml:space="preserve"> de </w:t>
      </w:r>
      <w:proofErr w:type="spellStart"/>
      <w:r>
        <w:t>existir</w:t>
      </w:r>
      <w:proofErr w:type="spellEnd"/>
      <w:r>
        <w:t xml:space="preserve">; </w:t>
      </w:r>
      <w:proofErr w:type="spellStart"/>
      <w:r>
        <w:t>más</w:t>
      </w:r>
      <w:proofErr w:type="spellEnd"/>
      <w:r>
        <w:t xml:space="preserve"> </w:t>
      </w:r>
      <w:proofErr w:type="spellStart"/>
      <w:r>
        <w:t>esto</w:t>
      </w:r>
      <w:proofErr w:type="spellEnd"/>
      <w:r>
        <w:t xml:space="preserve"> no ha </w:t>
      </w:r>
      <w:proofErr w:type="spellStart"/>
      <w:r>
        <w:t>sido</w:t>
      </w:r>
      <w:proofErr w:type="spellEnd"/>
      <w:r>
        <w:t xml:space="preserve">, </w:t>
      </w:r>
      <w:proofErr w:type="spellStart"/>
      <w:r>
        <w:t>ni</w:t>
      </w:r>
      <w:proofErr w:type="spellEnd"/>
      <w:r>
        <w:t xml:space="preserve"> </w:t>
      </w:r>
      <w:proofErr w:type="spellStart"/>
      <w:r>
        <w:t>será</w:t>
      </w:r>
      <w:proofErr w:type="spellEnd"/>
      <w:r>
        <w:t xml:space="preserve">, </w:t>
      </w:r>
      <w:proofErr w:type="spellStart"/>
      <w:r>
        <w:t>porque</w:t>
      </w:r>
      <w:proofErr w:type="spellEnd"/>
      <w:r>
        <w:t xml:space="preserve"> al </w:t>
      </w:r>
      <w:proofErr w:type="spellStart"/>
      <w:r>
        <w:t>daros</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os</w:t>
      </w:r>
      <w:proofErr w:type="spellEnd"/>
      <w:r>
        <w:t xml:space="preserve"> </w:t>
      </w:r>
      <w:proofErr w:type="spellStart"/>
      <w:r>
        <w:t>doté</w:t>
      </w:r>
      <w:proofErr w:type="spellEnd"/>
      <w:r>
        <w:t xml:space="preserve"> a </w:t>
      </w:r>
      <w:proofErr w:type="spellStart"/>
      <w:r>
        <w:t>todos</w:t>
      </w:r>
      <w:proofErr w:type="spellEnd"/>
      <w:r>
        <w:t xml:space="preserve"> de </w:t>
      </w:r>
      <w:proofErr w:type="spellStart"/>
      <w:r>
        <w:t>vida</w:t>
      </w:r>
      <w:proofErr w:type="spellEnd"/>
      <w:r>
        <w:t xml:space="preserve"> </w:t>
      </w:r>
      <w:proofErr w:type="spellStart"/>
      <w:r>
        <w:t>eterna</w:t>
      </w:r>
      <w:proofErr w:type="spellEnd"/>
      <w:r>
        <w:t xml:space="preserve">. </w:t>
      </w:r>
    </w:p>
    <w:p w14:paraId="401D93BA" w14:textId="77777777" w:rsidR="00F50769" w:rsidRDefault="00F50769" w:rsidP="00F50769">
      <w:r>
        <w:t xml:space="preserve">46. Cuando </w:t>
      </w:r>
      <w:proofErr w:type="spellStart"/>
      <w:r>
        <w:t>conozcáis</w:t>
      </w:r>
      <w:proofErr w:type="spellEnd"/>
      <w:r>
        <w:t xml:space="preserve"> </w:t>
      </w:r>
      <w:proofErr w:type="spellStart"/>
      <w:r>
        <w:t>el</w:t>
      </w:r>
      <w:proofErr w:type="spellEnd"/>
      <w:r>
        <w:t xml:space="preserve"> </w:t>
      </w:r>
      <w:proofErr w:type="spellStart"/>
      <w:r>
        <w:t>sentido</w:t>
      </w:r>
      <w:proofErr w:type="spellEnd"/>
      <w:r>
        <w:t xml:space="preserve"> de la </w:t>
      </w:r>
      <w:proofErr w:type="spellStart"/>
      <w:r>
        <w:t>vida</w:t>
      </w:r>
      <w:proofErr w:type="spellEnd"/>
      <w:r>
        <w:t xml:space="preserve">, </w:t>
      </w:r>
      <w:proofErr w:type="spellStart"/>
      <w:r>
        <w:t>el</w:t>
      </w:r>
      <w:proofErr w:type="spellEnd"/>
      <w:r>
        <w:t xml:space="preserve"> </w:t>
      </w:r>
      <w:proofErr w:type="spellStart"/>
      <w:r>
        <w:t>porqué</w:t>
      </w:r>
      <w:proofErr w:type="spellEnd"/>
      <w:r>
        <w:t xml:space="preserve"> del dolor y la </w:t>
      </w:r>
      <w:proofErr w:type="spellStart"/>
      <w:r>
        <w:t>finalidad</w:t>
      </w:r>
      <w:proofErr w:type="spellEnd"/>
      <w:r>
        <w:t xml:space="preserve"> de </w:t>
      </w:r>
      <w:proofErr w:type="spellStart"/>
      <w:r>
        <w:t>vuestra</w:t>
      </w:r>
      <w:proofErr w:type="spellEnd"/>
      <w:r>
        <w:t xml:space="preserve"> </w:t>
      </w:r>
      <w:proofErr w:type="spellStart"/>
      <w:r>
        <w:t>existencia</w:t>
      </w:r>
      <w:proofErr w:type="spellEnd"/>
      <w:r>
        <w:t xml:space="preserve">, </w:t>
      </w:r>
      <w:proofErr w:type="spellStart"/>
      <w:r>
        <w:t>dejaréis</w:t>
      </w:r>
      <w:proofErr w:type="spellEnd"/>
      <w:r>
        <w:t xml:space="preserve"> de </w:t>
      </w:r>
      <w:proofErr w:type="spellStart"/>
      <w:r>
        <w:t>sentirme</w:t>
      </w:r>
      <w:proofErr w:type="spellEnd"/>
      <w:r>
        <w:t xml:space="preserve"> </w:t>
      </w:r>
      <w:proofErr w:type="spellStart"/>
      <w:r>
        <w:t>distante</w:t>
      </w:r>
      <w:proofErr w:type="spellEnd"/>
      <w:r>
        <w:t xml:space="preserve">, </w:t>
      </w:r>
      <w:proofErr w:type="spellStart"/>
      <w:r>
        <w:t>percibiréis</w:t>
      </w:r>
      <w:proofErr w:type="spellEnd"/>
      <w:r>
        <w:t xml:space="preserve"> mi </w:t>
      </w:r>
      <w:proofErr w:type="spellStart"/>
      <w:r>
        <w:t>presencia</w:t>
      </w:r>
      <w:proofErr w:type="spellEnd"/>
      <w:r>
        <w:t xml:space="preserve">, </w:t>
      </w:r>
      <w:proofErr w:type="spellStart"/>
      <w:r>
        <w:t>palpitando</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y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y </w:t>
      </w:r>
      <w:proofErr w:type="spellStart"/>
      <w:r>
        <w:t>escucharéis</w:t>
      </w:r>
      <w:proofErr w:type="spellEnd"/>
      <w:r>
        <w:t xml:space="preserve"> mi </w:t>
      </w:r>
      <w:proofErr w:type="spellStart"/>
      <w:r>
        <w:t>voz</w:t>
      </w:r>
      <w:proofErr w:type="spellEnd"/>
      <w:r>
        <w:t xml:space="preserve">, </w:t>
      </w:r>
      <w:proofErr w:type="spellStart"/>
      <w:r>
        <w:t>repitiéndoos</w:t>
      </w:r>
      <w:proofErr w:type="spellEnd"/>
      <w:r>
        <w:t xml:space="preserve"> </w:t>
      </w:r>
      <w:proofErr w:type="spellStart"/>
      <w:r>
        <w:t>dulcemente</w:t>
      </w:r>
      <w:proofErr w:type="spellEnd"/>
      <w:r>
        <w:t xml:space="preserve"> las palabras de mi </w:t>
      </w:r>
      <w:proofErr w:type="spellStart"/>
      <w:r>
        <w:t>Doctrina</w:t>
      </w:r>
      <w:proofErr w:type="spellEnd"/>
      <w:r>
        <w:t xml:space="preserve">, </w:t>
      </w:r>
      <w:proofErr w:type="spellStart"/>
      <w:r>
        <w:t>enseñándoos</w:t>
      </w:r>
      <w:proofErr w:type="spellEnd"/>
      <w:r>
        <w:t xml:space="preserve"> a </w:t>
      </w:r>
      <w:proofErr w:type="spellStart"/>
      <w:r>
        <w:t>caminar</w:t>
      </w:r>
      <w:proofErr w:type="spellEnd"/>
      <w:r>
        <w:t xml:space="preserve"> con </w:t>
      </w:r>
      <w:proofErr w:type="spellStart"/>
      <w:r>
        <w:t>firmeza</w:t>
      </w:r>
      <w:proofErr w:type="spellEnd"/>
      <w:r>
        <w:t xml:space="preserve">, </w:t>
      </w:r>
      <w:proofErr w:type="spellStart"/>
      <w:r>
        <w:t>por</w:t>
      </w:r>
      <w:proofErr w:type="spellEnd"/>
      <w:r>
        <w:t xml:space="preserve"> la </w:t>
      </w:r>
      <w:proofErr w:type="spellStart"/>
      <w:r>
        <w:t>senda</w:t>
      </w:r>
      <w:proofErr w:type="spellEnd"/>
      <w:r>
        <w:t xml:space="preserve"> de </w:t>
      </w:r>
      <w:proofErr w:type="spellStart"/>
      <w:r>
        <w:t>vuestra</w:t>
      </w:r>
      <w:proofErr w:type="spellEnd"/>
      <w:r>
        <w:t xml:space="preserve"> </w:t>
      </w:r>
      <w:proofErr w:type="spellStart"/>
      <w:r>
        <w:t>vida</w:t>
      </w:r>
      <w:proofErr w:type="spellEnd"/>
      <w:r>
        <w:t xml:space="preserve"> </w:t>
      </w:r>
      <w:proofErr w:type="spellStart"/>
      <w:r>
        <w:t>verdadera</w:t>
      </w:r>
      <w:proofErr w:type="spellEnd"/>
      <w:r>
        <w:t xml:space="preserve">. </w:t>
      </w:r>
    </w:p>
    <w:p w14:paraId="49B93012" w14:textId="77777777" w:rsidR="00F50769" w:rsidRDefault="00F50769" w:rsidP="00F50769">
      <w:r>
        <w:t xml:space="preserve">47. Mi </w:t>
      </w:r>
      <w:proofErr w:type="spellStart"/>
      <w:r>
        <w:t>rayo</w:t>
      </w:r>
      <w:proofErr w:type="spellEnd"/>
      <w:r>
        <w:t xml:space="preserve"> </w:t>
      </w:r>
      <w:proofErr w:type="spellStart"/>
      <w:r>
        <w:t>divino</w:t>
      </w:r>
      <w:proofErr w:type="spellEnd"/>
      <w:r>
        <w:t xml:space="preserve"> </w:t>
      </w:r>
      <w:proofErr w:type="spellStart"/>
      <w:r>
        <w:t>desciende</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gramStart"/>
      <w:r>
        <w:t>a</w:t>
      </w:r>
      <w:proofErr w:type="gramEnd"/>
      <w:r>
        <w:t xml:space="preserve"> </w:t>
      </w:r>
      <w:proofErr w:type="spellStart"/>
      <w:r>
        <w:t>iluminar</w:t>
      </w:r>
      <w:proofErr w:type="spellEnd"/>
      <w:r>
        <w:t xml:space="preserve"> a </w:t>
      </w:r>
      <w:proofErr w:type="spellStart"/>
      <w:r>
        <w:t>vuestro</w:t>
      </w:r>
      <w:proofErr w:type="spellEnd"/>
      <w:r>
        <w:t xml:space="preserve"> </w:t>
      </w:r>
      <w:proofErr w:type="spellStart"/>
      <w:r>
        <w:t>espíritu</w:t>
      </w:r>
      <w:proofErr w:type="spellEnd"/>
      <w:r>
        <w:t xml:space="preserve"> para </w:t>
      </w:r>
      <w:proofErr w:type="spellStart"/>
      <w:r>
        <w:t>que</w:t>
      </w:r>
      <w:proofErr w:type="spellEnd"/>
      <w:r>
        <w:t xml:space="preserve"> </w:t>
      </w:r>
      <w:proofErr w:type="spellStart"/>
      <w:r>
        <w:t>pueda</w:t>
      </w:r>
      <w:proofErr w:type="spellEnd"/>
      <w:r>
        <w:t xml:space="preserve"> </w:t>
      </w:r>
      <w:proofErr w:type="spellStart"/>
      <w:r>
        <w:t>comprender</w:t>
      </w:r>
      <w:proofErr w:type="spellEnd"/>
      <w:r>
        <w:t xml:space="preserve"> mi </w:t>
      </w:r>
      <w:proofErr w:type="spellStart"/>
      <w:r>
        <w:t>enseñanza</w:t>
      </w:r>
      <w:proofErr w:type="spellEnd"/>
      <w:r>
        <w:t xml:space="preserve">. Es la luz </w:t>
      </w:r>
      <w:proofErr w:type="spellStart"/>
      <w:r>
        <w:t>que</w:t>
      </w:r>
      <w:proofErr w:type="spellEnd"/>
      <w:r>
        <w:t xml:space="preserve"> </w:t>
      </w:r>
      <w:proofErr w:type="spellStart"/>
      <w:r>
        <w:t>os</w:t>
      </w:r>
      <w:proofErr w:type="spellEnd"/>
      <w:r>
        <w:t xml:space="preserve"> </w:t>
      </w:r>
      <w:proofErr w:type="spellStart"/>
      <w:r>
        <w:t>ayudará</w:t>
      </w:r>
      <w:proofErr w:type="spellEnd"/>
      <w:r>
        <w:t xml:space="preserve"> a </w:t>
      </w:r>
      <w:proofErr w:type="spellStart"/>
      <w:r>
        <w:t>distinguir</w:t>
      </w:r>
      <w:proofErr w:type="spellEnd"/>
      <w:r>
        <w:t xml:space="preserve"> la </w:t>
      </w:r>
      <w:proofErr w:type="spellStart"/>
      <w:r>
        <w:t>verdad</w:t>
      </w:r>
      <w:proofErr w:type="spellEnd"/>
      <w:r>
        <w:t xml:space="preserve"> de la </w:t>
      </w:r>
      <w:proofErr w:type="spellStart"/>
      <w:r>
        <w:t>impostura</w:t>
      </w:r>
      <w:proofErr w:type="spellEnd"/>
      <w:r>
        <w:t xml:space="preserve">. </w:t>
      </w:r>
    </w:p>
    <w:p w14:paraId="6075F2C9" w14:textId="77777777" w:rsidR="00F50769" w:rsidRDefault="00F50769" w:rsidP="00F50769">
      <w:r>
        <w:t xml:space="preserve">48. </w:t>
      </w:r>
      <w:proofErr w:type="spellStart"/>
      <w:r>
        <w:t>Contemplo</w:t>
      </w:r>
      <w:proofErr w:type="spellEnd"/>
      <w:r>
        <w:t xml:space="preserve"> entre </w:t>
      </w:r>
      <w:proofErr w:type="spellStart"/>
      <w:r>
        <w:t>vosotros</w:t>
      </w:r>
      <w:proofErr w:type="spellEnd"/>
      <w:r>
        <w:t xml:space="preserve"> a </w:t>
      </w:r>
      <w:proofErr w:type="spellStart"/>
      <w:r>
        <w:t>los</w:t>
      </w:r>
      <w:proofErr w:type="spellEnd"/>
      <w:r>
        <w:t xml:space="preserve"> </w:t>
      </w:r>
      <w:proofErr w:type="spellStart"/>
      <w:r>
        <w:t>que</w:t>
      </w:r>
      <w:proofErr w:type="spellEnd"/>
      <w:r>
        <w:t xml:space="preserve"> </w:t>
      </w:r>
      <w:proofErr w:type="spellStart"/>
      <w:r>
        <w:t>habéis</w:t>
      </w:r>
      <w:proofErr w:type="spellEnd"/>
      <w:r>
        <w:t xml:space="preserve"> </w:t>
      </w:r>
      <w:proofErr w:type="spellStart"/>
      <w:r>
        <w:t>creído</w:t>
      </w:r>
      <w:proofErr w:type="spellEnd"/>
      <w:r>
        <w:t xml:space="preserve"> </w:t>
      </w:r>
      <w:proofErr w:type="spellStart"/>
      <w:r>
        <w:t>firmemente</w:t>
      </w:r>
      <w:proofErr w:type="spellEnd"/>
      <w:r>
        <w:t xml:space="preserve"> </w:t>
      </w:r>
      <w:proofErr w:type="spellStart"/>
      <w:r>
        <w:t>en</w:t>
      </w:r>
      <w:proofErr w:type="spellEnd"/>
      <w:r>
        <w:t xml:space="preserve"> mi palabra </w:t>
      </w:r>
      <w:proofErr w:type="spellStart"/>
      <w:r>
        <w:t>como</w:t>
      </w:r>
      <w:proofErr w:type="spellEnd"/>
      <w:r>
        <w:t xml:space="preserve"> también </w:t>
      </w:r>
      <w:proofErr w:type="gramStart"/>
      <w:r>
        <w:t>a</w:t>
      </w:r>
      <w:proofErr w:type="gramEnd"/>
      <w:r>
        <w:t xml:space="preserve"> </w:t>
      </w:r>
      <w:proofErr w:type="spellStart"/>
      <w:r>
        <w:t>otros</w:t>
      </w:r>
      <w:proofErr w:type="spellEnd"/>
      <w:r>
        <w:t xml:space="preserve"> </w:t>
      </w:r>
      <w:proofErr w:type="spellStart"/>
      <w:r>
        <w:t>cuya</w:t>
      </w:r>
      <w:proofErr w:type="spellEnd"/>
      <w:r>
        <w:t xml:space="preserve"> </w:t>
      </w:r>
      <w:proofErr w:type="spellStart"/>
      <w:r>
        <w:t>fe</w:t>
      </w:r>
      <w:proofErr w:type="spellEnd"/>
      <w:r>
        <w:t xml:space="preserve"> es </w:t>
      </w:r>
      <w:proofErr w:type="spellStart"/>
      <w:r>
        <w:t>débil</w:t>
      </w:r>
      <w:proofErr w:type="spellEnd"/>
      <w:r>
        <w:t xml:space="preserve"> y </w:t>
      </w:r>
      <w:proofErr w:type="spellStart"/>
      <w:r>
        <w:t>por</w:t>
      </w:r>
      <w:proofErr w:type="spellEnd"/>
      <w:r>
        <w:t xml:space="preserve"> </w:t>
      </w:r>
      <w:proofErr w:type="spellStart"/>
      <w:r>
        <w:t>esa</w:t>
      </w:r>
      <w:proofErr w:type="spellEnd"/>
      <w:r>
        <w:t xml:space="preserve"> causa </w:t>
      </w:r>
      <w:proofErr w:type="spellStart"/>
      <w:r>
        <w:t>titubean</w:t>
      </w:r>
      <w:proofErr w:type="spellEnd"/>
      <w:r>
        <w:t xml:space="preserve">, mas a </w:t>
      </w:r>
      <w:proofErr w:type="spellStart"/>
      <w:r>
        <w:t>pesar</w:t>
      </w:r>
      <w:proofErr w:type="spellEnd"/>
      <w:r>
        <w:t xml:space="preserve"> de </w:t>
      </w:r>
      <w:proofErr w:type="spellStart"/>
      <w:r>
        <w:t>ello</w:t>
      </w:r>
      <w:proofErr w:type="spellEnd"/>
      <w:r>
        <w:t xml:space="preserve">, </w:t>
      </w:r>
      <w:proofErr w:type="spellStart"/>
      <w:r>
        <w:t>buscan</w:t>
      </w:r>
      <w:proofErr w:type="spellEnd"/>
      <w:r>
        <w:t xml:space="preserve"> con </w:t>
      </w:r>
      <w:proofErr w:type="spellStart"/>
      <w:r>
        <w:t>ansiedad</w:t>
      </w:r>
      <w:proofErr w:type="spellEnd"/>
      <w:r>
        <w:t xml:space="preserve"> </w:t>
      </w:r>
      <w:proofErr w:type="spellStart"/>
      <w:r>
        <w:t>estas</w:t>
      </w:r>
      <w:proofErr w:type="spellEnd"/>
      <w:r>
        <w:t xml:space="preserve"> casas de </w:t>
      </w:r>
      <w:proofErr w:type="spellStart"/>
      <w:r>
        <w:t>oración</w:t>
      </w:r>
      <w:proofErr w:type="spellEnd"/>
      <w:r>
        <w:t xml:space="preserve"> para </w:t>
      </w:r>
      <w:proofErr w:type="spellStart"/>
      <w:r>
        <w:t>recobrar</w:t>
      </w:r>
      <w:proofErr w:type="spellEnd"/>
      <w:r>
        <w:t xml:space="preserve"> </w:t>
      </w:r>
      <w:proofErr w:type="spellStart"/>
      <w:r>
        <w:t>en</w:t>
      </w:r>
      <w:proofErr w:type="spellEnd"/>
      <w:r>
        <w:t xml:space="preserve"> mi palabra la </w:t>
      </w:r>
      <w:proofErr w:type="spellStart"/>
      <w:r>
        <w:t>fortaleza</w:t>
      </w:r>
      <w:proofErr w:type="spellEnd"/>
      <w:r>
        <w:t xml:space="preserve"> y la </w:t>
      </w:r>
      <w:proofErr w:type="spellStart"/>
      <w:r>
        <w:t>paz</w:t>
      </w:r>
      <w:proofErr w:type="spellEnd"/>
      <w:r>
        <w:t xml:space="preserve"> </w:t>
      </w:r>
      <w:proofErr w:type="spellStart"/>
      <w:r>
        <w:t>espiritual</w:t>
      </w:r>
      <w:proofErr w:type="spellEnd"/>
      <w:r>
        <w:t xml:space="preserve">. </w:t>
      </w:r>
      <w:proofErr w:type="spellStart"/>
      <w:r>
        <w:t>Yo</w:t>
      </w:r>
      <w:proofErr w:type="spellEnd"/>
      <w:r>
        <w:t xml:space="preserve"> </w:t>
      </w:r>
      <w:proofErr w:type="spellStart"/>
      <w:r>
        <w:t>quiero</w:t>
      </w:r>
      <w:proofErr w:type="spellEnd"/>
      <w:r>
        <w:t xml:space="preserve"> </w:t>
      </w:r>
      <w:proofErr w:type="spellStart"/>
      <w:r>
        <w:t>que</w:t>
      </w:r>
      <w:proofErr w:type="spellEnd"/>
      <w:r>
        <w:t xml:space="preserve"> me </w:t>
      </w:r>
      <w:proofErr w:type="spellStart"/>
      <w:r>
        <w:t>reconozcáis</w:t>
      </w:r>
      <w:proofErr w:type="spellEnd"/>
      <w:r>
        <w:t xml:space="preserve"> </w:t>
      </w:r>
      <w:proofErr w:type="spellStart"/>
      <w:r>
        <w:t>en</w:t>
      </w:r>
      <w:proofErr w:type="spellEnd"/>
      <w:r>
        <w:t xml:space="preserve"> la </w:t>
      </w:r>
      <w:proofErr w:type="spellStart"/>
      <w:r>
        <w:t>esencia</w:t>
      </w:r>
      <w:proofErr w:type="spellEnd"/>
      <w:r>
        <w:t xml:space="preserve"> de </w:t>
      </w:r>
      <w:proofErr w:type="spellStart"/>
      <w:r>
        <w:t>esta</w:t>
      </w:r>
      <w:proofErr w:type="spellEnd"/>
      <w:r>
        <w:t xml:space="preserve"> </w:t>
      </w:r>
      <w:proofErr w:type="spellStart"/>
      <w:r>
        <w:t>Doctrina</w:t>
      </w:r>
      <w:proofErr w:type="spellEnd"/>
      <w:r>
        <w:t xml:space="preserve">, </w:t>
      </w:r>
      <w:proofErr w:type="spellStart"/>
      <w:r>
        <w:t>que</w:t>
      </w:r>
      <w:proofErr w:type="spellEnd"/>
      <w:r>
        <w:t xml:space="preserve"> </w:t>
      </w:r>
      <w:proofErr w:type="spellStart"/>
      <w:r>
        <w:t>sintáis</w:t>
      </w:r>
      <w:proofErr w:type="spellEnd"/>
      <w:r>
        <w:t xml:space="preserve"> mi </w:t>
      </w:r>
      <w:proofErr w:type="spellStart"/>
      <w:r>
        <w:t>presencia</w:t>
      </w:r>
      <w:proofErr w:type="spellEnd"/>
      <w:r>
        <w:t xml:space="preserve"> y la </w:t>
      </w:r>
      <w:proofErr w:type="spellStart"/>
      <w:r>
        <w:t>proximidad</w:t>
      </w:r>
      <w:proofErr w:type="spellEnd"/>
      <w:r>
        <w:t xml:space="preserve"> de mi Reino. </w:t>
      </w:r>
    </w:p>
    <w:p w14:paraId="27EFF777" w14:textId="77777777" w:rsidR="00F50769" w:rsidRDefault="00F50769" w:rsidP="00F50769">
      <w:r>
        <w:t xml:space="preserve">49. ¿Por </w:t>
      </w:r>
      <w:proofErr w:type="spellStart"/>
      <w:r>
        <w:t>qué</w:t>
      </w:r>
      <w:proofErr w:type="spellEnd"/>
      <w:r>
        <w:t xml:space="preserve"> me </w:t>
      </w:r>
      <w:proofErr w:type="spellStart"/>
      <w:r>
        <w:t>creíais</w:t>
      </w:r>
      <w:proofErr w:type="spellEnd"/>
      <w:r>
        <w:t xml:space="preserve"> </w:t>
      </w:r>
      <w:proofErr w:type="spellStart"/>
      <w:r>
        <w:t>distante</w:t>
      </w:r>
      <w:proofErr w:type="spellEnd"/>
      <w:r>
        <w:t xml:space="preserve"> </w:t>
      </w:r>
      <w:proofErr w:type="spellStart"/>
      <w:r>
        <w:t>si</w:t>
      </w:r>
      <w:proofErr w:type="spellEnd"/>
      <w:r>
        <w:t xml:space="preserve"> </w:t>
      </w:r>
      <w:proofErr w:type="spellStart"/>
      <w:r>
        <w:t>os</w:t>
      </w:r>
      <w:proofErr w:type="spellEnd"/>
      <w:r>
        <w:t xml:space="preserve"> </w:t>
      </w:r>
      <w:proofErr w:type="spellStart"/>
      <w:r>
        <w:t>había</w:t>
      </w:r>
      <w:proofErr w:type="spellEnd"/>
      <w:r>
        <w:t xml:space="preserve"> </w:t>
      </w:r>
      <w:proofErr w:type="spellStart"/>
      <w:r>
        <w:t>prometido</w:t>
      </w:r>
      <w:proofErr w:type="spellEnd"/>
      <w:r>
        <w:t xml:space="preserve"> </w:t>
      </w:r>
      <w:proofErr w:type="spellStart"/>
      <w:r>
        <w:t>venir</w:t>
      </w:r>
      <w:proofErr w:type="spellEnd"/>
      <w:r>
        <w:t xml:space="preserve"> de nuevo a </w:t>
      </w:r>
      <w:proofErr w:type="spellStart"/>
      <w:r>
        <w:t>conversar</w:t>
      </w:r>
      <w:proofErr w:type="spellEnd"/>
      <w:r>
        <w:t xml:space="preserve"> con </w:t>
      </w:r>
      <w:proofErr w:type="spellStart"/>
      <w:r>
        <w:t>vosotros</w:t>
      </w:r>
      <w:proofErr w:type="spellEnd"/>
      <w:r>
        <w:t xml:space="preserve">? No </w:t>
      </w:r>
      <w:proofErr w:type="spellStart"/>
      <w:r>
        <w:t>estáis</w:t>
      </w:r>
      <w:proofErr w:type="spellEnd"/>
      <w:r>
        <w:t xml:space="preserve"> solos </w:t>
      </w:r>
      <w:proofErr w:type="spellStart"/>
      <w:r>
        <w:t>en</w:t>
      </w:r>
      <w:proofErr w:type="spellEnd"/>
      <w:r>
        <w:t xml:space="preserve"> </w:t>
      </w:r>
      <w:proofErr w:type="spellStart"/>
      <w:r>
        <w:t>vuestras</w:t>
      </w:r>
      <w:proofErr w:type="spellEnd"/>
      <w:r>
        <w:t xml:space="preserve"> </w:t>
      </w:r>
      <w:proofErr w:type="spellStart"/>
      <w:r>
        <w:t>penas</w:t>
      </w:r>
      <w:proofErr w:type="spellEnd"/>
      <w:r>
        <w:t xml:space="preserve"> </w:t>
      </w:r>
      <w:proofErr w:type="spellStart"/>
      <w:r>
        <w:t>porque</w:t>
      </w:r>
      <w:proofErr w:type="spellEnd"/>
      <w:r>
        <w:t xml:space="preserve"> </w:t>
      </w:r>
      <w:proofErr w:type="spellStart"/>
      <w:r>
        <w:t>Yo</w:t>
      </w:r>
      <w:proofErr w:type="spellEnd"/>
      <w:r>
        <w:t xml:space="preserve"> </w:t>
      </w:r>
      <w:proofErr w:type="spellStart"/>
      <w:r>
        <w:t>precedo</w:t>
      </w:r>
      <w:proofErr w:type="spellEnd"/>
      <w:r>
        <w:t xml:space="preserve"> </w:t>
      </w:r>
      <w:proofErr w:type="spellStart"/>
      <w:r>
        <w:t>vuestros</w:t>
      </w:r>
      <w:proofErr w:type="spellEnd"/>
      <w:r>
        <w:t xml:space="preserve"> pasos </w:t>
      </w:r>
      <w:proofErr w:type="spellStart"/>
      <w:r>
        <w:t>aun</w:t>
      </w:r>
      <w:proofErr w:type="spellEnd"/>
      <w:r>
        <w:t xml:space="preserve"> </w:t>
      </w:r>
      <w:proofErr w:type="spellStart"/>
      <w:r>
        <w:t>cuando</w:t>
      </w:r>
      <w:proofErr w:type="spellEnd"/>
      <w:r>
        <w:t xml:space="preserve"> </w:t>
      </w:r>
      <w:proofErr w:type="spellStart"/>
      <w:r>
        <w:t>muchas</w:t>
      </w:r>
      <w:proofErr w:type="spellEnd"/>
      <w:r>
        <w:t xml:space="preserve"> </w:t>
      </w:r>
      <w:proofErr w:type="spellStart"/>
      <w:r>
        <w:t>veces</w:t>
      </w:r>
      <w:proofErr w:type="spellEnd"/>
      <w:r>
        <w:t xml:space="preserve"> </w:t>
      </w:r>
      <w:proofErr w:type="spellStart"/>
      <w:r>
        <w:t>faltéis</w:t>
      </w:r>
      <w:proofErr w:type="spellEnd"/>
      <w:r>
        <w:t xml:space="preserve"> a la </w:t>
      </w:r>
      <w:proofErr w:type="spellStart"/>
      <w:r>
        <w:t>fe</w:t>
      </w:r>
      <w:proofErr w:type="spellEnd"/>
      <w:r>
        <w:t xml:space="preserve"> y a la </w:t>
      </w:r>
      <w:proofErr w:type="spellStart"/>
      <w:r>
        <w:t>confianza</w:t>
      </w:r>
      <w:proofErr w:type="spellEnd"/>
      <w:r>
        <w:t xml:space="preserve"> </w:t>
      </w:r>
      <w:proofErr w:type="spellStart"/>
      <w:r>
        <w:t>en</w:t>
      </w:r>
      <w:proofErr w:type="spellEnd"/>
      <w:r>
        <w:t xml:space="preserve"> </w:t>
      </w:r>
      <w:proofErr w:type="spellStart"/>
      <w:r>
        <w:t>Mí</w:t>
      </w:r>
      <w:proofErr w:type="spellEnd"/>
      <w:r>
        <w:t xml:space="preserve">, y con </w:t>
      </w:r>
      <w:proofErr w:type="spellStart"/>
      <w:r>
        <w:t>ello</w:t>
      </w:r>
      <w:proofErr w:type="spellEnd"/>
      <w:r>
        <w:t xml:space="preserve"> </w:t>
      </w:r>
      <w:proofErr w:type="spellStart"/>
      <w:r>
        <w:t>retardáis</w:t>
      </w:r>
      <w:proofErr w:type="spellEnd"/>
      <w:r>
        <w:t xml:space="preserve"> </w:t>
      </w:r>
      <w:proofErr w:type="spellStart"/>
      <w:r>
        <w:t>vuestra</w:t>
      </w:r>
      <w:proofErr w:type="spellEnd"/>
      <w:r>
        <w:t xml:space="preserve"> </w:t>
      </w:r>
      <w:proofErr w:type="spellStart"/>
      <w:r>
        <w:t>llegada</w:t>
      </w:r>
      <w:proofErr w:type="spellEnd"/>
      <w:r>
        <w:t xml:space="preserve"> a la morada </w:t>
      </w:r>
      <w:proofErr w:type="spellStart"/>
      <w:r>
        <w:t>que</w:t>
      </w:r>
      <w:proofErr w:type="spellEnd"/>
      <w:r>
        <w:t xml:space="preserve"> </w:t>
      </w:r>
      <w:proofErr w:type="spellStart"/>
      <w:r>
        <w:t>os</w:t>
      </w:r>
      <w:proofErr w:type="spellEnd"/>
      <w:r>
        <w:t xml:space="preserve"> </w:t>
      </w:r>
      <w:proofErr w:type="spellStart"/>
      <w:r>
        <w:t>espera</w:t>
      </w:r>
      <w:proofErr w:type="spellEnd"/>
      <w:r>
        <w:t xml:space="preserve">. </w:t>
      </w:r>
    </w:p>
    <w:p w14:paraId="3BF56008" w14:textId="77777777" w:rsidR="00F50769" w:rsidRDefault="00F50769" w:rsidP="00F50769">
      <w:r>
        <w:t xml:space="preserve">50. No </w:t>
      </w:r>
      <w:proofErr w:type="spellStart"/>
      <w:r>
        <w:t>desconozcáis</w:t>
      </w:r>
      <w:proofErr w:type="spellEnd"/>
      <w:r>
        <w:t xml:space="preserve"> </w:t>
      </w:r>
      <w:proofErr w:type="spellStart"/>
      <w:r>
        <w:t>vuestros</w:t>
      </w:r>
      <w:proofErr w:type="spellEnd"/>
      <w:r>
        <w:t xml:space="preserve"> </w:t>
      </w:r>
      <w:proofErr w:type="spellStart"/>
      <w:r>
        <w:t>deberes</w:t>
      </w:r>
      <w:proofErr w:type="spellEnd"/>
      <w:r>
        <w:t xml:space="preserve">, </w:t>
      </w:r>
      <w:proofErr w:type="spellStart"/>
      <w:r>
        <w:t>pensad</w:t>
      </w:r>
      <w:proofErr w:type="spellEnd"/>
      <w:r>
        <w:t xml:space="preserve"> </w:t>
      </w:r>
      <w:proofErr w:type="spellStart"/>
      <w:r>
        <w:t>que</w:t>
      </w:r>
      <w:proofErr w:type="spellEnd"/>
      <w:r>
        <w:t xml:space="preserve"> </w:t>
      </w:r>
      <w:proofErr w:type="spellStart"/>
      <w:r>
        <w:t>vuestra</w:t>
      </w:r>
      <w:proofErr w:type="spellEnd"/>
      <w:r>
        <w:t xml:space="preserve"> </w:t>
      </w:r>
      <w:proofErr w:type="spellStart"/>
      <w:r>
        <w:t>cruz</w:t>
      </w:r>
      <w:proofErr w:type="spellEnd"/>
      <w:r>
        <w:t xml:space="preserve"> no es </w:t>
      </w:r>
      <w:proofErr w:type="spellStart"/>
      <w:r>
        <w:t>pesada</w:t>
      </w:r>
      <w:proofErr w:type="spellEnd"/>
      <w:r>
        <w:t xml:space="preserve"> </w:t>
      </w:r>
      <w:proofErr w:type="spellStart"/>
      <w:r>
        <w:t>si</w:t>
      </w:r>
      <w:proofErr w:type="spellEnd"/>
      <w:r>
        <w:t xml:space="preserve"> </w:t>
      </w:r>
      <w:proofErr w:type="spellStart"/>
      <w:r>
        <w:t>sabéis</w:t>
      </w:r>
      <w:proofErr w:type="spellEnd"/>
      <w:r>
        <w:t xml:space="preserve"> </w:t>
      </w:r>
      <w:proofErr w:type="spellStart"/>
      <w:r>
        <w:t>llevarla</w:t>
      </w:r>
      <w:proofErr w:type="spellEnd"/>
      <w:r>
        <w:t xml:space="preserve"> con </w:t>
      </w:r>
      <w:proofErr w:type="spellStart"/>
      <w:r>
        <w:t>sumisión</w:t>
      </w:r>
      <w:proofErr w:type="spellEnd"/>
      <w:r>
        <w:t xml:space="preserve"> y amor. </w:t>
      </w:r>
      <w:proofErr w:type="spellStart"/>
      <w:r>
        <w:t>Quiero</w:t>
      </w:r>
      <w:proofErr w:type="spellEnd"/>
      <w:r>
        <w:t xml:space="preserve"> </w:t>
      </w:r>
      <w:proofErr w:type="spellStart"/>
      <w:r>
        <w:t>veros</w:t>
      </w:r>
      <w:proofErr w:type="spellEnd"/>
      <w:r>
        <w:t xml:space="preserve"> </w:t>
      </w:r>
      <w:proofErr w:type="spellStart"/>
      <w:r>
        <w:t>sonreír</w:t>
      </w:r>
      <w:proofErr w:type="spellEnd"/>
      <w:r>
        <w:t xml:space="preserve"> y </w:t>
      </w:r>
      <w:proofErr w:type="spellStart"/>
      <w:r>
        <w:t>vivir</w:t>
      </w:r>
      <w:proofErr w:type="spellEnd"/>
      <w:r>
        <w:t xml:space="preserve"> </w:t>
      </w:r>
      <w:proofErr w:type="spellStart"/>
      <w:r>
        <w:t>en</w:t>
      </w:r>
      <w:proofErr w:type="spellEnd"/>
      <w:r>
        <w:t xml:space="preserve"> </w:t>
      </w:r>
      <w:proofErr w:type="spellStart"/>
      <w:r>
        <w:t>paz</w:t>
      </w:r>
      <w:proofErr w:type="spellEnd"/>
      <w:r>
        <w:t xml:space="preserve">, </w:t>
      </w:r>
      <w:proofErr w:type="spellStart"/>
      <w:r>
        <w:t>quiero</w:t>
      </w:r>
      <w:proofErr w:type="spellEnd"/>
      <w:r>
        <w:t xml:space="preserve"> </w:t>
      </w:r>
      <w:proofErr w:type="spellStart"/>
      <w:r>
        <w:t>ver</w:t>
      </w:r>
      <w:proofErr w:type="spellEnd"/>
      <w:r>
        <w:t xml:space="preserve"> </w:t>
      </w:r>
      <w:proofErr w:type="spellStart"/>
      <w:r>
        <w:t>en</w:t>
      </w:r>
      <w:proofErr w:type="spellEnd"/>
      <w:r>
        <w:t xml:space="preserve"> </w:t>
      </w:r>
      <w:proofErr w:type="spellStart"/>
      <w:r>
        <w:t>vuestros</w:t>
      </w:r>
      <w:proofErr w:type="spellEnd"/>
      <w:r>
        <w:t xml:space="preserve"> </w:t>
      </w:r>
      <w:proofErr w:type="spellStart"/>
      <w:r>
        <w:t>hogares</w:t>
      </w:r>
      <w:proofErr w:type="spellEnd"/>
      <w:r>
        <w:t xml:space="preserve"> las </w:t>
      </w:r>
      <w:proofErr w:type="spellStart"/>
      <w:r>
        <w:t>más</w:t>
      </w:r>
      <w:proofErr w:type="spellEnd"/>
      <w:r>
        <w:t xml:space="preserve"> </w:t>
      </w:r>
      <w:proofErr w:type="spellStart"/>
      <w:r>
        <w:t>sanas</w:t>
      </w:r>
      <w:proofErr w:type="spellEnd"/>
      <w:r>
        <w:t xml:space="preserve"> </w:t>
      </w:r>
      <w:proofErr w:type="spellStart"/>
      <w:r>
        <w:t>alegrías</w:t>
      </w:r>
      <w:proofErr w:type="spellEnd"/>
      <w:r>
        <w:t xml:space="preserve">. </w:t>
      </w:r>
    </w:p>
    <w:p w14:paraId="4F71D78A" w14:textId="77777777" w:rsidR="00F50769" w:rsidRDefault="00F50769" w:rsidP="00F50769">
      <w:r>
        <w:t xml:space="preserve">51. No </w:t>
      </w:r>
      <w:proofErr w:type="spellStart"/>
      <w:r>
        <w:t>podréis</w:t>
      </w:r>
      <w:proofErr w:type="spellEnd"/>
      <w:r>
        <w:t xml:space="preserve"> </w:t>
      </w:r>
      <w:proofErr w:type="spellStart"/>
      <w:r>
        <w:t>decir</w:t>
      </w:r>
      <w:proofErr w:type="spellEnd"/>
      <w:r>
        <w:t xml:space="preserve"> </w:t>
      </w:r>
      <w:proofErr w:type="spellStart"/>
      <w:r>
        <w:t>que</w:t>
      </w:r>
      <w:proofErr w:type="spellEnd"/>
      <w:r>
        <w:t xml:space="preserve"> mi palabra no sea </w:t>
      </w:r>
      <w:proofErr w:type="spellStart"/>
      <w:r>
        <w:t>clara</w:t>
      </w:r>
      <w:proofErr w:type="spellEnd"/>
      <w:r>
        <w:t xml:space="preserve"> o </w:t>
      </w:r>
      <w:proofErr w:type="spellStart"/>
      <w:r>
        <w:t>que</w:t>
      </w:r>
      <w:proofErr w:type="spellEnd"/>
      <w:r>
        <w:t xml:space="preserve"> </w:t>
      </w:r>
      <w:proofErr w:type="spellStart"/>
      <w:r>
        <w:t>encierre</w:t>
      </w:r>
      <w:proofErr w:type="spellEnd"/>
      <w:r>
        <w:t xml:space="preserve"> </w:t>
      </w:r>
      <w:proofErr w:type="spellStart"/>
      <w:r>
        <w:t>imperfecciones</w:t>
      </w:r>
      <w:proofErr w:type="spellEnd"/>
      <w:r>
        <w:t xml:space="preserve">, </w:t>
      </w:r>
      <w:proofErr w:type="spellStart"/>
      <w:r>
        <w:t>porque</w:t>
      </w:r>
      <w:proofErr w:type="spellEnd"/>
      <w:r>
        <w:t xml:space="preserve"> de </w:t>
      </w:r>
      <w:proofErr w:type="spellStart"/>
      <w:r>
        <w:t>Mí</w:t>
      </w:r>
      <w:proofErr w:type="spellEnd"/>
      <w:r>
        <w:t xml:space="preserve">, no </w:t>
      </w:r>
      <w:proofErr w:type="spellStart"/>
      <w:r>
        <w:t>podrá</w:t>
      </w:r>
      <w:proofErr w:type="spellEnd"/>
      <w:r>
        <w:t xml:space="preserve"> </w:t>
      </w:r>
      <w:proofErr w:type="spellStart"/>
      <w:r>
        <w:t>brotar</w:t>
      </w:r>
      <w:proofErr w:type="spellEnd"/>
      <w:r>
        <w:t xml:space="preserve"> </w:t>
      </w:r>
      <w:proofErr w:type="spellStart"/>
      <w:r>
        <w:t>confusión</w:t>
      </w:r>
      <w:proofErr w:type="spellEnd"/>
      <w:r>
        <w:t xml:space="preserve"> </w:t>
      </w:r>
      <w:proofErr w:type="spellStart"/>
      <w:r>
        <w:t>alguna</w:t>
      </w:r>
      <w:proofErr w:type="spellEnd"/>
      <w:r>
        <w:t xml:space="preserve">. Si </w:t>
      </w:r>
      <w:proofErr w:type="spellStart"/>
      <w:r>
        <w:t>encontraseis</w:t>
      </w:r>
      <w:proofErr w:type="spellEnd"/>
      <w:r>
        <w:t xml:space="preserve"> </w:t>
      </w:r>
      <w:proofErr w:type="spellStart"/>
      <w:r>
        <w:t>en</w:t>
      </w:r>
      <w:proofErr w:type="spellEnd"/>
      <w:r>
        <w:t xml:space="preserve"> </w:t>
      </w:r>
      <w:proofErr w:type="spellStart"/>
      <w:r>
        <w:t>ella</w:t>
      </w:r>
      <w:proofErr w:type="spellEnd"/>
      <w:r>
        <w:t xml:space="preserve"> </w:t>
      </w:r>
      <w:proofErr w:type="spellStart"/>
      <w:r>
        <w:t>algún</w:t>
      </w:r>
      <w:proofErr w:type="spellEnd"/>
      <w:r>
        <w:t xml:space="preserve"> error, </w:t>
      </w:r>
      <w:proofErr w:type="spellStart"/>
      <w:r>
        <w:t>atribuidlo</w:t>
      </w:r>
      <w:proofErr w:type="spellEnd"/>
      <w:r>
        <w:t xml:space="preserve"> a la mala </w:t>
      </w:r>
      <w:proofErr w:type="spellStart"/>
      <w:r>
        <w:t>interpretación</w:t>
      </w:r>
      <w:proofErr w:type="spellEnd"/>
      <w:r>
        <w:t xml:space="preserve"> del </w:t>
      </w:r>
      <w:proofErr w:type="spellStart"/>
      <w:r>
        <w:t>portavoz</w:t>
      </w:r>
      <w:proofErr w:type="spellEnd"/>
      <w:r>
        <w:t xml:space="preserve">, o a </w:t>
      </w:r>
      <w:proofErr w:type="spellStart"/>
      <w:r>
        <w:t>vuestra</w:t>
      </w:r>
      <w:proofErr w:type="spellEnd"/>
      <w:r>
        <w:t xml:space="preserve"> mala </w:t>
      </w:r>
      <w:proofErr w:type="spellStart"/>
      <w:r>
        <w:t>comprensión</w:t>
      </w:r>
      <w:proofErr w:type="spellEnd"/>
      <w:r>
        <w:t xml:space="preserve">, mas </w:t>
      </w:r>
      <w:proofErr w:type="spellStart"/>
      <w:r>
        <w:t>nunca</w:t>
      </w:r>
      <w:proofErr w:type="spellEnd"/>
      <w:r>
        <w:t xml:space="preserve"> a mi </w:t>
      </w:r>
      <w:proofErr w:type="spellStart"/>
      <w:r>
        <w:t>Doctrina</w:t>
      </w:r>
      <w:proofErr w:type="spellEnd"/>
      <w:r>
        <w:t xml:space="preserve">. ¡Ay del </w:t>
      </w:r>
      <w:proofErr w:type="spellStart"/>
      <w:r>
        <w:t>portavoz</w:t>
      </w:r>
      <w:proofErr w:type="spellEnd"/>
      <w:r>
        <w:t xml:space="preserve"> </w:t>
      </w:r>
      <w:proofErr w:type="spellStart"/>
      <w:r>
        <w:t>que</w:t>
      </w:r>
      <w:proofErr w:type="spellEnd"/>
      <w:r>
        <w:t xml:space="preserve"> </w:t>
      </w:r>
      <w:proofErr w:type="spellStart"/>
      <w:r>
        <w:t>desvirtúe</w:t>
      </w:r>
      <w:proofErr w:type="spellEnd"/>
      <w:r>
        <w:t xml:space="preserve"> mi palabra! ¡Ay de </w:t>
      </w:r>
      <w:proofErr w:type="spellStart"/>
      <w:r>
        <w:t>aquel</w:t>
      </w:r>
      <w:proofErr w:type="spellEnd"/>
      <w:r>
        <w:t xml:space="preserve"> </w:t>
      </w:r>
      <w:proofErr w:type="spellStart"/>
      <w:r>
        <w:t>que</w:t>
      </w:r>
      <w:proofErr w:type="spellEnd"/>
      <w:r>
        <w:t xml:space="preserve"> </w:t>
      </w:r>
      <w:proofErr w:type="spellStart"/>
      <w:r>
        <w:t>transmitiere</w:t>
      </w:r>
      <w:proofErr w:type="spellEnd"/>
      <w:r>
        <w:t xml:space="preserve"> </w:t>
      </w:r>
    </w:p>
    <w:p w14:paraId="5D66B1A8" w14:textId="77777777" w:rsidR="00F50769" w:rsidRDefault="00F50769" w:rsidP="00F50769">
      <w:r>
        <w:lastRenderedPageBreak/>
        <w:t xml:space="preserve">mal y </w:t>
      </w:r>
      <w:proofErr w:type="spellStart"/>
      <w:r>
        <w:t>profanare</w:t>
      </w:r>
      <w:proofErr w:type="spellEnd"/>
      <w:r>
        <w:t xml:space="preserve"> mi </w:t>
      </w:r>
      <w:proofErr w:type="spellStart"/>
      <w:r>
        <w:t>enseñanza</w:t>
      </w:r>
      <w:proofErr w:type="spellEnd"/>
      <w:r>
        <w:t xml:space="preserve">, </w:t>
      </w:r>
      <w:proofErr w:type="spellStart"/>
      <w:r>
        <w:t>porque</w:t>
      </w:r>
      <w:proofErr w:type="spellEnd"/>
      <w:r>
        <w:t xml:space="preserve"> </w:t>
      </w:r>
      <w:proofErr w:type="spellStart"/>
      <w:r>
        <w:t>sufrirá</w:t>
      </w:r>
      <w:proofErr w:type="spellEnd"/>
      <w:r>
        <w:t xml:space="preserve"> </w:t>
      </w:r>
      <w:proofErr w:type="spellStart"/>
      <w:r>
        <w:t>el</w:t>
      </w:r>
      <w:proofErr w:type="spellEnd"/>
      <w:r>
        <w:t xml:space="preserve"> </w:t>
      </w:r>
      <w:proofErr w:type="spellStart"/>
      <w:r>
        <w:t>incesante</w:t>
      </w:r>
      <w:proofErr w:type="spellEnd"/>
      <w:r>
        <w:t xml:space="preserve"> </w:t>
      </w:r>
      <w:proofErr w:type="spellStart"/>
      <w:r>
        <w:t>reclamo</w:t>
      </w:r>
      <w:proofErr w:type="spellEnd"/>
      <w:r>
        <w:t xml:space="preserve"> de </w:t>
      </w:r>
      <w:proofErr w:type="spellStart"/>
      <w:r>
        <w:t>su</w:t>
      </w:r>
      <w:proofErr w:type="spellEnd"/>
      <w:r>
        <w:t xml:space="preserve"> </w:t>
      </w:r>
      <w:proofErr w:type="spellStart"/>
      <w:r>
        <w:t>conciencia</w:t>
      </w:r>
      <w:proofErr w:type="spellEnd"/>
      <w:r>
        <w:t xml:space="preserve"> y </w:t>
      </w:r>
      <w:proofErr w:type="spellStart"/>
      <w:r>
        <w:t>perderá</w:t>
      </w:r>
      <w:proofErr w:type="spellEnd"/>
      <w:r>
        <w:t xml:space="preserve"> la </w:t>
      </w:r>
      <w:proofErr w:type="spellStart"/>
      <w:r>
        <w:t>paz</w:t>
      </w:r>
      <w:proofErr w:type="spellEnd"/>
      <w:r>
        <w:t xml:space="preserve"> de </w:t>
      </w:r>
      <w:proofErr w:type="spellStart"/>
      <w:r>
        <w:t>su</w:t>
      </w:r>
      <w:proofErr w:type="spellEnd"/>
      <w:r>
        <w:t xml:space="preserve"> </w:t>
      </w:r>
      <w:proofErr w:type="spellStart"/>
      <w:r>
        <w:t>espíritu</w:t>
      </w:r>
      <w:proofErr w:type="spellEnd"/>
      <w:r>
        <w:t xml:space="preserve">! </w:t>
      </w:r>
    </w:p>
    <w:p w14:paraId="47BA62C8" w14:textId="77777777" w:rsidR="00F50769" w:rsidRDefault="00F50769" w:rsidP="00F50769">
      <w:r>
        <w:t xml:space="preserve">52. No </w:t>
      </w:r>
      <w:proofErr w:type="spellStart"/>
      <w:r>
        <w:t>temáis</w:t>
      </w:r>
      <w:proofErr w:type="spellEnd"/>
      <w:r>
        <w:t xml:space="preserve"> ser </w:t>
      </w:r>
      <w:proofErr w:type="spellStart"/>
      <w:r>
        <w:t>escudriñados</w:t>
      </w:r>
      <w:proofErr w:type="spellEnd"/>
      <w:r>
        <w:t xml:space="preserve"> </w:t>
      </w:r>
      <w:proofErr w:type="spellStart"/>
      <w:r>
        <w:t>en</w:t>
      </w:r>
      <w:proofErr w:type="spellEnd"/>
      <w:r>
        <w:t xml:space="preserve"> </w:t>
      </w:r>
      <w:proofErr w:type="spellStart"/>
      <w:r>
        <w:t>vuestra</w:t>
      </w:r>
      <w:proofErr w:type="spellEnd"/>
      <w:r>
        <w:t xml:space="preserve"> </w:t>
      </w:r>
      <w:proofErr w:type="spellStart"/>
      <w:r>
        <w:t>vida</w:t>
      </w:r>
      <w:proofErr w:type="spellEnd"/>
      <w:r>
        <w:t xml:space="preserve"> o ser </w:t>
      </w:r>
      <w:proofErr w:type="spellStart"/>
      <w:r>
        <w:t>puestos</w:t>
      </w:r>
      <w:proofErr w:type="spellEnd"/>
      <w:r>
        <w:t xml:space="preserve"> a </w:t>
      </w:r>
      <w:proofErr w:type="spellStart"/>
      <w:r>
        <w:t>prueba</w:t>
      </w:r>
      <w:proofErr w:type="spellEnd"/>
      <w:r>
        <w:t xml:space="preserve"> </w:t>
      </w:r>
      <w:proofErr w:type="spellStart"/>
      <w:r>
        <w:t>por</w:t>
      </w:r>
      <w:proofErr w:type="spellEnd"/>
      <w:r>
        <w:t xml:space="preserve"> </w:t>
      </w:r>
      <w:proofErr w:type="spellStart"/>
      <w:r>
        <w:t>vuestros</w:t>
      </w:r>
      <w:proofErr w:type="spellEnd"/>
      <w:r>
        <w:t xml:space="preserve"> </w:t>
      </w:r>
      <w:proofErr w:type="spellStart"/>
      <w:r>
        <w:t>hermanos</w:t>
      </w:r>
      <w:proofErr w:type="spellEnd"/>
      <w:r>
        <w:t xml:space="preserve">, </w:t>
      </w:r>
      <w:proofErr w:type="spellStart"/>
      <w:r>
        <w:t>temed</w:t>
      </w:r>
      <w:proofErr w:type="spellEnd"/>
      <w:r>
        <w:t xml:space="preserve"> a </w:t>
      </w:r>
      <w:proofErr w:type="spellStart"/>
      <w:r>
        <w:t>pecar</w:t>
      </w:r>
      <w:proofErr w:type="spellEnd"/>
      <w:r>
        <w:t xml:space="preserve">, </w:t>
      </w:r>
      <w:proofErr w:type="spellStart"/>
      <w:r>
        <w:t>porque</w:t>
      </w:r>
      <w:proofErr w:type="spellEnd"/>
      <w:r>
        <w:t xml:space="preserve"> </w:t>
      </w:r>
      <w:proofErr w:type="spellStart"/>
      <w:r>
        <w:t>aunque</w:t>
      </w:r>
      <w:proofErr w:type="spellEnd"/>
      <w:r>
        <w:t xml:space="preserve"> lo </w:t>
      </w:r>
      <w:proofErr w:type="spellStart"/>
      <w:r>
        <w:t>hicieseis</w:t>
      </w:r>
      <w:proofErr w:type="spellEnd"/>
      <w:r>
        <w:t xml:space="preserve"> </w:t>
      </w:r>
      <w:proofErr w:type="spellStart"/>
      <w:r>
        <w:t>en</w:t>
      </w:r>
      <w:proofErr w:type="spellEnd"/>
      <w:r>
        <w:t xml:space="preserve"> </w:t>
      </w:r>
      <w:proofErr w:type="spellStart"/>
      <w:r>
        <w:t>el</w:t>
      </w:r>
      <w:proofErr w:type="spellEnd"/>
      <w:r>
        <w:t xml:space="preserve"> </w:t>
      </w:r>
      <w:proofErr w:type="spellStart"/>
      <w:r>
        <w:t>fondo</w:t>
      </w:r>
      <w:proofErr w:type="spellEnd"/>
      <w:r>
        <w:t xml:space="preserve"> de </w:t>
      </w:r>
      <w:proofErr w:type="spellStart"/>
      <w:r>
        <w:t>vuestro</w:t>
      </w:r>
      <w:proofErr w:type="spellEnd"/>
      <w:r>
        <w:t xml:space="preserve"> </w:t>
      </w:r>
      <w:proofErr w:type="spellStart"/>
      <w:r>
        <w:t>corazón</w:t>
      </w:r>
      <w:proofErr w:type="spellEnd"/>
      <w:r>
        <w:t xml:space="preserve">, a Mi nada </w:t>
      </w:r>
      <w:proofErr w:type="spellStart"/>
      <w:r>
        <w:t>podríais</w:t>
      </w:r>
      <w:proofErr w:type="spellEnd"/>
      <w:r>
        <w:t xml:space="preserve"> </w:t>
      </w:r>
      <w:proofErr w:type="spellStart"/>
      <w:r>
        <w:t>ocultarme</w:t>
      </w:r>
      <w:proofErr w:type="spellEnd"/>
      <w:r>
        <w:t xml:space="preserve">. </w:t>
      </w:r>
    </w:p>
    <w:p w14:paraId="546C69F2" w14:textId="77777777" w:rsidR="00F50769" w:rsidRDefault="00F50769" w:rsidP="00F50769">
      <w:r>
        <w:t xml:space="preserve">53. Esta es la Era de la </w:t>
      </w:r>
      <w:proofErr w:type="spellStart"/>
      <w:r>
        <w:t>espiritualidad</w:t>
      </w:r>
      <w:proofErr w:type="spellEnd"/>
      <w:r>
        <w:t xml:space="preserve"> </w:t>
      </w:r>
      <w:proofErr w:type="spellStart"/>
      <w:r>
        <w:t>en</w:t>
      </w:r>
      <w:proofErr w:type="spellEnd"/>
      <w:r>
        <w:t xml:space="preserve"> la </w:t>
      </w:r>
      <w:proofErr w:type="spellStart"/>
      <w:r>
        <w:t>que</w:t>
      </w:r>
      <w:proofErr w:type="spellEnd"/>
      <w:r>
        <w:t xml:space="preserve"> </w:t>
      </w:r>
      <w:proofErr w:type="spellStart"/>
      <w:r>
        <w:t>pondréis</w:t>
      </w:r>
      <w:proofErr w:type="spellEnd"/>
      <w:r>
        <w:t xml:space="preserve"> </w:t>
      </w:r>
      <w:proofErr w:type="spellStart"/>
      <w:r>
        <w:t>los</w:t>
      </w:r>
      <w:proofErr w:type="spellEnd"/>
      <w:r>
        <w:t xml:space="preserve"> </w:t>
      </w:r>
      <w:proofErr w:type="spellStart"/>
      <w:r>
        <w:t>cimientos</w:t>
      </w:r>
      <w:proofErr w:type="spellEnd"/>
      <w:r>
        <w:t xml:space="preserve"> del </w:t>
      </w:r>
      <w:proofErr w:type="spellStart"/>
      <w:r>
        <w:t>verdadero</w:t>
      </w:r>
      <w:proofErr w:type="spellEnd"/>
      <w:r>
        <w:t xml:space="preserve"> </w:t>
      </w:r>
      <w:proofErr w:type="spellStart"/>
      <w:r>
        <w:t>templo</w:t>
      </w:r>
      <w:proofErr w:type="spellEnd"/>
      <w:r>
        <w:t xml:space="preserve"> </w:t>
      </w:r>
      <w:proofErr w:type="spellStart"/>
      <w:r>
        <w:t>en</w:t>
      </w:r>
      <w:proofErr w:type="spellEnd"/>
      <w:r>
        <w:t xml:space="preserve"> </w:t>
      </w:r>
      <w:proofErr w:type="spellStart"/>
      <w:r>
        <w:t>el</w:t>
      </w:r>
      <w:proofErr w:type="spellEnd"/>
      <w:r>
        <w:t xml:space="preserve"> </w:t>
      </w:r>
      <w:proofErr w:type="spellStart"/>
      <w:r>
        <w:t>que</w:t>
      </w:r>
      <w:proofErr w:type="spellEnd"/>
      <w:r>
        <w:t xml:space="preserve"> </w:t>
      </w:r>
      <w:proofErr w:type="spellStart"/>
      <w:r>
        <w:t>penetrarán</w:t>
      </w:r>
      <w:proofErr w:type="spellEnd"/>
      <w:r>
        <w:t xml:space="preserve"> </w:t>
      </w:r>
      <w:proofErr w:type="spellStart"/>
      <w:r>
        <w:t>los</w:t>
      </w:r>
      <w:proofErr w:type="spellEnd"/>
      <w:r>
        <w:t xml:space="preserve"> hombres </w:t>
      </w:r>
      <w:proofErr w:type="spellStart"/>
      <w:r>
        <w:t>que</w:t>
      </w:r>
      <w:proofErr w:type="spellEnd"/>
      <w:r>
        <w:t xml:space="preserve"> </w:t>
      </w:r>
      <w:proofErr w:type="spellStart"/>
      <w:r>
        <w:t>habrán</w:t>
      </w:r>
      <w:proofErr w:type="spellEnd"/>
      <w:r>
        <w:t xml:space="preserve"> de </w:t>
      </w:r>
      <w:proofErr w:type="spellStart"/>
      <w:r>
        <w:t>formar</w:t>
      </w:r>
      <w:proofErr w:type="spellEnd"/>
      <w:r>
        <w:t xml:space="preserve"> </w:t>
      </w:r>
      <w:proofErr w:type="spellStart"/>
      <w:r>
        <w:t>una</w:t>
      </w:r>
      <w:proofErr w:type="spellEnd"/>
      <w:r>
        <w:t xml:space="preserve"> </w:t>
      </w:r>
      <w:proofErr w:type="spellStart"/>
      <w:r>
        <w:t>nueva</w:t>
      </w:r>
      <w:proofErr w:type="spellEnd"/>
      <w:r>
        <w:t xml:space="preserve"> </w:t>
      </w:r>
      <w:proofErr w:type="spellStart"/>
      <w:r>
        <w:t>humanidad</w:t>
      </w:r>
      <w:proofErr w:type="spellEnd"/>
      <w:r>
        <w:t xml:space="preserve">. Ya pronto no </w:t>
      </w:r>
      <w:proofErr w:type="spellStart"/>
      <w:r>
        <w:t>precisaréis</w:t>
      </w:r>
      <w:proofErr w:type="spellEnd"/>
      <w:r>
        <w:t xml:space="preserve"> de </w:t>
      </w:r>
      <w:proofErr w:type="spellStart"/>
      <w:r>
        <w:t>guías</w:t>
      </w:r>
      <w:proofErr w:type="spellEnd"/>
      <w:r>
        <w:t xml:space="preserve"> </w:t>
      </w:r>
      <w:proofErr w:type="spellStart"/>
      <w:r>
        <w:t>en</w:t>
      </w:r>
      <w:proofErr w:type="spellEnd"/>
      <w:r>
        <w:t xml:space="preserve"> la Tierra y </w:t>
      </w:r>
      <w:proofErr w:type="spellStart"/>
      <w:r>
        <w:t>entonces</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vendrá</w:t>
      </w:r>
      <w:proofErr w:type="spellEnd"/>
      <w:r>
        <w:t xml:space="preserve"> a </w:t>
      </w:r>
      <w:proofErr w:type="spellStart"/>
      <w:r>
        <w:t>Mí</w:t>
      </w:r>
      <w:proofErr w:type="spellEnd"/>
      <w:r>
        <w:t xml:space="preserve"> a </w:t>
      </w:r>
      <w:proofErr w:type="spellStart"/>
      <w:r>
        <w:t>tomar</w:t>
      </w:r>
      <w:proofErr w:type="spellEnd"/>
      <w:r>
        <w:t xml:space="preserve"> </w:t>
      </w:r>
      <w:proofErr w:type="spellStart"/>
      <w:r>
        <w:t>fuerza</w:t>
      </w:r>
      <w:proofErr w:type="spellEnd"/>
      <w:r>
        <w:t xml:space="preserve"> para </w:t>
      </w:r>
      <w:proofErr w:type="spellStart"/>
      <w:r>
        <w:t>guiaros</w:t>
      </w:r>
      <w:proofErr w:type="spellEnd"/>
      <w:r>
        <w:t xml:space="preserve"> </w:t>
      </w:r>
      <w:proofErr w:type="spellStart"/>
      <w:r>
        <w:t>solamente</w:t>
      </w:r>
      <w:proofErr w:type="spellEnd"/>
      <w:r>
        <w:t xml:space="preserve"> </w:t>
      </w:r>
      <w:proofErr w:type="spellStart"/>
      <w:r>
        <w:t>por</w:t>
      </w:r>
      <w:proofErr w:type="spellEnd"/>
      <w:r>
        <w:t xml:space="preserve"> mi </w:t>
      </w:r>
      <w:proofErr w:type="spellStart"/>
      <w:r>
        <w:t>inspiración</w:t>
      </w:r>
      <w:proofErr w:type="spellEnd"/>
      <w:r>
        <w:t xml:space="preserve">. </w:t>
      </w:r>
    </w:p>
    <w:p w14:paraId="5E295A34" w14:textId="77777777" w:rsidR="00F50769" w:rsidRDefault="00F50769" w:rsidP="00F50769">
      <w:r>
        <w:t xml:space="preserve">54. </w:t>
      </w:r>
      <w:proofErr w:type="spellStart"/>
      <w:r>
        <w:t>Cuánta</w:t>
      </w:r>
      <w:proofErr w:type="spellEnd"/>
      <w:r>
        <w:t xml:space="preserve"> </w:t>
      </w:r>
      <w:proofErr w:type="spellStart"/>
      <w:r>
        <w:t>alegría</w:t>
      </w:r>
      <w:proofErr w:type="spellEnd"/>
      <w:r>
        <w:t xml:space="preserve"> </w:t>
      </w:r>
      <w:proofErr w:type="spellStart"/>
      <w:r>
        <w:t>experimentaréis</w:t>
      </w:r>
      <w:proofErr w:type="spellEnd"/>
      <w:r>
        <w:t xml:space="preserve"> </w:t>
      </w:r>
      <w:proofErr w:type="spellStart"/>
      <w:r>
        <w:t>si</w:t>
      </w:r>
      <w:proofErr w:type="spellEnd"/>
      <w:r>
        <w:t xml:space="preserve"> </w:t>
      </w:r>
      <w:proofErr w:type="spellStart"/>
      <w:r>
        <w:t>cumplís</w:t>
      </w:r>
      <w:proofErr w:type="spellEnd"/>
      <w:r>
        <w:t xml:space="preserve"> con mis </w:t>
      </w:r>
      <w:proofErr w:type="spellStart"/>
      <w:r>
        <w:t>mandatos</w:t>
      </w:r>
      <w:proofErr w:type="spellEnd"/>
      <w:r>
        <w:t xml:space="preserve">, al </w:t>
      </w:r>
      <w:proofErr w:type="spellStart"/>
      <w:r>
        <w:t>mirar</w:t>
      </w:r>
      <w:proofErr w:type="spellEnd"/>
      <w:r>
        <w:t xml:space="preserve"> </w:t>
      </w:r>
      <w:proofErr w:type="spellStart"/>
      <w:r>
        <w:t>multiplicado</w:t>
      </w:r>
      <w:proofErr w:type="spellEnd"/>
      <w:r>
        <w:t xml:space="preserve"> </w:t>
      </w:r>
      <w:proofErr w:type="spellStart"/>
      <w:r>
        <w:t>el</w:t>
      </w:r>
      <w:proofErr w:type="spellEnd"/>
      <w:r>
        <w:t xml:space="preserve"> </w:t>
      </w:r>
      <w:proofErr w:type="spellStart"/>
      <w:r>
        <w:t>número</w:t>
      </w:r>
      <w:proofErr w:type="spellEnd"/>
      <w:r>
        <w:t xml:space="preserve"> de </w:t>
      </w:r>
      <w:proofErr w:type="spellStart"/>
      <w:r>
        <w:t>los</w:t>
      </w:r>
      <w:proofErr w:type="spellEnd"/>
      <w:r>
        <w:t xml:space="preserve"> </w:t>
      </w:r>
      <w:proofErr w:type="spellStart"/>
      <w:r>
        <w:t>que</w:t>
      </w:r>
      <w:proofErr w:type="spellEnd"/>
      <w:r>
        <w:t xml:space="preserve"> me </w:t>
      </w:r>
      <w:proofErr w:type="spellStart"/>
      <w:r>
        <w:t>siguen</w:t>
      </w:r>
      <w:proofErr w:type="spellEnd"/>
      <w:r>
        <w:t xml:space="preserve">; mas </w:t>
      </w:r>
      <w:proofErr w:type="spellStart"/>
      <w:r>
        <w:t>tened</w:t>
      </w:r>
      <w:proofErr w:type="spellEnd"/>
      <w:r>
        <w:t xml:space="preserve"> </w:t>
      </w:r>
      <w:proofErr w:type="spellStart"/>
      <w:r>
        <w:t>presente</w:t>
      </w:r>
      <w:proofErr w:type="spellEnd"/>
      <w:r>
        <w:t xml:space="preserve"> </w:t>
      </w:r>
      <w:proofErr w:type="spellStart"/>
      <w:r>
        <w:t>que</w:t>
      </w:r>
      <w:proofErr w:type="spellEnd"/>
      <w:r>
        <w:t xml:space="preserve"> para </w:t>
      </w:r>
      <w:proofErr w:type="spellStart"/>
      <w:r>
        <w:t>que</w:t>
      </w:r>
      <w:proofErr w:type="spellEnd"/>
      <w:r>
        <w:t xml:space="preserve"> </w:t>
      </w:r>
      <w:proofErr w:type="spellStart"/>
      <w:r>
        <w:t>seáis</w:t>
      </w:r>
      <w:proofErr w:type="spellEnd"/>
      <w:r>
        <w:t xml:space="preserve"> </w:t>
      </w:r>
      <w:proofErr w:type="spellStart"/>
      <w:r>
        <w:t>escuchados</w:t>
      </w:r>
      <w:proofErr w:type="spellEnd"/>
      <w:r>
        <w:t xml:space="preserve"> y </w:t>
      </w:r>
      <w:proofErr w:type="spellStart"/>
      <w:r>
        <w:t>creídos</w:t>
      </w:r>
      <w:proofErr w:type="spellEnd"/>
      <w:r>
        <w:t xml:space="preserve"> </w:t>
      </w:r>
      <w:proofErr w:type="spellStart"/>
      <w:r>
        <w:t>por</w:t>
      </w:r>
      <w:proofErr w:type="spellEnd"/>
      <w:r>
        <w:t xml:space="preserve"> </w:t>
      </w:r>
      <w:proofErr w:type="spellStart"/>
      <w:r>
        <w:t>vuestros</w:t>
      </w:r>
      <w:proofErr w:type="spellEnd"/>
      <w:r>
        <w:t xml:space="preserve"> </w:t>
      </w:r>
      <w:proofErr w:type="spellStart"/>
      <w:r>
        <w:t>hermanos</w:t>
      </w:r>
      <w:proofErr w:type="spellEnd"/>
      <w:r>
        <w:t xml:space="preserve">, </w:t>
      </w:r>
      <w:proofErr w:type="spellStart"/>
      <w:r>
        <w:t>tenéis</w:t>
      </w:r>
      <w:proofErr w:type="spellEnd"/>
      <w:r>
        <w:t xml:space="preserve"> </w:t>
      </w:r>
      <w:proofErr w:type="spellStart"/>
      <w:r>
        <w:t>que</w:t>
      </w:r>
      <w:proofErr w:type="spellEnd"/>
      <w:r>
        <w:t xml:space="preserve"> </w:t>
      </w:r>
      <w:proofErr w:type="spellStart"/>
      <w:r>
        <w:t>prepararos</w:t>
      </w:r>
      <w:proofErr w:type="spellEnd"/>
      <w:r>
        <w:t xml:space="preserve"> </w:t>
      </w:r>
      <w:proofErr w:type="spellStart"/>
      <w:r>
        <w:t>verdaderamente</w:t>
      </w:r>
      <w:proofErr w:type="spellEnd"/>
      <w:r>
        <w:t xml:space="preserve">. </w:t>
      </w:r>
    </w:p>
    <w:p w14:paraId="73766F4E" w14:textId="77777777" w:rsidR="00F50769" w:rsidRDefault="00F50769" w:rsidP="00F50769">
      <w:r>
        <w:t xml:space="preserve">55. Mi palabra </w:t>
      </w:r>
      <w:proofErr w:type="spellStart"/>
      <w:r>
        <w:t>vibra</w:t>
      </w:r>
      <w:proofErr w:type="spellEnd"/>
      <w:r>
        <w:t xml:space="preserve"> </w:t>
      </w:r>
      <w:proofErr w:type="spellStart"/>
      <w:r>
        <w:t>nuevamente</w:t>
      </w:r>
      <w:proofErr w:type="spellEnd"/>
      <w:r>
        <w:t xml:space="preserve"> </w:t>
      </w:r>
      <w:proofErr w:type="spellStart"/>
      <w:r>
        <w:t>en</w:t>
      </w:r>
      <w:proofErr w:type="spellEnd"/>
      <w:r>
        <w:t xml:space="preserve"> las </w:t>
      </w:r>
      <w:proofErr w:type="spellStart"/>
      <w:r>
        <w:t>conciencias</w:t>
      </w:r>
      <w:proofErr w:type="spellEnd"/>
      <w:r>
        <w:t xml:space="preserve"> </w:t>
      </w:r>
      <w:proofErr w:type="spellStart"/>
      <w:r>
        <w:t>por</w:t>
      </w:r>
      <w:proofErr w:type="spellEnd"/>
      <w:r>
        <w:t xml:space="preserve"> </w:t>
      </w:r>
      <w:proofErr w:type="spellStart"/>
      <w:r>
        <w:t>que</w:t>
      </w:r>
      <w:proofErr w:type="spellEnd"/>
      <w:r>
        <w:t xml:space="preserve"> </w:t>
      </w:r>
      <w:proofErr w:type="spellStart"/>
      <w:r>
        <w:t>los</w:t>
      </w:r>
      <w:proofErr w:type="spellEnd"/>
      <w:r>
        <w:t xml:space="preserve"> hombres </w:t>
      </w:r>
      <w:proofErr w:type="spellStart"/>
      <w:r>
        <w:t>caminan</w:t>
      </w:r>
      <w:proofErr w:type="spellEnd"/>
      <w:r>
        <w:t xml:space="preserve"> fuera de la </w:t>
      </w:r>
      <w:proofErr w:type="spellStart"/>
      <w:r>
        <w:t>verdad</w:t>
      </w:r>
      <w:proofErr w:type="spellEnd"/>
      <w:r>
        <w:t xml:space="preserve">. </w:t>
      </w:r>
    </w:p>
    <w:p w14:paraId="2198EB30" w14:textId="77777777" w:rsidR="00F50769" w:rsidRDefault="00F50769" w:rsidP="00F50769">
      <w:r>
        <w:t>56. ¿</w:t>
      </w:r>
      <w:proofErr w:type="spellStart"/>
      <w:r>
        <w:t>Miráis</w:t>
      </w:r>
      <w:proofErr w:type="spellEnd"/>
      <w:r>
        <w:t xml:space="preserve"> </w:t>
      </w:r>
      <w:proofErr w:type="spellStart"/>
      <w:r>
        <w:t>el</w:t>
      </w:r>
      <w:proofErr w:type="spellEnd"/>
      <w:r>
        <w:t xml:space="preserve"> </w:t>
      </w:r>
      <w:proofErr w:type="spellStart"/>
      <w:r>
        <w:t>desequilibrio</w:t>
      </w:r>
      <w:proofErr w:type="spellEnd"/>
      <w:r>
        <w:t xml:space="preserve"> de </w:t>
      </w:r>
      <w:proofErr w:type="spellStart"/>
      <w:r>
        <w:t>los</w:t>
      </w:r>
      <w:proofErr w:type="spellEnd"/>
      <w:r>
        <w:t xml:space="preserve"> </w:t>
      </w:r>
      <w:proofErr w:type="spellStart"/>
      <w:r>
        <w:t>elementos</w:t>
      </w:r>
      <w:proofErr w:type="spellEnd"/>
      <w:r>
        <w:t xml:space="preserve"> de la </w:t>
      </w:r>
      <w:proofErr w:type="spellStart"/>
      <w:r>
        <w:t>Naturaleza</w:t>
      </w:r>
      <w:proofErr w:type="spellEnd"/>
      <w:r>
        <w:t xml:space="preserve"> y </w:t>
      </w:r>
      <w:proofErr w:type="spellStart"/>
      <w:r>
        <w:t>el</w:t>
      </w:r>
      <w:proofErr w:type="spellEnd"/>
      <w:r>
        <w:t xml:space="preserve"> </w:t>
      </w:r>
      <w:proofErr w:type="spellStart"/>
      <w:r>
        <w:t>trastorno</w:t>
      </w:r>
      <w:proofErr w:type="spellEnd"/>
      <w:r>
        <w:t xml:space="preserve"> </w:t>
      </w:r>
      <w:proofErr w:type="spellStart"/>
      <w:r>
        <w:t>que</w:t>
      </w:r>
      <w:proofErr w:type="spellEnd"/>
      <w:r>
        <w:t xml:space="preserve"> </w:t>
      </w:r>
      <w:proofErr w:type="spellStart"/>
      <w:r>
        <w:t>han</w:t>
      </w:r>
      <w:proofErr w:type="spellEnd"/>
      <w:r>
        <w:t xml:space="preserve"> </w:t>
      </w:r>
      <w:proofErr w:type="spellStart"/>
      <w:r>
        <w:t>sufrido</w:t>
      </w:r>
      <w:proofErr w:type="spellEnd"/>
      <w:r>
        <w:t>? ¿</w:t>
      </w:r>
      <w:proofErr w:type="spellStart"/>
      <w:r>
        <w:t>Os</w:t>
      </w:r>
      <w:proofErr w:type="spellEnd"/>
      <w:r>
        <w:t xml:space="preserve"> dais </w:t>
      </w:r>
      <w:proofErr w:type="spellStart"/>
      <w:r>
        <w:t>cuenta</w:t>
      </w:r>
      <w:proofErr w:type="spellEnd"/>
      <w:r>
        <w:t xml:space="preserve"> de </w:t>
      </w:r>
      <w:proofErr w:type="spellStart"/>
      <w:r>
        <w:t>cómo</w:t>
      </w:r>
      <w:proofErr w:type="spellEnd"/>
      <w:r>
        <w:t xml:space="preserve"> </w:t>
      </w:r>
      <w:proofErr w:type="spellStart"/>
      <w:r>
        <w:t>sois</w:t>
      </w:r>
      <w:proofErr w:type="spellEnd"/>
      <w:r>
        <w:t xml:space="preserve"> </w:t>
      </w:r>
      <w:proofErr w:type="spellStart"/>
      <w:r>
        <w:t>tocados</w:t>
      </w:r>
      <w:proofErr w:type="spellEnd"/>
      <w:r>
        <w:t xml:space="preserve"> </w:t>
      </w:r>
      <w:proofErr w:type="spellStart"/>
      <w:r>
        <w:t>por</w:t>
      </w:r>
      <w:proofErr w:type="spellEnd"/>
      <w:r>
        <w:t xml:space="preserve"> sus </w:t>
      </w:r>
      <w:proofErr w:type="spellStart"/>
      <w:r>
        <w:t>fuerzas</w:t>
      </w:r>
      <w:proofErr w:type="spellEnd"/>
      <w:r>
        <w:t xml:space="preserve"> </w:t>
      </w:r>
      <w:proofErr w:type="spellStart"/>
      <w:r>
        <w:t>desatadas</w:t>
      </w:r>
      <w:proofErr w:type="spellEnd"/>
      <w:r>
        <w:t xml:space="preserve">? Es </w:t>
      </w:r>
      <w:proofErr w:type="spellStart"/>
      <w:r>
        <w:t>que</w:t>
      </w:r>
      <w:proofErr w:type="spellEnd"/>
      <w:r>
        <w:t xml:space="preserve"> </w:t>
      </w:r>
      <w:proofErr w:type="spellStart"/>
      <w:r>
        <w:t>habéis</w:t>
      </w:r>
      <w:proofErr w:type="spellEnd"/>
      <w:r>
        <w:t xml:space="preserve"> roto la </w:t>
      </w:r>
      <w:proofErr w:type="spellStart"/>
      <w:r>
        <w:t>armonía</w:t>
      </w:r>
      <w:proofErr w:type="spellEnd"/>
      <w:r>
        <w:t xml:space="preserve"> </w:t>
      </w:r>
      <w:proofErr w:type="spellStart"/>
      <w:r>
        <w:t>que</w:t>
      </w:r>
      <w:proofErr w:type="spellEnd"/>
      <w:r>
        <w:t xml:space="preserve"> </w:t>
      </w:r>
      <w:proofErr w:type="spellStart"/>
      <w:r>
        <w:t>existe</w:t>
      </w:r>
      <w:proofErr w:type="spellEnd"/>
      <w:r>
        <w:t xml:space="preserve"> entre la </w:t>
      </w:r>
      <w:proofErr w:type="spellStart"/>
      <w:r>
        <w:t>vida</w:t>
      </w:r>
      <w:proofErr w:type="spellEnd"/>
      <w:r>
        <w:t xml:space="preserve"> </w:t>
      </w:r>
      <w:proofErr w:type="spellStart"/>
      <w:r>
        <w:t>espiritual</w:t>
      </w:r>
      <w:proofErr w:type="spellEnd"/>
      <w:r>
        <w:t xml:space="preserve"> y la material </w:t>
      </w:r>
      <w:proofErr w:type="spellStart"/>
      <w:r>
        <w:t>provocando</w:t>
      </w:r>
      <w:proofErr w:type="spellEnd"/>
      <w:r>
        <w:t xml:space="preserve"> con </w:t>
      </w:r>
      <w:proofErr w:type="spellStart"/>
      <w:r>
        <w:t>ello</w:t>
      </w:r>
      <w:proofErr w:type="spellEnd"/>
      <w:r>
        <w:t xml:space="preserve"> ese </w:t>
      </w:r>
      <w:proofErr w:type="spellStart"/>
      <w:r>
        <w:t>caos</w:t>
      </w:r>
      <w:proofErr w:type="spellEnd"/>
      <w:r>
        <w:t xml:space="preserve"> </w:t>
      </w:r>
      <w:proofErr w:type="spellStart"/>
      <w:r>
        <w:t>en</w:t>
      </w:r>
      <w:proofErr w:type="spellEnd"/>
      <w:r>
        <w:t xml:space="preserve"> </w:t>
      </w:r>
      <w:proofErr w:type="spellStart"/>
      <w:r>
        <w:t>que</w:t>
      </w:r>
      <w:proofErr w:type="spellEnd"/>
      <w:r>
        <w:t xml:space="preserve"> </w:t>
      </w:r>
      <w:proofErr w:type="spellStart"/>
      <w:r>
        <w:t>os</w:t>
      </w:r>
      <w:proofErr w:type="spellEnd"/>
      <w:r>
        <w:t xml:space="preserve"> </w:t>
      </w:r>
      <w:proofErr w:type="spellStart"/>
      <w:r>
        <w:t>vais</w:t>
      </w:r>
      <w:proofErr w:type="spellEnd"/>
      <w:r>
        <w:t xml:space="preserve"> </w:t>
      </w:r>
      <w:proofErr w:type="spellStart"/>
      <w:r>
        <w:t>hundiendo</w:t>
      </w:r>
      <w:proofErr w:type="spellEnd"/>
      <w:r>
        <w:t xml:space="preserve">, </w:t>
      </w:r>
      <w:proofErr w:type="spellStart"/>
      <w:r>
        <w:t>más</w:t>
      </w:r>
      <w:proofErr w:type="spellEnd"/>
      <w:r>
        <w:t xml:space="preserve"> </w:t>
      </w:r>
      <w:proofErr w:type="spellStart"/>
      <w:r>
        <w:t>cuando</w:t>
      </w:r>
      <w:proofErr w:type="spellEnd"/>
      <w:r>
        <w:t xml:space="preserve"> la </w:t>
      </w:r>
      <w:proofErr w:type="spellStart"/>
      <w:r>
        <w:t>humanidad</w:t>
      </w:r>
      <w:proofErr w:type="spellEnd"/>
      <w:r>
        <w:t xml:space="preserve"> sea </w:t>
      </w:r>
      <w:proofErr w:type="spellStart"/>
      <w:r>
        <w:t>obediente</w:t>
      </w:r>
      <w:proofErr w:type="spellEnd"/>
      <w:r>
        <w:t xml:space="preserve"> a las </w:t>
      </w:r>
      <w:proofErr w:type="spellStart"/>
      <w:r>
        <w:t>leyes</w:t>
      </w:r>
      <w:proofErr w:type="spellEnd"/>
      <w:r>
        <w:t xml:space="preserve"> </w:t>
      </w:r>
      <w:proofErr w:type="spellStart"/>
      <w:r>
        <w:t>que</w:t>
      </w:r>
      <w:proofErr w:type="spellEnd"/>
      <w:r>
        <w:t xml:space="preserve"> </w:t>
      </w:r>
      <w:proofErr w:type="spellStart"/>
      <w:r>
        <w:t>rigen</w:t>
      </w:r>
      <w:proofErr w:type="spellEnd"/>
      <w:r>
        <w:t xml:space="preserve"> la </w:t>
      </w:r>
      <w:proofErr w:type="spellStart"/>
      <w:r>
        <w:t>vida</w:t>
      </w:r>
      <w:proofErr w:type="spellEnd"/>
      <w:r>
        <w:t xml:space="preserve">, </w:t>
      </w:r>
      <w:proofErr w:type="spellStart"/>
      <w:r>
        <w:t>todo</w:t>
      </w:r>
      <w:proofErr w:type="spellEnd"/>
      <w:r>
        <w:t xml:space="preserve"> </w:t>
      </w:r>
      <w:proofErr w:type="spellStart"/>
      <w:r>
        <w:t>volverá</w:t>
      </w:r>
      <w:proofErr w:type="spellEnd"/>
      <w:r>
        <w:t xml:space="preserve"> a ser </w:t>
      </w:r>
      <w:proofErr w:type="spellStart"/>
      <w:r>
        <w:t>paz</w:t>
      </w:r>
      <w:proofErr w:type="spellEnd"/>
      <w:r>
        <w:t xml:space="preserve">, </w:t>
      </w:r>
      <w:proofErr w:type="spellStart"/>
      <w:r>
        <w:t>abundancia</w:t>
      </w:r>
      <w:proofErr w:type="spellEnd"/>
      <w:r>
        <w:t xml:space="preserve"> y </w:t>
      </w:r>
      <w:proofErr w:type="spellStart"/>
      <w:r>
        <w:t>felicidad</w:t>
      </w:r>
      <w:proofErr w:type="spellEnd"/>
      <w:r>
        <w:t xml:space="preserve">. </w:t>
      </w:r>
    </w:p>
    <w:p w14:paraId="028360D7" w14:textId="77777777" w:rsidR="00F50769" w:rsidRDefault="00F50769" w:rsidP="00F50769">
      <w:r>
        <w:t xml:space="preserve">57. </w:t>
      </w:r>
      <w:proofErr w:type="spellStart"/>
      <w:r>
        <w:t>Aún</w:t>
      </w:r>
      <w:proofErr w:type="spellEnd"/>
      <w:r>
        <w:t xml:space="preserve"> </w:t>
      </w:r>
      <w:proofErr w:type="spellStart"/>
      <w:r>
        <w:t>tenéis</w:t>
      </w:r>
      <w:proofErr w:type="spellEnd"/>
      <w:r>
        <w:t xml:space="preserve"> </w:t>
      </w:r>
      <w:proofErr w:type="spellStart"/>
      <w:r>
        <w:t>que</w:t>
      </w:r>
      <w:proofErr w:type="spellEnd"/>
      <w:r>
        <w:t xml:space="preserve"> </w:t>
      </w:r>
      <w:proofErr w:type="spellStart"/>
      <w:r>
        <w:t>caminar</w:t>
      </w:r>
      <w:proofErr w:type="spellEnd"/>
      <w:r>
        <w:t xml:space="preserve"> </w:t>
      </w:r>
      <w:proofErr w:type="spellStart"/>
      <w:r>
        <w:t>mucho</w:t>
      </w:r>
      <w:proofErr w:type="spellEnd"/>
      <w:r>
        <w:t xml:space="preserve"> para </w:t>
      </w:r>
      <w:proofErr w:type="spellStart"/>
      <w:r>
        <w:t>alcanzar</w:t>
      </w:r>
      <w:proofErr w:type="spellEnd"/>
      <w:r>
        <w:t xml:space="preserve"> </w:t>
      </w:r>
      <w:proofErr w:type="spellStart"/>
      <w:r>
        <w:t>esa</w:t>
      </w:r>
      <w:proofErr w:type="spellEnd"/>
      <w:r>
        <w:t xml:space="preserve"> meta, y </w:t>
      </w:r>
      <w:proofErr w:type="spellStart"/>
      <w:r>
        <w:t>tendréis</w:t>
      </w:r>
      <w:proofErr w:type="spellEnd"/>
      <w:r>
        <w:t xml:space="preserve"> </w:t>
      </w:r>
      <w:proofErr w:type="spellStart"/>
      <w:r>
        <w:t>que</w:t>
      </w:r>
      <w:proofErr w:type="spellEnd"/>
      <w:r>
        <w:t xml:space="preserve"> </w:t>
      </w:r>
      <w:proofErr w:type="spellStart"/>
      <w:r>
        <w:t>acrisolaros</w:t>
      </w:r>
      <w:proofErr w:type="spellEnd"/>
      <w:r>
        <w:t xml:space="preserve"> </w:t>
      </w:r>
      <w:proofErr w:type="spellStart"/>
      <w:r>
        <w:t>en</w:t>
      </w:r>
      <w:proofErr w:type="spellEnd"/>
      <w:r>
        <w:t xml:space="preserve"> la lucha para </w:t>
      </w:r>
      <w:proofErr w:type="spellStart"/>
      <w:r>
        <w:t>haceros</w:t>
      </w:r>
      <w:proofErr w:type="spellEnd"/>
      <w:r>
        <w:t xml:space="preserve"> </w:t>
      </w:r>
      <w:proofErr w:type="spellStart"/>
      <w:r>
        <w:t>dignos</w:t>
      </w:r>
      <w:proofErr w:type="spellEnd"/>
      <w:r>
        <w:t xml:space="preserve"> de </w:t>
      </w:r>
      <w:proofErr w:type="spellStart"/>
      <w:r>
        <w:t>poseer</w:t>
      </w:r>
      <w:proofErr w:type="spellEnd"/>
      <w:r>
        <w:t xml:space="preserve"> </w:t>
      </w:r>
      <w:proofErr w:type="spellStart"/>
      <w:r>
        <w:t>plenamente</w:t>
      </w:r>
      <w:proofErr w:type="spellEnd"/>
      <w:r>
        <w:t xml:space="preserve"> </w:t>
      </w:r>
      <w:proofErr w:type="spellStart"/>
      <w:r>
        <w:t>vuestra</w:t>
      </w:r>
      <w:proofErr w:type="spellEnd"/>
      <w:r>
        <w:t xml:space="preserve"> </w:t>
      </w:r>
      <w:proofErr w:type="spellStart"/>
      <w:r>
        <w:t>heredad</w:t>
      </w:r>
      <w:proofErr w:type="spellEnd"/>
      <w:r>
        <w:t xml:space="preserve">. De </w:t>
      </w:r>
      <w:proofErr w:type="spellStart"/>
      <w:r>
        <w:t>vosotros</w:t>
      </w:r>
      <w:proofErr w:type="spellEnd"/>
      <w:r>
        <w:t xml:space="preserve"> </w:t>
      </w:r>
      <w:proofErr w:type="spellStart"/>
      <w:r>
        <w:t>depende</w:t>
      </w:r>
      <w:proofErr w:type="spellEnd"/>
      <w:r>
        <w:t xml:space="preserve"> </w:t>
      </w:r>
      <w:proofErr w:type="spellStart"/>
      <w:r>
        <w:t>el</w:t>
      </w:r>
      <w:proofErr w:type="spellEnd"/>
      <w:r>
        <w:t xml:space="preserve"> </w:t>
      </w:r>
      <w:proofErr w:type="spellStart"/>
      <w:r>
        <w:t>acercaros</w:t>
      </w:r>
      <w:proofErr w:type="spellEnd"/>
      <w:r>
        <w:t xml:space="preserve"> </w:t>
      </w:r>
      <w:proofErr w:type="spellStart"/>
      <w:r>
        <w:t>cada</w:t>
      </w:r>
      <w:proofErr w:type="spellEnd"/>
      <w:r>
        <w:t xml:space="preserve"> día </w:t>
      </w:r>
      <w:proofErr w:type="spellStart"/>
      <w:r>
        <w:t>más</w:t>
      </w:r>
      <w:proofErr w:type="spellEnd"/>
      <w:r>
        <w:t xml:space="preserve"> a las regiones </w:t>
      </w:r>
      <w:proofErr w:type="spellStart"/>
      <w:r>
        <w:t>donde</w:t>
      </w:r>
      <w:proofErr w:type="spellEnd"/>
      <w:r>
        <w:t xml:space="preserve"> mora la </w:t>
      </w:r>
      <w:proofErr w:type="spellStart"/>
      <w:r>
        <w:t>paz</w:t>
      </w:r>
      <w:proofErr w:type="spellEnd"/>
      <w:r>
        <w:t xml:space="preserve"> y la </w:t>
      </w:r>
      <w:proofErr w:type="spellStart"/>
      <w:r>
        <w:t>gracia</w:t>
      </w:r>
      <w:proofErr w:type="spellEnd"/>
      <w:r>
        <w:t xml:space="preserve"> de mi Espíritu. El camino </w:t>
      </w:r>
      <w:proofErr w:type="spellStart"/>
      <w:r>
        <w:t>está</w:t>
      </w:r>
      <w:proofErr w:type="spellEnd"/>
      <w:r>
        <w:t xml:space="preserve"> </w:t>
      </w:r>
      <w:proofErr w:type="spellStart"/>
      <w:r>
        <w:t>preparado</w:t>
      </w:r>
      <w:proofErr w:type="spellEnd"/>
      <w:r>
        <w:t xml:space="preserve">, </w:t>
      </w:r>
      <w:proofErr w:type="spellStart"/>
      <w:r>
        <w:t>venid</w:t>
      </w:r>
      <w:proofErr w:type="spellEnd"/>
      <w:r>
        <w:t xml:space="preserve"> a </w:t>
      </w:r>
      <w:proofErr w:type="spellStart"/>
      <w:r>
        <w:t>Mí</w:t>
      </w:r>
      <w:proofErr w:type="spellEnd"/>
      <w:r>
        <w:t xml:space="preserve"> </w:t>
      </w:r>
      <w:proofErr w:type="spellStart"/>
      <w:r>
        <w:t>que</w:t>
      </w:r>
      <w:proofErr w:type="spellEnd"/>
      <w:r>
        <w:t xml:space="preserve"> </w:t>
      </w:r>
      <w:proofErr w:type="spellStart"/>
      <w:r>
        <w:t>os</w:t>
      </w:r>
      <w:proofErr w:type="spellEnd"/>
      <w:r>
        <w:t xml:space="preserve"> </w:t>
      </w:r>
      <w:proofErr w:type="spellStart"/>
      <w:r>
        <w:t>estoy</w:t>
      </w:r>
      <w:proofErr w:type="spellEnd"/>
      <w:r>
        <w:t xml:space="preserve"> </w:t>
      </w:r>
      <w:proofErr w:type="spellStart"/>
      <w:r>
        <w:t>invitando</w:t>
      </w:r>
      <w:proofErr w:type="spellEnd"/>
      <w:r>
        <w:t xml:space="preserve">. </w:t>
      </w:r>
    </w:p>
    <w:p w14:paraId="0526C7C4" w14:textId="77777777" w:rsidR="00F50769" w:rsidRDefault="00F50769" w:rsidP="00F50769">
      <w:r>
        <w:t xml:space="preserve">58. No </w:t>
      </w:r>
      <w:proofErr w:type="spellStart"/>
      <w:r>
        <w:t>os</w:t>
      </w:r>
      <w:proofErr w:type="spellEnd"/>
      <w:r>
        <w:t xml:space="preserve"> </w:t>
      </w:r>
      <w:proofErr w:type="spellStart"/>
      <w:r>
        <w:t>rebotéis</w:t>
      </w:r>
      <w:proofErr w:type="spellEnd"/>
      <w:r>
        <w:t xml:space="preserve"> ante las </w:t>
      </w:r>
      <w:proofErr w:type="spellStart"/>
      <w:r>
        <w:t>pruebas</w:t>
      </w:r>
      <w:proofErr w:type="spellEnd"/>
      <w:r>
        <w:t xml:space="preserve"> </w:t>
      </w:r>
      <w:proofErr w:type="spellStart"/>
      <w:r>
        <w:t>que</w:t>
      </w:r>
      <w:proofErr w:type="spellEnd"/>
      <w:r>
        <w:t xml:space="preserve"> a </w:t>
      </w:r>
      <w:proofErr w:type="spellStart"/>
      <w:r>
        <w:t>vuestro</w:t>
      </w:r>
      <w:proofErr w:type="spellEnd"/>
      <w:r>
        <w:t xml:space="preserve"> paso </w:t>
      </w:r>
      <w:proofErr w:type="spellStart"/>
      <w:r>
        <w:t>vayáis</w:t>
      </w:r>
      <w:proofErr w:type="spellEnd"/>
      <w:r>
        <w:t xml:space="preserve"> </w:t>
      </w:r>
      <w:proofErr w:type="spellStart"/>
      <w:r>
        <w:t>encontrando</w:t>
      </w:r>
      <w:proofErr w:type="spellEnd"/>
      <w:r>
        <w:t xml:space="preserve">, </w:t>
      </w:r>
      <w:proofErr w:type="spellStart"/>
      <w:r>
        <w:t>reconoced</w:t>
      </w:r>
      <w:proofErr w:type="spellEnd"/>
      <w:r>
        <w:t xml:space="preserve"> </w:t>
      </w:r>
      <w:proofErr w:type="spellStart"/>
      <w:r>
        <w:t>que</w:t>
      </w:r>
      <w:proofErr w:type="spellEnd"/>
      <w:r>
        <w:t xml:space="preserve"> </w:t>
      </w:r>
      <w:proofErr w:type="spellStart"/>
      <w:r>
        <w:t>el</w:t>
      </w:r>
      <w:proofErr w:type="spellEnd"/>
      <w:r>
        <w:t xml:space="preserve"> dolor </w:t>
      </w:r>
      <w:proofErr w:type="spellStart"/>
      <w:r>
        <w:t>que</w:t>
      </w:r>
      <w:proofErr w:type="spellEnd"/>
      <w:r>
        <w:t xml:space="preserve"> me </w:t>
      </w:r>
      <w:proofErr w:type="spellStart"/>
      <w:r>
        <w:t>presentáis</w:t>
      </w:r>
      <w:proofErr w:type="spellEnd"/>
      <w:r>
        <w:t xml:space="preserve"> ha </w:t>
      </w:r>
      <w:proofErr w:type="spellStart"/>
      <w:r>
        <w:t>dejado</w:t>
      </w:r>
      <w:proofErr w:type="spellEnd"/>
      <w:r>
        <w:t xml:space="preserve"> </w:t>
      </w:r>
      <w:proofErr w:type="spellStart"/>
      <w:r>
        <w:t>una</w:t>
      </w:r>
      <w:proofErr w:type="spellEnd"/>
      <w:r>
        <w:t xml:space="preserve"> </w:t>
      </w:r>
      <w:proofErr w:type="spellStart"/>
      <w:r>
        <w:t>simiente</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Os</w:t>
      </w:r>
      <w:proofErr w:type="spellEnd"/>
      <w:r>
        <w:t xml:space="preserve"> he </w:t>
      </w:r>
      <w:proofErr w:type="spellStart"/>
      <w:r>
        <w:t>dicho</w:t>
      </w:r>
      <w:proofErr w:type="spellEnd"/>
      <w:r>
        <w:t xml:space="preserve"> </w:t>
      </w:r>
      <w:proofErr w:type="spellStart"/>
      <w:r>
        <w:t>que</w:t>
      </w:r>
      <w:proofErr w:type="spellEnd"/>
      <w:r>
        <w:t xml:space="preserve"> </w:t>
      </w:r>
      <w:proofErr w:type="spellStart"/>
      <w:r>
        <w:t>os</w:t>
      </w:r>
      <w:proofErr w:type="spellEnd"/>
      <w:r>
        <w:t xml:space="preserve"> </w:t>
      </w:r>
      <w:proofErr w:type="spellStart"/>
      <w:r>
        <w:t>quiero</w:t>
      </w:r>
      <w:proofErr w:type="spellEnd"/>
      <w:r>
        <w:t xml:space="preserve"> </w:t>
      </w:r>
      <w:proofErr w:type="spellStart"/>
      <w:r>
        <w:t>limpios</w:t>
      </w:r>
      <w:proofErr w:type="spellEnd"/>
      <w:r>
        <w:t xml:space="preserve">, y </w:t>
      </w:r>
      <w:proofErr w:type="spellStart"/>
      <w:r>
        <w:t>sólo</w:t>
      </w:r>
      <w:proofErr w:type="spellEnd"/>
      <w:r>
        <w:t xml:space="preserve"> </w:t>
      </w:r>
      <w:proofErr w:type="spellStart"/>
      <w:r>
        <w:t>sabéis</w:t>
      </w:r>
      <w:proofErr w:type="spellEnd"/>
      <w:r>
        <w:t xml:space="preserve"> </w:t>
      </w:r>
      <w:proofErr w:type="spellStart"/>
      <w:r>
        <w:t>purificaros</w:t>
      </w:r>
      <w:proofErr w:type="spellEnd"/>
      <w:r>
        <w:t xml:space="preserve"> </w:t>
      </w:r>
      <w:proofErr w:type="spellStart"/>
      <w:r>
        <w:t>por</w:t>
      </w:r>
      <w:proofErr w:type="spellEnd"/>
      <w:r>
        <w:t xml:space="preserve"> medio del dolor. No </w:t>
      </w:r>
      <w:proofErr w:type="spellStart"/>
      <w:r>
        <w:t>habéis</w:t>
      </w:r>
      <w:proofErr w:type="spellEnd"/>
      <w:r>
        <w:t xml:space="preserve"> </w:t>
      </w:r>
      <w:proofErr w:type="spellStart"/>
      <w:r>
        <w:t>querido</w:t>
      </w:r>
      <w:proofErr w:type="spellEnd"/>
      <w:r>
        <w:t xml:space="preserve"> </w:t>
      </w:r>
      <w:proofErr w:type="spellStart"/>
      <w:r>
        <w:t>elevaros</w:t>
      </w:r>
      <w:proofErr w:type="spellEnd"/>
      <w:r>
        <w:t xml:space="preserve"> </w:t>
      </w:r>
      <w:proofErr w:type="spellStart"/>
      <w:r>
        <w:t>por</w:t>
      </w:r>
      <w:proofErr w:type="spellEnd"/>
      <w:r>
        <w:t xml:space="preserve"> </w:t>
      </w:r>
      <w:proofErr w:type="spellStart"/>
      <w:r>
        <w:t>el</w:t>
      </w:r>
      <w:proofErr w:type="spellEnd"/>
      <w:r>
        <w:t xml:space="preserve"> amor y la </w:t>
      </w:r>
      <w:proofErr w:type="spellStart"/>
      <w:r>
        <w:t>obediencia</w:t>
      </w:r>
      <w:proofErr w:type="spellEnd"/>
      <w:r>
        <w:t xml:space="preserve"> a mis </w:t>
      </w:r>
      <w:proofErr w:type="spellStart"/>
      <w:r>
        <w:t>leyes</w:t>
      </w:r>
      <w:proofErr w:type="spellEnd"/>
      <w:r>
        <w:t xml:space="preserve">, </w:t>
      </w:r>
      <w:proofErr w:type="spellStart"/>
      <w:r>
        <w:t>por</w:t>
      </w:r>
      <w:proofErr w:type="spellEnd"/>
      <w:r>
        <w:t xml:space="preserve"> </w:t>
      </w:r>
      <w:proofErr w:type="spellStart"/>
      <w:r>
        <w:t>eso</w:t>
      </w:r>
      <w:proofErr w:type="spellEnd"/>
      <w:r>
        <w:t xml:space="preserve"> </w:t>
      </w:r>
      <w:proofErr w:type="spellStart"/>
      <w:r>
        <w:t>cada</w:t>
      </w:r>
      <w:proofErr w:type="spellEnd"/>
      <w:r>
        <w:t xml:space="preserve"> </w:t>
      </w:r>
      <w:proofErr w:type="spellStart"/>
      <w:r>
        <w:t>vez</w:t>
      </w:r>
      <w:proofErr w:type="spellEnd"/>
      <w:r>
        <w:t xml:space="preserve"> </w:t>
      </w:r>
      <w:proofErr w:type="spellStart"/>
      <w:r>
        <w:t>que</w:t>
      </w:r>
      <w:proofErr w:type="spellEnd"/>
      <w:r>
        <w:t xml:space="preserve"> </w:t>
      </w:r>
      <w:proofErr w:type="spellStart"/>
      <w:r>
        <w:t>os</w:t>
      </w:r>
      <w:proofErr w:type="spellEnd"/>
      <w:r>
        <w:t xml:space="preserve"> </w:t>
      </w:r>
      <w:proofErr w:type="spellStart"/>
      <w:r>
        <w:t>llamo</w:t>
      </w:r>
      <w:proofErr w:type="spellEnd"/>
      <w:r>
        <w:t xml:space="preserve"> para </w:t>
      </w:r>
      <w:proofErr w:type="spellStart"/>
      <w:r>
        <w:t>daros</w:t>
      </w:r>
      <w:proofErr w:type="spellEnd"/>
      <w:r>
        <w:t xml:space="preserve"> un nuevo </w:t>
      </w:r>
      <w:proofErr w:type="spellStart"/>
      <w:r>
        <w:t>mandato</w:t>
      </w:r>
      <w:proofErr w:type="spellEnd"/>
      <w:r>
        <w:t xml:space="preserve">, </w:t>
      </w:r>
      <w:proofErr w:type="spellStart"/>
      <w:r>
        <w:t>tenéis</w:t>
      </w:r>
      <w:proofErr w:type="spellEnd"/>
      <w:r>
        <w:t xml:space="preserve"> </w:t>
      </w:r>
      <w:proofErr w:type="spellStart"/>
      <w:r>
        <w:t>que</w:t>
      </w:r>
      <w:proofErr w:type="spellEnd"/>
      <w:r>
        <w:t xml:space="preserve"> </w:t>
      </w:r>
      <w:proofErr w:type="spellStart"/>
      <w:r>
        <w:t>purificaros</w:t>
      </w:r>
      <w:proofErr w:type="spellEnd"/>
      <w:r>
        <w:t xml:space="preserve"> antes </w:t>
      </w:r>
      <w:proofErr w:type="spellStart"/>
      <w:r>
        <w:t>en</w:t>
      </w:r>
      <w:proofErr w:type="spellEnd"/>
      <w:r>
        <w:t xml:space="preserve"> la </w:t>
      </w:r>
      <w:proofErr w:type="spellStart"/>
      <w:r>
        <w:t>fuente</w:t>
      </w:r>
      <w:proofErr w:type="spellEnd"/>
      <w:r>
        <w:t xml:space="preserve"> del dolor. </w:t>
      </w:r>
    </w:p>
    <w:p w14:paraId="3BCA4B66" w14:textId="77777777" w:rsidR="00F50769" w:rsidRDefault="00F50769" w:rsidP="00F50769">
      <w:r>
        <w:lastRenderedPageBreak/>
        <w:t xml:space="preserve">59. Si </w:t>
      </w:r>
      <w:proofErr w:type="spellStart"/>
      <w:r>
        <w:t>queréis</w:t>
      </w:r>
      <w:proofErr w:type="spellEnd"/>
      <w:r>
        <w:t xml:space="preserve"> ser </w:t>
      </w:r>
      <w:proofErr w:type="spellStart"/>
      <w:r>
        <w:t>dignos</w:t>
      </w:r>
      <w:proofErr w:type="spellEnd"/>
      <w:r>
        <w:t xml:space="preserve"> de mi </w:t>
      </w:r>
      <w:proofErr w:type="spellStart"/>
      <w:r>
        <w:t>paz</w:t>
      </w:r>
      <w:proofErr w:type="spellEnd"/>
      <w:r>
        <w:t xml:space="preserve">, </w:t>
      </w:r>
      <w:proofErr w:type="spellStart"/>
      <w:r>
        <w:t>dejad</w:t>
      </w:r>
      <w:proofErr w:type="spellEnd"/>
      <w:r>
        <w:t xml:space="preserve"> </w:t>
      </w:r>
      <w:proofErr w:type="spellStart"/>
      <w:r>
        <w:t>que</w:t>
      </w:r>
      <w:proofErr w:type="spellEnd"/>
      <w:r>
        <w:t xml:space="preserve"> </w:t>
      </w:r>
      <w:proofErr w:type="spellStart"/>
      <w:r>
        <w:t>el</w:t>
      </w:r>
      <w:proofErr w:type="spellEnd"/>
      <w:r>
        <w:t xml:space="preserve"> Maestro </w:t>
      </w:r>
      <w:proofErr w:type="spellStart"/>
      <w:r>
        <w:t>os</w:t>
      </w:r>
      <w:proofErr w:type="spellEnd"/>
      <w:r>
        <w:t xml:space="preserve"> </w:t>
      </w:r>
      <w:proofErr w:type="spellStart"/>
      <w:r>
        <w:t>guie</w:t>
      </w:r>
      <w:proofErr w:type="spellEnd"/>
      <w:r>
        <w:t xml:space="preserve"> sin </w:t>
      </w:r>
      <w:proofErr w:type="spellStart"/>
      <w:r>
        <w:t>que</w:t>
      </w:r>
      <w:proofErr w:type="spellEnd"/>
      <w:r>
        <w:t xml:space="preserve"> </w:t>
      </w:r>
      <w:proofErr w:type="spellStart"/>
      <w:r>
        <w:t>os</w:t>
      </w:r>
      <w:proofErr w:type="spellEnd"/>
      <w:r>
        <w:t xml:space="preserve"> </w:t>
      </w:r>
      <w:proofErr w:type="spellStart"/>
      <w:r>
        <w:t>rebotéis</w:t>
      </w:r>
      <w:proofErr w:type="spellEnd"/>
      <w:r>
        <w:t xml:space="preserve"> ante las </w:t>
      </w:r>
      <w:proofErr w:type="spellStart"/>
      <w:r>
        <w:t>pruebas</w:t>
      </w:r>
      <w:proofErr w:type="spellEnd"/>
      <w:r>
        <w:t xml:space="preserve"> a </w:t>
      </w:r>
      <w:proofErr w:type="spellStart"/>
      <w:r>
        <w:t>que</w:t>
      </w:r>
      <w:proofErr w:type="spellEnd"/>
      <w:r>
        <w:t xml:space="preserve"> </w:t>
      </w:r>
      <w:proofErr w:type="spellStart"/>
      <w:r>
        <w:t>os</w:t>
      </w:r>
      <w:proofErr w:type="spellEnd"/>
      <w:r>
        <w:t xml:space="preserve"> </w:t>
      </w:r>
      <w:proofErr w:type="spellStart"/>
      <w:r>
        <w:t>someta</w:t>
      </w:r>
      <w:proofErr w:type="spellEnd"/>
      <w:r>
        <w:t xml:space="preserve"> mi </w:t>
      </w:r>
      <w:proofErr w:type="spellStart"/>
      <w:r>
        <w:t>voluntad</w:t>
      </w:r>
      <w:proofErr w:type="spellEnd"/>
      <w:r>
        <w:t xml:space="preserve">. Hay </w:t>
      </w:r>
      <w:proofErr w:type="spellStart"/>
      <w:r>
        <w:t>criaturas</w:t>
      </w:r>
      <w:proofErr w:type="spellEnd"/>
      <w:r>
        <w:t xml:space="preserve"> </w:t>
      </w:r>
      <w:proofErr w:type="spellStart"/>
      <w:r>
        <w:t>que</w:t>
      </w:r>
      <w:proofErr w:type="spellEnd"/>
      <w:r>
        <w:t xml:space="preserve"> </w:t>
      </w:r>
      <w:proofErr w:type="spellStart"/>
      <w:r>
        <w:t>han</w:t>
      </w:r>
      <w:proofErr w:type="spellEnd"/>
      <w:r>
        <w:t xml:space="preserve"> </w:t>
      </w:r>
      <w:proofErr w:type="spellStart"/>
      <w:r>
        <w:t>sabido</w:t>
      </w:r>
      <w:proofErr w:type="spellEnd"/>
      <w:r>
        <w:t xml:space="preserve"> </w:t>
      </w:r>
      <w:proofErr w:type="spellStart"/>
      <w:r>
        <w:t>doblegarse</w:t>
      </w:r>
      <w:proofErr w:type="spellEnd"/>
      <w:r>
        <w:t xml:space="preserve"> bajo </w:t>
      </w:r>
      <w:proofErr w:type="spellStart"/>
      <w:r>
        <w:t>el</w:t>
      </w:r>
      <w:proofErr w:type="spellEnd"/>
      <w:r>
        <w:t xml:space="preserve"> rigor de las </w:t>
      </w:r>
      <w:proofErr w:type="spellStart"/>
      <w:r>
        <w:t>pruebas</w:t>
      </w:r>
      <w:proofErr w:type="spellEnd"/>
      <w:r>
        <w:t xml:space="preserve"> y </w:t>
      </w:r>
      <w:proofErr w:type="spellStart"/>
      <w:r>
        <w:t>han</w:t>
      </w:r>
      <w:proofErr w:type="spellEnd"/>
      <w:r>
        <w:t xml:space="preserve"> </w:t>
      </w:r>
      <w:proofErr w:type="spellStart"/>
      <w:r>
        <w:t>ascendido</w:t>
      </w:r>
      <w:proofErr w:type="spellEnd"/>
      <w:r>
        <w:t xml:space="preserve"> </w:t>
      </w:r>
      <w:proofErr w:type="spellStart"/>
      <w:r>
        <w:t>espiritualmente</w:t>
      </w:r>
      <w:proofErr w:type="spellEnd"/>
      <w:r>
        <w:t xml:space="preserve">, y </w:t>
      </w:r>
      <w:proofErr w:type="spellStart"/>
      <w:r>
        <w:t>otras</w:t>
      </w:r>
      <w:proofErr w:type="spellEnd"/>
      <w:r>
        <w:t xml:space="preserve"> </w:t>
      </w:r>
      <w:proofErr w:type="spellStart"/>
      <w:r>
        <w:t>que</w:t>
      </w:r>
      <w:proofErr w:type="spellEnd"/>
      <w:r>
        <w:t xml:space="preserve"> </w:t>
      </w:r>
      <w:proofErr w:type="spellStart"/>
      <w:r>
        <w:t>por</w:t>
      </w:r>
      <w:proofErr w:type="spellEnd"/>
      <w:r>
        <w:t xml:space="preserve"> no </w:t>
      </w:r>
      <w:proofErr w:type="spellStart"/>
      <w:r>
        <w:t>haber</w:t>
      </w:r>
      <w:proofErr w:type="spellEnd"/>
      <w:r>
        <w:t xml:space="preserve"> </w:t>
      </w:r>
      <w:proofErr w:type="spellStart"/>
      <w:r>
        <w:t>aceptado</w:t>
      </w:r>
      <w:proofErr w:type="spellEnd"/>
      <w:r>
        <w:t xml:space="preserve"> mi </w:t>
      </w:r>
      <w:proofErr w:type="spellStart"/>
      <w:r>
        <w:t>voluntad</w:t>
      </w:r>
      <w:proofErr w:type="spellEnd"/>
      <w:r>
        <w:t xml:space="preserve">, </w:t>
      </w:r>
      <w:proofErr w:type="spellStart"/>
      <w:r>
        <w:t>han</w:t>
      </w:r>
      <w:proofErr w:type="spellEnd"/>
      <w:r>
        <w:t xml:space="preserve"> </w:t>
      </w:r>
      <w:proofErr w:type="spellStart"/>
      <w:r>
        <w:t>blasfemado</w:t>
      </w:r>
      <w:proofErr w:type="spellEnd"/>
      <w:r>
        <w:t xml:space="preserve"> </w:t>
      </w:r>
      <w:proofErr w:type="spellStart"/>
      <w:r>
        <w:t>en</w:t>
      </w:r>
      <w:proofErr w:type="spellEnd"/>
      <w:r>
        <w:t xml:space="preserve"> contra </w:t>
      </w:r>
      <w:proofErr w:type="spellStart"/>
      <w:r>
        <w:t>mía</w:t>
      </w:r>
      <w:proofErr w:type="spellEnd"/>
      <w:r>
        <w:t xml:space="preserve"> y </w:t>
      </w:r>
      <w:proofErr w:type="spellStart"/>
      <w:r>
        <w:t>han</w:t>
      </w:r>
      <w:proofErr w:type="spellEnd"/>
      <w:r>
        <w:t xml:space="preserve"> </w:t>
      </w:r>
      <w:proofErr w:type="spellStart"/>
      <w:r>
        <w:t>caído</w:t>
      </w:r>
      <w:proofErr w:type="spellEnd"/>
      <w:r>
        <w:t xml:space="preserve"> </w:t>
      </w:r>
      <w:proofErr w:type="spellStart"/>
      <w:r>
        <w:t>en</w:t>
      </w:r>
      <w:proofErr w:type="spellEnd"/>
      <w:r>
        <w:t xml:space="preserve"> las </w:t>
      </w:r>
      <w:proofErr w:type="spellStart"/>
      <w:r>
        <w:t>tinieblas</w:t>
      </w:r>
      <w:proofErr w:type="spellEnd"/>
      <w:r>
        <w:t xml:space="preserve"> de la </w:t>
      </w:r>
      <w:proofErr w:type="spellStart"/>
      <w:r>
        <w:t>desesperación</w:t>
      </w:r>
      <w:proofErr w:type="spellEnd"/>
      <w:r>
        <w:t xml:space="preserve">. Los </w:t>
      </w:r>
      <w:proofErr w:type="spellStart"/>
      <w:r>
        <w:t>primeros</w:t>
      </w:r>
      <w:proofErr w:type="spellEnd"/>
      <w:r>
        <w:t xml:space="preserve"> </w:t>
      </w:r>
      <w:proofErr w:type="spellStart"/>
      <w:r>
        <w:t>han</w:t>
      </w:r>
      <w:proofErr w:type="spellEnd"/>
      <w:r>
        <w:t xml:space="preserve"> </w:t>
      </w:r>
      <w:proofErr w:type="spellStart"/>
      <w:r>
        <w:t>demostrado</w:t>
      </w:r>
      <w:proofErr w:type="spellEnd"/>
      <w:r>
        <w:t xml:space="preserve"> </w:t>
      </w:r>
      <w:proofErr w:type="spellStart"/>
      <w:r>
        <w:t>humildad</w:t>
      </w:r>
      <w:proofErr w:type="spellEnd"/>
      <w:r>
        <w:t xml:space="preserve"> y </w:t>
      </w:r>
      <w:proofErr w:type="spellStart"/>
      <w:r>
        <w:t>confianza</w:t>
      </w:r>
      <w:proofErr w:type="spellEnd"/>
      <w:r>
        <w:t xml:space="preserve"> y </w:t>
      </w:r>
      <w:proofErr w:type="spellStart"/>
      <w:r>
        <w:t>ya</w:t>
      </w:r>
      <w:proofErr w:type="spellEnd"/>
      <w:r>
        <w:t xml:space="preserve"> se </w:t>
      </w:r>
      <w:proofErr w:type="spellStart"/>
      <w:r>
        <w:t>aprestan</w:t>
      </w:r>
      <w:proofErr w:type="spellEnd"/>
      <w:r>
        <w:t xml:space="preserve"> </w:t>
      </w:r>
      <w:proofErr w:type="gramStart"/>
      <w:r>
        <w:t>a</w:t>
      </w:r>
      <w:proofErr w:type="gramEnd"/>
      <w:r>
        <w:t xml:space="preserve"> </w:t>
      </w:r>
      <w:proofErr w:type="spellStart"/>
      <w:r>
        <w:t>escuchar</w:t>
      </w:r>
      <w:proofErr w:type="spellEnd"/>
      <w:r>
        <w:t xml:space="preserve"> </w:t>
      </w:r>
      <w:proofErr w:type="spellStart"/>
      <w:r>
        <w:t>dentro</w:t>
      </w:r>
      <w:proofErr w:type="spellEnd"/>
      <w:r>
        <w:t xml:space="preserve"> de </w:t>
      </w:r>
      <w:proofErr w:type="spellStart"/>
      <w:r>
        <w:t>su</w:t>
      </w:r>
      <w:proofErr w:type="spellEnd"/>
      <w:r>
        <w:t xml:space="preserve"> </w:t>
      </w:r>
      <w:proofErr w:type="spellStart"/>
      <w:r>
        <w:t>espíritu</w:t>
      </w:r>
      <w:proofErr w:type="spellEnd"/>
      <w:r>
        <w:t xml:space="preserve"> </w:t>
      </w:r>
      <w:proofErr w:type="spellStart"/>
      <w:r>
        <w:t>el</w:t>
      </w:r>
      <w:proofErr w:type="spellEnd"/>
      <w:r>
        <w:t xml:space="preserve"> eco de mis palabras. </w:t>
      </w:r>
      <w:proofErr w:type="spellStart"/>
      <w:r>
        <w:t>Ellos</w:t>
      </w:r>
      <w:proofErr w:type="spellEnd"/>
      <w:r>
        <w:t xml:space="preserve"> </w:t>
      </w:r>
      <w:proofErr w:type="spellStart"/>
      <w:r>
        <w:t>supieron</w:t>
      </w:r>
      <w:proofErr w:type="spellEnd"/>
      <w:r>
        <w:t xml:space="preserve"> </w:t>
      </w:r>
      <w:proofErr w:type="spellStart"/>
      <w:r>
        <w:t>aceptar</w:t>
      </w:r>
      <w:proofErr w:type="spellEnd"/>
      <w:r>
        <w:t xml:space="preserve"> mi </w:t>
      </w:r>
      <w:proofErr w:type="spellStart"/>
      <w:r>
        <w:t>voluntad</w:t>
      </w:r>
      <w:proofErr w:type="spellEnd"/>
      <w:r>
        <w:t xml:space="preserve"> y </w:t>
      </w:r>
      <w:proofErr w:type="spellStart"/>
      <w:r>
        <w:t>bendijeron</w:t>
      </w:r>
      <w:proofErr w:type="spellEnd"/>
      <w:r>
        <w:t xml:space="preserve"> mi </w:t>
      </w:r>
      <w:proofErr w:type="spellStart"/>
      <w:r>
        <w:t>justicia</w:t>
      </w:r>
      <w:proofErr w:type="spellEnd"/>
      <w:r>
        <w:t xml:space="preserve">, </w:t>
      </w:r>
      <w:proofErr w:type="spellStart"/>
      <w:r>
        <w:t>mientras</w:t>
      </w:r>
      <w:proofErr w:type="spellEnd"/>
      <w:r>
        <w:t xml:space="preserve"> </w:t>
      </w:r>
    </w:p>
    <w:p w14:paraId="5ABB646F" w14:textId="77777777" w:rsidR="00F50769" w:rsidRDefault="00F50769" w:rsidP="00F50769">
      <w:proofErr w:type="spellStart"/>
      <w:r>
        <w:t>los</w:t>
      </w:r>
      <w:proofErr w:type="spellEnd"/>
      <w:r>
        <w:t xml:space="preserve"> </w:t>
      </w:r>
      <w:proofErr w:type="spellStart"/>
      <w:r>
        <w:t>otros</w:t>
      </w:r>
      <w:proofErr w:type="spellEnd"/>
      <w:r>
        <w:t xml:space="preserve">, </w:t>
      </w:r>
      <w:proofErr w:type="spellStart"/>
      <w:r>
        <w:t>en</w:t>
      </w:r>
      <w:proofErr w:type="spellEnd"/>
      <w:r>
        <w:t xml:space="preserve"> </w:t>
      </w:r>
      <w:proofErr w:type="spellStart"/>
      <w:r>
        <w:t>su</w:t>
      </w:r>
      <w:proofErr w:type="spellEnd"/>
      <w:r>
        <w:t xml:space="preserve"> </w:t>
      </w:r>
      <w:proofErr w:type="spellStart"/>
      <w:r>
        <w:t>orgullo</w:t>
      </w:r>
      <w:proofErr w:type="spellEnd"/>
      <w:r>
        <w:t xml:space="preserve">, me </w:t>
      </w:r>
      <w:proofErr w:type="spellStart"/>
      <w:r>
        <w:t>desconocieron</w:t>
      </w:r>
      <w:proofErr w:type="spellEnd"/>
      <w:r>
        <w:t xml:space="preserve"> y me </w:t>
      </w:r>
      <w:proofErr w:type="spellStart"/>
      <w:r>
        <w:t>rechazaron</w:t>
      </w:r>
      <w:proofErr w:type="spellEnd"/>
      <w:r>
        <w:t xml:space="preserve"> de </w:t>
      </w:r>
      <w:proofErr w:type="spellStart"/>
      <w:r>
        <w:t>su</w:t>
      </w:r>
      <w:proofErr w:type="spellEnd"/>
      <w:r>
        <w:t xml:space="preserve"> </w:t>
      </w:r>
      <w:proofErr w:type="spellStart"/>
      <w:r>
        <w:t>corazón</w:t>
      </w:r>
      <w:proofErr w:type="spellEnd"/>
      <w:r>
        <w:t xml:space="preserve">. </w:t>
      </w:r>
    </w:p>
    <w:p w14:paraId="6208ED75" w14:textId="77777777" w:rsidR="00F50769" w:rsidRDefault="00F50769" w:rsidP="00F50769">
      <w:r>
        <w:t xml:space="preserve">60. En </w:t>
      </w:r>
      <w:proofErr w:type="spellStart"/>
      <w:r>
        <w:t>todos</w:t>
      </w:r>
      <w:proofErr w:type="spellEnd"/>
      <w:r>
        <w:t xml:space="preserve"> </w:t>
      </w:r>
      <w:proofErr w:type="spellStart"/>
      <w:r>
        <w:t>los</w:t>
      </w:r>
      <w:proofErr w:type="spellEnd"/>
      <w:r>
        <w:t xml:space="preserve"> </w:t>
      </w:r>
      <w:proofErr w:type="spellStart"/>
      <w:r>
        <w:t>tiempos</w:t>
      </w:r>
      <w:proofErr w:type="spellEnd"/>
      <w:r>
        <w:t xml:space="preserve"> he </w:t>
      </w:r>
      <w:proofErr w:type="spellStart"/>
      <w:r>
        <w:t>enviado</w:t>
      </w:r>
      <w:proofErr w:type="spellEnd"/>
      <w:r>
        <w:t xml:space="preserve"> </w:t>
      </w:r>
      <w:proofErr w:type="spellStart"/>
      <w:r>
        <w:t>profetas</w:t>
      </w:r>
      <w:proofErr w:type="spellEnd"/>
      <w:r>
        <w:t xml:space="preserve"> </w:t>
      </w:r>
      <w:proofErr w:type="spellStart"/>
      <w:r>
        <w:t>que</w:t>
      </w:r>
      <w:proofErr w:type="spellEnd"/>
      <w:r>
        <w:t xml:space="preserve"> </w:t>
      </w:r>
      <w:proofErr w:type="spellStart"/>
      <w:r>
        <w:t>sirviesen</w:t>
      </w:r>
      <w:proofErr w:type="spellEnd"/>
      <w:r>
        <w:t xml:space="preserve"> de </w:t>
      </w:r>
      <w:proofErr w:type="spellStart"/>
      <w:r>
        <w:t>intérpretes</w:t>
      </w:r>
      <w:proofErr w:type="spellEnd"/>
      <w:r>
        <w:t xml:space="preserve"> entre mi Espíritu y </w:t>
      </w:r>
      <w:proofErr w:type="spellStart"/>
      <w:r>
        <w:t>el</w:t>
      </w:r>
      <w:proofErr w:type="spellEnd"/>
      <w:r>
        <w:t xml:space="preserve"> de la </w:t>
      </w:r>
      <w:proofErr w:type="spellStart"/>
      <w:r>
        <w:t>humanidad</w:t>
      </w:r>
      <w:proofErr w:type="spellEnd"/>
      <w:r>
        <w:t xml:space="preserve">; </w:t>
      </w:r>
      <w:proofErr w:type="spellStart"/>
      <w:r>
        <w:t>pero</w:t>
      </w:r>
      <w:proofErr w:type="spellEnd"/>
      <w:r>
        <w:t xml:space="preserve"> </w:t>
      </w:r>
      <w:proofErr w:type="spellStart"/>
      <w:r>
        <w:t>los</w:t>
      </w:r>
      <w:proofErr w:type="spellEnd"/>
      <w:r>
        <w:t xml:space="preserve"> hombres no </w:t>
      </w:r>
      <w:proofErr w:type="spellStart"/>
      <w:r>
        <w:t>han</w:t>
      </w:r>
      <w:proofErr w:type="spellEnd"/>
      <w:r>
        <w:t xml:space="preserve"> </w:t>
      </w:r>
      <w:proofErr w:type="spellStart"/>
      <w:r>
        <w:t>sabido</w:t>
      </w:r>
      <w:proofErr w:type="spellEnd"/>
      <w:r>
        <w:t xml:space="preserve"> </w:t>
      </w:r>
      <w:proofErr w:type="spellStart"/>
      <w:r>
        <w:t>oír</w:t>
      </w:r>
      <w:proofErr w:type="spellEnd"/>
      <w:r>
        <w:t xml:space="preserve"> con </w:t>
      </w:r>
      <w:proofErr w:type="spellStart"/>
      <w:r>
        <w:t>fe</w:t>
      </w:r>
      <w:proofErr w:type="spellEnd"/>
      <w:r>
        <w:t xml:space="preserve"> y </w:t>
      </w:r>
      <w:proofErr w:type="spellStart"/>
      <w:r>
        <w:t>respeto</w:t>
      </w:r>
      <w:proofErr w:type="spellEnd"/>
      <w:r>
        <w:t xml:space="preserve"> sus palabras, y </w:t>
      </w:r>
      <w:proofErr w:type="spellStart"/>
      <w:r>
        <w:t>cuando</w:t>
      </w:r>
      <w:proofErr w:type="spellEnd"/>
      <w:r>
        <w:t xml:space="preserve"> </w:t>
      </w:r>
      <w:proofErr w:type="spellStart"/>
      <w:r>
        <w:t>esos</w:t>
      </w:r>
      <w:proofErr w:type="spellEnd"/>
      <w:r>
        <w:t xml:space="preserve"> </w:t>
      </w:r>
      <w:proofErr w:type="spellStart"/>
      <w:r>
        <w:t>enviados</w:t>
      </w:r>
      <w:proofErr w:type="spellEnd"/>
      <w:r>
        <w:t xml:space="preserve"> </w:t>
      </w:r>
      <w:proofErr w:type="spellStart"/>
      <w:r>
        <w:t>míos</w:t>
      </w:r>
      <w:proofErr w:type="spellEnd"/>
      <w:r>
        <w:t xml:space="preserve"> </w:t>
      </w:r>
      <w:proofErr w:type="spellStart"/>
      <w:r>
        <w:t>han</w:t>
      </w:r>
      <w:proofErr w:type="spellEnd"/>
      <w:r>
        <w:t xml:space="preserve"> </w:t>
      </w:r>
      <w:proofErr w:type="spellStart"/>
      <w:r>
        <w:t>exhortado</w:t>
      </w:r>
      <w:proofErr w:type="spellEnd"/>
      <w:r>
        <w:t xml:space="preserve"> a </w:t>
      </w:r>
      <w:proofErr w:type="spellStart"/>
      <w:r>
        <w:t>los</w:t>
      </w:r>
      <w:proofErr w:type="spellEnd"/>
      <w:r>
        <w:t xml:space="preserve"> pueblos, </w:t>
      </w:r>
      <w:proofErr w:type="spellStart"/>
      <w:r>
        <w:t>inspirándoles</w:t>
      </w:r>
      <w:proofErr w:type="spellEnd"/>
      <w:r>
        <w:t xml:space="preserve"> </w:t>
      </w:r>
      <w:proofErr w:type="spellStart"/>
      <w:r>
        <w:t>oración</w:t>
      </w:r>
      <w:proofErr w:type="spellEnd"/>
      <w:r>
        <w:t xml:space="preserve"> y </w:t>
      </w:r>
      <w:proofErr w:type="spellStart"/>
      <w:r>
        <w:t>penitencia</w:t>
      </w:r>
      <w:proofErr w:type="spellEnd"/>
      <w:r>
        <w:t xml:space="preserve">, </w:t>
      </w:r>
      <w:proofErr w:type="spellStart"/>
      <w:r>
        <w:t>ellos</w:t>
      </w:r>
      <w:proofErr w:type="spellEnd"/>
      <w:r>
        <w:t xml:space="preserve">, </w:t>
      </w:r>
      <w:proofErr w:type="spellStart"/>
      <w:r>
        <w:t>volviéndoles</w:t>
      </w:r>
      <w:proofErr w:type="spellEnd"/>
      <w:r>
        <w:t xml:space="preserve"> la </w:t>
      </w:r>
      <w:proofErr w:type="spellStart"/>
      <w:r>
        <w:t>espalda</w:t>
      </w:r>
      <w:proofErr w:type="spellEnd"/>
      <w:r>
        <w:t xml:space="preserve">, </w:t>
      </w:r>
      <w:proofErr w:type="spellStart"/>
      <w:r>
        <w:t>les</w:t>
      </w:r>
      <w:proofErr w:type="spellEnd"/>
      <w:r>
        <w:t xml:space="preserve"> </w:t>
      </w:r>
      <w:proofErr w:type="spellStart"/>
      <w:r>
        <w:t>han</w:t>
      </w:r>
      <w:proofErr w:type="spellEnd"/>
      <w:r>
        <w:t xml:space="preserve"> </w:t>
      </w:r>
      <w:proofErr w:type="spellStart"/>
      <w:r>
        <w:t>dejado</w:t>
      </w:r>
      <w:proofErr w:type="spellEnd"/>
      <w:r>
        <w:t xml:space="preserve"> </w:t>
      </w:r>
      <w:proofErr w:type="spellStart"/>
      <w:r>
        <w:t>hablando</w:t>
      </w:r>
      <w:proofErr w:type="spellEnd"/>
      <w:r>
        <w:t xml:space="preserve"> solos </w:t>
      </w:r>
      <w:proofErr w:type="spellStart"/>
      <w:r>
        <w:t>en</w:t>
      </w:r>
      <w:proofErr w:type="spellEnd"/>
      <w:r>
        <w:t xml:space="preserve"> </w:t>
      </w:r>
      <w:proofErr w:type="spellStart"/>
      <w:r>
        <w:t>el</w:t>
      </w:r>
      <w:proofErr w:type="spellEnd"/>
      <w:r>
        <w:t xml:space="preserve"> </w:t>
      </w:r>
      <w:proofErr w:type="spellStart"/>
      <w:r>
        <w:t>desierto</w:t>
      </w:r>
      <w:proofErr w:type="spellEnd"/>
      <w:r>
        <w:t xml:space="preserve"> sin </w:t>
      </w:r>
      <w:proofErr w:type="spellStart"/>
      <w:r>
        <w:t>conceder</w:t>
      </w:r>
      <w:proofErr w:type="spellEnd"/>
      <w:r>
        <w:t xml:space="preserve"> </w:t>
      </w:r>
      <w:proofErr w:type="spellStart"/>
      <w:r>
        <w:t>importancia</w:t>
      </w:r>
      <w:proofErr w:type="spellEnd"/>
      <w:r>
        <w:t xml:space="preserve"> a </w:t>
      </w:r>
      <w:proofErr w:type="spellStart"/>
      <w:r>
        <w:t>su</w:t>
      </w:r>
      <w:proofErr w:type="spellEnd"/>
      <w:r>
        <w:t xml:space="preserve"> </w:t>
      </w:r>
      <w:proofErr w:type="spellStart"/>
      <w:r>
        <w:t>mensaje</w:t>
      </w:r>
      <w:proofErr w:type="spellEnd"/>
      <w:r>
        <w:t xml:space="preserve">. Por </w:t>
      </w:r>
      <w:proofErr w:type="spellStart"/>
      <w:r>
        <w:t>eso</w:t>
      </w:r>
      <w:proofErr w:type="spellEnd"/>
      <w:r>
        <w:t xml:space="preserve"> es </w:t>
      </w:r>
      <w:proofErr w:type="spellStart"/>
      <w:r>
        <w:t>que</w:t>
      </w:r>
      <w:proofErr w:type="spellEnd"/>
      <w:r>
        <w:t xml:space="preserve"> </w:t>
      </w:r>
      <w:proofErr w:type="spellStart"/>
      <w:r>
        <w:t>os</w:t>
      </w:r>
      <w:proofErr w:type="spellEnd"/>
      <w:r>
        <w:t xml:space="preserve"> </w:t>
      </w:r>
      <w:proofErr w:type="spellStart"/>
      <w:r>
        <w:t>pido</w:t>
      </w:r>
      <w:proofErr w:type="spellEnd"/>
      <w:r>
        <w:t xml:space="preserve"> </w:t>
      </w:r>
      <w:proofErr w:type="spellStart"/>
      <w:r>
        <w:t>espiritualidad</w:t>
      </w:r>
      <w:proofErr w:type="spellEnd"/>
      <w:r>
        <w:t xml:space="preserve"> para </w:t>
      </w:r>
      <w:proofErr w:type="spellStart"/>
      <w:r>
        <w:t>que</w:t>
      </w:r>
      <w:proofErr w:type="spellEnd"/>
      <w:r>
        <w:t xml:space="preserve"> </w:t>
      </w:r>
      <w:proofErr w:type="spellStart"/>
      <w:r>
        <w:t>podáis</w:t>
      </w:r>
      <w:proofErr w:type="spellEnd"/>
      <w:r>
        <w:t xml:space="preserve"> </w:t>
      </w:r>
      <w:proofErr w:type="spellStart"/>
      <w:r>
        <w:t>percibir</w:t>
      </w:r>
      <w:proofErr w:type="spellEnd"/>
      <w:r>
        <w:t xml:space="preserve"> </w:t>
      </w:r>
      <w:proofErr w:type="spellStart"/>
      <w:r>
        <w:t>los</w:t>
      </w:r>
      <w:proofErr w:type="spellEnd"/>
      <w:r>
        <w:t xml:space="preserve"> </w:t>
      </w:r>
      <w:proofErr w:type="spellStart"/>
      <w:r>
        <w:t>mensajes</w:t>
      </w:r>
      <w:proofErr w:type="spellEnd"/>
      <w:r>
        <w:t xml:space="preserve"> y </w:t>
      </w:r>
      <w:proofErr w:type="spellStart"/>
      <w:r>
        <w:t>señales</w:t>
      </w:r>
      <w:proofErr w:type="spellEnd"/>
      <w:r>
        <w:t xml:space="preserve"> </w:t>
      </w:r>
      <w:proofErr w:type="spellStart"/>
      <w:r>
        <w:t>que</w:t>
      </w:r>
      <w:proofErr w:type="spellEnd"/>
      <w:r>
        <w:t xml:space="preserve"> </w:t>
      </w:r>
      <w:proofErr w:type="spellStart"/>
      <w:r>
        <w:t>lleguen</w:t>
      </w:r>
      <w:proofErr w:type="spellEnd"/>
      <w:r>
        <w:t xml:space="preserve"> a </w:t>
      </w:r>
      <w:proofErr w:type="spellStart"/>
      <w:r>
        <w:t>vuestro</w:t>
      </w:r>
      <w:proofErr w:type="spellEnd"/>
      <w:r>
        <w:t xml:space="preserve"> </w:t>
      </w:r>
      <w:proofErr w:type="spellStart"/>
      <w:r>
        <w:t>espíritu</w:t>
      </w:r>
      <w:proofErr w:type="spellEnd"/>
      <w:r>
        <w:t xml:space="preserve">, </w:t>
      </w:r>
      <w:proofErr w:type="spellStart"/>
      <w:r>
        <w:t>procedente</w:t>
      </w:r>
      <w:proofErr w:type="spellEnd"/>
      <w:r>
        <w:t xml:space="preserve"> del Reino de la Luz. </w:t>
      </w:r>
      <w:proofErr w:type="spellStart"/>
      <w:r>
        <w:t>Dejad</w:t>
      </w:r>
      <w:proofErr w:type="spellEnd"/>
      <w:r>
        <w:t xml:space="preserve"> </w:t>
      </w:r>
      <w:proofErr w:type="spellStart"/>
      <w:r>
        <w:t>que</w:t>
      </w:r>
      <w:proofErr w:type="spellEnd"/>
      <w:r>
        <w:t xml:space="preserve"> </w:t>
      </w:r>
      <w:proofErr w:type="spellStart"/>
      <w:r>
        <w:t>los</w:t>
      </w:r>
      <w:proofErr w:type="spellEnd"/>
      <w:r>
        <w:t xml:space="preserve"> </w:t>
      </w:r>
      <w:proofErr w:type="spellStart"/>
      <w:r>
        <w:t>que</w:t>
      </w:r>
      <w:proofErr w:type="spellEnd"/>
      <w:r>
        <w:t xml:space="preserve"> </w:t>
      </w:r>
      <w:proofErr w:type="spellStart"/>
      <w:r>
        <w:t>ignoran</w:t>
      </w:r>
      <w:proofErr w:type="spellEnd"/>
      <w:r>
        <w:t xml:space="preserve"> mi </w:t>
      </w:r>
      <w:proofErr w:type="spellStart"/>
      <w:r>
        <w:t>venida</w:t>
      </w:r>
      <w:proofErr w:type="spellEnd"/>
      <w:r>
        <w:t xml:space="preserve"> </w:t>
      </w:r>
      <w:proofErr w:type="spellStart"/>
      <w:r>
        <w:t>sean</w:t>
      </w:r>
      <w:proofErr w:type="spellEnd"/>
      <w:r>
        <w:t xml:space="preserve"> </w:t>
      </w:r>
      <w:proofErr w:type="spellStart"/>
      <w:r>
        <w:t>indiferentes</w:t>
      </w:r>
      <w:proofErr w:type="spellEnd"/>
      <w:r>
        <w:t xml:space="preserve"> </w:t>
      </w:r>
      <w:proofErr w:type="gramStart"/>
      <w:r>
        <w:t>a</w:t>
      </w:r>
      <w:proofErr w:type="gramEnd"/>
      <w:r>
        <w:t xml:space="preserve"> </w:t>
      </w:r>
      <w:proofErr w:type="spellStart"/>
      <w:r>
        <w:t>estas</w:t>
      </w:r>
      <w:proofErr w:type="spellEnd"/>
      <w:r>
        <w:t xml:space="preserve"> </w:t>
      </w:r>
      <w:proofErr w:type="spellStart"/>
      <w:r>
        <w:t>manifestaciones</w:t>
      </w:r>
      <w:proofErr w:type="spellEnd"/>
      <w:r>
        <w:t xml:space="preserve">, hasta </w:t>
      </w:r>
      <w:proofErr w:type="spellStart"/>
      <w:r>
        <w:t>en</w:t>
      </w:r>
      <w:proofErr w:type="spellEnd"/>
      <w:r>
        <w:t xml:space="preserve"> tanto no </w:t>
      </w:r>
      <w:proofErr w:type="spellStart"/>
      <w:r>
        <w:t>llegue</w:t>
      </w:r>
      <w:proofErr w:type="spellEnd"/>
      <w:r>
        <w:t xml:space="preserve"> </w:t>
      </w:r>
      <w:proofErr w:type="gramStart"/>
      <w:r>
        <w:t>a</w:t>
      </w:r>
      <w:proofErr w:type="gramEnd"/>
      <w:r>
        <w:t xml:space="preserve"> </w:t>
      </w:r>
      <w:proofErr w:type="spellStart"/>
      <w:r>
        <w:t>ellos</w:t>
      </w:r>
      <w:proofErr w:type="spellEnd"/>
      <w:r>
        <w:t xml:space="preserve"> mi </w:t>
      </w:r>
      <w:proofErr w:type="spellStart"/>
      <w:r>
        <w:t>llamado</w:t>
      </w:r>
      <w:proofErr w:type="spellEnd"/>
      <w:r>
        <w:t xml:space="preserve">; </w:t>
      </w:r>
      <w:proofErr w:type="spellStart"/>
      <w:r>
        <w:t>más</w:t>
      </w:r>
      <w:proofErr w:type="spellEnd"/>
      <w:r>
        <w:t xml:space="preserve"> </w:t>
      </w:r>
      <w:proofErr w:type="spellStart"/>
      <w:r>
        <w:t>vosotros</w:t>
      </w:r>
      <w:proofErr w:type="spellEnd"/>
      <w:r>
        <w:t xml:space="preserve"> </w:t>
      </w:r>
      <w:proofErr w:type="spellStart"/>
      <w:r>
        <w:t>que</w:t>
      </w:r>
      <w:proofErr w:type="spellEnd"/>
      <w:r>
        <w:t xml:space="preserve"> me </w:t>
      </w:r>
      <w:proofErr w:type="spellStart"/>
      <w:r>
        <w:t>tenéis</w:t>
      </w:r>
      <w:proofErr w:type="spellEnd"/>
      <w:r>
        <w:t xml:space="preserve"> tan </w:t>
      </w:r>
      <w:proofErr w:type="spellStart"/>
      <w:r>
        <w:t>cerca</w:t>
      </w:r>
      <w:proofErr w:type="spellEnd"/>
      <w:r>
        <w:t xml:space="preserve">, no </w:t>
      </w:r>
      <w:proofErr w:type="spellStart"/>
      <w:r>
        <w:t>dudéis</w:t>
      </w:r>
      <w:proofErr w:type="spellEnd"/>
      <w:r>
        <w:t xml:space="preserve">. </w:t>
      </w:r>
    </w:p>
    <w:p w14:paraId="0B8A9A5E" w14:textId="77777777" w:rsidR="00F50769" w:rsidRDefault="00F50769" w:rsidP="00F50769">
      <w:r>
        <w:t xml:space="preserve">61. </w:t>
      </w:r>
      <w:proofErr w:type="spellStart"/>
      <w:r>
        <w:t>Contemplo</w:t>
      </w:r>
      <w:proofErr w:type="spellEnd"/>
      <w:r>
        <w:t xml:space="preserve"> </w:t>
      </w:r>
      <w:proofErr w:type="spellStart"/>
      <w:r>
        <w:t>que</w:t>
      </w:r>
      <w:proofErr w:type="spellEnd"/>
      <w:r>
        <w:t xml:space="preserve"> </w:t>
      </w:r>
      <w:proofErr w:type="spellStart"/>
      <w:r>
        <w:t>os</w:t>
      </w:r>
      <w:proofErr w:type="spellEnd"/>
      <w:r>
        <w:t xml:space="preserve"> </w:t>
      </w:r>
      <w:proofErr w:type="spellStart"/>
      <w:r>
        <w:t>amáis</w:t>
      </w:r>
      <w:proofErr w:type="spellEnd"/>
      <w:r>
        <w:t xml:space="preserve"> </w:t>
      </w:r>
      <w:proofErr w:type="spellStart"/>
      <w:r>
        <w:t>mucho</w:t>
      </w:r>
      <w:proofErr w:type="spellEnd"/>
      <w:r>
        <w:t xml:space="preserve"> a </w:t>
      </w:r>
      <w:proofErr w:type="spellStart"/>
      <w:r>
        <w:t>vosotros</w:t>
      </w:r>
      <w:proofErr w:type="spellEnd"/>
      <w:r>
        <w:t xml:space="preserve"> </w:t>
      </w:r>
      <w:proofErr w:type="spellStart"/>
      <w:r>
        <w:t>mismos</w:t>
      </w:r>
      <w:proofErr w:type="spellEnd"/>
      <w:r>
        <w:t xml:space="preserve">, </w:t>
      </w:r>
      <w:proofErr w:type="spellStart"/>
      <w:r>
        <w:t>pero</w:t>
      </w:r>
      <w:proofErr w:type="spellEnd"/>
      <w:r>
        <w:t xml:space="preserve"> </w:t>
      </w:r>
      <w:proofErr w:type="spellStart"/>
      <w:r>
        <w:t>que</w:t>
      </w:r>
      <w:proofErr w:type="spellEnd"/>
      <w:r>
        <w:t xml:space="preserve"> no </w:t>
      </w:r>
      <w:proofErr w:type="spellStart"/>
      <w:r>
        <w:t>amáis</w:t>
      </w:r>
      <w:proofErr w:type="spellEnd"/>
      <w:r>
        <w:t xml:space="preserve"> a </w:t>
      </w:r>
      <w:proofErr w:type="spellStart"/>
      <w:r>
        <w:t>vuestros</w:t>
      </w:r>
      <w:proofErr w:type="spellEnd"/>
      <w:r>
        <w:t xml:space="preserve"> </w:t>
      </w:r>
      <w:proofErr w:type="spellStart"/>
      <w:r>
        <w:t>semejantes</w:t>
      </w:r>
      <w:proofErr w:type="spellEnd"/>
      <w:r>
        <w:t xml:space="preserve">; </w:t>
      </w:r>
      <w:proofErr w:type="spellStart"/>
      <w:r>
        <w:t>veo</w:t>
      </w:r>
      <w:proofErr w:type="spellEnd"/>
      <w:r>
        <w:t xml:space="preserve"> también </w:t>
      </w:r>
      <w:proofErr w:type="spellStart"/>
      <w:r>
        <w:t>que</w:t>
      </w:r>
      <w:proofErr w:type="spellEnd"/>
      <w:r>
        <w:t xml:space="preserve"> </w:t>
      </w:r>
      <w:proofErr w:type="spellStart"/>
      <w:r>
        <w:t>teméis</w:t>
      </w:r>
      <w:proofErr w:type="spellEnd"/>
      <w:r>
        <w:t xml:space="preserve"> al </w:t>
      </w:r>
      <w:proofErr w:type="spellStart"/>
      <w:r>
        <w:t>juicio</w:t>
      </w:r>
      <w:proofErr w:type="spellEnd"/>
      <w:r>
        <w:t xml:space="preserve"> de la </w:t>
      </w:r>
      <w:proofErr w:type="spellStart"/>
      <w:r>
        <w:t>humanidad</w:t>
      </w:r>
      <w:proofErr w:type="spellEnd"/>
      <w:r>
        <w:t xml:space="preserve"> y </w:t>
      </w:r>
      <w:proofErr w:type="gramStart"/>
      <w:r>
        <w:t>no</w:t>
      </w:r>
      <w:proofErr w:type="gramEnd"/>
      <w:r>
        <w:t xml:space="preserve"> al </w:t>
      </w:r>
      <w:proofErr w:type="spellStart"/>
      <w:r>
        <w:t>mío</w:t>
      </w:r>
      <w:proofErr w:type="spellEnd"/>
      <w:r>
        <w:t xml:space="preserve">. Es </w:t>
      </w:r>
      <w:proofErr w:type="spellStart"/>
      <w:r>
        <w:t>porque</w:t>
      </w:r>
      <w:proofErr w:type="spellEnd"/>
      <w:r>
        <w:t xml:space="preserve"> </w:t>
      </w:r>
      <w:proofErr w:type="spellStart"/>
      <w:r>
        <w:t>habéis</w:t>
      </w:r>
      <w:proofErr w:type="spellEnd"/>
      <w:r>
        <w:t xml:space="preserve"> </w:t>
      </w:r>
      <w:proofErr w:type="spellStart"/>
      <w:r>
        <w:t>acallado</w:t>
      </w:r>
      <w:proofErr w:type="spellEnd"/>
      <w:r>
        <w:t xml:space="preserve"> la </w:t>
      </w:r>
      <w:proofErr w:type="spellStart"/>
      <w:r>
        <w:t>voz</w:t>
      </w:r>
      <w:proofErr w:type="spellEnd"/>
      <w:r>
        <w:t xml:space="preserve"> de la </w:t>
      </w:r>
      <w:proofErr w:type="spellStart"/>
      <w:r>
        <w:t>conciencia</w:t>
      </w:r>
      <w:proofErr w:type="spellEnd"/>
      <w:r>
        <w:t xml:space="preserve">, </w:t>
      </w:r>
      <w:proofErr w:type="spellStart"/>
      <w:r>
        <w:t>que</w:t>
      </w:r>
      <w:proofErr w:type="spellEnd"/>
      <w:r>
        <w:t xml:space="preserve"> es </w:t>
      </w:r>
      <w:proofErr w:type="spellStart"/>
      <w:r>
        <w:t>vuestro</w:t>
      </w:r>
      <w:proofErr w:type="spellEnd"/>
      <w:r>
        <w:t xml:space="preserve"> </w:t>
      </w:r>
      <w:proofErr w:type="spellStart"/>
      <w:r>
        <w:t>guía</w:t>
      </w:r>
      <w:proofErr w:type="spellEnd"/>
      <w:r>
        <w:t xml:space="preserve"> interior, </w:t>
      </w:r>
      <w:proofErr w:type="spellStart"/>
      <w:r>
        <w:t>olvidando</w:t>
      </w:r>
      <w:proofErr w:type="spellEnd"/>
      <w:r>
        <w:t xml:space="preserve"> </w:t>
      </w:r>
      <w:proofErr w:type="spellStart"/>
      <w:r>
        <w:t>que</w:t>
      </w:r>
      <w:proofErr w:type="spellEnd"/>
      <w:r>
        <w:t xml:space="preserve"> </w:t>
      </w:r>
      <w:proofErr w:type="spellStart"/>
      <w:r>
        <w:t>quiero</w:t>
      </w:r>
      <w:proofErr w:type="spellEnd"/>
      <w:r>
        <w:t xml:space="preserve"> </w:t>
      </w:r>
      <w:proofErr w:type="spellStart"/>
      <w:r>
        <w:t>forjaros</w:t>
      </w:r>
      <w:proofErr w:type="spellEnd"/>
      <w:r>
        <w:t xml:space="preserve"> y </w:t>
      </w:r>
      <w:proofErr w:type="spellStart"/>
      <w:r>
        <w:t>prepararos</w:t>
      </w:r>
      <w:proofErr w:type="spellEnd"/>
      <w:r>
        <w:t xml:space="preserve"> para </w:t>
      </w:r>
      <w:proofErr w:type="spellStart"/>
      <w:r>
        <w:t>que</w:t>
      </w:r>
      <w:proofErr w:type="spellEnd"/>
      <w:r>
        <w:t xml:space="preserve"> </w:t>
      </w:r>
      <w:proofErr w:type="spellStart"/>
      <w:r>
        <w:t>seáis</w:t>
      </w:r>
      <w:proofErr w:type="spellEnd"/>
      <w:r>
        <w:t xml:space="preserve"> un pueblo </w:t>
      </w:r>
      <w:proofErr w:type="spellStart"/>
      <w:r>
        <w:t>fuerte</w:t>
      </w:r>
      <w:proofErr w:type="spellEnd"/>
      <w:r>
        <w:t xml:space="preserve">, virtuoso y </w:t>
      </w:r>
      <w:proofErr w:type="spellStart"/>
      <w:r>
        <w:t>sumiso</w:t>
      </w:r>
      <w:proofErr w:type="spellEnd"/>
      <w:r>
        <w:t xml:space="preserve"> a mi </w:t>
      </w:r>
      <w:proofErr w:type="spellStart"/>
      <w:r>
        <w:t>voluntad</w:t>
      </w:r>
      <w:proofErr w:type="spellEnd"/>
      <w:r>
        <w:t xml:space="preserve">, </w:t>
      </w:r>
      <w:proofErr w:type="spellStart"/>
      <w:r>
        <w:t>porque</w:t>
      </w:r>
      <w:proofErr w:type="spellEnd"/>
      <w:r>
        <w:t xml:space="preserve"> </w:t>
      </w:r>
      <w:proofErr w:type="spellStart"/>
      <w:r>
        <w:t>sólo</w:t>
      </w:r>
      <w:proofErr w:type="spellEnd"/>
      <w:r>
        <w:t xml:space="preserve"> </w:t>
      </w:r>
      <w:proofErr w:type="spellStart"/>
      <w:r>
        <w:t>así</w:t>
      </w:r>
      <w:proofErr w:type="spellEnd"/>
      <w:r>
        <w:t xml:space="preserve"> </w:t>
      </w:r>
      <w:proofErr w:type="spellStart"/>
      <w:r>
        <w:t>podéis</w:t>
      </w:r>
      <w:proofErr w:type="spellEnd"/>
      <w:r>
        <w:t xml:space="preserve"> </w:t>
      </w:r>
      <w:proofErr w:type="spellStart"/>
      <w:r>
        <w:t>salvar</w:t>
      </w:r>
      <w:proofErr w:type="spellEnd"/>
      <w:r>
        <w:t xml:space="preserve"> a </w:t>
      </w:r>
      <w:proofErr w:type="spellStart"/>
      <w:r>
        <w:t>vuestros</w:t>
      </w:r>
      <w:proofErr w:type="spellEnd"/>
      <w:r>
        <w:t xml:space="preserve"> </w:t>
      </w:r>
      <w:proofErr w:type="spellStart"/>
      <w:r>
        <w:t>hermanos</w:t>
      </w:r>
      <w:proofErr w:type="spellEnd"/>
      <w:r>
        <w:t xml:space="preserve"> y </w:t>
      </w:r>
      <w:proofErr w:type="spellStart"/>
      <w:r>
        <w:t>cumplir</w:t>
      </w:r>
      <w:proofErr w:type="spellEnd"/>
      <w:r>
        <w:t xml:space="preserve"> con la </w:t>
      </w:r>
      <w:proofErr w:type="spellStart"/>
      <w:r>
        <w:t>misión</w:t>
      </w:r>
      <w:proofErr w:type="spellEnd"/>
      <w:r>
        <w:t xml:space="preserve"> </w:t>
      </w:r>
      <w:proofErr w:type="spellStart"/>
      <w:r>
        <w:t>que</w:t>
      </w:r>
      <w:proofErr w:type="spellEnd"/>
      <w:r>
        <w:t xml:space="preserve"> </w:t>
      </w:r>
      <w:proofErr w:type="spellStart"/>
      <w:r>
        <w:t>os</w:t>
      </w:r>
      <w:proofErr w:type="spellEnd"/>
      <w:r>
        <w:t xml:space="preserve"> </w:t>
      </w:r>
      <w:proofErr w:type="spellStart"/>
      <w:r>
        <w:t>estoy</w:t>
      </w:r>
      <w:proofErr w:type="spellEnd"/>
      <w:r>
        <w:t xml:space="preserve"> </w:t>
      </w:r>
      <w:proofErr w:type="spellStart"/>
      <w:r>
        <w:t>encomendando</w:t>
      </w:r>
      <w:proofErr w:type="spellEnd"/>
      <w:r>
        <w:t xml:space="preserve">. </w:t>
      </w:r>
    </w:p>
    <w:p w14:paraId="5F50BB19" w14:textId="77777777" w:rsidR="00F50769" w:rsidRDefault="00F50769" w:rsidP="00F50769">
      <w:r>
        <w:t xml:space="preserve">62. </w:t>
      </w:r>
      <w:proofErr w:type="spellStart"/>
      <w:r>
        <w:t>Amadme</w:t>
      </w:r>
      <w:proofErr w:type="spellEnd"/>
      <w:r>
        <w:t xml:space="preserve"> y </w:t>
      </w:r>
      <w:proofErr w:type="spellStart"/>
      <w:r>
        <w:t>pedidme</w:t>
      </w:r>
      <w:proofErr w:type="spellEnd"/>
      <w:r>
        <w:t xml:space="preserve"> </w:t>
      </w:r>
      <w:proofErr w:type="spellStart"/>
      <w:r>
        <w:t>como</w:t>
      </w:r>
      <w:proofErr w:type="spellEnd"/>
      <w:r>
        <w:t xml:space="preserve"> </w:t>
      </w:r>
      <w:proofErr w:type="spellStart"/>
      <w:r>
        <w:t>corresponde</w:t>
      </w:r>
      <w:proofErr w:type="spellEnd"/>
      <w:r>
        <w:t xml:space="preserve"> a un </w:t>
      </w:r>
      <w:proofErr w:type="spellStart"/>
      <w:r>
        <w:t>hijo</w:t>
      </w:r>
      <w:proofErr w:type="spellEnd"/>
      <w:r>
        <w:t xml:space="preserve"> </w:t>
      </w:r>
      <w:proofErr w:type="spellStart"/>
      <w:r>
        <w:t>mío</w:t>
      </w:r>
      <w:proofErr w:type="spellEnd"/>
      <w:r>
        <w:t xml:space="preserve">; mas </w:t>
      </w:r>
      <w:proofErr w:type="spellStart"/>
      <w:r>
        <w:t>depositad</w:t>
      </w:r>
      <w:proofErr w:type="spellEnd"/>
      <w:r>
        <w:t xml:space="preserve"> </w:t>
      </w:r>
      <w:proofErr w:type="spellStart"/>
      <w:r>
        <w:t>en</w:t>
      </w:r>
      <w:proofErr w:type="spellEnd"/>
      <w:r>
        <w:t xml:space="preserve"> Mi </w:t>
      </w:r>
      <w:proofErr w:type="spellStart"/>
      <w:r>
        <w:t>toda</w:t>
      </w:r>
      <w:proofErr w:type="spellEnd"/>
      <w:r>
        <w:t xml:space="preserve"> </w:t>
      </w:r>
      <w:proofErr w:type="spellStart"/>
      <w:r>
        <w:t>vuestra</w:t>
      </w:r>
      <w:proofErr w:type="spellEnd"/>
      <w:r>
        <w:t xml:space="preserve"> </w:t>
      </w:r>
      <w:proofErr w:type="spellStart"/>
      <w:r>
        <w:t>confianza</w:t>
      </w:r>
      <w:proofErr w:type="spellEnd"/>
      <w:r>
        <w:t xml:space="preserve">, a fin de </w:t>
      </w:r>
      <w:proofErr w:type="spellStart"/>
      <w:r>
        <w:t>que</w:t>
      </w:r>
      <w:proofErr w:type="spellEnd"/>
      <w:r>
        <w:t xml:space="preserve"> </w:t>
      </w:r>
      <w:proofErr w:type="spellStart"/>
      <w:r>
        <w:t>vuestra</w:t>
      </w:r>
      <w:proofErr w:type="spellEnd"/>
      <w:r>
        <w:t xml:space="preserve"> </w:t>
      </w:r>
      <w:proofErr w:type="spellStart"/>
      <w:r>
        <w:t>existencia</w:t>
      </w:r>
      <w:proofErr w:type="spellEnd"/>
      <w:r>
        <w:t xml:space="preserve"> sea plena de </w:t>
      </w:r>
      <w:proofErr w:type="spellStart"/>
      <w:r>
        <w:t>serenidad</w:t>
      </w:r>
      <w:proofErr w:type="spellEnd"/>
      <w:r>
        <w:t xml:space="preserve"> y de </w:t>
      </w:r>
      <w:proofErr w:type="spellStart"/>
      <w:r>
        <w:t>paz</w:t>
      </w:r>
      <w:proofErr w:type="spellEnd"/>
      <w:r>
        <w:t xml:space="preserve">. </w:t>
      </w:r>
    </w:p>
    <w:p w14:paraId="37269BB4" w14:textId="77777777" w:rsidR="00F50769" w:rsidRDefault="00F50769" w:rsidP="00F50769">
      <w:r>
        <w:t xml:space="preserve">63. </w:t>
      </w:r>
      <w:proofErr w:type="spellStart"/>
      <w:r>
        <w:t>Jamás</w:t>
      </w:r>
      <w:proofErr w:type="spellEnd"/>
      <w:r>
        <w:t xml:space="preserve"> </w:t>
      </w:r>
      <w:proofErr w:type="spellStart"/>
      <w:r>
        <w:t>dudéis</w:t>
      </w:r>
      <w:proofErr w:type="spellEnd"/>
      <w:r>
        <w:t xml:space="preserve"> del </w:t>
      </w:r>
      <w:proofErr w:type="spellStart"/>
      <w:r>
        <w:t>cumplimiento</w:t>
      </w:r>
      <w:proofErr w:type="spellEnd"/>
      <w:r>
        <w:t xml:space="preserve"> de mi palabra, </w:t>
      </w:r>
      <w:proofErr w:type="spellStart"/>
      <w:r>
        <w:t>ni</w:t>
      </w:r>
      <w:proofErr w:type="spellEnd"/>
      <w:r>
        <w:t xml:space="preserve"> </w:t>
      </w:r>
      <w:proofErr w:type="spellStart"/>
      <w:r>
        <w:t>estéis</w:t>
      </w:r>
      <w:proofErr w:type="spellEnd"/>
      <w:r>
        <w:t xml:space="preserve"> </w:t>
      </w:r>
      <w:proofErr w:type="spellStart"/>
      <w:r>
        <w:t>en</w:t>
      </w:r>
      <w:proofErr w:type="spellEnd"/>
      <w:r>
        <w:t xml:space="preserve"> </w:t>
      </w:r>
      <w:proofErr w:type="spellStart"/>
      <w:r>
        <w:t>espera</w:t>
      </w:r>
      <w:proofErr w:type="spellEnd"/>
      <w:r>
        <w:t xml:space="preserve"> de </w:t>
      </w:r>
      <w:proofErr w:type="spellStart"/>
      <w:r>
        <w:t>su</w:t>
      </w:r>
      <w:proofErr w:type="spellEnd"/>
      <w:r>
        <w:t xml:space="preserve"> </w:t>
      </w:r>
      <w:proofErr w:type="spellStart"/>
      <w:r>
        <w:t>realización</w:t>
      </w:r>
      <w:proofErr w:type="spellEnd"/>
      <w:r>
        <w:t xml:space="preserve"> para </w:t>
      </w:r>
      <w:proofErr w:type="spellStart"/>
      <w:r>
        <w:t>creer</w:t>
      </w:r>
      <w:proofErr w:type="spellEnd"/>
      <w:r>
        <w:t xml:space="preserve"> </w:t>
      </w:r>
      <w:proofErr w:type="spellStart"/>
      <w:r>
        <w:t>que</w:t>
      </w:r>
      <w:proofErr w:type="spellEnd"/>
      <w:r>
        <w:t xml:space="preserve"> </w:t>
      </w:r>
      <w:proofErr w:type="spellStart"/>
      <w:r>
        <w:t>ella</w:t>
      </w:r>
      <w:proofErr w:type="spellEnd"/>
      <w:r>
        <w:t xml:space="preserve"> ha </w:t>
      </w:r>
      <w:proofErr w:type="spellStart"/>
      <w:r>
        <w:t>sido</w:t>
      </w:r>
      <w:proofErr w:type="spellEnd"/>
      <w:r>
        <w:t xml:space="preserve"> </w:t>
      </w:r>
      <w:proofErr w:type="spellStart"/>
      <w:r>
        <w:t>una</w:t>
      </w:r>
      <w:proofErr w:type="spellEnd"/>
      <w:r>
        <w:t xml:space="preserve"> </w:t>
      </w:r>
      <w:proofErr w:type="spellStart"/>
      <w:r>
        <w:t>verdad</w:t>
      </w:r>
      <w:proofErr w:type="spellEnd"/>
      <w:r>
        <w:t xml:space="preserve">. Lo </w:t>
      </w:r>
      <w:proofErr w:type="spellStart"/>
      <w:r>
        <w:t>que</w:t>
      </w:r>
      <w:proofErr w:type="spellEnd"/>
      <w:r>
        <w:t xml:space="preserve"> </w:t>
      </w:r>
      <w:proofErr w:type="spellStart"/>
      <w:r>
        <w:t>Yo</w:t>
      </w:r>
      <w:proofErr w:type="spellEnd"/>
      <w:r>
        <w:t xml:space="preserve"> he </w:t>
      </w:r>
      <w:proofErr w:type="spellStart"/>
      <w:r>
        <w:t>hablado</w:t>
      </w:r>
      <w:proofErr w:type="spellEnd"/>
      <w:r>
        <w:t xml:space="preserve"> </w:t>
      </w:r>
      <w:proofErr w:type="spellStart"/>
      <w:r>
        <w:t>por</w:t>
      </w:r>
      <w:proofErr w:type="spellEnd"/>
      <w:r>
        <w:t xml:space="preserve"> </w:t>
      </w:r>
      <w:proofErr w:type="spellStart"/>
      <w:r>
        <w:t>conducto</w:t>
      </w:r>
      <w:proofErr w:type="spellEnd"/>
      <w:r>
        <w:t xml:space="preserve"> de mis </w:t>
      </w:r>
      <w:proofErr w:type="spellStart"/>
      <w:r>
        <w:t>portavoces</w:t>
      </w:r>
      <w:proofErr w:type="spellEnd"/>
      <w:r>
        <w:t xml:space="preserve">, hombres, </w:t>
      </w:r>
      <w:proofErr w:type="spellStart"/>
      <w:r>
        <w:t>mujeres</w:t>
      </w:r>
      <w:proofErr w:type="spellEnd"/>
      <w:r>
        <w:t xml:space="preserve"> y </w:t>
      </w:r>
      <w:proofErr w:type="spellStart"/>
      <w:r>
        <w:t>niños</w:t>
      </w:r>
      <w:proofErr w:type="spellEnd"/>
      <w:r>
        <w:t xml:space="preserve">, se </w:t>
      </w:r>
      <w:proofErr w:type="spellStart"/>
      <w:r>
        <w:t>cumplirá</w:t>
      </w:r>
      <w:proofErr w:type="spellEnd"/>
      <w:r>
        <w:t xml:space="preserve">. ¿No </w:t>
      </w:r>
      <w:proofErr w:type="spellStart"/>
      <w:r>
        <w:t>habéis</w:t>
      </w:r>
      <w:proofErr w:type="spellEnd"/>
      <w:r>
        <w:t xml:space="preserve"> visto </w:t>
      </w:r>
      <w:proofErr w:type="spellStart"/>
      <w:r>
        <w:t>cumplidos</w:t>
      </w:r>
      <w:proofErr w:type="spellEnd"/>
      <w:r>
        <w:t xml:space="preserve"> </w:t>
      </w:r>
      <w:proofErr w:type="spellStart"/>
      <w:r>
        <w:t>todos</w:t>
      </w:r>
      <w:proofErr w:type="spellEnd"/>
      <w:r>
        <w:t xml:space="preserve"> </w:t>
      </w:r>
      <w:proofErr w:type="spellStart"/>
      <w:r>
        <w:t>los</w:t>
      </w:r>
      <w:proofErr w:type="spellEnd"/>
      <w:r>
        <w:t xml:space="preserve"> </w:t>
      </w:r>
      <w:proofErr w:type="spellStart"/>
      <w:r>
        <w:t>anuncios</w:t>
      </w:r>
      <w:proofErr w:type="spellEnd"/>
      <w:r>
        <w:t xml:space="preserve"> y </w:t>
      </w:r>
      <w:proofErr w:type="spellStart"/>
      <w:r>
        <w:t>profecías</w:t>
      </w:r>
      <w:proofErr w:type="spellEnd"/>
      <w:r>
        <w:t xml:space="preserve"> dadas </w:t>
      </w:r>
      <w:proofErr w:type="spellStart"/>
      <w:r>
        <w:t>por</w:t>
      </w:r>
      <w:proofErr w:type="spellEnd"/>
      <w:r>
        <w:t xml:space="preserve"> </w:t>
      </w:r>
      <w:proofErr w:type="spellStart"/>
      <w:r>
        <w:t>conducto</w:t>
      </w:r>
      <w:proofErr w:type="spellEnd"/>
      <w:r>
        <w:t xml:space="preserve"> de Damiana Oviedo? </w:t>
      </w:r>
      <w:proofErr w:type="spellStart"/>
      <w:r>
        <w:t>Tiempos</w:t>
      </w:r>
      <w:proofErr w:type="spellEnd"/>
      <w:r>
        <w:t xml:space="preserve"> de </w:t>
      </w:r>
      <w:proofErr w:type="spellStart"/>
      <w:r>
        <w:t>purificación</w:t>
      </w:r>
      <w:proofErr w:type="spellEnd"/>
      <w:r>
        <w:t xml:space="preserve"> y de dolor </w:t>
      </w:r>
      <w:proofErr w:type="spellStart"/>
      <w:r>
        <w:t>profetizaron</w:t>
      </w:r>
      <w:proofErr w:type="spellEnd"/>
      <w:r>
        <w:t xml:space="preserve"> </w:t>
      </w:r>
      <w:proofErr w:type="spellStart"/>
      <w:r>
        <w:t>aquellos</w:t>
      </w:r>
      <w:proofErr w:type="spellEnd"/>
      <w:r>
        <w:t xml:space="preserve"> </w:t>
      </w:r>
      <w:proofErr w:type="spellStart"/>
      <w:r>
        <w:t>labios</w:t>
      </w:r>
      <w:proofErr w:type="spellEnd"/>
      <w:r>
        <w:t xml:space="preserve"> y </w:t>
      </w:r>
      <w:proofErr w:type="spellStart"/>
      <w:r>
        <w:t>en</w:t>
      </w:r>
      <w:proofErr w:type="spellEnd"/>
      <w:r>
        <w:t xml:space="preserve">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aquellas</w:t>
      </w:r>
      <w:proofErr w:type="spellEnd"/>
      <w:r>
        <w:t xml:space="preserve"> palabras se </w:t>
      </w:r>
      <w:proofErr w:type="spellStart"/>
      <w:r>
        <w:t>han</w:t>
      </w:r>
      <w:proofErr w:type="spellEnd"/>
      <w:r>
        <w:t xml:space="preserve"> </w:t>
      </w:r>
      <w:proofErr w:type="spellStart"/>
      <w:r>
        <w:t>cumplido</w:t>
      </w:r>
      <w:proofErr w:type="spellEnd"/>
      <w:r>
        <w:t xml:space="preserve">. Cuando </w:t>
      </w:r>
      <w:proofErr w:type="spellStart"/>
      <w:r>
        <w:t>los</w:t>
      </w:r>
      <w:proofErr w:type="spellEnd"/>
      <w:r>
        <w:t xml:space="preserve"> </w:t>
      </w:r>
      <w:proofErr w:type="spellStart"/>
      <w:r>
        <w:t>videntes</w:t>
      </w:r>
      <w:proofErr w:type="spellEnd"/>
      <w:r>
        <w:t xml:space="preserve"> </w:t>
      </w:r>
      <w:proofErr w:type="spellStart"/>
      <w:r>
        <w:t>han</w:t>
      </w:r>
      <w:proofErr w:type="spellEnd"/>
      <w:r>
        <w:t xml:space="preserve"> </w:t>
      </w:r>
      <w:proofErr w:type="spellStart"/>
      <w:r>
        <w:t>traspasado</w:t>
      </w:r>
      <w:proofErr w:type="spellEnd"/>
      <w:r>
        <w:t xml:space="preserve"> </w:t>
      </w:r>
      <w:proofErr w:type="spellStart"/>
      <w:r>
        <w:t>los</w:t>
      </w:r>
      <w:proofErr w:type="spellEnd"/>
      <w:r>
        <w:t xml:space="preserve"> </w:t>
      </w:r>
      <w:proofErr w:type="spellStart"/>
      <w:r>
        <w:t>límites</w:t>
      </w:r>
      <w:proofErr w:type="spellEnd"/>
      <w:r>
        <w:t xml:space="preserve"> de lo material para </w:t>
      </w:r>
      <w:proofErr w:type="spellStart"/>
      <w:r>
        <w:t>ir</w:t>
      </w:r>
      <w:proofErr w:type="spellEnd"/>
      <w:r>
        <w:t xml:space="preserve"> a </w:t>
      </w:r>
      <w:proofErr w:type="spellStart"/>
      <w:r>
        <w:t>extasiarse</w:t>
      </w:r>
      <w:proofErr w:type="spellEnd"/>
      <w:r>
        <w:t xml:space="preserve"> </w:t>
      </w:r>
      <w:proofErr w:type="spellStart"/>
      <w:r>
        <w:t>en</w:t>
      </w:r>
      <w:proofErr w:type="spellEnd"/>
      <w:r>
        <w:t xml:space="preserve"> la </w:t>
      </w:r>
      <w:proofErr w:type="spellStart"/>
      <w:r>
        <w:t>contemplación</w:t>
      </w:r>
      <w:proofErr w:type="spellEnd"/>
      <w:r>
        <w:t xml:space="preserve"> de la </w:t>
      </w:r>
      <w:proofErr w:type="spellStart"/>
      <w:r>
        <w:t>vida</w:t>
      </w:r>
      <w:proofErr w:type="spellEnd"/>
      <w:r>
        <w:t xml:space="preserve"> </w:t>
      </w:r>
      <w:proofErr w:type="spellStart"/>
      <w:r>
        <w:t>espiritual</w:t>
      </w:r>
      <w:proofErr w:type="spellEnd"/>
      <w:r>
        <w:t xml:space="preserve">, al </w:t>
      </w:r>
      <w:proofErr w:type="spellStart"/>
      <w:r>
        <w:t>retornar</w:t>
      </w:r>
      <w:proofErr w:type="spellEnd"/>
      <w:r>
        <w:t xml:space="preserve"> a </w:t>
      </w:r>
      <w:proofErr w:type="spellStart"/>
      <w:r>
        <w:t>su</w:t>
      </w:r>
      <w:proofErr w:type="spellEnd"/>
      <w:r>
        <w:t xml:space="preserve"> </w:t>
      </w:r>
      <w:proofErr w:type="spellStart"/>
      <w:r>
        <w:t>envoltura</w:t>
      </w:r>
      <w:proofErr w:type="spellEnd"/>
      <w:r>
        <w:t xml:space="preserve"> me </w:t>
      </w:r>
      <w:proofErr w:type="spellStart"/>
      <w:r>
        <w:t>han</w:t>
      </w:r>
      <w:proofErr w:type="spellEnd"/>
      <w:r>
        <w:t xml:space="preserve"> </w:t>
      </w:r>
      <w:proofErr w:type="spellStart"/>
      <w:r>
        <w:t>pedido</w:t>
      </w:r>
      <w:proofErr w:type="spellEnd"/>
      <w:r>
        <w:t xml:space="preserve"> les </w:t>
      </w:r>
      <w:proofErr w:type="spellStart"/>
      <w:r>
        <w:t>permita</w:t>
      </w:r>
      <w:proofErr w:type="spellEnd"/>
      <w:r>
        <w:t xml:space="preserve"> </w:t>
      </w:r>
      <w:proofErr w:type="spellStart"/>
      <w:r>
        <w:t>morar</w:t>
      </w:r>
      <w:proofErr w:type="spellEnd"/>
      <w:r>
        <w:t xml:space="preserve"> </w:t>
      </w:r>
      <w:proofErr w:type="spellStart"/>
      <w:r>
        <w:t>en</w:t>
      </w:r>
      <w:proofErr w:type="spellEnd"/>
      <w:r>
        <w:t xml:space="preserve"> </w:t>
      </w:r>
      <w:proofErr w:type="spellStart"/>
      <w:r>
        <w:t>aquella</w:t>
      </w:r>
      <w:proofErr w:type="spellEnd"/>
      <w:r>
        <w:t xml:space="preserve"> </w:t>
      </w:r>
      <w:proofErr w:type="spellStart"/>
      <w:r>
        <w:t>mansión</w:t>
      </w:r>
      <w:proofErr w:type="spellEnd"/>
      <w:r>
        <w:t xml:space="preserve"> </w:t>
      </w:r>
      <w:proofErr w:type="spellStart"/>
      <w:r>
        <w:t>en</w:t>
      </w:r>
      <w:proofErr w:type="spellEnd"/>
      <w:r>
        <w:t xml:space="preserve"> </w:t>
      </w:r>
      <w:proofErr w:type="spellStart"/>
      <w:r>
        <w:t>donde</w:t>
      </w:r>
      <w:proofErr w:type="spellEnd"/>
      <w:r>
        <w:t xml:space="preserve"> tanto </w:t>
      </w:r>
      <w:proofErr w:type="spellStart"/>
      <w:r>
        <w:t>gozó</w:t>
      </w:r>
      <w:proofErr w:type="spellEnd"/>
      <w:r>
        <w:t xml:space="preserve"> </w:t>
      </w:r>
      <w:proofErr w:type="spellStart"/>
      <w:r>
        <w:t>su</w:t>
      </w:r>
      <w:proofErr w:type="spellEnd"/>
      <w:r>
        <w:t xml:space="preserve"> </w:t>
      </w:r>
      <w:proofErr w:type="spellStart"/>
      <w:r>
        <w:t>espíritu</w:t>
      </w:r>
      <w:proofErr w:type="spellEnd"/>
      <w:r>
        <w:t xml:space="preserve"> </w:t>
      </w:r>
      <w:proofErr w:type="spellStart"/>
      <w:r>
        <w:t>durante</w:t>
      </w:r>
      <w:proofErr w:type="spellEnd"/>
      <w:r>
        <w:t xml:space="preserve"> </w:t>
      </w:r>
      <w:proofErr w:type="spellStart"/>
      <w:r>
        <w:t>su</w:t>
      </w:r>
      <w:proofErr w:type="spellEnd"/>
      <w:r>
        <w:t xml:space="preserve"> </w:t>
      </w:r>
      <w:proofErr w:type="spellStart"/>
      <w:r>
        <w:t>elevación</w:t>
      </w:r>
      <w:proofErr w:type="spellEnd"/>
      <w:r>
        <w:t xml:space="preserve">, a lo </w:t>
      </w:r>
      <w:proofErr w:type="spellStart"/>
      <w:r>
        <w:t>cual</w:t>
      </w:r>
      <w:proofErr w:type="spellEnd"/>
      <w:r>
        <w:t xml:space="preserve"> les he </w:t>
      </w:r>
      <w:proofErr w:type="spellStart"/>
      <w:r>
        <w:t>dicho</w:t>
      </w:r>
      <w:proofErr w:type="spellEnd"/>
      <w:r>
        <w:t xml:space="preserve"> </w:t>
      </w:r>
      <w:proofErr w:type="spellStart"/>
      <w:r>
        <w:t>que</w:t>
      </w:r>
      <w:proofErr w:type="spellEnd"/>
      <w:r>
        <w:t xml:space="preserve"> </w:t>
      </w:r>
      <w:proofErr w:type="spellStart"/>
      <w:r>
        <w:t>todavía</w:t>
      </w:r>
      <w:proofErr w:type="spellEnd"/>
      <w:r>
        <w:t xml:space="preserve"> no es </w:t>
      </w:r>
      <w:proofErr w:type="spellStart"/>
      <w:r>
        <w:t>el</w:t>
      </w:r>
      <w:proofErr w:type="spellEnd"/>
      <w:r>
        <w:t xml:space="preserve"> </w:t>
      </w:r>
      <w:proofErr w:type="spellStart"/>
      <w:r>
        <w:t>tiempo</w:t>
      </w:r>
      <w:proofErr w:type="spellEnd"/>
      <w:r>
        <w:t xml:space="preserve"> </w:t>
      </w:r>
      <w:proofErr w:type="spellStart"/>
      <w:r>
        <w:t>en</w:t>
      </w:r>
      <w:proofErr w:type="spellEnd"/>
      <w:r>
        <w:t xml:space="preserve"> </w:t>
      </w:r>
      <w:proofErr w:type="spellStart"/>
      <w:r>
        <w:t>que</w:t>
      </w:r>
      <w:proofErr w:type="spellEnd"/>
      <w:r>
        <w:t xml:space="preserve"> </w:t>
      </w:r>
      <w:proofErr w:type="spellStart"/>
      <w:r>
        <w:lastRenderedPageBreak/>
        <w:t>puedan</w:t>
      </w:r>
      <w:proofErr w:type="spellEnd"/>
      <w:r>
        <w:t xml:space="preserve"> </w:t>
      </w:r>
      <w:proofErr w:type="spellStart"/>
      <w:r>
        <w:t>habitar</w:t>
      </w:r>
      <w:proofErr w:type="spellEnd"/>
      <w:r>
        <w:t xml:space="preserve"> </w:t>
      </w:r>
      <w:proofErr w:type="spellStart"/>
      <w:r>
        <w:t>en</w:t>
      </w:r>
      <w:proofErr w:type="spellEnd"/>
      <w:r>
        <w:t xml:space="preserve"> </w:t>
      </w:r>
      <w:proofErr w:type="spellStart"/>
      <w:r>
        <w:t>aquellas</w:t>
      </w:r>
      <w:proofErr w:type="spellEnd"/>
      <w:r>
        <w:t xml:space="preserve"> </w:t>
      </w:r>
      <w:proofErr w:type="spellStart"/>
      <w:r>
        <w:t>mansiones</w:t>
      </w:r>
      <w:proofErr w:type="spellEnd"/>
      <w:r>
        <w:t xml:space="preserve">; </w:t>
      </w:r>
      <w:proofErr w:type="spellStart"/>
      <w:r>
        <w:t>pero</w:t>
      </w:r>
      <w:proofErr w:type="spellEnd"/>
      <w:r>
        <w:t xml:space="preserve"> </w:t>
      </w:r>
      <w:proofErr w:type="spellStart"/>
      <w:r>
        <w:t>que</w:t>
      </w:r>
      <w:proofErr w:type="spellEnd"/>
      <w:r>
        <w:t xml:space="preserve"> </w:t>
      </w:r>
      <w:proofErr w:type="spellStart"/>
      <w:r>
        <w:t>perseveren</w:t>
      </w:r>
      <w:proofErr w:type="spellEnd"/>
      <w:r>
        <w:t xml:space="preserve"> </w:t>
      </w:r>
      <w:proofErr w:type="spellStart"/>
      <w:r>
        <w:t>en</w:t>
      </w:r>
      <w:proofErr w:type="spellEnd"/>
      <w:r>
        <w:t xml:space="preserve"> mi </w:t>
      </w:r>
      <w:proofErr w:type="spellStart"/>
      <w:r>
        <w:t>senda</w:t>
      </w:r>
      <w:proofErr w:type="spellEnd"/>
      <w:r>
        <w:t xml:space="preserve">, </w:t>
      </w:r>
      <w:proofErr w:type="spellStart"/>
      <w:r>
        <w:t>que</w:t>
      </w:r>
      <w:proofErr w:type="spellEnd"/>
      <w:r>
        <w:t xml:space="preserve"> es la </w:t>
      </w:r>
      <w:proofErr w:type="spellStart"/>
      <w:r>
        <w:t>que</w:t>
      </w:r>
      <w:proofErr w:type="spellEnd"/>
      <w:r>
        <w:t xml:space="preserve"> </w:t>
      </w:r>
      <w:proofErr w:type="spellStart"/>
      <w:r>
        <w:t>habrá</w:t>
      </w:r>
      <w:proofErr w:type="spellEnd"/>
      <w:r>
        <w:t xml:space="preserve"> de </w:t>
      </w:r>
      <w:proofErr w:type="spellStart"/>
      <w:r>
        <w:t>llevar</w:t>
      </w:r>
      <w:proofErr w:type="spellEnd"/>
      <w:r>
        <w:t xml:space="preserve"> a </w:t>
      </w:r>
      <w:proofErr w:type="spellStart"/>
      <w:r>
        <w:t>todos</w:t>
      </w:r>
      <w:proofErr w:type="spellEnd"/>
      <w:r>
        <w:t xml:space="preserve"> a la morada </w:t>
      </w:r>
      <w:proofErr w:type="spellStart"/>
      <w:r>
        <w:t>prometida</w:t>
      </w:r>
      <w:proofErr w:type="spellEnd"/>
      <w:r>
        <w:t xml:space="preserve">. </w:t>
      </w:r>
    </w:p>
    <w:p w14:paraId="5F301843" w14:textId="77777777" w:rsidR="00F50769" w:rsidRDefault="00F50769" w:rsidP="00F50769">
      <w:r>
        <w:t xml:space="preserve">64. Si al </w:t>
      </w:r>
      <w:proofErr w:type="spellStart"/>
      <w:r>
        <w:t>contemplar</w:t>
      </w:r>
      <w:proofErr w:type="spellEnd"/>
      <w:r>
        <w:t xml:space="preserve"> las </w:t>
      </w:r>
      <w:proofErr w:type="spellStart"/>
      <w:r>
        <w:t>grandes</w:t>
      </w:r>
      <w:proofErr w:type="spellEnd"/>
      <w:r>
        <w:t xml:space="preserve"> </w:t>
      </w:r>
      <w:proofErr w:type="spellStart"/>
      <w:r>
        <w:t>pruebas</w:t>
      </w:r>
      <w:proofErr w:type="spellEnd"/>
      <w:r>
        <w:t xml:space="preserve"> </w:t>
      </w:r>
      <w:proofErr w:type="spellStart"/>
      <w:r>
        <w:t>que</w:t>
      </w:r>
      <w:proofErr w:type="spellEnd"/>
      <w:r>
        <w:t xml:space="preserve"> hoy </w:t>
      </w:r>
      <w:proofErr w:type="spellStart"/>
      <w:r>
        <w:t>estremecen</w:t>
      </w:r>
      <w:proofErr w:type="spellEnd"/>
      <w:r>
        <w:t xml:space="preserve"> al </w:t>
      </w:r>
      <w:proofErr w:type="spellStart"/>
      <w:r>
        <w:t>mundo</w:t>
      </w:r>
      <w:proofErr w:type="spellEnd"/>
      <w:r>
        <w:t xml:space="preserve">, </w:t>
      </w:r>
      <w:proofErr w:type="spellStart"/>
      <w:r>
        <w:t>os</w:t>
      </w:r>
      <w:proofErr w:type="spellEnd"/>
      <w:r>
        <w:t xml:space="preserve"> </w:t>
      </w:r>
      <w:proofErr w:type="spellStart"/>
      <w:r>
        <w:t>falta</w:t>
      </w:r>
      <w:proofErr w:type="spellEnd"/>
      <w:r>
        <w:t xml:space="preserve"> valor para </w:t>
      </w:r>
      <w:proofErr w:type="spellStart"/>
      <w:r>
        <w:t>seguir</w:t>
      </w:r>
      <w:proofErr w:type="spellEnd"/>
      <w:r>
        <w:t xml:space="preserve"> </w:t>
      </w:r>
      <w:proofErr w:type="spellStart"/>
      <w:r>
        <w:t>viviendo</w:t>
      </w:r>
      <w:proofErr w:type="spellEnd"/>
      <w:r>
        <w:t xml:space="preserve">, </w:t>
      </w:r>
      <w:proofErr w:type="spellStart"/>
      <w:r>
        <w:t>orad</w:t>
      </w:r>
      <w:proofErr w:type="spellEnd"/>
      <w:r>
        <w:t xml:space="preserve">, y </w:t>
      </w:r>
      <w:proofErr w:type="spellStart"/>
      <w:r>
        <w:t>en</w:t>
      </w:r>
      <w:proofErr w:type="spellEnd"/>
      <w:r>
        <w:t xml:space="preserve"> Mi </w:t>
      </w:r>
      <w:proofErr w:type="spellStart"/>
      <w:r>
        <w:t>encontraréis</w:t>
      </w:r>
      <w:proofErr w:type="spellEnd"/>
      <w:r>
        <w:t xml:space="preserve"> </w:t>
      </w:r>
      <w:proofErr w:type="spellStart"/>
      <w:r>
        <w:t>fuerza</w:t>
      </w:r>
      <w:proofErr w:type="spellEnd"/>
      <w:r>
        <w:t xml:space="preserve">, </w:t>
      </w:r>
      <w:proofErr w:type="spellStart"/>
      <w:r>
        <w:t>ánimo</w:t>
      </w:r>
      <w:proofErr w:type="spellEnd"/>
      <w:r>
        <w:t xml:space="preserve"> y </w:t>
      </w:r>
      <w:proofErr w:type="spellStart"/>
      <w:r>
        <w:t>paciencia</w:t>
      </w:r>
      <w:proofErr w:type="spellEnd"/>
      <w:r>
        <w:t xml:space="preserve">, para </w:t>
      </w:r>
      <w:proofErr w:type="spellStart"/>
      <w:r>
        <w:t>seguir</w:t>
      </w:r>
      <w:proofErr w:type="spellEnd"/>
      <w:r>
        <w:t xml:space="preserve"> </w:t>
      </w:r>
      <w:proofErr w:type="spellStart"/>
      <w:r>
        <w:t>luchando</w:t>
      </w:r>
      <w:proofErr w:type="spellEnd"/>
      <w:r>
        <w:t xml:space="preserve"> hasta </w:t>
      </w:r>
      <w:proofErr w:type="spellStart"/>
      <w:r>
        <w:t>alcanzar</w:t>
      </w:r>
      <w:proofErr w:type="spellEnd"/>
      <w:r>
        <w:t xml:space="preserve"> la </w:t>
      </w:r>
      <w:proofErr w:type="spellStart"/>
      <w:r>
        <w:t>cumbre</w:t>
      </w:r>
      <w:proofErr w:type="spellEnd"/>
      <w:r>
        <w:t xml:space="preserve"> de la </w:t>
      </w:r>
      <w:proofErr w:type="spellStart"/>
      <w:r>
        <w:t>montaña</w:t>
      </w:r>
      <w:proofErr w:type="spellEnd"/>
      <w:r>
        <w:t xml:space="preserve">. </w:t>
      </w:r>
    </w:p>
    <w:p w14:paraId="531FB44E" w14:textId="77777777" w:rsidR="00F50769" w:rsidRDefault="00F50769" w:rsidP="00F50769">
      <w:r>
        <w:t xml:space="preserve">65. </w:t>
      </w:r>
      <w:proofErr w:type="spellStart"/>
      <w:r>
        <w:t>Trabajad</w:t>
      </w:r>
      <w:proofErr w:type="spellEnd"/>
      <w:r>
        <w:t xml:space="preserve"> </w:t>
      </w:r>
      <w:proofErr w:type="spellStart"/>
      <w:r>
        <w:t>en</w:t>
      </w:r>
      <w:proofErr w:type="spellEnd"/>
      <w:r>
        <w:t xml:space="preserve"> mi Obra, y </w:t>
      </w:r>
      <w:proofErr w:type="spellStart"/>
      <w:r>
        <w:t>el</w:t>
      </w:r>
      <w:proofErr w:type="spellEnd"/>
      <w:r>
        <w:t xml:space="preserve"> </w:t>
      </w:r>
      <w:proofErr w:type="spellStart"/>
      <w:r>
        <w:t>bálsamo</w:t>
      </w:r>
      <w:proofErr w:type="spellEnd"/>
      <w:r>
        <w:t xml:space="preserve"> </w:t>
      </w:r>
      <w:proofErr w:type="spellStart"/>
      <w:r>
        <w:t>que</w:t>
      </w:r>
      <w:proofErr w:type="spellEnd"/>
      <w:r>
        <w:t xml:space="preserve"> me </w:t>
      </w:r>
      <w:proofErr w:type="spellStart"/>
      <w:r>
        <w:t>pedís</w:t>
      </w:r>
      <w:proofErr w:type="spellEnd"/>
      <w:r>
        <w:t xml:space="preserve"> para </w:t>
      </w:r>
      <w:proofErr w:type="spellStart"/>
      <w:r>
        <w:t>los</w:t>
      </w:r>
      <w:proofErr w:type="spellEnd"/>
      <w:r>
        <w:t xml:space="preserve"> </w:t>
      </w:r>
      <w:proofErr w:type="spellStart"/>
      <w:r>
        <w:t>enfermos</w:t>
      </w:r>
      <w:proofErr w:type="spellEnd"/>
      <w:r>
        <w:t xml:space="preserve">, </w:t>
      </w:r>
      <w:proofErr w:type="spellStart"/>
      <w:r>
        <w:t>os</w:t>
      </w:r>
      <w:proofErr w:type="spellEnd"/>
      <w:r>
        <w:t xml:space="preserve"> lo </w:t>
      </w:r>
      <w:proofErr w:type="spellStart"/>
      <w:r>
        <w:t>seguiré</w:t>
      </w:r>
      <w:proofErr w:type="spellEnd"/>
      <w:r>
        <w:t xml:space="preserve"> </w:t>
      </w:r>
      <w:proofErr w:type="spellStart"/>
      <w:r>
        <w:t>confiando</w:t>
      </w:r>
      <w:proofErr w:type="spellEnd"/>
      <w:r>
        <w:t xml:space="preserve"> para </w:t>
      </w:r>
      <w:proofErr w:type="spellStart"/>
      <w:r>
        <w:t>que</w:t>
      </w:r>
      <w:proofErr w:type="spellEnd"/>
      <w:r>
        <w:t xml:space="preserve"> lo </w:t>
      </w:r>
      <w:proofErr w:type="spellStart"/>
      <w:r>
        <w:t>derraméis</w:t>
      </w:r>
      <w:proofErr w:type="spellEnd"/>
      <w:r>
        <w:t xml:space="preserve"> </w:t>
      </w:r>
      <w:proofErr w:type="spellStart"/>
      <w:r>
        <w:t>en</w:t>
      </w:r>
      <w:proofErr w:type="spellEnd"/>
      <w:r>
        <w:t xml:space="preserve"> </w:t>
      </w:r>
      <w:proofErr w:type="spellStart"/>
      <w:r>
        <w:t>los</w:t>
      </w:r>
      <w:proofErr w:type="spellEnd"/>
      <w:r>
        <w:t xml:space="preserve"> </w:t>
      </w:r>
      <w:proofErr w:type="spellStart"/>
      <w:r>
        <w:t>necesitados</w:t>
      </w:r>
      <w:proofErr w:type="spellEnd"/>
      <w:r>
        <w:t xml:space="preserve">. El </w:t>
      </w:r>
      <w:proofErr w:type="spellStart"/>
      <w:r>
        <w:t>fruto</w:t>
      </w:r>
      <w:proofErr w:type="spellEnd"/>
      <w:r>
        <w:t xml:space="preserve"> de </w:t>
      </w:r>
      <w:proofErr w:type="spellStart"/>
      <w:r>
        <w:t>vida</w:t>
      </w:r>
      <w:proofErr w:type="spellEnd"/>
      <w:r>
        <w:t xml:space="preserve"> </w:t>
      </w:r>
      <w:proofErr w:type="spellStart"/>
      <w:r>
        <w:t>que</w:t>
      </w:r>
      <w:proofErr w:type="spellEnd"/>
      <w:r>
        <w:t xml:space="preserve"> tanto </w:t>
      </w:r>
      <w:proofErr w:type="spellStart"/>
      <w:r>
        <w:t>necesitan</w:t>
      </w:r>
      <w:proofErr w:type="spellEnd"/>
      <w:r>
        <w:t xml:space="preserve"> </w:t>
      </w:r>
      <w:proofErr w:type="spellStart"/>
      <w:r>
        <w:t>los</w:t>
      </w:r>
      <w:proofErr w:type="spellEnd"/>
      <w:r>
        <w:t xml:space="preserve"> </w:t>
      </w:r>
      <w:proofErr w:type="spellStart"/>
      <w:r>
        <w:t>corazones</w:t>
      </w:r>
      <w:proofErr w:type="spellEnd"/>
      <w:r>
        <w:t xml:space="preserve"> </w:t>
      </w:r>
      <w:proofErr w:type="spellStart"/>
      <w:r>
        <w:t>faltos</w:t>
      </w:r>
      <w:proofErr w:type="spellEnd"/>
      <w:r>
        <w:t xml:space="preserve"> de </w:t>
      </w:r>
      <w:proofErr w:type="spellStart"/>
      <w:r>
        <w:t>fe</w:t>
      </w:r>
      <w:proofErr w:type="spellEnd"/>
      <w:r>
        <w:t xml:space="preserve">, </w:t>
      </w:r>
      <w:proofErr w:type="spellStart"/>
      <w:r>
        <w:t>dádselo</w:t>
      </w:r>
      <w:proofErr w:type="spellEnd"/>
      <w:r>
        <w:t xml:space="preserve">, </w:t>
      </w:r>
      <w:proofErr w:type="spellStart"/>
      <w:r>
        <w:t>ya</w:t>
      </w:r>
      <w:proofErr w:type="spellEnd"/>
      <w:r>
        <w:t xml:space="preserve"> </w:t>
      </w:r>
    </w:p>
    <w:p w14:paraId="0254F8BE" w14:textId="77777777" w:rsidR="00F50769" w:rsidRDefault="00F50769" w:rsidP="00F50769">
      <w:proofErr w:type="spellStart"/>
      <w:r>
        <w:t>que</w:t>
      </w:r>
      <w:proofErr w:type="spellEnd"/>
      <w:r>
        <w:t xml:space="preserve"> </w:t>
      </w:r>
      <w:proofErr w:type="spellStart"/>
      <w:r>
        <w:t>vosotros</w:t>
      </w:r>
      <w:proofErr w:type="spellEnd"/>
      <w:r>
        <w:t xml:space="preserve"> </w:t>
      </w:r>
      <w:proofErr w:type="spellStart"/>
      <w:r>
        <w:t>habéis</w:t>
      </w:r>
      <w:proofErr w:type="spellEnd"/>
      <w:r>
        <w:t xml:space="preserve"> </w:t>
      </w:r>
      <w:proofErr w:type="spellStart"/>
      <w:r>
        <w:t>sido</w:t>
      </w:r>
      <w:proofErr w:type="spellEnd"/>
      <w:r>
        <w:t xml:space="preserve"> </w:t>
      </w:r>
      <w:proofErr w:type="spellStart"/>
      <w:r>
        <w:t>colmados</w:t>
      </w:r>
      <w:proofErr w:type="spellEnd"/>
      <w:r>
        <w:t xml:space="preserve"> de </w:t>
      </w:r>
      <w:proofErr w:type="spellStart"/>
      <w:r>
        <w:t>él</w:t>
      </w:r>
      <w:proofErr w:type="spellEnd"/>
      <w:r>
        <w:t xml:space="preserve">. </w:t>
      </w:r>
      <w:proofErr w:type="spellStart"/>
      <w:r>
        <w:t>Sembrad</w:t>
      </w:r>
      <w:proofErr w:type="spellEnd"/>
      <w:r>
        <w:t xml:space="preserve"> de </w:t>
      </w:r>
      <w:proofErr w:type="spellStart"/>
      <w:r>
        <w:t>caridades</w:t>
      </w:r>
      <w:proofErr w:type="spellEnd"/>
      <w:r>
        <w:t xml:space="preserve"> </w:t>
      </w:r>
      <w:proofErr w:type="spellStart"/>
      <w:r>
        <w:t>el</w:t>
      </w:r>
      <w:proofErr w:type="spellEnd"/>
      <w:r>
        <w:t xml:space="preserve"> camino de </w:t>
      </w:r>
      <w:proofErr w:type="spellStart"/>
      <w:r>
        <w:t>vuestros</w:t>
      </w:r>
      <w:proofErr w:type="spellEnd"/>
      <w:r>
        <w:t xml:space="preserve"> </w:t>
      </w:r>
      <w:proofErr w:type="spellStart"/>
      <w:r>
        <w:t>hermanos</w:t>
      </w:r>
      <w:proofErr w:type="spellEnd"/>
      <w:r>
        <w:t xml:space="preserve"> y con </w:t>
      </w:r>
      <w:proofErr w:type="spellStart"/>
      <w:r>
        <w:t>ello</w:t>
      </w:r>
      <w:proofErr w:type="spellEnd"/>
      <w:r>
        <w:t xml:space="preserve"> </w:t>
      </w:r>
      <w:proofErr w:type="spellStart"/>
      <w:r>
        <w:t>multiplicaréis</w:t>
      </w:r>
      <w:proofErr w:type="spellEnd"/>
      <w:r>
        <w:t xml:space="preserve"> </w:t>
      </w:r>
      <w:proofErr w:type="spellStart"/>
      <w:r>
        <w:t>vuestros</w:t>
      </w:r>
      <w:proofErr w:type="spellEnd"/>
      <w:r>
        <w:t xml:space="preserve"> </w:t>
      </w:r>
      <w:proofErr w:type="spellStart"/>
      <w:r>
        <w:t>méritos</w:t>
      </w:r>
      <w:proofErr w:type="spellEnd"/>
      <w:r>
        <w:t xml:space="preserve"> para </w:t>
      </w:r>
      <w:proofErr w:type="spellStart"/>
      <w:r>
        <w:t>llegar</w:t>
      </w:r>
      <w:proofErr w:type="spellEnd"/>
      <w:r>
        <w:t xml:space="preserve"> a </w:t>
      </w:r>
      <w:proofErr w:type="spellStart"/>
      <w:r>
        <w:t>morar</w:t>
      </w:r>
      <w:proofErr w:type="spellEnd"/>
      <w:r>
        <w:t xml:space="preserve"> </w:t>
      </w:r>
      <w:proofErr w:type="spellStart"/>
      <w:r>
        <w:t>en</w:t>
      </w:r>
      <w:proofErr w:type="spellEnd"/>
      <w:r>
        <w:t xml:space="preserve"> </w:t>
      </w:r>
      <w:proofErr w:type="spellStart"/>
      <w:r>
        <w:t>aquella</w:t>
      </w:r>
      <w:proofErr w:type="spellEnd"/>
      <w:r>
        <w:t xml:space="preserve"> </w:t>
      </w:r>
      <w:proofErr w:type="spellStart"/>
      <w:r>
        <w:t>mansión</w:t>
      </w:r>
      <w:proofErr w:type="spellEnd"/>
      <w:r>
        <w:t xml:space="preserve"> de luz </w:t>
      </w:r>
      <w:proofErr w:type="spellStart"/>
      <w:r>
        <w:t>que</w:t>
      </w:r>
      <w:proofErr w:type="spellEnd"/>
      <w:r>
        <w:t xml:space="preserve"> </w:t>
      </w:r>
      <w:proofErr w:type="spellStart"/>
      <w:r>
        <w:t>desde</w:t>
      </w:r>
      <w:proofErr w:type="spellEnd"/>
      <w:r>
        <w:t xml:space="preserve"> la </w:t>
      </w:r>
      <w:proofErr w:type="spellStart"/>
      <w:r>
        <w:t>eternidad</w:t>
      </w:r>
      <w:proofErr w:type="spellEnd"/>
      <w:r>
        <w:t xml:space="preserve"> </w:t>
      </w:r>
      <w:proofErr w:type="spellStart"/>
      <w:r>
        <w:t>aguarda</w:t>
      </w:r>
      <w:proofErr w:type="spellEnd"/>
      <w:r>
        <w:t xml:space="preserve"> a </w:t>
      </w:r>
      <w:proofErr w:type="spellStart"/>
      <w:r>
        <w:t>vuestro</w:t>
      </w:r>
      <w:proofErr w:type="spellEnd"/>
      <w:r>
        <w:t xml:space="preserve"> </w:t>
      </w:r>
      <w:proofErr w:type="spellStart"/>
      <w:r>
        <w:t>espíritu</w:t>
      </w:r>
      <w:proofErr w:type="spellEnd"/>
      <w:r>
        <w:t xml:space="preserve">. </w:t>
      </w:r>
    </w:p>
    <w:p w14:paraId="10D753CA" w14:textId="77777777" w:rsidR="00F50769" w:rsidRDefault="00F50769" w:rsidP="00F50769">
      <w:r>
        <w:t xml:space="preserve"> </w:t>
      </w:r>
    </w:p>
    <w:p w14:paraId="2FB619CB" w14:textId="77777777" w:rsidR="00F50769" w:rsidRDefault="00F50769" w:rsidP="00F50769">
      <w:r>
        <w:t xml:space="preserve">¡MI PAZ SEA CON VOSOTROS! </w:t>
      </w:r>
    </w:p>
    <w:p w14:paraId="78084E12" w14:textId="77777777" w:rsidR="00F50769" w:rsidRDefault="00F50769" w:rsidP="00F50769">
      <w:r>
        <w:t xml:space="preserve"> </w:t>
      </w:r>
    </w:p>
    <w:p w14:paraId="71A7F3C2" w14:textId="77777777" w:rsidR="00F50769" w:rsidRDefault="00F50769" w:rsidP="00F50769">
      <w:r>
        <w:t xml:space="preserve"> </w:t>
      </w:r>
    </w:p>
    <w:p w14:paraId="533F56FB" w14:textId="77777777" w:rsidR="00F50769" w:rsidRDefault="00F50769" w:rsidP="00F50769">
      <w:r>
        <w:t xml:space="preserve">ENSEÑANZA N° 109 </w:t>
      </w:r>
    </w:p>
    <w:p w14:paraId="3FF8BE9D" w14:textId="77777777" w:rsidR="00F50769" w:rsidRDefault="00F50769" w:rsidP="00F50769">
      <w:r>
        <w:t xml:space="preserve"> </w:t>
      </w:r>
    </w:p>
    <w:p w14:paraId="44B5684C" w14:textId="77777777" w:rsidR="00F50769" w:rsidRDefault="00F50769" w:rsidP="00F50769">
      <w:r>
        <w:t xml:space="preserve">1. </w:t>
      </w:r>
      <w:proofErr w:type="spellStart"/>
      <w:r>
        <w:t>Llegáis</w:t>
      </w:r>
      <w:proofErr w:type="spellEnd"/>
      <w:r>
        <w:t xml:space="preserve"> </w:t>
      </w:r>
      <w:proofErr w:type="spellStart"/>
      <w:r>
        <w:t>humildes</w:t>
      </w:r>
      <w:proofErr w:type="spellEnd"/>
      <w:r>
        <w:t xml:space="preserve"> ante mi </w:t>
      </w:r>
      <w:proofErr w:type="spellStart"/>
      <w:r>
        <w:t>manifestación</w:t>
      </w:r>
      <w:proofErr w:type="spellEnd"/>
      <w:r>
        <w:t xml:space="preserve">, </w:t>
      </w:r>
      <w:proofErr w:type="spellStart"/>
      <w:r>
        <w:t>como</w:t>
      </w:r>
      <w:proofErr w:type="spellEnd"/>
      <w:r>
        <w:t xml:space="preserve"> </w:t>
      </w:r>
      <w:proofErr w:type="spellStart"/>
      <w:r>
        <w:t>llegaron</w:t>
      </w:r>
      <w:proofErr w:type="spellEnd"/>
      <w:r>
        <w:t xml:space="preserve"> </w:t>
      </w:r>
      <w:proofErr w:type="spellStart"/>
      <w:r>
        <w:t>aquellos</w:t>
      </w:r>
      <w:proofErr w:type="spellEnd"/>
      <w:r>
        <w:t xml:space="preserve"> </w:t>
      </w:r>
      <w:proofErr w:type="spellStart"/>
      <w:r>
        <w:t>pastores</w:t>
      </w:r>
      <w:proofErr w:type="spellEnd"/>
      <w:r>
        <w:t xml:space="preserve"> de Judea ante </w:t>
      </w:r>
      <w:proofErr w:type="spellStart"/>
      <w:r>
        <w:t>el</w:t>
      </w:r>
      <w:proofErr w:type="spellEnd"/>
      <w:r>
        <w:t xml:space="preserve"> Redentor </w:t>
      </w:r>
      <w:proofErr w:type="spellStart"/>
      <w:r>
        <w:t>que</w:t>
      </w:r>
      <w:proofErr w:type="spellEnd"/>
      <w:r>
        <w:t xml:space="preserve"> </w:t>
      </w:r>
      <w:proofErr w:type="spellStart"/>
      <w:r>
        <w:t>acababa</w:t>
      </w:r>
      <w:proofErr w:type="spellEnd"/>
      <w:r>
        <w:t xml:space="preserve"> de </w:t>
      </w:r>
      <w:proofErr w:type="spellStart"/>
      <w:r>
        <w:t>nacer</w:t>
      </w:r>
      <w:proofErr w:type="spellEnd"/>
      <w:r>
        <w:t xml:space="preserve">. </w:t>
      </w:r>
      <w:proofErr w:type="spellStart"/>
      <w:r>
        <w:t>Ellos</w:t>
      </w:r>
      <w:proofErr w:type="spellEnd"/>
      <w:r>
        <w:t xml:space="preserve"> </w:t>
      </w:r>
      <w:proofErr w:type="spellStart"/>
      <w:r>
        <w:t>doblaron</w:t>
      </w:r>
      <w:proofErr w:type="spellEnd"/>
      <w:r>
        <w:t xml:space="preserve"> con </w:t>
      </w:r>
      <w:proofErr w:type="spellStart"/>
      <w:r>
        <w:t>respeto</w:t>
      </w:r>
      <w:proofErr w:type="spellEnd"/>
      <w:r>
        <w:t xml:space="preserve"> </w:t>
      </w:r>
      <w:proofErr w:type="spellStart"/>
      <w:r>
        <w:t>su</w:t>
      </w:r>
      <w:proofErr w:type="spellEnd"/>
      <w:r>
        <w:t xml:space="preserve"> </w:t>
      </w:r>
      <w:proofErr w:type="spellStart"/>
      <w:r>
        <w:t>rodilla</w:t>
      </w:r>
      <w:proofErr w:type="spellEnd"/>
      <w:r>
        <w:t xml:space="preserve"> ante la </w:t>
      </w:r>
      <w:proofErr w:type="spellStart"/>
      <w:r>
        <w:t>gracia</w:t>
      </w:r>
      <w:proofErr w:type="spellEnd"/>
      <w:r>
        <w:t xml:space="preserve"> y la </w:t>
      </w:r>
      <w:proofErr w:type="spellStart"/>
      <w:r>
        <w:t>belleza</w:t>
      </w:r>
      <w:proofErr w:type="spellEnd"/>
      <w:r>
        <w:t xml:space="preserve"> del </w:t>
      </w:r>
      <w:proofErr w:type="spellStart"/>
      <w:r>
        <w:t>cuadro</w:t>
      </w:r>
      <w:proofErr w:type="spellEnd"/>
      <w:r>
        <w:t xml:space="preserve"> </w:t>
      </w:r>
      <w:proofErr w:type="spellStart"/>
      <w:r>
        <w:t>que</w:t>
      </w:r>
      <w:proofErr w:type="spellEnd"/>
      <w:r>
        <w:t xml:space="preserve"> </w:t>
      </w:r>
      <w:proofErr w:type="spellStart"/>
      <w:r>
        <w:t>contemplaban</w:t>
      </w:r>
      <w:proofErr w:type="spellEnd"/>
      <w:r>
        <w:t xml:space="preserve"> sus ojos </w:t>
      </w:r>
      <w:proofErr w:type="spellStart"/>
      <w:r>
        <w:t>extasiados</w:t>
      </w:r>
      <w:proofErr w:type="spellEnd"/>
      <w:r>
        <w:t xml:space="preserve">. </w:t>
      </w:r>
    </w:p>
    <w:p w14:paraId="7E6F0E96" w14:textId="77777777" w:rsidR="00F50769" w:rsidRDefault="00F50769" w:rsidP="00F50769">
      <w:r>
        <w:t xml:space="preserve">2. </w:t>
      </w:r>
      <w:proofErr w:type="spellStart"/>
      <w:r>
        <w:t>Aquel</w:t>
      </w:r>
      <w:proofErr w:type="spellEnd"/>
      <w:r>
        <w:t xml:space="preserve"> pueblo </w:t>
      </w:r>
      <w:proofErr w:type="spellStart"/>
      <w:r>
        <w:t>oprimido</w:t>
      </w:r>
      <w:proofErr w:type="spellEnd"/>
      <w:r>
        <w:t xml:space="preserve"> y </w:t>
      </w:r>
      <w:proofErr w:type="spellStart"/>
      <w:r>
        <w:t>humillado</w:t>
      </w:r>
      <w:proofErr w:type="spellEnd"/>
      <w:r>
        <w:t xml:space="preserve">, </w:t>
      </w:r>
      <w:proofErr w:type="spellStart"/>
      <w:r>
        <w:t>hacía</w:t>
      </w:r>
      <w:proofErr w:type="spellEnd"/>
      <w:r>
        <w:t xml:space="preserve"> siglos, </w:t>
      </w:r>
      <w:proofErr w:type="spellStart"/>
      <w:r>
        <w:t>que</w:t>
      </w:r>
      <w:proofErr w:type="spellEnd"/>
      <w:r>
        <w:t xml:space="preserve"> </w:t>
      </w:r>
      <w:proofErr w:type="spellStart"/>
      <w:r>
        <w:t>esperaba</w:t>
      </w:r>
      <w:proofErr w:type="spellEnd"/>
      <w:r>
        <w:t xml:space="preserve"> al Mesías, </w:t>
      </w:r>
      <w:proofErr w:type="spellStart"/>
      <w:r>
        <w:t>por</w:t>
      </w:r>
      <w:proofErr w:type="spellEnd"/>
      <w:r>
        <w:t xml:space="preserve"> lo </w:t>
      </w:r>
      <w:proofErr w:type="spellStart"/>
      <w:r>
        <w:t>que</w:t>
      </w:r>
      <w:proofErr w:type="spellEnd"/>
      <w:r>
        <w:t xml:space="preserve"> al </w:t>
      </w:r>
      <w:proofErr w:type="spellStart"/>
      <w:r>
        <w:t>llegar</w:t>
      </w:r>
      <w:proofErr w:type="spellEnd"/>
      <w:r>
        <w:t xml:space="preserve"> </w:t>
      </w:r>
      <w:proofErr w:type="spellStart"/>
      <w:r>
        <w:t>éste</w:t>
      </w:r>
      <w:proofErr w:type="spellEnd"/>
      <w:r>
        <w:t xml:space="preserve"> al </w:t>
      </w:r>
      <w:proofErr w:type="spellStart"/>
      <w:r>
        <w:t>mundo</w:t>
      </w:r>
      <w:proofErr w:type="spellEnd"/>
      <w:r>
        <w:t xml:space="preserve">, </w:t>
      </w:r>
      <w:proofErr w:type="spellStart"/>
      <w:r>
        <w:t>rodeado</w:t>
      </w:r>
      <w:proofErr w:type="spellEnd"/>
      <w:r>
        <w:t xml:space="preserve"> de </w:t>
      </w:r>
      <w:proofErr w:type="spellStart"/>
      <w:r>
        <w:t>pobreza</w:t>
      </w:r>
      <w:proofErr w:type="spellEnd"/>
      <w:r>
        <w:t xml:space="preserve">, </w:t>
      </w:r>
      <w:proofErr w:type="spellStart"/>
      <w:r>
        <w:t>fue</w:t>
      </w:r>
      <w:proofErr w:type="spellEnd"/>
      <w:r>
        <w:t xml:space="preserve"> </w:t>
      </w:r>
      <w:proofErr w:type="spellStart"/>
      <w:r>
        <w:t>reconocido</w:t>
      </w:r>
      <w:proofErr w:type="spellEnd"/>
      <w:r>
        <w:t xml:space="preserve"> </w:t>
      </w:r>
      <w:proofErr w:type="spellStart"/>
      <w:r>
        <w:t>por</w:t>
      </w:r>
      <w:proofErr w:type="spellEnd"/>
      <w:r>
        <w:t xml:space="preserve"> </w:t>
      </w:r>
      <w:proofErr w:type="spellStart"/>
      <w:r>
        <w:t>los</w:t>
      </w:r>
      <w:proofErr w:type="spellEnd"/>
      <w:r>
        <w:t xml:space="preserve"> </w:t>
      </w:r>
      <w:proofErr w:type="spellStart"/>
      <w:r>
        <w:t>humildes</w:t>
      </w:r>
      <w:proofErr w:type="spellEnd"/>
      <w:r>
        <w:t xml:space="preserve">. También </w:t>
      </w:r>
      <w:proofErr w:type="spellStart"/>
      <w:r>
        <w:t>los</w:t>
      </w:r>
      <w:proofErr w:type="spellEnd"/>
      <w:r>
        <w:t xml:space="preserve"> </w:t>
      </w:r>
      <w:proofErr w:type="spellStart"/>
      <w:r>
        <w:t>señores</w:t>
      </w:r>
      <w:proofErr w:type="spellEnd"/>
      <w:r>
        <w:t xml:space="preserve">, </w:t>
      </w:r>
      <w:proofErr w:type="spellStart"/>
      <w:r>
        <w:t>los</w:t>
      </w:r>
      <w:proofErr w:type="spellEnd"/>
      <w:r>
        <w:t xml:space="preserve"> </w:t>
      </w:r>
      <w:proofErr w:type="spellStart"/>
      <w:r>
        <w:t>grandes</w:t>
      </w:r>
      <w:proofErr w:type="spellEnd"/>
      <w:r>
        <w:t xml:space="preserve"> y </w:t>
      </w:r>
      <w:proofErr w:type="spellStart"/>
      <w:r>
        <w:t>los</w:t>
      </w:r>
      <w:proofErr w:type="spellEnd"/>
      <w:r>
        <w:t xml:space="preserve"> </w:t>
      </w:r>
      <w:proofErr w:type="spellStart"/>
      <w:r>
        <w:t>ricos</w:t>
      </w:r>
      <w:proofErr w:type="spellEnd"/>
      <w:r>
        <w:t xml:space="preserve"> </w:t>
      </w:r>
      <w:proofErr w:type="spellStart"/>
      <w:r>
        <w:t>esperaban</w:t>
      </w:r>
      <w:proofErr w:type="spellEnd"/>
      <w:r>
        <w:t xml:space="preserve"> al Mesías, mas </w:t>
      </w:r>
      <w:proofErr w:type="spellStart"/>
      <w:r>
        <w:t>ellos</w:t>
      </w:r>
      <w:proofErr w:type="spellEnd"/>
      <w:r>
        <w:t xml:space="preserve"> lo </w:t>
      </w:r>
      <w:proofErr w:type="spellStart"/>
      <w:r>
        <w:t>concebían</w:t>
      </w:r>
      <w:proofErr w:type="spellEnd"/>
      <w:r>
        <w:t xml:space="preserve"> </w:t>
      </w:r>
      <w:proofErr w:type="spellStart"/>
      <w:r>
        <w:t>en</w:t>
      </w:r>
      <w:proofErr w:type="spellEnd"/>
      <w:r>
        <w:t xml:space="preserve"> </w:t>
      </w:r>
      <w:proofErr w:type="spellStart"/>
      <w:r>
        <w:t>otra</w:t>
      </w:r>
      <w:proofErr w:type="spellEnd"/>
      <w:r>
        <w:t xml:space="preserve"> forma </w:t>
      </w:r>
      <w:proofErr w:type="spellStart"/>
      <w:r>
        <w:t>por</w:t>
      </w:r>
      <w:proofErr w:type="spellEnd"/>
      <w:r>
        <w:t xml:space="preserve"> </w:t>
      </w:r>
      <w:proofErr w:type="spellStart"/>
      <w:r>
        <w:t>eso</w:t>
      </w:r>
      <w:proofErr w:type="spellEnd"/>
      <w:r>
        <w:t xml:space="preserve"> </w:t>
      </w:r>
      <w:proofErr w:type="spellStart"/>
      <w:r>
        <w:t>aquella</w:t>
      </w:r>
      <w:proofErr w:type="spellEnd"/>
      <w:r>
        <w:t xml:space="preserve"> estrella </w:t>
      </w:r>
      <w:proofErr w:type="spellStart"/>
      <w:r>
        <w:t>que</w:t>
      </w:r>
      <w:proofErr w:type="spellEnd"/>
      <w:r>
        <w:t xml:space="preserve"> </w:t>
      </w:r>
      <w:proofErr w:type="spellStart"/>
      <w:r>
        <w:t>apareció</w:t>
      </w:r>
      <w:proofErr w:type="spellEnd"/>
      <w:r>
        <w:t xml:space="preserve"> </w:t>
      </w:r>
      <w:proofErr w:type="spellStart"/>
      <w:r>
        <w:t>en</w:t>
      </w:r>
      <w:proofErr w:type="spellEnd"/>
      <w:r>
        <w:t xml:space="preserve"> </w:t>
      </w:r>
      <w:proofErr w:type="spellStart"/>
      <w:r>
        <w:t>el</w:t>
      </w:r>
      <w:proofErr w:type="spellEnd"/>
      <w:r>
        <w:t xml:space="preserve"> </w:t>
      </w:r>
      <w:proofErr w:type="spellStart"/>
      <w:r>
        <w:t>firmamento</w:t>
      </w:r>
      <w:proofErr w:type="spellEnd"/>
      <w:r>
        <w:t xml:space="preserve"> </w:t>
      </w:r>
      <w:proofErr w:type="spellStart"/>
      <w:r>
        <w:t>anunciado</w:t>
      </w:r>
      <w:proofErr w:type="spellEnd"/>
      <w:r>
        <w:t xml:space="preserve"> la </w:t>
      </w:r>
      <w:proofErr w:type="spellStart"/>
      <w:r>
        <w:t>llegada</w:t>
      </w:r>
      <w:proofErr w:type="spellEnd"/>
      <w:r>
        <w:t xml:space="preserve"> del Salvador, </w:t>
      </w:r>
      <w:proofErr w:type="spellStart"/>
      <w:r>
        <w:t>aunque</w:t>
      </w:r>
      <w:proofErr w:type="spellEnd"/>
      <w:r>
        <w:t xml:space="preserve"> </w:t>
      </w:r>
      <w:proofErr w:type="spellStart"/>
      <w:r>
        <w:t>brilló</w:t>
      </w:r>
      <w:proofErr w:type="spellEnd"/>
      <w:r>
        <w:t xml:space="preserve"> para </w:t>
      </w:r>
      <w:proofErr w:type="spellStart"/>
      <w:r>
        <w:t>todo</w:t>
      </w:r>
      <w:proofErr w:type="spellEnd"/>
      <w:r>
        <w:t xml:space="preserve"> </w:t>
      </w:r>
      <w:proofErr w:type="spellStart"/>
      <w:r>
        <w:t>el</w:t>
      </w:r>
      <w:proofErr w:type="spellEnd"/>
      <w:r>
        <w:t xml:space="preserve"> </w:t>
      </w:r>
      <w:proofErr w:type="spellStart"/>
      <w:r>
        <w:t>mundo</w:t>
      </w:r>
      <w:proofErr w:type="spellEnd"/>
      <w:r>
        <w:t xml:space="preserve"> y </w:t>
      </w:r>
      <w:proofErr w:type="spellStart"/>
      <w:r>
        <w:t>todos</w:t>
      </w:r>
      <w:proofErr w:type="spellEnd"/>
      <w:r>
        <w:t xml:space="preserve"> </w:t>
      </w:r>
      <w:proofErr w:type="spellStart"/>
      <w:r>
        <w:t>los</w:t>
      </w:r>
      <w:proofErr w:type="spellEnd"/>
      <w:r>
        <w:t xml:space="preserve"> </w:t>
      </w:r>
      <w:proofErr w:type="spellStart"/>
      <w:r>
        <w:t>espíritus</w:t>
      </w:r>
      <w:proofErr w:type="spellEnd"/>
      <w:r>
        <w:t xml:space="preserve">, </w:t>
      </w:r>
      <w:proofErr w:type="spellStart"/>
      <w:r>
        <w:t>sólo</w:t>
      </w:r>
      <w:proofErr w:type="spellEnd"/>
      <w:r>
        <w:t xml:space="preserve"> </w:t>
      </w:r>
      <w:proofErr w:type="spellStart"/>
      <w:r>
        <w:t>fue</w:t>
      </w:r>
      <w:proofErr w:type="spellEnd"/>
      <w:r>
        <w:t xml:space="preserve"> </w:t>
      </w:r>
      <w:proofErr w:type="spellStart"/>
      <w:r>
        <w:t>contemplada</w:t>
      </w:r>
      <w:proofErr w:type="spellEnd"/>
      <w:r>
        <w:t xml:space="preserve"> </w:t>
      </w:r>
      <w:proofErr w:type="spellStart"/>
      <w:r>
        <w:t>por</w:t>
      </w:r>
      <w:proofErr w:type="spellEnd"/>
      <w:r>
        <w:t xml:space="preserve"> </w:t>
      </w:r>
      <w:proofErr w:type="spellStart"/>
      <w:r>
        <w:t>los</w:t>
      </w:r>
      <w:proofErr w:type="spellEnd"/>
      <w:r>
        <w:t xml:space="preserve"> </w:t>
      </w:r>
      <w:proofErr w:type="spellStart"/>
      <w:r>
        <w:t>que</w:t>
      </w:r>
      <w:proofErr w:type="spellEnd"/>
      <w:r>
        <w:t xml:space="preserve"> </w:t>
      </w:r>
      <w:proofErr w:type="spellStart"/>
      <w:r>
        <w:t>velaban</w:t>
      </w:r>
      <w:proofErr w:type="spellEnd"/>
      <w:r>
        <w:t xml:space="preserve"> y </w:t>
      </w:r>
      <w:proofErr w:type="spellStart"/>
      <w:r>
        <w:t>oraban</w:t>
      </w:r>
      <w:proofErr w:type="spellEnd"/>
      <w:r>
        <w:t xml:space="preserve">. </w:t>
      </w:r>
    </w:p>
    <w:p w14:paraId="058F8EAD" w14:textId="77777777" w:rsidR="00F50769" w:rsidRDefault="00F50769" w:rsidP="00F50769">
      <w:r>
        <w:t xml:space="preserve">3. Nadie </w:t>
      </w:r>
      <w:proofErr w:type="spellStart"/>
      <w:r>
        <w:t>sabía</w:t>
      </w:r>
      <w:proofErr w:type="spellEnd"/>
      <w:r>
        <w:t xml:space="preserve"> con </w:t>
      </w:r>
      <w:proofErr w:type="spellStart"/>
      <w:r>
        <w:t>certeza</w:t>
      </w:r>
      <w:proofErr w:type="spellEnd"/>
      <w:r>
        <w:t xml:space="preserve"> </w:t>
      </w:r>
      <w:proofErr w:type="spellStart"/>
      <w:r>
        <w:t>cómo</w:t>
      </w:r>
      <w:proofErr w:type="spellEnd"/>
      <w:r>
        <w:t xml:space="preserve"> </w:t>
      </w:r>
      <w:proofErr w:type="spellStart"/>
      <w:r>
        <w:t>llegaría</w:t>
      </w:r>
      <w:proofErr w:type="spellEnd"/>
      <w:r>
        <w:t xml:space="preserve"> </w:t>
      </w:r>
      <w:proofErr w:type="spellStart"/>
      <w:r>
        <w:t>el</w:t>
      </w:r>
      <w:proofErr w:type="spellEnd"/>
      <w:r>
        <w:t xml:space="preserve"> Mesías, </w:t>
      </w:r>
      <w:proofErr w:type="spellStart"/>
      <w:r>
        <w:t>cómo</w:t>
      </w:r>
      <w:proofErr w:type="spellEnd"/>
      <w:r>
        <w:t xml:space="preserve"> </w:t>
      </w:r>
      <w:proofErr w:type="spellStart"/>
      <w:r>
        <w:t>sería</w:t>
      </w:r>
      <w:proofErr w:type="spellEnd"/>
      <w:r>
        <w:t xml:space="preserve"> El, </w:t>
      </w:r>
      <w:proofErr w:type="spellStart"/>
      <w:r>
        <w:t>ni</w:t>
      </w:r>
      <w:proofErr w:type="spellEnd"/>
      <w:r>
        <w:t xml:space="preserve"> bajo </w:t>
      </w:r>
      <w:proofErr w:type="spellStart"/>
      <w:r>
        <w:t>qué</w:t>
      </w:r>
      <w:proofErr w:type="spellEnd"/>
      <w:r>
        <w:t xml:space="preserve"> forma se </w:t>
      </w:r>
      <w:proofErr w:type="spellStart"/>
      <w:r>
        <w:t>presentaría</w:t>
      </w:r>
      <w:proofErr w:type="spellEnd"/>
      <w:r>
        <w:t xml:space="preserve">; mas ese </w:t>
      </w:r>
      <w:proofErr w:type="spellStart"/>
      <w:r>
        <w:t>misterio</w:t>
      </w:r>
      <w:proofErr w:type="spellEnd"/>
      <w:r>
        <w:t xml:space="preserve"> </w:t>
      </w:r>
      <w:proofErr w:type="spellStart"/>
      <w:r>
        <w:t>quedó</w:t>
      </w:r>
      <w:proofErr w:type="spellEnd"/>
      <w:r>
        <w:t xml:space="preserve"> </w:t>
      </w:r>
      <w:proofErr w:type="spellStart"/>
      <w:r>
        <w:t>esclarecido</w:t>
      </w:r>
      <w:proofErr w:type="spellEnd"/>
      <w:r>
        <w:t xml:space="preserve"> y </w:t>
      </w:r>
      <w:proofErr w:type="spellStart"/>
      <w:r>
        <w:t>todo</w:t>
      </w:r>
      <w:proofErr w:type="spellEnd"/>
      <w:r>
        <w:t xml:space="preserve"> </w:t>
      </w:r>
      <w:proofErr w:type="spellStart"/>
      <w:r>
        <w:t>el</w:t>
      </w:r>
      <w:proofErr w:type="spellEnd"/>
      <w:r>
        <w:t xml:space="preserve"> pueblo y con </w:t>
      </w:r>
      <w:proofErr w:type="spellStart"/>
      <w:r>
        <w:t>él</w:t>
      </w:r>
      <w:proofErr w:type="spellEnd"/>
      <w:r>
        <w:t xml:space="preserve"> la </w:t>
      </w:r>
      <w:proofErr w:type="spellStart"/>
      <w:r>
        <w:t>humanidad</w:t>
      </w:r>
      <w:proofErr w:type="spellEnd"/>
      <w:r>
        <w:t xml:space="preserve">, </w:t>
      </w:r>
      <w:proofErr w:type="spellStart"/>
      <w:r>
        <w:t>supieron</w:t>
      </w:r>
      <w:proofErr w:type="spellEnd"/>
      <w:r>
        <w:t xml:space="preserve"> </w:t>
      </w:r>
      <w:proofErr w:type="spellStart"/>
      <w:r>
        <w:t>que</w:t>
      </w:r>
      <w:proofErr w:type="spellEnd"/>
      <w:r>
        <w:t xml:space="preserve"> vino del Padre, </w:t>
      </w:r>
      <w:proofErr w:type="spellStart"/>
      <w:r>
        <w:t>que</w:t>
      </w:r>
      <w:proofErr w:type="spellEnd"/>
      <w:r>
        <w:t xml:space="preserve"> </w:t>
      </w:r>
      <w:proofErr w:type="spellStart"/>
      <w:r>
        <w:t>fue</w:t>
      </w:r>
      <w:proofErr w:type="spellEnd"/>
      <w:r>
        <w:t xml:space="preserve"> </w:t>
      </w:r>
      <w:proofErr w:type="spellStart"/>
      <w:r>
        <w:t>concebido</w:t>
      </w:r>
      <w:proofErr w:type="spellEnd"/>
      <w:r>
        <w:t xml:space="preserve"> </w:t>
      </w:r>
      <w:proofErr w:type="spellStart"/>
      <w:r>
        <w:t>por</w:t>
      </w:r>
      <w:proofErr w:type="spellEnd"/>
      <w:r>
        <w:t xml:space="preserve"> </w:t>
      </w:r>
      <w:proofErr w:type="spellStart"/>
      <w:r>
        <w:t>gracia</w:t>
      </w:r>
      <w:proofErr w:type="spellEnd"/>
      <w:r>
        <w:t xml:space="preserve"> </w:t>
      </w:r>
      <w:proofErr w:type="spellStart"/>
      <w:r>
        <w:t>divina</w:t>
      </w:r>
      <w:proofErr w:type="spellEnd"/>
      <w:r>
        <w:t xml:space="preserve"> y </w:t>
      </w:r>
      <w:proofErr w:type="spellStart"/>
      <w:r>
        <w:t>que</w:t>
      </w:r>
      <w:proofErr w:type="spellEnd"/>
      <w:r>
        <w:t xml:space="preserve"> </w:t>
      </w:r>
      <w:proofErr w:type="spellStart"/>
      <w:r>
        <w:t>su</w:t>
      </w:r>
      <w:proofErr w:type="spellEnd"/>
      <w:r>
        <w:t xml:space="preserve"> </w:t>
      </w:r>
      <w:proofErr w:type="spellStart"/>
      <w:r>
        <w:t>Doctrina</w:t>
      </w:r>
      <w:proofErr w:type="spellEnd"/>
      <w:r>
        <w:t xml:space="preserve"> </w:t>
      </w:r>
      <w:proofErr w:type="spellStart"/>
      <w:r>
        <w:t>fue</w:t>
      </w:r>
      <w:proofErr w:type="spellEnd"/>
      <w:r>
        <w:t xml:space="preserve"> de </w:t>
      </w:r>
      <w:proofErr w:type="spellStart"/>
      <w:r>
        <w:t>justicia</w:t>
      </w:r>
      <w:proofErr w:type="spellEnd"/>
      <w:r>
        <w:t xml:space="preserve">, de </w:t>
      </w:r>
      <w:r>
        <w:lastRenderedPageBreak/>
        <w:t xml:space="preserve">amor, de </w:t>
      </w:r>
      <w:proofErr w:type="spellStart"/>
      <w:r>
        <w:t>caridad</w:t>
      </w:r>
      <w:proofErr w:type="spellEnd"/>
      <w:r>
        <w:t xml:space="preserve"> y </w:t>
      </w:r>
      <w:proofErr w:type="spellStart"/>
      <w:r>
        <w:t>humildad</w:t>
      </w:r>
      <w:proofErr w:type="spellEnd"/>
      <w:r>
        <w:t xml:space="preserve">. </w:t>
      </w:r>
      <w:proofErr w:type="spellStart"/>
      <w:r>
        <w:t>Sólo</w:t>
      </w:r>
      <w:proofErr w:type="spellEnd"/>
      <w:r>
        <w:t xml:space="preserve"> </w:t>
      </w:r>
      <w:proofErr w:type="spellStart"/>
      <w:r>
        <w:t>los</w:t>
      </w:r>
      <w:proofErr w:type="spellEnd"/>
      <w:r>
        <w:t xml:space="preserve"> </w:t>
      </w:r>
      <w:proofErr w:type="spellStart"/>
      <w:r>
        <w:t>sencillos</w:t>
      </w:r>
      <w:proofErr w:type="spellEnd"/>
      <w:r>
        <w:t xml:space="preserve"> de </w:t>
      </w:r>
      <w:proofErr w:type="spellStart"/>
      <w:r>
        <w:t>corazón</w:t>
      </w:r>
      <w:proofErr w:type="spellEnd"/>
      <w:r>
        <w:t xml:space="preserve">, </w:t>
      </w:r>
      <w:proofErr w:type="spellStart"/>
      <w:r>
        <w:t>los</w:t>
      </w:r>
      <w:proofErr w:type="spellEnd"/>
      <w:r>
        <w:t xml:space="preserve"> </w:t>
      </w:r>
      <w:proofErr w:type="spellStart"/>
      <w:r>
        <w:t>pobres</w:t>
      </w:r>
      <w:proofErr w:type="spellEnd"/>
      <w:r>
        <w:t xml:space="preserve"> de </w:t>
      </w:r>
      <w:proofErr w:type="spellStart"/>
      <w:r>
        <w:t>espíritu</w:t>
      </w:r>
      <w:proofErr w:type="spellEnd"/>
      <w:r>
        <w:t xml:space="preserve"> y </w:t>
      </w:r>
      <w:proofErr w:type="spellStart"/>
      <w:r>
        <w:t>los</w:t>
      </w:r>
      <w:proofErr w:type="spellEnd"/>
      <w:r>
        <w:t xml:space="preserve"> hombres de </w:t>
      </w:r>
      <w:proofErr w:type="spellStart"/>
      <w:r>
        <w:t>buena</w:t>
      </w:r>
      <w:proofErr w:type="spellEnd"/>
      <w:r>
        <w:t xml:space="preserve"> </w:t>
      </w:r>
      <w:proofErr w:type="spellStart"/>
      <w:r>
        <w:t>voluntad</w:t>
      </w:r>
      <w:proofErr w:type="spellEnd"/>
      <w:r>
        <w:t xml:space="preserve">, </w:t>
      </w:r>
      <w:proofErr w:type="spellStart"/>
      <w:r>
        <w:t>creyeron</w:t>
      </w:r>
      <w:proofErr w:type="spellEnd"/>
      <w:r>
        <w:t xml:space="preserve"> </w:t>
      </w:r>
      <w:proofErr w:type="spellStart"/>
      <w:r>
        <w:t>en</w:t>
      </w:r>
      <w:proofErr w:type="spellEnd"/>
      <w:r>
        <w:t xml:space="preserve"> </w:t>
      </w:r>
      <w:proofErr w:type="spellStart"/>
      <w:r>
        <w:t>aquel</w:t>
      </w:r>
      <w:proofErr w:type="spellEnd"/>
      <w:r>
        <w:t xml:space="preserve"> Maestro </w:t>
      </w:r>
      <w:proofErr w:type="spellStart"/>
      <w:r>
        <w:t>que</w:t>
      </w:r>
      <w:proofErr w:type="spellEnd"/>
      <w:r>
        <w:t xml:space="preserve"> </w:t>
      </w:r>
      <w:proofErr w:type="spellStart"/>
      <w:r>
        <w:t>ocultaba</w:t>
      </w:r>
      <w:proofErr w:type="spellEnd"/>
      <w:r>
        <w:t xml:space="preserve"> </w:t>
      </w:r>
      <w:proofErr w:type="spellStart"/>
      <w:r>
        <w:t>tras</w:t>
      </w:r>
      <w:proofErr w:type="spellEnd"/>
      <w:r>
        <w:t xml:space="preserve"> de </w:t>
      </w:r>
      <w:proofErr w:type="spellStart"/>
      <w:r>
        <w:t>su</w:t>
      </w:r>
      <w:proofErr w:type="spellEnd"/>
      <w:r>
        <w:t xml:space="preserve"> </w:t>
      </w:r>
      <w:proofErr w:type="spellStart"/>
      <w:r>
        <w:t>mansedumbre</w:t>
      </w:r>
      <w:proofErr w:type="spellEnd"/>
      <w:r>
        <w:t xml:space="preserve"> y </w:t>
      </w:r>
      <w:proofErr w:type="spellStart"/>
      <w:r>
        <w:t>su</w:t>
      </w:r>
      <w:proofErr w:type="spellEnd"/>
      <w:r>
        <w:t xml:space="preserve"> </w:t>
      </w:r>
      <w:proofErr w:type="spellStart"/>
      <w:r>
        <w:t>pobreza</w:t>
      </w:r>
      <w:proofErr w:type="spellEnd"/>
      <w:r>
        <w:t xml:space="preserve">, </w:t>
      </w:r>
      <w:proofErr w:type="spellStart"/>
      <w:r>
        <w:t>toda</w:t>
      </w:r>
      <w:proofErr w:type="spellEnd"/>
      <w:r>
        <w:t xml:space="preserve"> la </w:t>
      </w:r>
      <w:proofErr w:type="spellStart"/>
      <w:r>
        <w:t>majestad</w:t>
      </w:r>
      <w:proofErr w:type="spellEnd"/>
      <w:r>
        <w:t xml:space="preserve"> y </w:t>
      </w:r>
      <w:proofErr w:type="spellStart"/>
      <w:r>
        <w:t>el</w:t>
      </w:r>
      <w:proofErr w:type="spellEnd"/>
      <w:r>
        <w:t xml:space="preserve"> </w:t>
      </w:r>
      <w:proofErr w:type="spellStart"/>
      <w:r>
        <w:t>poder</w:t>
      </w:r>
      <w:proofErr w:type="spellEnd"/>
      <w:r>
        <w:t xml:space="preserve"> de Dios. </w:t>
      </w:r>
      <w:proofErr w:type="spellStart"/>
      <w:r>
        <w:t>Desde</w:t>
      </w:r>
      <w:proofErr w:type="spellEnd"/>
      <w:r>
        <w:t xml:space="preserve"> </w:t>
      </w:r>
      <w:proofErr w:type="spellStart"/>
      <w:r>
        <w:t>entonces</w:t>
      </w:r>
      <w:proofErr w:type="spellEnd"/>
      <w:r>
        <w:t xml:space="preserve"> ¡</w:t>
      </w:r>
      <w:proofErr w:type="spellStart"/>
      <w:r>
        <w:t>Cuánto</w:t>
      </w:r>
      <w:proofErr w:type="spellEnd"/>
      <w:r>
        <w:t xml:space="preserve"> se ha </w:t>
      </w:r>
      <w:proofErr w:type="spellStart"/>
      <w:r>
        <w:t>discutido</w:t>
      </w:r>
      <w:proofErr w:type="spellEnd"/>
      <w:r>
        <w:t xml:space="preserve"> a Cristo, </w:t>
      </w:r>
      <w:proofErr w:type="spellStart"/>
      <w:r>
        <w:t>cuántas</w:t>
      </w:r>
      <w:proofErr w:type="spellEnd"/>
      <w:r>
        <w:t xml:space="preserve"> </w:t>
      </w:r>
      <w:proofErr w:type="spellStart"/>
      <w:r>
        <w:t>disputas</w:t>
      </w:r>
      <w:proofErr w:type="spellEnd"/>
      <w:r>
        <w:t xml:space="preserve"> y </w:t>
      </w:r>
      <w:proofErr w:type="spellStart"/>
      <w:r>
        <w:t>controversias</w:t>
      </w:r>
      <w:proofErr w:type="spellEnd"/>
      <w:r>
        <w:t xml:space="preserve">, </w:t>
      </w:r>
      <w:proofErr w:type="spellStart"/>
      <w:r>
        <w:t>cuántos</w:t>
      </w:r>
      <w:proofErr w:type="spellEnd"/>
      <w:r>
        <w:t xml:space="preserve"> </w:t>
      </w:r>
      <w:proofErr w:type="spellStart"/>
      <w:r>
        <w:t>juicios</w:t>
      </w:r>
      <w:proofErr w:type="spellEnd"/>
      <w:r>
        <w:t xml:space="preserve"> y </w:t>
      </w:r>
      <w:proofErr w:type="spellStart"/>
      <w:r>
        <w:t>comentarios</w:t>
      </w:r>
      <w:proofErr w:type="spellEnd"/>
      <w:r>
        <w:t xml:space="preserve">! Los </w:t>
      </w:r>
      <w:proofErr w:type="spellStart"/>
      <w:r>
        <w:t>ricos</w:t>
      </w:r>
      <w:proofErr w:type="spellEnd"/>
      <w:r>
        <w:t xml:space="preserve"> no </w:t>
      </w:r>
      <w:proofErr w:type="spellStart"/>
      <w:r>
        <w:t>quisieron</w:t>
      </w:r>
      <w:proofErr w:type="spellEnd"/>
      <w:r>
        <w:t xml:space="preserve"> saber nada </w:t>
      </w:r>
      <w:proofErr w:type="spellStart"/>
      <w:r>
        <w:t>sobre</w:t>
      </w:r>
      <w:proofErr w:type="spellEnd"/>
      <w:r>
        <w:t xml:space="preserve"> </w:t>
      </w:r>
      <w:proofErr w:type="spellStart"/>
      <w:r>
        <w:t>el</w:t>
      </w:r>
      <w:proofErr w:type="spellEnd"/>
      <w:r>
        <w:t xml:space="preserve"> </w:t>
      </w:r>
      <w:proofErr w:type="spellStart"/>
      <w:r>
        <w:t>desinterés</w:t>
      </w:r>
      <w:proofErr w:type="spellEnd"/>
      <w:r>
        <w:t xml:space="preserve"> y la </w:t>
      </w:r>
      <w:proofErr w:type="spellStart"/>
      <w:r>
        <w:t>caridad</w:t>
      </w:r>
      <w:proofErr w:type="spellEnd"/>
      <w:r>
        <w:t xml:space="preserve">; </w:t>
      </w:r>
      <w:proofErr w:type="spellStart"/>
      <w:r>
        <w:t>los</w:t>
      </w:r>
      <w:proofErr w:type="spellEnd"/>
      <w:r>
        <w:t xml:space="preserve"> </w:t>
      </w:r>
      <w:proofErr w:type="spellStart"/>
      <w:r>
        <w:t>poderosos</w:t>
      </w:r>
      <w:proofErr w:type="spellEnd"/>
      <w:r>
        <w:t xml:space="preserve"> no </w:t>
      </w:r>
      <w:proofErr w:type="spellStart"/>
      <w:r>
        <w:t>aceptaron</w:t>
      </w:r>
      <w:proofErr w:type="spellEnd"/>
      <w:r>
        <w:t xml:space="preserve"> </w:t>
      </w:r>
      <w:proofErr w:type="spellStart"/>
      <w:r>
        <w:t>más</w:t>
      </w:r>
      <w:proofErr w:type="spellEnd"/>
      <w:r>
        <w:t xml:space="preserve"> </w:t>
      </w:r>
      <w:proofErr w:type="spellStart"/>
      <w:r>
        <w:t>reino</w:t>
      </w:r>
      <w:proofErr w:type="spellEnd"/>
      <w:r>
        <w:t xml:space="preserve"> </w:t>
      </w:r>
      <w:proofErr w:type="spellStart"/>
      <w:r>
        <w:t>ni</w:t>
      </w:r>
      <w:proofErr w:type="spellEnd"/>
      <w:r>
        <w:t xml:space="preserve"> </w:t>
      </w:r>
      <w:proofErr w:type="spellStart"/>
      <w:r>
        <w:t>más</w:t>
      </w:r>
      <w:proofErr w:type="spellEnd"/>
      <w:r>
        <w:t xml:space="preserve"> </w:t>
      </w:r>
      <w:proofErr w:type="spellStart"/>
      <w:r>
        <w:t>poder</w:t>
      </w:r>
      <w:proofErr w:type="spellEnd"/>
      <w:r>
        <w:t xml:space="preserve"> </w:t>
      </w:r>
      <w:proofErr w:type="spellStart"/>
      <w:r>
        <w:t>que</w:t>
      </w:r>
      <w:proofErr w:type="spellEnd"/>
      <w:r>
        <w:t xml:space="preserve"> </w:t>
      </w:r>
      <w:proofErr w:type="spellStart"/>
      <w:r>
        <w:t>el</w:t>
      </w:r>
      <w:proofErr w:type="spellEnd"/>
      <w:r>
        <w:t xml:space="preserve"> de </w:t>
      </w:r>
      <w:proofErr w:type="spellStart"/>
      <w:r>
        <w:t>este</w:t>
      </w:r>
      <w:proofErr w:type="spellEnd"/>
      <w:r>
        <w:t xml:space="preserve"> </w:t>
      </w:r>
      <w:proofErr w:type="spellStart"/>
      <w:r>
        <w:t>mundo</w:t>
      </w:r>
      <w:proofErr w:type="spellEnd"/>
      <w:r>
        <w:t xml:space="preserve">, </w:t>
      </w:r>
      <w:proofErr w:type="spellStart"/>
      <w:r>
        <w:t>los</w:t>
      </w:r>
      <w:proofErr w:type="spellEnd"/>
      <w:r>
        <w:t xml:space="preserve"> </w:t>
      </w:r>
      <w:proofErr w:type="spellStart"/>
      <w:r>
        <w:t>científicos</w:t>
      </w:r>
      <w:proofErr w:type="spellEnd"/>
      <w:r>
        <w:t xml:space="preserve"> </w:t>
      </w:r>
      <w:proofErr w:type="spellStart"/>
      <w:r>
        <w:t>negaron</w:t>
      </w:r>
      <w:proofErr w:type="spellEnd"/>
      <w:r>
        <w:t xml:space="preserve"> la </w:t>
      </w:r>
      <w:proofErr w:type="spellStart"/>
      <w:r>
        <w:t>existencia</w:t>
      </w:r>
      <w:proofErr w:type="spellEnd"/>
      <w:r>
        <w:t xml:space="preserve"> de la </w:t>
      </w:r>
      <w:proofErr w:type="spellStart"/>
      <w:r>
        <w:t>vida</w:t>
      </w:r>
      <w:proofErr w:type="spellEnd"/>
      <w:r>
        <w:t xml:space="preserve"> </w:t>
      </w:r>
      <w:proofErr w:type="spellStart"/>
      <w:r>
        <w:t>espiritual</w:t>
      </w:r>
      <w:proofErr w:type="spellEnd"/>
      <w:r>
        <w:t xml:space="preserve"> y las </w:t>
      </w:r>
      <w:proofErr w:type="spellStart"/>
      <w:r>
        <w:t>religiones</w:t>
      </w:r>
      <w:proofErr w:type="spellEnd"/>
      <w:r>
        <w:t xml:space="preserve"> </w:t>
      </w:r>
      <w:proofErr w:type="spellStart"/>
      <w:r>
        <w:t>falsearon</w:t>
      </w:r>
      <w:proofErr w:type="spellEnd"/>
      <w:r>
        <w:t xml:space="preserve"> </w:t>
      </w:r>
      <w:proofErr w:type="spellStart"/>
      <w:r>
        <w:t>muchas</w:t>
      </w:r>
      <w:proofErr w:type="spellEnd"/>
      <w:r>
        <w:t xml:space="preserve"> de las </w:t>
      </w:r>
      <w:proofErr w:type="spellStart"/>
      <w:r>
        <w:t>revelaciones</w:t>
      </w:r>
      <w:proofErr w:type="spellEnd"/>
      <w:r>
        <w:t xml:space="preserve"> </w:t>
      </w:r>
      <w:proofErr w:type="spellStart"/>
      <w:r>
        <w:t>divinas</w:t>
      </w:r>
      <w:proofErr w:type="spellEnd"/>
      <w:r>
        <w:t xml:space="preserve">. </w:t>
      </w:r>
    </w:p>
    <w:p w14:paraId="6F6131D3" w14:textId="77777777" w:rsidR="00F50769" w:rsidRDefault="00F50769" w:rsidP="00F50769">
      <w:r>
        <w:t xml:space="preserve">4. La </w:t>
      </w:r>
      <w:proofErr w:type="spellStart"/>
      <w:r>
        <w:t>niñez</w:t>
      </w:r>
      <w:proofErr w:type="spellEnd"/>
      <w:r>
        <w:t xml:space="preserve"> de Jesús </w:t>
      </w:r>
      <w:proofErr w:type="spellStart"/>
      <w:r>
        <w:t>pasó</w:t>
      </w:r>
      <w:proofErr w:type="spellEnd"/>
      <w:r>
        <w:t xml:space="preserve"> pronto; </w:t>
      </w:r>
      <w:proofErr w:type="spellStart"/>
      <w:r>
        <w:t>puedo</w:t>
      </w:r>
      <w:proofErr w:type="spellEnd"/>
      <w:r>
        <w:t xml:space="preserve"> </w:t>
      </w:r>
      <w:proofErr w:type="spellStart"/>
      <w:r>
        <w:t>deciros</w:t>
      </w:r>
      <w:proofErr w:type="spellEnd"/>
      <w:r>
        <w:t xml:space="preserve"> </w:t>
      </w:r>
      <w:proofErr w:type="spellStart"/>
      <w:r>
        <w:t>que</w:t>
      </w:r>
      <w:proofErr w:type="spellEnd"/>
      <w:r>
        <w:t xml:space="preserve"> la </w:t>
      </w:r>
      <w:proofErr w:type="spellStart"/>
      <w:r>
        <w:t>vía</w:t>
      </w:r>
      <w:proofErr w:type="spellEnd"/>
      <w:r>
        <w:t xml:space="preserve"> dolorosa </w:t>
      </w:r>
      <w:proofErr w:type="spellStart"/>
      <w:r>
        <w:t>comenzó</w:t>
      </w:r>
      <w:proofErr w:type="spellEnd"/>
      <w:r>
        <w:t xml:space="preserve"> </w:t>
      </w:r>
      <w:proofErr w:type="spellStart"/>
      <w:r>
        <w:t>desde</w:t>
      </w:r>
      <w:proofErr w:type="spellEnd"/>
      <w:r>
        <w:t xml:space="preserve"> antes de </w:t>
      </w:r>
      <w:proofErr w:type="spellStart"/>
      <w:r>
        <w:t>su</w:t>
      </w:r>
      <w:proofErr w:type="spellEnd"/>
      <w:r>
        <w:t xml:space="preserve"> </w:t>
      </w:r>
      <w:proofErr w:type="spellStart"/>
      <w:r>
        <w:t>nacimiento</w:t>
      </w:r>
      <w:proofErr w:type="spellEnd"/>
      <w:r>
        <w:t xml:space="preserve"> y se </w:t>
      </w:r>
      <w:proofErr w:type="spellStart"/>
      <w:r>
        <w:t>prolongó</w:t>
      </w:r>
      <w:proofErr w:type="spellEnd"/>
      <w:r>
        <w:t xml:space="preserve"> </w:t>
      </w:r>
      <w:proofErr w:type="spellStart"/>
      <w:r>
        <w:t>después</w:t>
      </w:r>
      <w:proofErr w:type="spellEnd"/>
      <w:r>
        <w:t xml:space="preserve"> de la </w:t>
      </w:r>
      <w:proofErr w:type="spellStart"/>
      <w:r>
        <w:t>muerte</w:t>
      </w:r>
      <w:proofErr w:type="spellEnd"/>
      <w:r>
        <w:t xml:space="preserve"> </w:t>
      </w:r>
      <w:proofErr w:type="spellStart"/>
      <w:r>
        <w:t>en</w:t>
      </w:r>
      <w:proofErr w:type="spellEnd"/>
      <w:r>
        <w:t xml:space="preserve"> la </w:t>
      </w:r>
      <w:proofErr w:type="spellStart"/>
      <w:r>
        <w:t>cruz</w:t>
      </w:r>
      <w:proofErr w:type="spellEnd"/>
      <w:r>
        <w:t xml:space="preserve">, </w:t>
      </w:r>
      <w:proofErr w:type="spellStart"/>
      <w:r>
        <w:t>si</w:t>
      </w:r>
      <w:proofErr w:type="spellEnd"/>
      <w:r>
        <w:t xml:space="preserve"> se </w:t>
      </w:r>
      <w:proofErr w:type="spellStart"/>
      <w:r>
        <w:t>toma</w:t>
      </w:r>
      <w:proofErr w:type="spellEnd"/>
      <w:r>
        <w:t xml:space="preserve"> </w:t>
      </w:r>
      <w:proofErr w:type="spellStart"/>
      <w:r>
        <w:t>en</w:t>
      </w:r>
      <w:proofErr w:type="spellEnd"/>
      <w:r>
        <w:t xml:space="preserve"> </w:t>
      </w:r>
      <w:proofErr w:type="spellStart"/>
      <w:r>
        <w:t>cuenta</w:t>
      </w:r>
      <w:proofErr w:type="spellEnd"/>
      <w:r>
        <w:t xml:space="preserve"> </w:t>
      </w:r>
      <w:proofErr w:type="spellStart"/>
      <w:r>
        <w:t>que</w:t>
      </w:r>
      <w:proofErr w:type="spellEnd"/>
      <w:r>
        <w:t xml:space="preserve"> mi </w:t>
      </w:r>
      <w:proofErr w:type="spellStart"/>
      <w:r>
        <w:t>nombre</w:t>
      </w:r>
      <w:proofErr w:type="spellEnd"/>
      <w:r>
        <w:t xml:space="preserve"> y mi </w:t>
      </w:r>
      <w:proofErr w:type="spellStart"/>
      <w:r>
        <w:t>Doctrina</w:t>
      </w:r>
      <w:proofErr w:type="spellEnd"/>
      <w:r>
        <w:t xml:space="preserve">, no </w:t>
      </w:r>
      <w:proofErr w:type="spellStart"/>
      <w:r>
        <w:t>han</w:t>
      </w:r>
      <w:proofErr w:type="spellEnd"/>
      <w:r>
        <w:t xml:space="preserve"> </w:t>
      </w:r>
      <w:proofErr w:type="spellStart"/>
      <w:r>
        <w:t>cesado</w:t>
      </w:r>
      <w:proofErr w:type="spellEnd"/>
      <w:r>
        <w:t xml:space="preserve"> de verse </w:t>
      </w:r>
      <w:proofErr w:type="spellStart"/>
      <w:r>
        <w:t>perseguidos</w:t>
      </w:r>
      <w:proofErr w:type="spellEnd"/>
      <w:r>
        <w:t xml:space="preserve"> y </w:t>
      </w:r>
      <w:proofErr w:type="spellStart"/>
      <w:r>
        <w:t>juzgados</w:t>
      </w:r>
      <w:proofErr w:type="spellEnd"/>
      <w:r>
        <w:t xml:space="preserve">. Es </w:t>
      </w:r>
      <w:proofErr w:type="spellStart"/>
      <w:r>
        <w:t>por</w:t>
      </w:r>
      <w:proofErr w:type="spellEnd"/>
      <w:r>
        <w:t xml:space="preserve"> </w:t>
      </w:r>
      <w:proofErr w:type="spellStart"/>
      <w:r>
        <w:t>eso</w:t>
      </w:r>
      <w:proofErr w:type="spellEnd"/>
      <w:r>
        <w:t xml:space="preserve"> </w:t>
      </w:r>
      <w:proofErr w:type="spellStart"/>
      <w:r>
        <w:t>que</w:t>
      </w:r>
      <w:proofErr w:type="spellEnd"/>
      <w:r>
        <w:t xml:space="preserve"> mi </w:t>
      </w:r>
      <w:proofErr w:type="spellStart"/>
      <w:r>
        <w:t>calle</w:t>
      </w:r>
      <w:proofErr w:type="spellEnd"/>
      <w:r>
        <w:t xml:space="preserve"> de </w:t>
      </w:r>
      <w:proofErr w:type="spellStart"/>
      <w:r>
        <w:t>amargura</w:t>
      </w:r>
      <w:proofErr w:type="spellEnd"/>
      <w:r>
        <w:t xml:space="preserve"> ha </w:t>
      </w:r>
      <w:proofErr w:type="spellStart"/>
      <w:r>
        <w:t>sido</w:t>
      </w:r>
      <w:proofErr w:type="spellEnd"/>
      <w:r>
        <w:t xml:space="preserve"> </w:t>
      </w:r>
      <w:proofErr w:type="spellStart"/>
      <w:r>
        <w:t>muy</w:t>
      </w:r>
      <w:proofErr w:type="spellEnd"/>
      <w:r>
        <w:t xml:space="preserve"> </w:t>
      </w:r>
      <w:proofErr w:type="spellStart"/>
      <w:r>
        <w:t>larga</w:t>
      </w:r>
      <w:proofErr w:type="spellEnd"/>
      <w:r>
        <w:t xml:space="preserve">, </w:t>
      </w:r>
      <w:proofErr w:type="spellStart"/>
      <w:r>
        <w:t>como</w:t>
      </w:r>
      <w:proofErr w:type="spellEnd"/>
      <w:r>
        <w:t xml:space="preserve"> también para </w:t>
      </w:r>
      <w:proofErr w:type="spellStart"/>
      <w:r>
        <w:t>el</w:t>
      </w:r>
      <w:proofErr w:type="spellEnd"/>
      <w:r>
        <w:t xml:space="preserve"> </w:t>
      </w:r>
      <w:proofErr w:type="spellStart"/>
      <w:r>
        <w:t>espíritu</w:t>
      </w:r>
      <w:proofErr w:type="spellEnd"/>
      <w:r>
        <w:t xml:space="preserve"> de María, mi </w:t>
      </w:r>
      <w:proofErr w:type="spellStart"/>
      <w:r>
        <w:t>tierna</w:t>
      </w:r>
      <w:proofErr w:type="spellEnd"/>
      <w:r>
        <w:t xml:space="preserve"> Madre </w:t>
      </w:r>
      <w:proofErr w:type="spellStart"/>
      <w:r>
        <w:t>en</w:t>
      </w:r>
      <w:proofErr w:type="spellEnd"/>
      <w:r>
        <w:t xml:space="preserve"> </w:t>
      </w:r>
      <w:proofErr w:type="spellStart"/>
      <w:r>
        <w:t>cuanto</w:t>
      </w:r>
      <w:proofErr w:type="spellEnd"/>
      <w:r>
        <w:t xml:space="preserve"> hombre. </w:t>
      </w:r>
    </w:p>
    <w:p w14:paraId="7EC16795" w14:textId="77777777" w:rsidR="00F50769" w:rsidRDefault="00F50769" w:rsidP="00F50769">
      <w:r>
        <w:t xml:space="preserve">5. Si </w:t>
      </w:r>
      <w:proofErr w:type="spellStart"/>
      <w:r>
        <w:t>en</w:t>
      </w:r>
      <w:proofErr w:type="spellEnd"/>
      <w:r>
        <w:t xml:space="preserve"> la Tierra </w:t>
      </w:r>
      <w:proofErr w:type="spellStart"/>
      <w:r>
        <w:t>su</w:t>
      </w:r>
      <w:proofErr w:type="spellEnd"/>
      <w:r>
        <w:t xml:space="preserve"> </w:t>
      </w:r>
      <w:proofErr w:type="spellStart"/>
      <w:r>
        <w:t>corazón</w:t>
      </w:r>
      <w:proofErr w:type="spellEnd"/>
      <w:r>
        <w:t xml:space="preserve"> se </w:t>
      </w:r>
      <w:proofErr w:type="spellStart"/>
      <w:r>
        <w:t>sintió</w:t>
      </w:r>
      <w:proofErr w:type="spellEnd"/>
      <w:r>
        <w:t xml:space="preserve"> </w:t>
      </w:r>
      <w:proofErr w:type="spellStart"/>
      <w:r>
        <w:t>lacerado</w:t>
      </w:r>
      <w:proofErr w:type="spellEnd"/>
      <w:r>
        <w:t xml:space="preserve"> </w:t>
      </w:r>
      <w:proofErr w:type="spellStart"/>
      <w:r>
        <w:t>muchas</w:t>
      </w:r>
      <w:proofErr w:type="spellEnd"/>
      <w:r>
        <w:t xml:space="preserve"> </w:t>
      </w:r>
      <w:proofErr w:type="spellStart"/>
      <w:r>
        <w:t>veces</w:t>
      </w:r>
      <w:proofErr w:type="spellEnd"/>
      <w:r>
        <w:t xml:space="preserve"> hasta la </w:t>
      </w:r>
      <w:proofErr w:type="spellStart"/>
      <w:r>
        <w:t>muerte</w:t>
      </w:r>
      <w:proofErr w:type="spellEnd"/>
      <w:r>
        <w:t xml:space="preserve">, también </w:t>
      </w:r>
      <w:proofErr w:type="spellStart"/>
      <w:r>
        <w:t>en</w:t>
      </w:r>
      <w:proofErr w:type="spellEnd"/>
      <w:r>
        <w:t xml:space="preserve"> </w:t>
      </w:r>
      <w:proofErr w:type="spellStart"/>
      <w:r>
        <w:t>espíritu</w:t>
      </w:r>
      <w:proofErr w:type="spellEnd"/>
      <w:r>
        <w:t xml:space="preserve"> </w:t>
      </w:r>
      <w:proofErr w:type="spellStart"/>
      <w:r>
        <w:t>había</w:t>
      </w:r>
      <w:proofErr w:type="spellEnd"/>
      <w:r>
        <w:t xml:space="preserve"> de </w:t>
      </w:r>
      <w:proofErr w:type="spellStart"/>
      <w:r>
        <w:t>experimentar</w:t>
      </w:r>
      <w:proofErr w:type="spellEnd"/>
      <w:r>
        <w:t xml:space="preserve"> </w:t>
      </w:r>
      <w:proofErr w:type="spellStart"/>
      <w:r>
        <w:t>el</w:t>
      </w:r>
      <w:proofErr w:type="spellEnd"/>
      <w:r>
        <w:t xml:space="preserve"> dolor de </w:t>
      </w:r>
      <w:proofErr w:type="spellStart"/>
      <w:r>
        <w:t>ver</w:t>
      </w:r>
      <w:proofErr w:type="spellEnd"/>
      <w:r>
        <w:t xml:space="preserve"> </w:t>
      </w:r>
      <w:proofErr w:type="spellStart"/>
      <w:r>
        <w:t>su</w:t>
      </w:r>
      <w:proofErr w:type="spellEnd"/>
      <w:r>
        <w:t xml:space="preserve"> </w:t>
      </w:r>
    </w:p>
    <w:p w14:paraId="5CAFA99A" w14:textId="77777777" w:rsidR="00F50769" w:rsidRDefault="00F50769" w:rsidP="00F50769">
      <w:proofErr w:type="spellStart"/>
      <w:r>
        <w:t>nombre</w:t>
      </w:r>
      <w:proofErr w:type="spellEnd"/>
      <w:r>
        <w:t xml:space="preserve"> y </w:t>
      </w:r>
      <w:proofErr w:type="spellStart"/>
      <w:r>
        <w:t>su</w:t>
      </w:r>
      <w:proofErr w:type="spellEnd"/>
      <w:r>
        <w:t xml:space="preserve"> </w:t>
      </w:r>
      <w:proofErr w:type="spellStart"/>
      <w:r>
        <w:t>pureza</w:t>
      </w:r>
      <w:proofErr w:type="spellEnd"/>
      <w:r>
        <w:t xml:space="preserve"> </w:t>
      </w:r>
      <w:proofErr w:type="spellStart"/>
      <w:r>
        <w:t>profanados</w:t>
      </w:r>
      <w:proofErr w:type="spellEnd"/>
      <w:r>
        <w:t xml:space="preserve"> </w:t>
      </w:r>
      <w:proofErr w:type="spellStart"/>
      <w:r>
        <w:t>por</w:t>
      </w:r>
      <w:proofErr w:type="spellEnd"/>
      <w:r>
        <w:t xml:space="preserve"> las </w:t>
      </w:r>
      <w:proofErr w:type="spellStart"/>
      <w:r>
        <w:t>blasfemias</w:t>
      </w:r>
      <w:proofErr w:type="spellEnd"/>
      <w:r>
        <w:t xml:space="preserve">, </w:t>
      </w:r>
      <w:proofErr w:type="spellStart"/>
      <w:r>
        <w:t>dudas</w:t>
      </w:r>
      <w:proofErr w:type="spellEnd"/>
      <w:r>
        <w:t xml:space="preserve">, </w:t>
      </w:r>
      <w:proofErr w:type="spellStart"/>
      <w:r>
        <w:t>juicios</w:t>
      </w:r>
      <w:proofErr w:type="spellEnd"/>
      <w:r>
        <w:t xml:space="preserve"> y burlas de </w:t>
      </w:r>
      <w:proofErr w:type="spellStart"/>
      <w:r>
        <w:t>los</w:t>
      </w:r>
      <w:proofErr w:type="spellEnd"/>
      <w:r>
        <w:t xml:space="preserve"> hombres </w:t>
      </w:r>
      <w:proofErr w:type="spellStart"/>
      <w:r>
        <w:t>materializados</w:t>
      </w:r>
      <w:proofErr w:type="spellEnd"/>
      <w:r>
        <w:t xml:space="preserve">. </w:t>
      </w:r>
    </w:p>
    <w:p w14:paraId="5A0A5721" w14:textId="77777777" w:rsidR="00F50769" w:rsidRDefault="00F50769" w:rsidP="00F50769">
      <w:r>
        <w:t xml:space="preserve">6. La </w:t>
      </w:r>
      <w:proofErr w:type="spellStart"/>
      <w:r>
        <w:t>encarnación</w:t>
      </w:r>
      <w:proofErr w:type="spellEnd"/>
      <w:r>
        <w:t xml:space="preserve"> del Verbo ha </w:t>
      </w:r>
      <w:proofErr w:type="spellStart"/>
      <w:r>
        <w:t>encontrado</w:t>
      </w:r>
      <w:proofErr w:type="spellEnd"/>
      <w:r>
        <w:t xml:space="preserve"> </w:t>
      </w:r>
      <w:proofErr w:type="spellStart"/>
      <w:r>
        <w:t>siempre</w:t>
      </w:r>
      <w:proofErr w:type="spellEnd"/>
      <w:r>
        <w:t xml:space="preserve"> a </w:t>
      </w:r>
      <w:proofErr w:type="spellStart"/>
      <w:r>
        <w:t>muchos</w:t>
      </w:r>
      <w:proofErr w:type="spellEnd"/>
      <w:r>
        <w:t xml:space="preserve"> </w:t>
      </w:r>
      <w:proofErr w:type="spellStart"/>
      <w:r>
        <w:t>corazones</w:t>
      </w:r>
      <w:proofErr w:type="spellEnd"/>
      <w:r>
        <w:t xml:space="preserve"> con las </w:t>
      </w:r>
      <w:proofErr w:type="spellStart"/>
      <w:r>
        <w:t>puertas</w:t>
      </w:r>
      <w:proofErr w:type="spellEnd"/>
      <w:r>
        <w:t xml:space="preserve"> </w:t>
      </w:r>
      <w:proofErr w:type="spellStart"/>
      <w:r>
        <w:t>cerradas</w:t>
      </w:r>
      <w:proofErr w:type="spellEnd"/>
      <w:r>
        <w:t xml:space="preserve"> a la </w:t>
      </w:r>
      <w:proofErr w:type="spellStart"/>
      <w:r>
        <w:t>realidad</w:t>
      </w:r>
      <w:proofErr w:type="spellEnd"/>
      <w:r>
        <w:t xml:space="preserve">, a </w:t>
      </w:r>
      <w:proofErr w:type="spellStart"/>
      <w:r>
        <w:t>pesar</w:t>
      </w:r>
      <w:proofErr w:type="spellEnd"/>
      <w:r>
        <w:t xml:space="preserve"> de </w:t>
      </w:r>
      <w:proofErr w:type="spellStart"/>
      <w:r>
        <w:t>que</w:t>
      </w:r>
      <w:proofErr w:type="spellEnd"/>
      <w:r>
        <w:t xml:space="preserve"> </w:t>
      </w:r>
      <w:proofErr w:type="spellStart"/>
      <w:r>
        <w:t>todas</w:t>
      </w:r>
      <w:proofErr w:type="spellEnd"/>
      <w:r>
        <w:t xml:space="preserve"> mis </w:t>
      </w:r>
      <w:proofErr w:type="spellStart"/>
      <w:r>
        <w:t>obras</w:t>
      </w:r>
      <w:proofErr w:type="spellEnd"/>
      <w:r>
        <w:t xml:space="preserve"> </w:t>
      </w:r>
      <w:proofErr w:type="spellStart"/>
      <w:r>
        <w:t>han</w:t>
      </w:r>
      <w:proofErr w:type="spellEnd"/>
      <w:r>
        <w:t xml:space="preserve"> </w:t>
      </w:r>
      <w:proofErr w:type="spellStart"/>
      <w:r>
        <w:t>estado</w:t>
      </w:r>
      <w:proofErr w:type="spellEnd"/>
      <w:r>
        <w:t xml:space="preserve"> </w:t>
      </w:r>
      <w:proofErr w:type="spellStart"/>
      <w:r>
        <w:t>envueltas</w:t>
      </w:r>
      <w:proofErr w:type="spellEnd"/>
      <w:r>
        <w:t xml:space="preserve"> </w:t>
      </w:r>
      <w:proofErr w:type="spellStart"/>
      <w:r>
        <w:t>en</w:t>
      </w:r>
      <w:proofErr w:type="spellEnd"/>
      <w:r>
        <w:t xml:space="preserve"> la luz </w:t>
      </w:r>
      <w:proofErr w:type="spellStart"/>
      <w:r>
        <w:t>clarísima</w:t>
      </w:r>
      <w:proofErr w:type="spellEnd"/>
      <w:r>
        <w:t xml:space="preserve"> de la </w:t>
      </w:r>
      <w:proofErr w:type="spellStart"/>
      <w:r>
        <w:t>verdad</w:t>
      </w:r>
      <w:proofErr w:type="spellEnd"/>
      <w:r>
        <w:t xml:space="preserve">. </w:t>
      </w:r>
    </w:p>
    <w:p w14:paraId="59BD7330" w14:textId="77777777" w:rsidR="00F50769" w:rsidRDefault="00F50769" w:rsidP="00F50769">
      <w:r>
        <w:t xml:space="preserve">7. Hoy </w:t>
      </w:r>
      <w:proofErr w:type="spellStart"/>
      <w:r>
        <w:t>vuelve</w:t>
      </w:r>
      <w:proofErr w:type="spellEnd"/>
      <w:r>
        <w:t xml:space="preserve"> mi Verbo entre </w:t>
      </w:r>
      <w:proofErr w:type="spellStart"/>
      <w:r>
        <w:t>vosotros</w:t>
      </w:r>
      <w:proofErr w:type="spellEnd"/>
      <w:r>
        <w:t xml:space="preserve">, mas no ha </w:t>
      </w:r>
      <w:proofErr w:type="spellStart"/>
      <w:r>
        <w:t>encarnado</w:t>
      </w:r>
      <w:proofErr w:type="spellEnd"/>
      <w:r>
        <w:t xml:space="preserve"> </w:t>
      </w:r>
      <w:proofErr w:type="spellStart"/>
      <w:r>
        <w:t>en</w:t>
      </w:r>
      <w:proofErr w:type="spellEnd"/>
      <w:r>
        <w:t xml:space="preserve"> </w:t>
      </w:r>
      <w:proofErr w:type="spellStart"/>
      <w:r>
        <w:t>el</w:t>
      </w:r>
      <w:proofErr w:type="spellEnd"/>
      <w:r>
        <w:t xml:space="preserve"> </w:t>
      </w:r>
      <w:proofErr w:type="spellStart"/>
      <w:r>
        <w:t>seno</w:t>
      </w:r>
      <w:proofErr w:type="spellEnd"/>
      <w:r>
        <w:t xml:space="preserve"> de la Virgen, para </w:t>
      </w:r>
      <w:proofErr w:type="spellStart"/>
      <w:r>
        <w:t>hacerse</w:t>
      </w:r>
      <w:proofErr w:type="spellEnd"/>
      <w:r>
        <w:t xml:space="preserve"> hombre </w:t>
      </w:r>
      <w:proofErr w:type="spellStart"/>
      <w:r>
        <w:t>como</w:t>
      </w:r>
      <w:proofErr w:type="spellEnd"/>
      <w:r>
        <w:t xml:space="preserve"> </w:t>
      </w:r>
      <w:proofErr w:type="spellStart"/>
      <w:r>
        <w:t>en</w:t>
      </w:r>
      <w:proofErr w:type="spellEnd"/>
      <w:r>
        <w:t xml:space="preserve"> </w:t>
      </w:r>
      <w:proofErr w:type="spellStart"/>
      <w:r>
        <w:t>el</w:t>
      </w:r>
      <w:proofErr w:type="spellEnd"/>
      <w:r>
        <w:t xml:space="preserve"> Segundo Tiempo; sin embargo María, la </w:t>
      </w:r>
      <w:proofErr w:type="spellStart"/>
      <w:r>
        <w:t>esencia</w:t>
      </w:r>
      <w:proofErr w:type="spellEnd"/>
      <w:r>
        <w:t xml:space="preserve"> maternal, </w:t>
      </w:r>
      <w:proofErr w:type="spellStart"/>
      <w:r>
        <w:t>está</w:t>
      </w:r>
      <w:proofErr w:type="spellEnd"/>
      <w:r>
        <w:t xml:space="preserve"> </w:t>
      </w:r>
      <w:proofErr w:type="spellStart"/>
      <w:r>
        <w:t>siempre</w:t>
      </w:r>
      <w:proofErr w:type="spellEnd"/>
      <w:r>
        <w:t xml:space="preserve"> </w:t>
      </w:r>
      <w:proofErr w:type="spellStart"/>
      <w:r>
        <w:t>presente</w:t>
      </w:r>
      <w:proofErr w:type="spellEnd"/>
      <w:r>
        <w:t xml:space="preserve"> </w:t>
      </w:r>
      <w:proofErr w:type="spellStart"/>
      <w:r>
        <w:t>en</w:t>
      </w:r>
      <w:proofErr w:type="spellEnd"/>
      <w:r>
        <w:t xml:space="preserve"> </w:t>
      </w:r>
      <w:proofErr w:type="spellStart"/>
      <w:r>
        <w:t>espíritu</w:t>
      </w:r>
      <w:proofErr w:type="spellEnd"/>
      <w:r>
        <w:t xml:space="preserve">. </w:t>
      </w:r>
    </w:p>
    <w:p w14:paraId="53F8EF59" w14:textId="77777777" w:rsidR="00F50769" w:rsidRDefault="00F50769" w:rsidP="00F50769">
      <w:r>
        <w:t xml:space="preserve">8. La </w:t>
      </w:r>
      <w:proofErr w:type="spellStart"/>
      <w:r>
        <w:t>paja</w:t>
      </w:r>
      <w:proofErr w:type="spellEnd"/>
      <w:r>
        <w:t xml:space="preserve"> del </w:t>
      </w:r>
      <w:proofErr w:type="spellStart"/>
      <w:r>
        <w:t>establo</w:t>
      </w:r>
      <w:proofErr w:type="spellEnd"/>
      <w:r>
        <w:t xml:space="preserve"> </w:t>
      </w:r>
      <w:proofErr w:type="spellStart"/>
      <w:r>
        <w:t>donde</w:t>
      </w:r>
      <w:proofErr w:type="spellEnd"/>
      <w:r>
        <w:t xml:space="preserve"> vino al </w:t>
      </w:r>
      <w:proofErr w:type="spellStart"/>
      <w:r>
        <w:t>mundo</w:t>
      </w:r>
      <w:proofErr w:type="spellEnd"/>
      <w:r>
        <w:t xml:space="preserve"> Jesús, </w:t>
      </w:r>
      <w:proofErr w:type="spellStart"/>
      <w:r>
        <w:t>así</w:t>
      </w:r>
      <w:proofErr w:type="spellEnd"/>
      <w:r>
        <w:t xml:space="preserve"> </w:t>
      </w:r>
      <w:proofErr w:type="spellStart"/>
      <w:r>
        <w:t>como</w:t>
      </w:r>
      <w:proofErr w:type="spellEnd"/>
      <w:r>
        <w:t xml:space="preserve"> la </w:t>
      </w:r>
      <w:proofErr w:type="spellStart"/>
      <w:r>
        <w:t>cruz</w:t>
      </w:r>
      <w:proofErr w:type="spellEnd"/>
      <w:r>
        <w:t xml:space="preserve"> del Calvario </w:t>
      </w:r>
      <w:proofErr w:type="spellStart"/>
      <w:r>
        <w:t>donde</w:t>
      </w:r>
      <w:proofErr w:type="spellEnd"/>
      <w:r>
        <w:t xml:space="preserve"> </w:t>
      </w:r>
      <w:proofErr w:type="spellStart"/>
      <w:r>
        <w:t>exhaló</w:t>
      </w:r>
      <w:proofErr w:type="spellEnd"/>
      <w:r>
        <w:t xml:space="preserve"> </w:t>
      </w:r>
      <w:proofErr w:type="spellStart"/>
      <w:r>
        <w:t>el</w:t>
      </w:r>
      <w:proofErr w:type="spellEnd"/>
      <w:r>
        <w:t xml:space="preserve"> </w:t>
      </w:r>
      <w:proofErr w:type="spellStart"/>
      <w:r>
        <w:t>último</w:t>
      </w:r>
      <w:proofErr w:type="spellEnd"/>
      <w:r>
        <w:t xml:space="preserve"> </w:t>
      </w:r>
      <w:proofErr w:type="spellStart"/>
      <w:r>
        <w:t>aliento</w:t>
      </w:r>
      <w:proofErr w:type="spellEnd"/>
      <w:r>
        <w:t xml:space="preserve">, </w:t>
      </w:r>
      <w:proofErr w:type="spellStart"/>
      <w:r>
        <w:t>los</w:t>
      </w:r>
      <w:proofErr w:type="spellEnd"/>
      <w:r>
        <w:t xml:space="preserve"> </w:t>
      </w:r>
      <w:proofErr w:type="spellStart"/>
      <w:r>
        <w:t>encontraré</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en</w:t>
      </w:r>
      <w:proofErr w:type="spellEnd"/>
      <w:r>
        <w:t xml:space="preserve"> </w:t>
      </w:r>
      <w:proofErr w:type="spellStart"/>
      <w:r>
        <w:t>el</w:t>
      </w:r>
      <w:proofErr w:type="spellEnd"/>
      <w:r>
        <w:t xml:space="preserve"> </w:t>
      </w:r>
      <w:proofErr w:type="spellStart"/>
      <w:r>
        <w:t>corazón</w:t>
      </w:r>
      <w:proofErr w:type="spellEnd"/>
      <w:r>
        <w:t xml:space="preserve"> de la </w:t>
      </w:r>
      <w:proofErr w:type="spellStart"/>
      <w:r>
        <w:t>humanidad</w:t>
      </w:r>
      <w:proofErr w:type="spellEnd"/>
      <w:r>
        <w:t xml:space="preserve">; </w:t>
      </w:r>
      <w:proofErr w:type="spellStart"/>
      <w:r>
        <w:t>más</w:t>
      </w:r>
      <w:proofErr w:type="spellEnd"/>
      <w:r>
        <w:t xml:space="preserve"> al final, </w:t>
      </w:r>
      <w:proofErr w:type="spellStart"/>
      <w:r>
        <w:t>después</w:t>
      </w:r>
      <w:proofErr w:type="spellEnd"/>
      <w:r>
        <w:t xml:space="preserve"> de las </w:t>
      </w:r>
      <w:proofErr w:type="spellStart"/>
      <w:r>
        <w:t>tinieblas</w:t>
      </w:r>
      <w:proofErr w:type="spellEnd"/>
      <w:r>
        <w:t xml:space="preserve"> se </w:t>
      </w:r>
      <w:proofErr w:type="spellStart"/>
      <w:r>
        <w:t>hará</w:t>
      </w:r>
      <w:proofErr w:type="spellEnd"/>
      <w:r>
        <w:t xml:space="preserve"> la luz </w:t>
      </w:r>
      <w:proofErr w:type="spellStart"/>
      <w:r>
        <w:t>en</w:t>
      </w:r>
      <w:proofErr w:type="spellEnd"/>
      <w:r>
        <w:t xml:space="preserve"> </w:t>
      </w:r>
      <w:proofErr w:type="spellStart"/>
      <w:r>
        <w:t>todos</w:t>
      </w:r>
      <w:proofErr w:type="spellEnd"/>
      <w:r>
        <w:t xml:space="preserve"> </w:t>
      </w:r>
      <w:proofErr w:type="spellStart"/>
      <w:r>
        <w:t>los</w:t>
      </w:r>
      <w:proofErr w:type="spellEnd"/>
      <w:r>
        <w:t xml:space="preserve"> </w:t>
      </w:r>
      <w:proofErr w:type="spellStart"/>
      <w:r>
        <w:t>espíritus</w:t>
      </w:r>
      <w:proofErr w:type="spellEnd"/>
      <w:r>
        <w:t xml:space="preserve"> y </w:t>
      </w:r>
      <w:proofErr w:type="spellStart"/>
      <w:r>
        <w:t>seré</w:t>
      </w:r>
      <w:proofErr w:type="spellEnd"/>
      <w:r>
        <w:t xml:space="preserve"> </w:t>
      </w:r>
      <w:proofErr w:type="spellStart"/>
      <w:r>
        <w:t>glorificado</w:t>
      </w:r>
      <w:proofErr w:type="spellEnd"/>
      <w:r>
        <w:t xml:space="preserve">.  </w:t>
      </w:r>
    </w:p>
    <w:p w14:paraId="10030D4A" w14:textId="77777777" w:rsidR="00F50769" w:rsidRDefault="00F50769" w:rsidP="00F50769">
      <w:r>
        <w:t xml:space="preserve">9. Este </w:t>
      </w:r>
      <w:proofErr w:type="spellStart"/>
      <w:r>
        <w:t>tiempo</w:t>
      </w:r>
      <w:proofErr w:type="spellEnd"/>
      <w:r>
        <w:t xml:space="preserve"> </w:t>
      </w:r>
      <w:proofErr w:type="spellStart"/>
      <w:r>
        <w:t>será</w:t>
      </w:r>
      <w:proofErr w:type="spellEnd"/>
      <w:r>
        <w:t xml:space="preserve"> de lucha, </w:t>
      </w:r>
      <w:proofErr w:type="spellStart"/>
      <w:r>
        <w:t>más</w:t>
      </w:r>
      <w:proofErr w:type="spellEnd"/>
      <w:r>
        <w:t xml:space="preserve"> </w:t>
      </w:r>
      <w:proofErr w:type="spellStart"/>
      <w:r>
        <w:t>cuando</w:t>
      </w:r>
      <w:proofErr w:type="spellEnd"/>
      <w:r>
        <w:t xml:space="preserve"> </w:t>
      </w:r>
      <w:proofErr w:type="spellStart"/>
      <w:r>
        <w:t>todo</w:t>
      </w:r>
      <w:proofErr w:type="spellEnd"/>
      <w:r>
        <w:t xml:space="preserve"> </w:t>
      </w:r>
      <w:proofErr w:type="spellStart"/>
      <w:r>
        <w:t>haya</w:t>
      </w:r>
      <w:proofErr w:type="spellEnd"/>
      <w:r>
        <w:t xml:space="preserve"> </w:t>
      </w:r>
      <w:proofErr w:type="spellStart"/>
      <w:r>
        <w:t>sido</w:t>
      </w:r>
      <w:proofErr w:type="spellEnd"/>
      <w:r>
        <w:t xml:space="preserve"> </w:t>
      </w:r>
      <w:proofErr w:type="spellStart"/>
      <w:r>
        <w:t>consumado</w:t>
      </w:r>
      <w:proofErr w:type="spellEnd"/>
      <w:r>
        <w:t xml:space="preserve">, la </w:t>
      </w:r>
      <w:proofErr w:type="spellStart"/>
      <w:r>
        <w:t>humanidad</w:t>
      </w:r>
      <w:proofErr w:type="spellEnd"/>
      <w:r>
        <w:t xml:space="preserve"> </w:t>
      </w:r>
      <w:proofErr w:type="spellStart"/>
      <w:r>
        <w:t>elevará</w:t>
      </w:r>
      <w:proofErr w:type="spellEnd"/>
      <w:r>
        <w:t xml:space="preserve"> un </w:t>
      </w:r>
      <w:proofErr w:type="spellStart"/>
      <w:r>
        <w:t>himno</w:t>
      </w:r>
      <w:proofErr w:type="spellEnd"/>
      <w:r>
        <w:t xml:space="preserve"> de </w:t>
      </w:r>
      <w:proofErr w:type="spellStart"/>
      <w:r>
        <w:t>gozo</w:t>
      </w:r>
      <w:proofErr w:type="spellEnd"/>
      <w:r>
        <w:t xml:space="preserve"> </w:t>
      </w:r>
      <w:proofErr w:type="spellStart"/>
      <w:r>
        <w:t>hacia</w:t>
      </w:r>
      <w:proofErr w:type="spellEnd"/>
      <w:r>
        <w:t xml:space="preserve"> </w:t>
      </w:r>
      <w:proofErr w:type="spellStart"/>
      <w:r>
        <w:t>Mí</w:t>
      </w:r>
      <w:proofErr w:type="spellEnd"/>
      <w:r>
        <w:t xml:space="preserve">; </w:t>
      </w:r>
      <w:proofErr w:type="spellStart"/>
      <w:r>
        <w:t>porque</w:t>
      </w:r>
      <w:proofErr w:type="spellEnd"/>
      <w:r>
        <w:t xml:space="preserve"> al fin, </w:t>
      </w:r>
      <w:proofErr w:type="spellStart"/>
      <w:r>
        <w:t>después</w:t>
      </w:r>
      <w:proofErr w:type="spellEnd"/>
      <w:r>
        <w:t xml:space="preserve"> de </w:t>
      </w:r>
      <w:proofErr w:type="spellStart"/>
      <w:r>
        <w:t>tantas</w:t>
      </w:r>
      <w:proofErr w:type="spellEnd"/>
      <w:r>
        <w:t xml:space="preserve"> </w:t>
      </w:r>
      <w:proofErr w:type="spellStart"/>
      <w:r>
        <w:t>contiendas</w:t>
      </w:r>
      <w:proofErr w:type="spellEnd"/>
      <w:r>
        <w:t xml:space="preserve">, </w:t>
      </w:r>
      <w:proofErr w:type="spellStart"/>
      <w:r>
        <w:t>los</w:t>
      </w:r>
      <w:proofErr w:type="spellEnd"/>
      <w:r>
        <w:t xml:space="preserve"> </w:t>
      </w:r>
      <w:proofErr w:type="spellStart"/>
      <w:r>
        <w:t>enemigos</w:t>
      </w:r>
      <w:proofErr w:type="spellEnd"/>
      <w:r>
        <w:t xml:space="preserve"> de la </w:t>
      </w:r>
      <w:proofErr w:type="spellStart"/>
      <w:r>
        <w:t>paz</w:t>
      </w:r>
      <w:proofErr w:type="spellEnd"/>
      <w:r>
        <w:t xml:space="preserve"> se </w:t>
      </w:r>
      <w:proofErr w:type="spellStart"/>
      <w:r>
        <w:t>tornarán</w:t>
      </w:r>
      <w:proofErr w:type="spellEnd"/>
      <w:r>
        <w:t xml:space="preserve"> </w:t>
      </w:r>
      <w:proofErr w:type="spellStart"/>
      <w:r>
        <w:t>en</w:t>
      </w:r>
      <w:proofErr w:type="spellEnd"/>
      <w:r>
        <w:t xml:space="preserve"> hombres de </w:t>
      </w:r>
      <w:proofErr w:type="spellStart"/>
      <w:r>
        <w:t>buena</w:t>
      </w:r>
      <w:proofErr w:type="spellEnd"/>
      <w:r>
        <w:t xml:space="preserve"> </w:t>
      </w:r>
      <w:proofErr w:type="spellStart"/>
      <w:r>
        <w:t>voluntad</w:t>
      </w:r>
      <w:proofErr w:type="spellEnd"/>
      <w:r>
        <w:t xml:space="preserve">. </w:t>
      </w:r>
    </w:p>
    <w:p w14:paraId="60218F32" w14:textId="77777777" w:rsidR="00F50769" w:rsidRDefault="00F50769" w:rsidP="00F50769">
      <w:r>
        <w:lastRenderedPageBreak/>
        <w:t xml:space="preserve">10. </w:t>
      </w:r>
      <w:proofErr w:type="spellStart"/>
      <w:r>
        <w:t>Vuestra</w:t>
      </w:r>
      <w:proofErr w:type="spellEnd"/>
      <w:r>
        <w:t xml:space="preserve"> </w:t>
      </w:r>
      <w:proofErr w:type="spellStart"/>
      <w:r>
        <w:t>vida</w:t>
      </w:r>
      <w:proofErr w:type="spellEnd"/>
      <w:r>
        <w:t xml:space="preserve"> </w:t>
      </w:r>
      <w:proofErr w:type="spellStart"/>
      <w:r>
        <w:t>presente</w:t>
      </w:r>
      <w:proofErr w:type="spellEnd"/>
      <w:r>
        <w:t xml:space="preserve"> ha </w:t>
      </w:r>
      <w:proofErr w:type="spellStart"/>
      <w:r>
        <w:t>sido</w:t>
      </w:r>
      <w:proofErr w:type="spellEnd"/>
      <w:r>
        <w:t xml:space="preserve"> </w:t>
      </w:r>
      <w:proofErr w:type="spellStart"/>
      <w:r>
        <w:t>una</w:t>
      </w:r>
      <w:proofErr w:type="spellEnd"/>
      <w:r>
        <w:t xml:space="preserve"> continua lucha y es </w:t>
      </w:r>
      <w:proofErr w:type="spellStart"/>
      <w:r>
        <w:t>por</w:t>
      </w:r>
      <w:proofErr w:type="spellEnd"/>
      <w:r>
        <w:t xml:space="preserve"> </w:t>
      </w:r>
      <w:proofErr w:type="spellStart"/>
      <w:r>
        <w:t>eso</w:t>
      </w:r>
      <w:proofErr w:type="spellEnd"/>
      <w:r>
        <w:t xml:space="preserve"> </w:t>
      </w:r>
      <w:proofErr w:type="spellStart"/>
      <w:r>
        <w:t>que</w:t>
      </w:r>
      <w:proofErr w:type="spellEnd"/>
      <w:r>
        <w:t xml:space="preserve"> </w:t>
      </w:r>
      <w:proofErr w:type="spellStart"/>
      <w:r>
        <w:t>cuando</w:t>
      </w:r>
      <w:proofErr w:type="spellEnd"/>
      <w:r>
        <w:t xml:space="preserve"> </w:t>
      </w:r>
      <w:proofErr w:type="spellStart"/>
      <w:r>
        <w:t>miráis</w:t>
      </w:r>
      <w:proofErr w:type="spellEnd"/>
      <w:r>
        <w:t xml:space="preserve"> </w:t>
      </w:r>
      <w:proofErr w:type="gramStart"/>
      <w:r>
        <w:t>a</w:t>
      </w:r>
      <w:proofErr w:type="gramEnd"/>
      <w:r>
        <w:t xml:space="preserve"> </w:t>
      </w:r>
      <w:proofErr w:type="spellStart"/>
      <w:r>
        <w:t>otros</w:t>
      </w:r>
      <w:proofErr w:type="spellEnd"/>
      <w:r>
        <w:t xml:space="preserve"> </w:t>
      </w:r>
      <w:proofErr w:type="spellStart"/>
      <w:r>
        <w:t>gozando</w:t>
      </w:r>
      <w:proofErr w:type="spellEnd"/>
      <w:r>
        <w:t xml:space="preserve"> de </w:t>
      </w:r>
      <w:proofErr w:type="spellStart"/>
      <w:r>
        <w:t>placeres</w:t>
      </w:r>
      <w:proofErr w:type="spellEnd"/>
      <w:r>
        <w:t xml:space="preserve"> y </w:t>
      </w:r>
      <w:proofErr w:type="spellStart"/>
      <w:r>
        <w:t>satisfacciones</w:t>
      </w:r>
      <w:proofErr w:type="spellEnd"/>
      <w:r>
        <w:t xml:space="preserve">, </w:t>
      </w:r>
      <w:proofErr w:type="spellStart"/>
      <w:r>
        <w:t>os</w:t>
      </w:r>
      <w:proofErr w:type="spellEnd"/>
      <w:r>
        <w:t xml:space="preserve"> </w:t>
      </w:r>
      <w:proofErr w:type="spellStart"/>
      <w:r>
        <w:t>preguntáis</w:t>
      </w:r>
      <w:proofErr w:type="spellEnd"/>
      <w:r>
        <w:t xml:space="preserve"> </w:t>
      </w:r>
      <w:proofErr w:type="spellStart"/>
      <w:r>
        <w:t>por</w:t>
      </w:r>
      <w:proofErr w:type="spellEnd"/>
      <w:r>
        <w:t xml:space="preserve"> </w:t>
      </w:r>
      <w:proofErr w:type="spellStart"/>
      <w:r>
        <w:t>qué</w:t>
      </w:r>
      <w:proofErr w:type="spellEnd"/>
      <w:r>
        <w:t xml:space="preserve"> es </w:t>
      </w:r>
      <w:proofErr w:type="spellStart"/>
      <w:r>
        <w:t>vuestro</w:t>
      </w:r>
      <w:proofErr w:type="spellEnd"/>
      <w:r>
        <w:t xml:space="preserve"> </w:t>
      </w:r>
      <w:proofErr w:type="spellStart"/>
      <w:r>
        <w:t>destino</w:t>
      </w:r>
      <w:proofErr w:type="spellEnd"/>
      <w:r>
        <w:t xml:space="preserve"> tan </w:t>
      </w:r>
      <w:proofErr w:type="spellStart"/>
      <w:r>
        <w:t>duro</w:t>
      </w:r>
      <w:proofErr w:type="spellEnd"/>
      <w:r>
        <w:t xml:space="preserve"> y </w:t>
      </w:r>
      <w:proofErr w:type="spellStart"/>
      <w:r>
        <w:t>severo</w:t>
      </w:r>
      <w:proofErr w:type="spellEnd"/>
      <w:r>
        <w:t xml:space="preserve">, y la </w:t>
      </w:r>
      <w:proofErr w:type="spellStart"/>
      <w:r>
        <w:t>respuesta</w:t>
      </w:r>
      <w:proofErr w:type="spellEnd"/>
      <w:r>
        <w:t xml:space="preserve"> ha </w:t>
      </w:r>
      <w:proofErr w:type="spellStart"/>
      <w:r>
        <w:t>llegado</w:t>
      </w:r>
      <w:proofErr w:type="spellEnd"/>
      <w:r>
        <w:t xml:space="preserve"> a </w:t>
      </w:r>
      <w:proofErr w:type="spellStart"/>
      <w:r>
        <w:t>vuestro</w:t>
      </w:r>
      <w:proofErr w:type="spellEnd"/>
      <w:r>
        <w:t xml:space="preserve"> </w:t>
      </w:r>
      <w:proofErr w:type="spellStart"/>
      <w:r>
        <w:t>corazón</w:t>
      </w:r>
      <w:proofErr w:type="spellEnd"/>
      <w:r>
        <w:t xml:space="preserve">, </w:t>
      </w:r>
      <w:proofErr w:type="spellStart"/>
      <w:r>
        <w:t>cuando</w:t>
      </w:r>
      <w:proofErr w:type="spellEnd"/>
      <w:r>
        <w:t xml:space="preserve"> </w:t>
      </w:r>
      <w:proofErr w:type="spellStart"/>
      <w:r>
        <w:t>habéis</w:t>
      </w:r>
      <w:proofErr w:type="spellEnd"/>
      <w:r>
        <w:t xml:space="preserve"> </w:t>
      </w:r>
      <w:proofErr w:type="spellStart"/>
      <w:r>
        <w:t>orado</w:t>
      </w:r>
      <w:proofErr w:type="spellEnd"/>
      <w:r>
        <w:t xml:space="preserve">, </w:t>
      </w:r>
      <w:proofErr w:type="spellStart"/>
      <w:r>
        <w:t>ofreciéndome</w:t>
      </w:r>
      <w:proofErr w:type="spellEnd"/>
      <w:r>
        <w:t xml:space="preserve"> </w:t>
      </w:r>
      <w:proofErr w:type="spellStart"/>
      <w:r>
        <w:t>vuestras</w:t>
      </w:r>
      <w:proofErr w:type="spellEnd"/>
      <w:r>
        <w:t xml:space="preserve"> </w:t>
      </w:r>
      <w:proofErr w:type="spellStart"/>
      <w:r>
        <w:t>cuitas</w:t>
      </w:r>
      <w:proofErr w:type="spellEnd"/>
      <w:r>
        <w:t xml:space="preserve">, </w:t>
      </w:r>
      <w:proofErr w:type="spellStart"/>
      <w:r>
        <w:t>trabajos</w:t>
      </w:r>
      <w:proofErr w:type="spellEnd"/>
      <w:r>
        <w:t xml:space="preserve"> y </w:t>
      </w:r>
      <w:proofErr w:type="spellStart"/>
      <w:r>
        <w:t>vicisitudes</w:t>
      </w:r>
      <w:proofErr w:type="spellEnd"/>
      <w:r>
        <w:t xml:space="preserve">. Ese ha </w:t>
      </w:r>
      <w:proofErr w:type="spellStart"/>
      <w:r>
        <w:t>sido</w:t>
      </w:r>
      <w:proofErr w:type="spellEnd"/>
      <w:r>
        <w:t xml:space="preserve"> </w:t>
      </w:r>
      <w:proofErr w:type="spellStart"/>
      <w:r>
        <w:t>el</w:t>
      </w:r>
      <w:proofErr w:type="spellEnd"/>
      <w:r>
        <w:t xml:space="preserve"> </w:t>
      </w:r>
      <w:proofErr w:type="spellStart"/>
      <w:r>
        <w:t>instante</w:t>
      </w:r>
      <w:proofErr w:type="spellEnd"/>
      <w:r>
        <w:t xml:space="preserve"> </w:t>
      </w:r>
      <w:proofErr w:type="spellStart"/>
      <w:r>
        <w:t>en</w:t>
      </w:r>
      <w:proofErr w:type="spellEnd"/>
      <w:r>
        <w:t xml:space="preserve"> </w:t>
      </w:r>
      <w:proofErr w:type="spellStart"/>
      <w:r>
        <w:t>que</w:t>
      </w:r>
      <w:proofErr w:type="spellEnd"/>
      <w:r>
        <w:t xml:space="preserve"> la luz de la </w:t>
      </w:r>
      <w:proofErr w:type="spellStart"/>
      <w:r>
        <w:t>intuición</w:t>
      </w:r>
      <w:proofErr w:type="spellEnd"/>
      <w:r>
        <w:t xml:space="preserve"> </w:t>
      </w:r>
      <w:proofErr w:type="spellStart"/>
      <w:r>
        <w:t>os</w:t>
      </w:r>
      <w:proofErr w:type="spellEnd"/>
      <w:r>
        <w:t xml:space="preserve"> ha </w:t>
      </w:r>
      <w:proofErr w:type="spellStart"/>
      <w:r>
        <w:t>dicho</w:t>
      </w:r>
      <w:proofErr w:type="spellEnd"/>
      <w:r>
        <w:t xml:space="preserve"> </w:t>
      </w:r>
      <w:proofErr w:type="spellStart"/>
      <w:r>
        <w:t>que</w:t>
      </w:r>
      <w:proofErr w:type="spellEnd"/>
      <w:r>
        <w:t xml:space="preserve"> </w:t>
      </w:r>
      <w:proofErr w:type="spellStart"/>
      <w:r>
        <w:t>debéis</w:t>
      </w:r>
      <w:proofErr w:type="spellEnd"/>
      <w:r>
        <w:t xml:space="preserve"> </w:t>
      </w:r>
      <w:proofErr w:type="spellStart"/>
      <w:r>
        <w:t>aceptar</w:t>
      </w:r>
      <w:proofErr w:type="spellEnd"/>
      <w:r>
        <w:t xml:space="preserve"> con </w:t>
      </w:r>
      <w:proofErr w:type="spellStart"/>
      <w:r>
        <w:t>paciencia</w:t>
      </w:r>
      <w:proofErr w:type="spellEnd"/>
      <w:r>
        <w:t xml:space="preserve"> </w:t>
      </w:r>
      <w:proofErr w:type="spellStart"/>
      <w:r>
        <w:t>vuestro</w:t>
      </w:r>
      <w:proofErr w:type="spellEnd"/>
      <w:r>
        <w:t xml:space="preserve"> </w:t>
      </w:r>
      <w:proofErr w:type="spellStart"/>
      <w:r>
        <w:t>cáliz</w:t>
      </w:r>
      <w:proofErr w:type="spellEnd"/>
      <w:r>
        <w:t xml:space="preserve">, </w:t>
      </w:r>
      <w:proofErr w:type="spellStart"/>
      <w:r>
        <w:t>ya</w:t>
      </w:r>
      <w:proofErr w:type="spellEnd"/>
      <w:r>
        <w:t xml:space="preserve"> </w:t>
      </w:r>
      <w:proofErr w:type="spellStart"/>
      <w:r>
        <w:t>que</w:t>
      </w:r>
      <w:proofErr w:type="spellEnd"/>
      <w:r>
        <w:t xml:space="preserve"> </w:t>
      </w:r>
      <w:proofErr w:type="spellStart"/>
      <w:r>
        <w:t>cada</w:t>
      </w:r>
      <w:proofErr w:type="spellEnd"/>
      <w:r>
        <w:t xml:space="preserve"> </w:t>
      </w:r>
      <w:proofErr w:type="spellStart"/>
      <w:r>
        <w:t>espíritu</w:t>
      </w:r>
      <w:proofErr w:type="spellEnd"/>
      <w:r>
        <w:t xml:space="preserve"> </w:t>
      </w:r>
      <w:proofErr w:type="spellStart"/>
      <w:r>
        <w:t>tiene</w:t>
      </w:r>
      <w:proofErr w:type="spellEnd"/>
      <w:r>
        <w:t xml:space="preserve"> </w:t>
      </w:r>
      <w:proofErr w:type="spellStart"/>
      <w:r>
        <w:t>contraída</w:t>
      </w:r>
      <w:proofErr w:type="spellEnd"/>
      <w:r>
        <w:t xml:space="preserve"> </w:t>
      </w:r>
      <w:proofErr w:type="spellStart"/>
      <w:r>
        <w:t>conmigo</w:t>
      </w:r>
      <w:proofErr w:type="spellEnd"/>
      <w:r>
        <w:t xml:space="preserve"> </w:t>
      </w:r>
      <w:proofErr w:type="spellStart"/>
      <w:r>
        <w:t>una</w:t>
      </w:r>
      <w:proofErr w:type="spellEnd"/>
      <w:r>
        <w:t xml:space="preserve"> </w:t>
      </w:r>
      <w:proofErr w:type="spellStart"/>
      <w:r>
        <w:t>deuda</w:t>
      </w:r>
      <w:proofErr w:type="spellEnd"/>
      <w:r>
        <w:t xml:space="preserve"> </w:t>
      </w:r>
      <w:proofErr w:type="spellStart"/>
      <w:r>
        <w:t>que</w:t>
      </w:r>
      <w:proofErr w:type="spellEnd"/>
      <w:r>
        <w:t xml:space="preserve"> </w:t>
      </w:r>
      <w:proofErr w:type="spellStart"/>
      <w:r>
        <w:t>el</w:t>
      </w:r>
      <w:proofErr w:type="spellEnd"/>
      <w:r>
        <w:t xml:space="preserve"> </w:t>
      </w:r>
      <w:proofErr w:type="spellStart"/>
      <w:r>
        <w:t>corazón</w:t>
      </w:r>
      <w:proofErr w:type="spellEnd"/>
      <w:r>
        <w:t xml:space="preserve"> </w:t>
      </w:r>
      <w:proofErr w:type="spellStart"/>
      <w:r>
        <w:t>humano</w:t>
      </w:r>
      <w:proofErr w:type="spellEnd"/>
      <w:r>
        <w:t xml:space="preserve"> no </w:t>
      </w:r>
      <w:proofErr w:type="spellStart"/>
      <w:r>
        <w:t>conoce</w:t>
      </w:r>
      <w:proofErr w:type="spellEnd"/>
      <w:r>
        <w:t xml:space="preserve">. </w:t>
      </w:r>
    </w:p>
    <w:p w14:paraId="027F5DAA" w14:textId="77777777" w:rsidR="00F50769" w:rsidRDefault="00F50769" w:rsidP="00F50769">
      <w:r>
        <w:t xml:space="preserve">11. </w:t>
      </w:r>
      <w:proofErr w:type="spellStart"/>
      <w:r>
        <w:t>Discípulos</w:t>
      </w:r>
      <w:proofErr w:type="spellEnd"/>
      <w:r>
        <w:t xml:space="preserve">: </w:t>
      </w:r>
      <w:proofErr w:type="spellStart"/>
      <w:r>
        <w:t>convenceos</w:t>
      </w:r>
      <w:proofErr w:type="spellEnd"/>
      <w:r>
        <w:t xml:space="preserve"> de </w:t>
      </w:r>
      <w:proofErr w:type="spellStart"/>
      <w:r>
        <w:t>que</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no </w:t>
      </w:r>
      <w:proofErr w:type="spellStart"/>
      <w:r>
        <w:t>vinisteis</w:t>
      </w:r>
      <w:proofErr w:type="spellEnd"/>
      <w:r>
        <w:t xml:space="preserve"> a la Tierra a </w:t>
      </w:r>
      <w:proofErr w:type="spellStart"/>
      <w:r>
        <w:t>recoger</w:t>
      </w:r>
      <w:proofErr w:type="spellEnd"/>
      <w:r>
        <w:t xml:space="preserve"> glorias </w:t>
      </w:r>
      <w:proofErr w:type="spellStart"/>
      <w:r>
        <w:t>ni</w:t>
      </w:r>
      <w:proofErr w:type="spellEnd"/>
      <w:r>
        <w:t xml:space="preserve"> </w:t>
      </w:r>
      <w:proofErr w:type="spellStart"/>
      <w:r>
        <w:t>honores</w:t>
      </w:r>
      <w:proofErr w:type="spellEnd"/>
      <w:r>
        <w:t xml:space="preserve">, </w:t>
      </w:r>
      <w:proofErr w:type="spellStart"/>
      <w:r>
        <w:t>ni</w:t>
      </w:r>
      <w:proofErr w:type="spellEnd"/>
      <w:r>
        <w:t xml:space="preserve"> a </w:t>
      </w:r>
      <w:proofErr w:type="spellStart"/>
      <w:r>
        <w:t>deleitaros</w:t>
      </w:r>
      <w:proofErr w:type="spellEnd"/>
      <w:r>
        <w:t xml:space="preserve"> con </w:t>
      </w:r>
      <w:proofErr w:type="spellStart"/>
      <w:r>
        <w:t>el</w:t>
      </w:r>
      <w:proofErr w:type="spellEnd"/>
      <w:r>
        <w:t xml:space="preserve"> </w:t>
      </w:r>
      <w:proofErr w:type="spellStart"/>
      <w:r>
        <w:t>fruto</w:t>
      </w:r>
      <w:proofErr w:type="spellEnd"/>
      <w:r>
        <w:t xml:space="preserve"> del placer, </w:t>
      </w:r>
      <w:proofErr w:type="spellStart"/>
      <w:r>
        <w:t>sino</w:t>
      </w:r>
      <w:proofErr w:type="spellEnd"/>
      <w:r>
        <w:t xml:space="preserve"> a </w:t>
      </w:r>
      <w:proofErr w:type="spellStart"/>
      <w:r>
        <w:t>cumplir</w:t>
      </w:r>
      <w:proofErr w:type="spellEnd"/>
      <w:r>
        <w:t xml:space="preserve"> </w:t>
      </w:r>
      <w:proofErr w:type="spellStart"/>
      <w:r>
        <w:t>una</w:t>
      </w:r>
      <w:proofErr w:type="spellEnd"/>
      <w:r>
        <w:t xml:space="preserve"> </w:t>
      </w:r>
      <w:proofErr w:type="spellStart"/>
      <w:r>
        <w:t>restitución</w:t>
      </w:r>
      <w:proofErr w:type="spellEnd"/>
      <w:r>
        <w:t xml:space="preserve"> </w:t>
      </w:r>
      <w:proofErr w:type="spellStart"/>
      <w:r>
        <w:t>purificando</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en</w:t>
      </w:r>
      <w:proofErr w:type="spellEnd"/>
      <w:r>
        <w:t xml:space="preserve"> las </w:t>
      </w:r>
      <w:proofErr w:type="spellStart"/>
      <w:r>
        <w:t>pruebas</w:t>
      </w:r>
      <w:proofErr w:type="spellEnd"/>
      <w:r>
        <w:t xml:space="preserve"> de </w:t>
      </w:r>
      <w:proofErr w:type="spellStart"/>
      <w:r>
        <w:t>esta</w:t>
      </w:r>
      <w:proofErr w:type="spellEnd"/>
      <w:r>
        <w:t xml:space="preserve"> </w:t>
      </w:r>
      <w:proofErr w:type="spellStart"/>
      <w:r>
        <w:t>vida</w:t>
      </w:r>
      <w:proofErr w:type="spellEnd"/>
      <w:r>
        <w:t xml:space="preserve"> y </w:t>
      </w:r>
      <w:proofErr w:type="spellStart"/>
      <w:r>
        <w:t>en</w:t>
      </w:r>
      <w:proofErr w:type="spellEnd"/>
      <w:r>
        <w:t xml:space="preserve"> la </w:t>
      </w:r>
      <w:proofErr w:type="spellStart"/>
      <w:r>
        <w:t>práctica</w:t>
      </w:r>
      <w:proofErr w:type="spellEnd"/>
      <w:r>
        <w:t xml:space="preserve"> de mis </w:t>
      </w:r>
      <w:proofErr w:type="spellStart"/>
      <w:r>
        <w:t>enseñanzas</w:t>
      </w:r>
      <w:proofErr w:type="spellEnd"/>
      <w:r>
        <w:t xml:space="preserve">. Sin embargo, no </w:t>
      </w:r>
      <w:proofErr w:type="spellStart"/>
      <w:r>
        <w:t>quiero</w:t>
      </w:r>
      <w:proofErr w:type="spellEnd"/>
      <w:r>
        <w:t xml:space="preserve"> </w:t>
      </w:r>
      <w:proofErr w:type="spellStart"/>
      <w:r>
        <w:t>deciros</w:t>
      </w:r>
      <w:proofErr w:type="spellEnd"/>
      <w:r>
        <w:t xml:space="preserve"> </w:t>
      </w:r>
      <w:proofErr w:type="spellStart"/>
      <w:r>
        <w:t>que</w:t>
      </w:r>
      <w:proofErr w:type="spellEnd"/>
      <w:r>
        <w:t xml:space="preserve"> </w:t>
      </w:r>
      <w:proofErr w:type="spellStart"/>
      <w:r>
        <w:t>rechacéis</w:t>
      </w:r>
      <w:proofErr w:type="spellEnd"/>
      <w:r>
        <w:t xml:space="preserve"> </w:t>
      </w:r>
      <w:proofErr w:type="spellStart"/>
      <w:r>
        <w:t>todas</w:t>
      </w:r>
      <w:proofErr w:type="spellEnd"/>
      <w:r>
        <w:t xml:space="preserve"> </w:t>
      </w:r>
      <w:proofErr w:type="spellStart"/>
      <w:r>
        <w:t>aquellas</w:t>
      </w:r>
      <w:proofErr w:type="spellEnd"/>
      <w:r>
        <w:t xml:space="preserve"> </w:t>
      </w:r>
      <w:proofErr w:type="spellStart"/>
      <w:r>
        <w:t>satisfacciones</w:t>
      </w:r>
      <w:proofErr w:type="spellEnd"/>
      <w:r>
        <w:t xml:space="preserve"> </w:t>
      </w:r>
      <w:proofErr w:type="spellStart"/>
      <w:r>
        <w:t>sanas</w:t>
      </w:r>
      <w:proofErr w:type="spellEnd"/>
      <w:r>
        <w:t xml:space="preserve"> </w:t>
      </w:r>
      <w:proofErr w:type="spellStart"/>
      <w:r>
        <w:t>que</w:t>
      </w:r>
      <w:proofErr w:type="spellEnd"/>
      <w:r>
        <w:t xml:space="preserve"> </w:t>
      </w:r>
      <w:proofErr w:type="spellStart"/>
      <w:r>
        <w:t>llamen</w:t>
      </w:r>
      <w:proofErr w:type="spellEnd"/>
      <w:r>
        <w:t xml:space="preserve"> a </w:t>
      </w:r>
      <w:proofErr w:type="spellStart"/>
      <w:r>
        <w:t>vuestra</w:t>
      </w:r>
      <w:proofErr w:type="spellEnd"/>
      <w:r>
        <w:t xml:space="preserve"> </w:t>
      </w:r>
      <w:proofErr w:type="spellStart"/>
      <w:r>
        <w:t>puerta</w:t>
      </w:r>
      <w:proofErr w:type="spellEnd"/>
      <w:r>
        <w:t xml:space="preserve"> </w:t>
      </w:r>
      <w:proofErr w:type="spellStart"/>
      <w:r>
        <w:t>porque</w:t>
      </w:r>
      <w:proofErr w:type="spellEnd"/>
      <w:r>
        <w:t xml:space="preserve"> </w:t>
      </w:r>
      <w:proofErr w:type="spellStart"/>
      <w:r>
        <w:t>caeríais</w:t>
      </w:r>
      <w:proofErr w:type="spellEnd"/>
      <w:r>
        <w:t xml:space="preserve"> </w:t>
      </w:r>
      <w:proofErr w:type="spellStart"/>
      <w:r>
        <w:t>en</w:t>
      </w:r>
      <w:proofErr w:type="spellEnd"/>
      <w:r>
        <w:t xml:space="preserve"> </w:t>
      </w:r>
      <w:proofErr w:type="spellStart"/>
      <w:r>
        <w:t>fanatismo</w:t>
      </w:r>
      <w:proofErr w:type="spellEnd"/>
      <w:r>
        <w:t xml:space="preserve"> y </w:t>
      </w:r>
      <w:proofErr w:type="spellStart"/>
      <w:r>
        <w:t>os</w:t>
      </w:r>
      <w:proofErr w:type="spellEnd"/>
      <w:r>
        <w:t xml:space="preserve"> </w:t>
      </w:r>
      <w:proofErr w:type="spellStart"/>
      <w:r>
        <w:t>haríais</w:t>
      </w:r>
      <w:proofErr w:type="spellEnd"/>
      <w:r>
        <w:t xml:space="preserve"> </w:t>
      </w:r>
      <w:proofErr w:type="spellStart"/>
      <w:r>
        <w:t>muy</w:t>
      </w:r>
      <w:proofErr w:type="spellEnd"/>
      <w:r>
        <w:t xml:space="preserve"> </w:t>
      </w:r>
      <w:proofErr w:type="spellStart"/>
      <w:r>
        <w:t>penosa</w:t>
      </w:r>
      <w:proofErr w:type="spellEnd"/>
      <w:r>
        <w:t xml:space="preserve"> la jornada. </w:t>
      </w:r>
    </w:p>
    <w:p w14:paraId="6B38F6D5" w14:textId="77777777" w:rsidR="00F50769" w:rsidRDefault="00F50769" w:rsidP="00F50769">
      <w:r>
        <w:t xml:space="preserve">12. </w:t>
      </w:r>
      <w:proofErr w:type="spellStart"/>
      <w:r>
        <w:t>Analizad</w:t>
      </w:r>
      <w:proofErr w:type="spellEnd"/>
      <w:r>
        <w:t xml:space="preserve"> lo </w:t>
      </w:r>
      <w:proofErr w:type="spellStart"/>
      <w:r>
        <w:t>que</w:t>
      </w:r>
      <w:proofErr w:type="spellEnd"/>
      <w:r>
        <w:t xml:space="preserve"> </w:t>
      </w:r>
      <w:proofErr w:type="spellStart"/>
      <w:r>
        <w:t>os</w:t>
      </w:r>
      <w:proofErr w:type="spellEnd"/>
      <w:r>
        <w:t xml:space="preserve"> </w:t>
      </w:r>
      <w:proofErr w:type="spellStart"/>
      <w:r>
        <w:t>digo</w:t>
      </w:r>
      <w:proofErr w:type="spellEnd"/>
      <w:r>
        <w:t xml:space="preserve">, </w:t>
      </w:r>
      <w:proofErr w:type="spellStart"/>
      <w:r>
        <w:t>porque</w:t>
      </w:r>
      <w:proofErr w:type="spellEnd"/>
      <w:r>
        <w:t xml:space="preserve"> </w:t>
      </w:r>
      <w:proofErr w:type="spellStart"/>
      <w:r>
        <w:t>si</w:t>
      </w:r>
      <w:proofErr w:type="spellEnd"/>
      <w:r>
        <w:t xml:space="preserve"> no </w:t>
      </w:r>
      <w:proofErr w:type="spellStart"/>
      <w:r>
        <w:t>penetráis</w:t>
      </w:r>
      <w:proofErr w:type="spellEnd"/>
      <w:r>
        <w:t xml:space="preserve"> al </w:t>
      </w:r>
      <w:proofErr w:type="spellStart"/>
      <w:r>
        <w:t>estudio</w:t>
      </w:r>
      <w:proofErr w:type="spellEnd"/>
      <w:r>
        <w:t xml:space="preserve"> de mi palabra, </w:t>
      </w:r>
      <w:proofErr w:type="spellStart"/>
      <w:r>
        <w:t>podríais</w:t>
      </w:r>
      <w:proofErr w:type="spellEnd"/>
      <w:r>
        <w:t xml:space="preserve"> </w:t>
      </w:r>
      <w:proofErr w:type="spellStart"/>
      <w:r>
        <w:t>caer</w:t>
      </w:r>
      <w:proofErr w:type="spellEnd"/>
      <w:r>
        <w:t xml:space="preserve"> </w:t>
      </w:r>
      <w:proofErr w:type="spellStart"/>
      <w:r>
        <w:t>en</w:t>
      </w:r>
      <w:proofErr w:type="spellEnd"/>
      <w:r>
        <w:t xml:space="preserve"> </w:t>
      </w:r>
      <w:proofErr w:type="spellStart"/>
      <w:r>
        <w:t>fatalismo</w:t>
      </w:r>
      <w:proofErr w:type="spellEnd"/>
      <w:r>
        <w:t xml:space="preserve"> y </w:t>
      </w:r>
      <w:proofErr w:type="spellStart"/>
      <w:r>
        <w:t>ved</w:t>
      </w:r>
      <w:proofErr w:type="spellEnd"/>
      <w:r>
        <w:t xml:space="preserve"> </w:t>
      </w:r>
      <w:proofErr w:type="spellStart"/>
      <w:r>
        <w:t>que</w:t>
      </w:r>
      <w:proofErr w:type="spellEnd"/>
      <w:r>
        <w:t xml:space="preserve"> mi </w:t>
      </w:r>
      <w:proofErr w:type="spellStart"/>
      <w:r>
        <w:t>Doctrina</w:t>
      </w:r>
      <w:proofErr w:type="spellEnd"/>
      <w:r>
        <w:t xml:space="preserve"> es la </w:t>
      </w:r>
      <w:proofErr w:type="spellStart"/>
      <w:r>
        <w:t>antorcha</w:t>
      </w:r>
      <w:proofErr w:type="spellEnd"/>
      <w:r>
        <w:t xml:space="preserve"> de la </w:t>
      </w:r>
      <w:proofErr w:type="spellStart"/>
      <w:r>
        <w:t>fe</w:t>
      </w:r>
      <w:proofErr w:type="spellEnd"/>
      <w:r>
        <w:t xml:space="preserve"> y de la </w:t>
      </w:r>
      <w:proofErr w:type="spellStart"/>
      <w:r>
        <w:t>esperanza</w:t>
      </w:r>
      <w:proofErr w:type="spellEnd"/>
      <w:r>
        <w:t xml:space="preserve"> </w:t>
      </w:r>
      <w:proofErr w:type="spellStart"/>
      <w:r>
        <w:t>que</w:t>
      </w:r>
      <w:proofErr w:type="spellEnd"/>
      <w:r>
        <w:t xml:space="preserve"> </w:t>
      </w:r>
      <w:proofErr w:type="spellStart"/>
      <w:r>
        <w:t>viene</w:t>
      </w:r>
      <w:proofErr w:type="spellEnd"/>
      <w:r>
        <w:t xml:space="preserve"> </w:t>
      </w:r>
      <w:proofErr w:type="gramStart"/>
      <w:r>
        <w:t>a</w:t>
      </w:r>
      <w:proofErr w:type="gramEnd"/>
      <w:r>
        <w:t xml:space="preserve"> </w:t>
      </w:r>
      <w:proofErr w:type="spellStart"/>
      <w:r>
        <w:t>alumbrar</w:t>
      </w:r>
      <w:proofErr w:type="spellEnd"/>
      <w:r>
        <w:t xml:space="preserve"> </w:t>
      </w:r>
      <w:proofErr w:type="spellStart"/>
      <w:r>
        <w:t>el</w:t>
      </w:r>
      <w:proofErr w:type="spellEnd"/>
      <w:r>
        <w:t xml:space="preserve"> </w:t>
      </w:r>
      <w:proofErr w:type="spellStart"/>
      <w:r>
        <w:t>sendero</w:t>
      </w:r>
      <w:proofErr w:type="spellEnd"/>
      <w:r>
        <w:t xml:space="preserve"> de </w:t>
      </w:r>
      <w:proofErr w:type="spellStart"/>
      <w:r>
        <w:t>los</w:t>
      </w:r>
      <w:proofErr w:type="spellEnd"/>
      <w:r>
        <w:t xml:space="preserve"> </w:t>
      </w:r>
      <w:proofErr w:type="spellStart"/>
      <w:r>
        <w:t>que</w:t>
      </w:r>
      <w:proofErr w:type="spellEnd"/>
      <w:r>
        <w:t xml:space="preserve"> se </w:t>
      </w:r>
      <w:proofErr w:type="spellStart"/>
      <w:r>
        <w:t>han</w:t>
      </w:r>
      <w:proofErr w:type="spellEnd"/>
      <w:r>
        <w:t xml:space="preserve"> </w:t>
      </w:r>
      <w:proofErr w:type="spellStart"/>
      <w:r>
        <w:t>hundido</w:t>
      </w:r>
      <w:proofErr w:type="spellEnd"/>
      <w:r>
        <w:t xml:space="preserve"> </w:t>
      </w:r>
      <w:proofErr w:type="spellStart"/>
      <w:r>
        <w:t>en</w:t>
      </w:r>
      <w:proofErr w:type="spellEnd"/>
      <w:r>
        <w:t xml:space="preserve"> las </w:t>
      </w:r>
      <w:proofErr w:type="spellStart"/>
      <w:r>
        <w:t>tinieblas</w:t>
      </w:r>
      <w:proofErr w:type="spellEnd"/>
      <w:r>
        <w:t xml:space="preserve"> del </w:t>
      </w:r>
      <w:proofErr w:type="spellStart"/>
      <w:r>
        <w:t>desengaño</w:t>
      </w:r>
      <w:proofErr w:type="spellEnd"/>
      <w:r>
        <w:t xml:space="preserve">, de la </w:t>
      </w:r>
      <w:proofErr w:type="spellStart"/>
      <w:r>
        <w:t>turbación</w:t>
      </w:r>
      <w:proofErr w:type="spellEnd"/>
      <w:r>
        <w:t xml:space="preserve"> y la </w:t>
      </w:r>
      <w:proofErr w:type="spellStart"/>
      <w:r>
        <w:t>desesperanza</w:t>
      </w:r>
      <w:proofErr w:type="spellEnd"/>
      <w:r>
        <w:t xml:space="preserve">. </w:t>
      </w:r>
    </w:p>
    <w:p w14:paraId="03622C71" w14:textId="77777777" w:rsidR="00F50769" w:rsidRDefault="00F50769" w:rsidP="00F50769">
      <w:r>
        <w:t xml:space="preserve">13. </w:t>
      </w:r>
      <w:proofErr w:type="spellStart"/>
      <w:r>
        <w:t>Penetrad</w:t>
      </w:r>
      <w:proofErr w:type="spellEnd"/>
      <w:r>
        <w:t xml:space="preserve"> </w:t>
      </w:r>
      <w:proofErr w:type="spellStart"/>
      <w:r>
        <w:t>en</w:t>
      </w:r>
      <w:proofErr w:type="spellEnd"/>
      <w:r>
        <w:t xml:space="preserve"> </w:t>
      </w:r>
      <w:proofErr w:type="spellStart"/>
      <w:r>
        <w:t>vuestro</w:t>
      </w:r>
      <w:proofErr w:type="spellEnd"/>
      <w:r>
        <w:t xml:space="preserve"> interior, </w:t>
      </w:r>
      <w:proofErr w:type="spellStart"/>
      <w:r>
        <w:t>tratad</w:t>
      </w:r>
      <w:proofErr w:type="spellEnd"/>
      <w:r>
        <w:t xml:space="preserve"> de </w:t>
      </w:r>
      <w:proofErr w:type="spellStart"/>
      <w:r>
        <w:t>conoceros</w:t>
      </w:r>
      <w:proofErr w:type="spellEnd"/>
      <w:r>
        <w:t xml:space="preserve"> a </w:t>
      </w:r>
      <w:proofErr w:type="spellStart"/>
      <w:r>
        <w:t>través</w:t>
      </w:r>
      <w:proofErr w:type="spellEnd"/>
      <w:r>
        <w:t xml:space="preserve"> de mis </w:t>
      </w:r>
      <w:proofErr w:type="spellStart"/>
      <w:r>
        <w:t>lecciones</w:t>
      </w:r>
      <w:proofErr w:type="spellEnd"/>
      <w:r>
        <w:t xml:space="preserve"> y </w:t>
      </w:r>
      <w:proofErr w:type="spellStart"/>
      <w:r>
        <w:t>descubriréis</w:t>
      </w:r>
      <w:proofErr w:type="spellEnd"/>
      <w:r>
        <w:t xml:space="preserve"> la </w:t>
      </w:r>
      <w:proofErr w:type="spellStart"/>
      <w:r>
        <w:t>vida</w:t>
      </w:r>
      <w:proofErr w:type="spellEnd"/>
      <w:r>
        <w:t xml:space="preserve"> </w:t>
      </w:r>
      <w:proofErr w:type="spellStart"/>
      <w:r>
        <w:t>maravillosa</w:t>
      </w:r>
      <w:proofErr w:type="spellEnd"/>
      <w:r>
        <w:t xml:space="preserve"> del </w:t>
      </w:r>
      <w:proofErr w:type="spellStart"/>
      <w:r>
        <w:t>espíritu</w:t>
      </w:r>
      <w:proofErr w:type="spellEnd"/>
      <w:r>
        <w:t xml:space="preserve">, </w:t>
      </w:r>
      <w:proofErr w:type="spellStart"/>
      <w:r>
        <w:t>revelándoos</w:t>
      </w:r>
      <w:proofErr w:type="spellEnd"/>
      <w:r>
        <w:t xml:space="preserve"> </w:t>
      </w:r>
      <w:proofErr w:type="spellStart"/>
      <w:r>
        <w:t>que</w:t>
      </w:r>
      <w:proofErr w:type="spellEnd"/>
      <w:r>
        <w:t xml:space="preserve"> no </w:t>
      </w:r>
      <w:proofErr w:type="spellStart"/>
      <w:r>
        <w:t>sois</w:t>
      </w:r>
      <w:proofErr w:type="spellEnd"/>
      <w:r>
        <w:t xml:space="preserve"> </w:t>
      </w:r>
      <w:proofErr w:type="spellStart"/>
      <w:r>
        <w:t>pobres</w:t>
      </w:r>
      <w:proofErr w:type="spellEnd"/>
      <w:r>
        <w:t xml:space="preserve">, </w:t>
      </w:r>
      <w:proofErr w:type="spellStart"/>
      <w:r>
        <w:t>ni</w:t>
      </w:r>
      <w:proofErr w:type="spellEnd"/>
      <w:r>
        <w:t xml:space="preserve"> </w:t>
      </w:r>
      <w:proofErr w:type="spellStart"/>
      <w:r>
        <w:t>pequeños</w:t>
      </w:r>
      <w:proofErr w:type="spellEnd"/>
      <w:r>
        <w:t xml:space="preserve"> </w:t>
      </w:r>
      <w:proofErr w:type="spellStart"/>
      <w:r>
        <w:t>ni</w:t>
      </w:r>
      <w:proofErr w:type="spellEnd"/>
      <w:r>
        <w:t xml:space="preserve"> </w:t>
      </w:r>
      <w:proofErr w:type="spellStart"/>
      <w:r>
        <w:t>desheredados</w:t>
      </w:r>
      <w:proofErr w:type="spellEnd"/>
      <w:r>
        <w:t xml:space="preserve">; y </w:t>
      </w:r>
      <w:proofErr w:type="spellStart"/>
      <w:r>
        <w:t>haciéndoos</w:t>
      </w:r>
      <w:proofErr w:type="spellEnd"/>
      <w:r>
        <w:t xml:space="preserve"> </w:t>
      </w:r>
      <w:proofErr w:type="spellStart"/>
      <w:r>
        <w:t>comprender</w:t>
      </w:r>
      <w:proofErr w:type="spellEnd"/>
      <w:r>
        <w:t xml:space="preserve"> </w:t>
      </w:r>
      <w:proofErr w:type="spellStart"/>
      <w:r>
        <w:t>que</w:t>
      </w:r>
      <w:proofErr w:type="spellEnd"/>
      <w:r>
        <w:t xml:space="preserve"> </w:t>
      </w:r>
      <w:proofErr w:type="spellStart"/>
      <w:r>
        <w:t>sois</w:t>
      </w:r>
      <w:proofErr w:type="spellEnd"/>
      <w:r>
        <w:t xml:space="preserve"> </w:t>
      </w:r>
      <w:proofErr w:type="spellStart"/>
      <w:r>
        <w:t>los</w:t>
      </w:r>
      <w:proofErr w:type="spellEnd"/>
      <w:r>
        <w:t xml:space="preserve"> </w:t>
      </w:r>
      <w:proofErr w:type="spellStart"/>
      <w:r>
        <w:t>hijos</w:t>
      </w:r>
      <w:proofErr w:type="spellEnd"/>
      <w:r>
        <w:t xml:space="preserve"> </w:t>
      </w:r>
      <w:proofErr w:type="spellStart"/>
      <w:r>
        <w:t>predilectos</w:t>
      </w:r>
      <w:proofErr w:type="spellEnd"/>
      <w:r>
        <w:t xml:space="preserve"> </w:t>
      </w:r>
      <w:proofErr w:type="spellStart"/>
      <w:r>
        <w:t>en</w:t>
      </w:r>
      <w:proofErr w:type="spellEnd"/>
      <w:r>
        <w:t xml:space="preserve"> la </w:t>
      </w:r>
      <w:proofErr w:type="spellStart"/>
      <w:r>
        <w:t>Creación</w:t>
      </w:r>
      <w:proofErr w:type="spellEnd"/>
      <w:r>
        <w:t xml:space="preserve"> de </w:t>
      </w:r>
      <w:proofErr w:type="spellStart"/>
      <w:r>
        <w:t>vuestro</w:t>
      </w:r>
      <w:proofErr w:type="spellEnd"/>
      <w:r>
        <w:t xml:space="preserve"> Padre. Por </w:t>
      </w:r>
      <w:proofErr w:type="spellStart"/>
      <w:r>
        <w:t>eso</w:t>
      </w:r>
      <w:proofErr w:type="spellEnd"/>
      <w:r>
        <w:t xml:space="preserve"> </w:t>
      </w:r>
      <w:proofErr w:type="spellStart"/>
      <w:r>
        <w:t>os</w:t>
      </w:r>
      <w:proofErr w:type="spellEnd"/>
      <w:r>
        <w:t xml:space="preserve"> </w:t>
      </w:r>
      <w:proofErr w:type="spellStart"/>
      <w:r>
        <w:t>enseño</w:t>
      </w:r>
      <w:proofErr w:type="spellEnd"/>
      <w:r>
        <w:t xml:space="preserve">, para </w:t>
      </w:r>
      <w:proofErr w:type="spellStart"/>
      <w:r>
        <w:t>que</w:t>
      </w:r>
      <w:proofErr w:type="spellEnd"/>
      <w:r>
        <w:t xml:space="preserve"> </w:t>
      </w:r>
      <w:proofErr w:type="spellStart"/>
      <w:r>
        <w:t>dejéis</w:t>
      </w:r>
      <w:proofErr w:type="spellEnd"/>
      <w:r>
        <w:t xml:space="preserve"> de ser </w:t>
      </w:r>
      <w:proofErr w:type="spellStart"/>
      <w:r>
        <w:t>el</w:t>
      </w:r>
      <w:proofErr w:type="spellEnd"/>
      <w:r>
        <w:t xml:space="preserve"> </w:t>
      </w:r>
      <w:proofErr w:type="spellStart"/>
      <w:r>
        <w:t>niño</w:t>
      </w:r>
      <w:proofErr w:type="spellEnd"/>
      <w:r>
        <w:t xml:space="preserve"> </w:t>
      </w:r>
      <w:proofErr w:type="spellStart"/>
      <w:r>
        <w:t>que</w:t>
      </w:r>
      <w:proofErr w:type="spellEnd"/>
      <w:r>
        <w:t xml:space="preserve"> </w:t>
      </w:r>
      <w:proofErr w:type="spellStart"/>
      <w:r>
        <w:t>todo</w:t>
      </w:r>
      <w:proofErr w:type="spellEnd"/>
      <w:r>
        <w:t xml:space="preserve"> lo </w:t>
      </w:r>
      <w:proofErr w:type="spellStart"/>
      <w:r>
        <w:t>ignora</w:t>
      </w:r>
      <w:proofErr w:type="spellEnd"/>
      <w:r>
        <w:t xml:space="preserve"> y </w:t>
      </w:r>
      <w:proofErr w:type="spellStart"/>
      <w:r>
        <w:t>que</w:t>
      </w:r>
      <w:proofErr w:type="spellEnd"/>
      <w:r>
        <w:t xml:space="preserve"> no se </w:t>
      </w:r>
      <w:proofErr w:type="spellStart"/>
      <w:r>
        <w:t>conoce</w:t>
      </w:r>
      <w:proofErr w:type="spellEnd"/>
      <w:r>
        <w:t xml:space="preserve"> a </w:t>
      </w:r>
      <w:proofErr w:type="spellStart"/>
      <w:r>
        <w:t>sí</w:t>
      </w:r>
      <w:proofErr w:type="spellEnd"/>
      <w:r>
        <w:t xml:space="preserve"> </w:t>
      </w:r>
      <w:proofErr w:type="spellStart"/>
      <w:r>
        <w:t>mismo</w:t>
      </w:r>
      <w:proofErr w:type="spellEnd"/>
      <w:r>
        <w:t xml:space="preserve">.  </w:t>
      </w:r>
    </w:p>
    <w:p w14:paraId="684F9409" w14:textId="77777777" w:rsidR="00F50769" w:rsidRDefault="00F50769" w:rsidP="00F50769">
      <w:r>
        <w:t xml:space="preserve">14. Cierto es </w:t>
      </w:r>
      <w:proofErr w:type="spellStart"/>
      <w:r>
        <w:t>que</w:t>
      </w:r>
      <w:proofErr w:type="spellEnd"/>
      <w:r>
        <w:t xml:space="preserve"> </w:t>
      </w:r>
      <w:proofErr w:type="spellStart"/>
      <w:r>
        <w:t>por</w:t>
      </w:r>
      <w:proofErr w:type="spellEnd"/>
      <w:r>
        <w:t xml:space="preserve"> medio de la </w:t>
      </w:r>
      <w:proofErr w:type="spellStart"/>
      <w:r>
        <w:t>ciencia</w:t>
      </w:r>
      <w:proofErr w:type="spellEnd"/>
      <w:r>
        <w:t xml:space="preserve"> </w:t>
      </w:r>
      <w:proofErr w:type="spellStart"/>
      <w:r>
        <w:t>habéis</w:t>
      </w:r>
      <w:proofErr w:type="spellEnd"/>
      <w:r>
        <w:t xml:space="preserve"> </w:t>
      </w:r>
      <w:proofErr w:type="spellStart"/>
      <w:r>
        <w:t>logrado</w:t>
      </w:r>
      <w:proofErr w:type="spellEnd"/>
      <w:r>
        <w:t xml:space="preserve"> saber </w:t>
      </w:r>
      <w:proofErr w:type="spellStart"/>
      <w:r>
        <w:t>mucho</w:t>
      </w:r>
      <w:proofErr w:type="spellEnd"/>
      <w:r>
        <w:t xml:space="preserve"> de </w:t>
      </w:r>
      <w:proofErr w:type="spellStart"/>
      <w:r>
        <w:t>vuestro</w:t>
      </w:r>
      <w:proofErr w:type="spellEnd"/>
      <w:r>
        <w:t xml:space="preserve"> </w:t>
      </w:r>
      <w:proofErr w:type="spellStart"/>
      <w:r>
        <w:t>cuerpo</w:t>
      </w:r>
      <w:proofErr w:type="spellEnd"/>
      <w:r>
        <w:t xml:space="preserve">, mas </w:t>
      </w:r>
      <w:proofErr w:type="spellStart"/>
      <w:r>
        <w:t>ahora</w:t>
      </w:r>
      <w:proofErr w:type="spellEnd"/>
      <w:r>
        <w:t xml:space="preserve"> </w:t>
      </w:r>
      <w:proofErr w:type="spellStart"/>
      <w:r>
        <w:t>sabéis</w:t>
      </w:r>
      <w:proofErr w:type="spellEnd"/>
      <w:r>
        <w:t xml:space="preserve"> </w:t>
      </w:r>
      <w:proofErr w:type="spellStart"/>
      <w:r>
        <w:t>que</w:t>
      </w:r>
      <w:proofErr w:type="spellEnd"/>
      <w:r>
        <w:t xml:space="preserve"> </w:t>
      </w:r>
      <w:proofErr w:type="spellStart"/>
      <w:r>
        <w:t>vuestro</w:t>
      </w:r>
      <w:proofErr w:type="spellEnd"/>
      <w:r>
        <w:t xml:space="preserve"> ser no se </w:t>
      </w:r>
      <w:proofErr w:type="spellStart"/>
      <w:r>
        <w:t>concreta</w:t>
      </w:r>
      <w:proofErr w:type="spellEnd"/>
      <w:r>
        <w:t xml:space="preserve"> a la </w:t>
      </w:r>
      <w:proofErr w:type="spellStart"/>
      <w:r>
        <w:t>materia</w:t>
      </w:r>
      <w:proofErr w:type="spellEnd"/>
      <w:r>
        <w:t xml:space="preserve">, </w:t>
      </w:r>
      <w:proofErr w:type="spellStart"/>
      <w:r>
        <w:t>sino</w:t>
      </w:r>
      <w:proofErr w:type="spellEnd"/>
      <w:r>
        <w:t xml:space="preserve"> </w:t>
      </w:r>
      <w:proofErr w:type="spellStart"/>
      <w:r>
        <w:t>que</w:t>
      </w:r>
      <w:proofErr w:type="spellEnd"/>
      <w:r>
        <w:t xml:space="preserve"> </w:t>
      </w:r>
      <w:proofErr w:type="spellStart"/>
      <w:r>
        <w:t>en</w:t>
      </w:r>
      <w:proofErr w:type="spellEnd"/>
      <w:r>
        <w:t xml:space="preserve"> </w:t>
      </w:r>
      <w:proofErr w:type="spellStart"/>
      <w:r>
        <w:t>ella</w:t>
      </w:r>
      <w:proofErr w:type="spellEnd"/>
      <w:r>
        <w:t xml:space="preserve"> </w:t>
      </w:r>
      <w:proofErr w:type="spellStart"/>
      <w:r>
        <w:t>vibra</w:t>
      </w:r>
      <w:proofErr w:type="spellEnd"/>
      <w:r>
        <w:t xml:space="preserve"> </w:t>
      </w:r>
      <w:proofErr w:type="spellStart"/>
      <w:r>
        <w:t>otro</w:t>
      </w:r>
      <w:proofErr w:type="spellEnd"/>
      <w:r>
        <w:t xml:space="preserve"> ser de </w:t>
      </w:r>
      <w:proofErr w:type="spellStart"/>
      <w:r>
        <w:t>diferente</w:t>
      </w:r>
      <w:proofErr w:type="spellEnd"/>
      <w:r>
        <w:t xml:space="preserve"> </w:t>
      </w:r>
      <w:proofErr w:type="spellStart"/>
      <w:r>
        <w:t>naturaleza</w:t>
      </w:r>
      <w:proofErr w:type="spellEnd"/>
      <w:r>
        <w:t xml:space="preserve"> al </w:t>
      </w:r>
      <w:proofErr w:type="spellStart"/>
      <w:r>
        <w:t>cual</w:t>
      </w:r>
      <w:proofErr w:type="spellEnd"/>
      <w:r>
        <w:t xml:space="preserve"> no </w:t>
      </w:r>
      <w:proofErr w:type="spellStart"/>
      <w:r>
        <w:t>conocéis</w:t>
      </w:r>
      <w:proofErr w:type="spellEnd"/>
      <w:r>
        <w:t xml:space="preserve"> </w:t>
      </w:r>
      <w:proofErr w:type="spellStart"/>
      <w:r>
        <w:t>aún</w:t>
      </w:r>
      <w:proofErr w:type="spellEnd"/>
      <w:r>
        <w:t xml:space="preserve"> y </w:t>
      </w:r>
      <w:proofErr w:type="spellStart"/>
      <w:r>
        <w:t>que</w:t>
      </w:r>
      <w:proofErr w:type="spellEnd"/>
      <w:r>
        <w:t xml:space="preserve"> es </w:t>
      </w:r>
      <w:proofErr w:type="spellStart"/>
      <w:r>
        <w:t>vuestro</w:t>
      </w:r>
      <w:proofErr w:type="spellEnd"/>
      <w:r>
        <w:t xml:space="preserve"> </w:t>
      </w:r>
      <w:proofErr w:type="spellStart"/>
      <w:r>
        <w:t>espíritu</w:t>
      </w:r>
      <w:proofErr w:type="spellEnd"/>
      <w:r>
        <w:t xml:space="preserve">. </w:t>
      </w:r>
    </w:p>
    <w:p w14:paraId="4FEF04D2" w14:textId="77777777" w:rsidR="00F50769" w:rsidRDefault="00F50769" w:rsidP="00F50769">
      <w:r>
        <w:t xml:space="preserve">15. Bien poco es lo </w:t>
      </w:r>
      <w:proofErr w:type="spellStart"/>
      <w:r>
        <w:t>que</w:t>
      </w:r>
      <w:proofErr w:type="spellEnd"/>
      <w:r>
        <w:t xml:space="preserve"> </w:t>
      </w:r>
      <w:proofErr w:type="spellStart"/>
      <w:r>
        <w:t>sobre</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han</w:t>
      </w:r>
      <w:proofErr w:type="spellEnd"/>
      <w:r>
        <w:t xml:space="preserve"> </w:t>
      </w:r>
      <w:proofErr w:type="spellStart"/>
      <w:r>
        <w:t>revelado</w:t>
      </w:r>
      <w:proofErr w:type="spellEnd"/>
      <w:r>
        <w:t xml:space="preserve"> a la </w:t>
      </w:r>
      <w:proofErr w:type="spellStart"/>
      <w:r>
        <w:t>humanidad</w:t>
      </w:r>
      <w:proofErr w:type="spellEnd"/>
      <w:r>
        <w:t xml:space="preserve"> las </w:t>
      </w:r>
      <w:proofErr w:type="spellStart"/>
      <w:r>
        <w:t>religiones</w:t>
      </w:r>
      <w:proofErr w:type="spellEnd"/>
      <w:r>
        <w:t xml:space="preserve">, mas </w:t>
      </w:r>
      <w:proofErr w:type="spellStart"/>
      <w:r>
        <w:t>ya</w:t>
      </w:r>
      <w:proofErr w:type="spellEnd"/>
      <w:r>
        <w:t xml:space="preserve"> </w:t>
      </w:r>
      <w:proofErr w:type="spellStart"/>
      <w:r>
        <w:t>despertarán</w:t>
      </w:r>
      <w:proofErr w:type="spellEnd"/>
      <w:r>
        <w:t xml:space="preserve"> de </w:t>
      </w:r>
      <w:proofErr w:type="spellStart"/>
      <w:r>
        <w:t>su</w:t>
      </w:r>
      <w:proofErr w:type="spellEnd"/>
      <w:r>
        <w:t xml:space="preserve"> </w:t>
      </w:r>
      <w:proofErr w:type="spellStart"/>
      <w:r>
        <w:t>letargo</w:t>
      </w:r>
      <w:proofErr w:type="spellEnd"/>
      <w:r>
        <w:t xml:space="preserve"> y </w:t>
      </w:r>
      <w:proofErr w:type="spellStart"/>
      <w:r>
        <w:t>serán</w:t>
      </w:r>
      <w:proofErr w:type="spellEnd"/>
      <w:r>
        <w:t xml:space="preserve"> </w:t>
      </w:r>
      <w:proofErr w:type="spellStart"/>
      <w:r>
        <w:t>bendecidas</w:t>
      </w:r>
      <w:proofErr w:type="spellEnd"/>
      <w:r>
        <w:t xml:space="preserve"> las </w:t>
      </w:r>
      <w:proofErr w:type="spellStart"/>
      <w:r>
        <w:t>que</w:t>
      </w:r>
      <w:proofErr w:type="spellEnd"/>
      <w:r>
        <w:t xml:space="preserve"> </w:t>
      </w:r>
      <w:proofErr w:type="spellStart"/>
      <w:r>
        <w:t>venciendo</w:t>
      </w:r>
      <w:proofErr w:type="spellEnd"/>
      <w:r>
        <w:t xml:space="preserve"> </w:t>
      </w:r>
      <w:proofErr w:type="spellStart"/>
      <w:r>
        <w:t>escrúpulos</w:t>
      </w:r>
      <w:proofErr w:type="spellEnd"/>
      <w:r>
        <w:t xml:space="preserve"> y </w:t>
      </w:r>
      <w:proofErr w:type="spellStart"/>
      <w:r>
        <w:t>temores</w:t>
      </w:r>
      <w:proofErr w:type="spellEnd"/>
      <w:r>
        <w:t xml:space="preserve"> </w:t>
      </w:r>
      <w:proofErr w:type="spellStart"/>
      <w:r>
        <w:t>descubran</w:t>
      </w:r>
      <w:proofErr w:type="spellEnd"/>
      <w:r>
        <w:t xml:space="preserve"> a la </w:t>
      </w:r>
      <w:proofErr w:type="spellStart"/>
      <w:r>
        <w:t>humanidad</w:t>
      </w:r>
      <w:proofErr w:type="spellEnd"/>
      <w:r>
        <w:t xml:space="preserve"> la </w:t>
      </w:r>
      <w:proofErr w:type="spellStart"/>
      <w:r>
        <w:t>verdad</w:t>
      </w:r>
      <w:proofErr w:type="spellEnd"/>
      <w:r>
        <w:t xml:space="preserve"> </w:t>
      </w:r>
      <w:proofErr w:type="spellStart"/>
      <w:r>
        <w:t>que</w:t>
      </w:r>
      <w:proofErr w:type="spellEnd"/>
      <w:r>
        <w:t xml:space="preserve"> </w:t>
      </w:r>
      <w:proofErr w:type="spellStart"/>
      <w:r>
        <w:t>han</w:t>
      </w:r>
      <w:proofErr w:type="spellEnd"/>
      <w:r>
        <w:t xml:space="preserve"> </w:t>
      </w:r>
      <w:proofErr w:type="spellStart"/>
      <w:r>
        <w:t>ocultado</w:t>
      </w:r>
      <w:proofErr w:type="spellEnd"/>
      <w:r>
        <w:t xml:space="preserve">. </w:t>
      </w:r>
      <w:proofErr w:type="spellStart"/>
      <w:r>
        <w:t>Yo</w:t>
      </w:r>
      <w:proofErr w:type="spellEnd"/>
      <w:r>
        <w:t xml:space="preserve"> les </w:t>
      </w:r>
      <w:proofErr w:type="spellStart"/>
      <w:r>
        <w:t>iluminaré</w:t>
      </w:r>
      <w:proofErr w:type="spellEnd"/>
      <w:r>
        <w:t xml:space="preserve"> con la luz de mi </w:t>
      </w:r>
      <w:proofErr w:type="spellStart"/>
      <w:r>
        <w:t>perdón</w:t>
      </w:r>
      <w:proofErr w:type="spellEnd"/>
      <w:r>
        <w:t xml:space="preserve">, de mi </w:t>
      </w:r>
      <w:proofErr w:type="spellStart"/>
      <w:r>
        <w:t>gracia</w:t>
      </w:r>
      <w:proofErr w:type="spellEnd"/>
      <w:r>
        <w:t xml:space="preserve"> y mi </w:t>
      </w:r>
      <w:proofErr w:type="spellStart"/>
      <w:r>
        <w:t>sabiduría</w:t>
      </w:r>
      <w:proofErr w:type="spellEnd"/>
      <w:r>
        <w:t xml:space="preserve">. </w:t>
      </w:r>
    </w:p>
    <w:p w14:paraId="1F98C72E" w14:textId="77777777" w:rsidR="00F50769" w:rsidRDefault="00F50769" w:rsidP="00F50769">
      <w:r>
        <w:t xml:space="preserve">16. Cuando la </w:t>
      </w:r>
      <w:proofErr w:type="spellStart"/>
      <w:r>
        <w:t>humanidad</w:t>
      </w:r>
      <w:proofErr w:type="spellEnd"/>
      <w:r>
        <w:t xml:space="preserve"> </w:t>
      </w:r>
      <w:proofErr w:type="spellStart"/>
      <w:r>
        <w:t>reconozca</w:t>
      </w:r>
      <w:proofErr w:type="spellEnd"/>
      <w:r>
        <w:t xml:space="preserve"> </w:t>
      </w:r>
      <w:proofErr w:type="spellStart"/>
      <w:r>
        <w:t>que</w:t>
      </w:r>
      <w:proofErr w:type="spellEnd"/>
      <w:r>
        <w:t xml:space="preserve"> las </w:t>
      </w:r>
      <w:proofErr w:type="spellStart"/>
      <w:r>
        <w:t>religiones</w:t>
      </w:r>
      <w:proofErr w:type="spellEnd"/>
      <w:r>
        <w:t xml:space="preserve"> no son </w:t>
      </w:r>
      <w:proofErr w:type="spellStart"/>
      <w:r>
        <w:t>solamente</w:t>
      </w:r>
      <w:proofErr w:type="spellEnd"/>
      <w:r>
        <w:t xml:space="preserve"> para </w:t>
      </w:r>
      <w:proofErr w:type="spellStart"/>
      <w:r>
        <w:t>que</w:t>
      </w:r>
      <w:proofErr w:type="spellEnd"/>
      <w:r>
        <w:t xml:space="preserve"> </w:t>
      </w:r>
      <w:proofErr w:type="spellStart"/>
      <w:r>
        <w:t>los</w:t>
      </w:r>
      <w:proofErr w:type="spellEnd"/>
      <w:r>
        <w:t xml:space="preserve"> hombres </w:t>
      </w:r>
      <w:proofErr w:type="spellStart"/>
      <w:r>
        <w:t>vivan</w:t>
      </w:r>
      <w:proofErr w:type="spellEnd"/>
      <w:r>
        <w:t xml:space="preserve"> </w:t>
      </w:r>
      <w:proofErr w:type="spellStart"/>
      <w:r>
        <w:t>moralmente</w:t>
      </w:r>
      <w:proofErr w:type="spellEnd"/>
      <w:r>
        <w:t xml:space="preserve"> </w:t>
      </w:r>
      <w:proofErr w:type="spellStart"/>
      <w:r>
        <w:t>en</w:t>
      </w:r>
      <w:proofErr w:type="spellEnd"/>
      <w:r>
        <w:t xml:space="preserve"> la Tierra, </w:t>
      </w:r>
      <w:proofErr w:type="spellStart"/>
      <w:r>
        <w:t>sino</w:t>
      </w:r>
      <w:proofErr w:type="spellEnd"/>
      <w:r>
        <w:t xml:space="preserve"> </w:t>
      </w:r>
      <w:proofErr w:type="spellStart"/>
      <w:r>
        <w:t>que</w:t>
      </w:r>
      <w:proofErr w:type="spellEnd"/>
      <w:r>
        <w:t xml:space="preserve"> </w:t>
      </w:r>
      <w:proofErr w:type="spellStart"/>
      <w:r>
        <w:t>tienen</w:t>
      </w:r>
      <w:proofErr w:type="spellEnd"/>
      <w:r>
        <w:t xml:space="preserve"> la </w:t>
      </w:r>
      <w:proofErr w:type="spellStart"/>
      <w:r>
        <w:t>misión</w:t>
      </w:r>
      <w:proofErr w:type="spellEnd"/>
      <w:r>
        <w:t xml:space="preserve"> de </w:t>
      </w:r>
      <w:proofErr w:type="spellStart"/>
      <w:r>
        <w:t>conducir</w:t>
      </w:r>
      <w:proofErr w:type="spellEnd"/>
      <w:r>
        <w:t xml:space="preserve"> al </w:t>
      </w:r>
      <w:proofErr w:type="spellStart"/>
      <w:r>
        <w:t>espíritu</w:t>
      </w:r>
      <w:proofErr w:type="spellEnd"/>
      <w:r>
        <w:t xml:space="preserve"> </w:t>
      </w:r>
      <w:proofErr w:type="spellStart"/>
      <w:r>
        <w:t>hacia</w:t>
      </w:r>
      <w:proofErr w:type="spellEnd"/>
      <w:r>
        <w:t xml:space="preserve"> </w:t>
      </w:r>
      <w:proofErr w:type="spellStart"/>
      <w:r>
        <w:t>su</w:t>
      </w:r>
      <w:proofErr w:type="spellEnd"/>
      <w:r>
        <w:t xml:space="preserve"> morada </w:t>
      </w:r>
      <w:proofErr w:type="spellStart"/>
      <w:r>
        <w:t>eterna</w:t>
      </w:r>
      <w:proofErr w:type="spellEnd"/>
      <w:r>
        <w:t xml:space="preserve">, la </w:t>
      </w:r>
      <w:proofErr w:type="spellStart"/>
      <w:r>
        <w:t>humanidad</w:t>
      </w:r>
      <w:proofErr w:type="spellEnd"/>
      <w:r>
        <w:t xml:space="preserve"> </w:t>
      </w:r>
      <w:proofErr w:type="spellStart"/>
      <w:r>
        <w:t>habrá</w:t>
      </w:r>
      <w:proofErr w:type="spellEnd"/>
      <w:r>
        <w:t xml:space="preserve"> dado un paso de </w:t>
      </w:r>
      <w:proofErr w:type="spellStart"/>
      <w:r>
        <w:t>adelanto</w:t>
      </w:r>
      <w:proofErr w:type="spellEnd"/>
      <w:r>
        <w:t xml:space="preserve"> </w:t>
      </w:r>
      <w:proofErr w:type="spellStart"/>
      <w:r>
        <w:t>en</w:t>
      </w:r>
      <w:proofErr w:type="spellEnd"/>
      <w:r>
        <w:t xml:space="preserve"> </w:t>
      </w:r>
      <w:proofErr w:type="spellStart"/>
      <w:r>
        <w:t>el</w:t>
      </w:r>
      <w:proofErr w:type="spellEnd"/>
      <w:r>
        <w:t xml:space="preserve"> </w:t>
      </w:r>
      <w:proofErr w:type="spellStart"/>
      <w:r>
        <w:t>sendero</w:t>
      </w:r>
      <w:proofErr w:type="spellEnd"/>
      <w:r>
        <w:t xml:space="preserve"> de </w:t>
      </w:r>
      <w:proofErr w:type="spellStart"/>
      <w:r>
        <w:t>su</w:t>
      </w:r>
      <w:proofErr w:type="spellEnd"/>
      <w:r>
        <w:t xml:space="preserve"> </w:t>
      </w:r>
      <w:proofErr w:type="spellStart"/>
      <w:r>
        <w:t>evolución</w:t>
      </w:r>
      <w:proofErr w:type="spellEnd"/>
      <w:r>
        <w:t xml:space="preserve"> </w:t>
      </w:r>
      <w:proofErr w:type="spellStart"/>
      <w:r>
        <w:t>espiritual</w:t>
      </w:r>
      <w:proofErr w:type="spellEnd"/>
      <w:r>
        <w:t xml:space="preserve">. </w:t>
      </w:r>
    </w:p>
    <w:p w14:paraId="431DEFDA" w14:textId="77777777" w:rsidR="00F50769" w:rsidRDefault="00F50769" w:rsidP="00F50769">
      <w:r>
        <w:lastRenderedPageBreak/>
        <w:t xml:space="preserve">17. </w:t>
      </w:r>
      <w:proofErr w:type="spellStart"/>
      <w:r>
        <w:t>Elevaos</w:t>
      </w:r>
      <w:proofErr w:type="spellEnd"/>
      <w:r>
        <w:t xml:space="preserve">, pueblo, para </w:t>
      </w:r>
      <w:proofErr w:type="spellStart"/>
      <w:r>
        <w:t>que</w:t>
      </w:r>
      <w:proofErr w:type="spellEnd"/>
      <w:r>
        <w:t xml:space="preserve"> </w:t>
      </w:r>
      <w:proofErr w:type="spellStart"/>
      <w:r>
        <w:t>os</w:t>
      </w:r>
      <w:proofErr w:type="spellEnd"/>
      <w:r>
        <w:t xml:space="preserve"> </w:t>
      </w:r>
      <w:proofErr w:type="spellStart"/>
      <w:r>
        <w:t>encuentre</w:t>
      </w:r>
      <w:proofErr w:type="spellEnd"/>
      <w:r>
        <w:t xml:space="preserve"> </w:t>
      </w:r>
      <w:proofErr w:type="spellStart"/>
      <w:r>
        <w:t>siempre</w:t>
      </w:r>
      <w:proofErr w:type="spellEnd"/>
      <w:r>
        <w:t xml:space="preserve"> </w:t>
      </w:r>
      <w:proofErr w:type="spellStart"/>
      <w:r>
        <w:t>en</w:t>
      </w:r>
      <w:proofErr w:type="spellEnd"/>
      <w:r>
        <w:t xml:space="preserve"> </w:t>
      </w:r>
      <w:proofErr w:type="spellStart"/>
      <w:r>
        <w:t>vigilia</w:t>
      </w:r>
      <w:proofErr w:type="spellEnd"/>
      <w:r>
        <w:t xml:space="preserve"> </w:t>
      </w:r>
      <w:proofErr w:type="spellStart"/>
      <w:r>
        <w:t>espiritual</w:t>
      </w:r>
      <w:proofErr w:type="spellEnd"/>
      <w:r>
        <w:t xml:space="preserve">, no </w:t>
      </w:r>
      <w:proofErr w:type="spellStart"/>
      <w:r>
        <w:t>infringiendo</w:t>
      </w:r>
      <w:proofErr w:type="spellEnd"/>
      <w:r>
        <w:t xml:space="preserve"> mi Ley, </w:t>
      </w:r>
      <w:proofErr w:type="spellStart"/>
      <w:r>
        <w:t>unidos</w:t>
      </w:r>
      <w:proofErr w:type="spellEnd"/>
      <w:r>
        <w:t xml:space="preserve"> </w:t>
      </w:r>
      <w:proofErr w:type="spellStart"/>
      <w:r>
        <w:t>en</w:t>
      </w:r>
      <w:proofErr w:type="spellEnd"/>
      <w:r>
        <w:t xml:space="preserve"> </w:t>
      </w:r>
      <w:proofErr w:type="spellStart"/>
      <w:r>
        <w:t>vuestro</w:t>
      </w:r>
      <w:proofErr w:type="spellEnd"/>
      <w:r>
        <w:t xml:space="preserve"> </w:t>
      </w:r>
      <w:proofErr w:type="spellStart"/>
      <w:r>
        <w:t>hogar</w:t>
      </w:r>
      <w:proofErr w:type="spellEnd"/>
      <w:r>
        <w:t xml:space="preserve"> y </w:t>
      </w:r>
      <w:proofErr w:type="spellStart"/>
      <w:r>
        <w:t>buscando</w:t>
      </w:r>
      <w:proofErr w:type="spellEnd"/>
      <w:r>
        <w:t xml:space="preserve"> a </w:t>
      </w:r>
      <w:proofErr w:type="spellStart"/>
      <w:r>
        <w:t>los</w:t>
      </w:r>
      <w:proofErr w:type="spellEnd"/>
      <w:r>
        <w:t xml:space="preserve"> </w:t>
      </w:r>
      <w:proofErr w:type="spellStart"/>
      <w:r>
        <w:t>que</w:t>
      </w:r>
      <w:proofErr w:type="spellEnd"/>
      <w:r>
        <w:t xml:space="preserve"> de mi camino se </w:t>
      </w:r>
      <w:proofErr w:type="spellStart"/>
      <w:r>
        <w:t>han</w:t>
      </w:r>
      <w:proofErr w:type="spellEnd"/>
      <w:r>
        <w:t xml:space="preserve"> </w:t>
      </w:r>
      <w:proofErr w:type="spellStart"/>
      <w:r>
        <w:t>apartado</w:t>
      </w:r>
      <w:proofErr w:type="spellEnd"/>
      <w:r>
        <w:t xml:space="preserve">. </w:t>
      </w:r>
      <w:proofErr w:type="spellStart"/>
      <w:r>
        <w:t>Así</w:t>
      </w:r>
      <w:proofErr w:type="spellEnd"/>
      <w:r>
        <w:t xml:space="preserve"> me </w:t>
      </w:r>
      <w:proofErr w:type="spellStart"/>
      <w:r>
        <w:t>estaréis</w:t>
      </w:r>
      <w:proofErr w:type="spellEnd"/>
      <w:r>
        <w:t xml:space="preserve"> </w:t>
      </w:r>
      <w:proofErr w:type="spellStart"/>
      <w:r>
        <w:t>imitando</w:t>
      </w:r>
      <w:proofErr w:type="spellEnd"/>
      <w:r>
        <w:t xml:space="preserve"> </w:t>
      </w:r>
      <w:proofErr w:type="spellStart"/>
      <w:r>
        <w:t>como</w:t>
      </w:r>
      <w:proofErr w:type="spellEnd"/>
      <w:r>
        <w:t xml:space="preserve"> Maestro, mas no </w:t>
      </w:r>
      <w:proofErr w:type="spellStart"/>
      <w:r>
        <w:t>intentéis</w:t>
      </w:r>
      <w:proofErr w:type="spellEnd"/>
      <w:r>
        <w:t xml:space="preserve"> </w:t>
      </w:r>
      <w:proofErr w:type="spellStart"/>
      <w:r>
        <w:t>nunca</w:t>
      </w:r>
      <w:proofErr w:type="spellEnd"/>
      <w:r>
        <w:t xml:space="preserve"> </w:t>
      </w:r>
      <w:proofErr w:type="spellStart"/>
      <w:r>
        <w:t>ocupar</w:t>
      </w:r>
      <w:proofErr w:type="spellEnd"/>
      <w:r>
        <w:t xml:space="preserve"> mi </w:t>
      </w:r>
      <w:proofErr w:type="spellStart"/>
      <w:r>
        <w:t>lugar</w:t>
      </w:r>
      <w:proofErr w:type="spellEnd"/>
      <w:r>
        <w:t xml:space="preserve"> de </w:t>
      </w:r>
      <w:proofErr w:type="spellStart"/>
      <w:r>
        <w:t>juez</w:t>
      </w:r>
      <w:proofErr w:type="spellEnd"/>
      <w:r>
        <w:t xml:space="preserve">. A </w:t>
      </w:r>
      <w:proofErr w:type="spellStart"/>
      <w:r>
        <w:t>vosotros</w:t>
      </w:r>
      <w:proofErr w:type="spellEnd"/>
      <w:r>
        <w:t xml:space="preserve"> </w:t>
      </w:r>
      <w:proofErr w:type="spellStart"/>
      <w:r>
        <w:t>corresponde</w:t>
      </w:r>
      <w:proofErr w:type="spellEnd"/>
      <w:r>
        <w:t xml:space="preserve"> </w:t>
      </w:r>
      <w:proofErr w:type="spellStart"/>
      <w:r>
        <w:t>perdonaros</w:t>
      </w:r>
      <w:proofErr w:type="spellEnd"/>
      <w:r>
        <w:t xml:space="preserve"> </w:t>
      </w:r>
      <w:proofErr w:type="spellStart"/>
      <w:r>
        <w:t>los</w:t>
      </w:r>
      <w:proofErr w:type="spellEnd"/>
      <w:r>
        <w:t xml:space="preserve"> </w:t>
      </w:r>
      <w:proofErr w:type="spellStart"/>
      <w:r>
        <w:t>unos</w:t>
      </w:r>
      <w:proofErr w:type="spellEnd"/>
      <w:r>
        <w:t xml:space="preserve"> a </w:t>
      </w:r>
      <w:proofErr w:type="spellStart"/>
      <w:r>
        <w:t>los</w:t>
      </w:r>
      <w:proofErr w:type="spellEnd"/>
      <w:r>
        <w:t xml:space="preserve"> </w:t>
      </w:r>
      <w:proofErr w:type="spellStart"/>
      <w:r>
        <w:t>otros</w:t>
      </w:r>
      <w:proofErr w:type="spellEnd"/>
      <w:r>
        <w:t xml:space="preserve"> y </w:t>
      </w:r>
      <w:proofErr w:type="spellStart"/>
      <w:r>
        <w:t>si</w:t>
      </w:r>
      <w:proofErr w:type="spellEnd"/>
      <w:r>
        <w:t xml:space="preserve"> </w:t>
      </w:r>
      <w:proofErr w:type="spellStart"/>
      <w:r>
        <w:t>queréis</w:t>
      </w:r>
      <w:proofErr w:type="spellEnd"/>
      <w:r>
        <w:t xml:space="preserve"> </w:t>
      </w:r>
      <w:proofErr w:type="spellStart"/>
      <w:r>
        <w:t>ocupar</w:t>
      </w:r>
      <w:proofErr w:type="spellEnd"/>
      <w:r>
        <w:t xml:space="preserve"> </w:t>
      </w:r>
      <w:proofErr w:type="spellStart"/>
      <w:r>
        <w:t>en</w:t>
      </w:r>
      <w:proofErr w:type="spellEnd"/>
      <w:r>
        <w:t xml:space="preserve"> </w:t>
      </w:r>
      <w:proofErr w:type="spellStart"/>
      <w:r>
        <w:t>alguna</w:t>
      </w:r>
      <w:proofErr w:type="spellEnd"/>
      <w:r>
        <w:t xml:space="preserve"> forma mi </w:t>
      </w:r>
      <w:proofErr w:type="spellStart"/>
      <w:r>
        <w:t>lugar</w:t>
      </w:r>
      <w:proofErr w:type="spellEnd"/>
      <w:r>
        <w:t xml:space="preserve">, </w:t>
      </w:r>
      <w:proofErr w:type="spellStart"/>
      <w:r>
        <w:t>hacedlo</w:t>
      </w:r>
      <w:proofErr w:type="spellEnd"/>
      <w:r>
        <w:t xml:space="preserve"> </w:t>
      </w:r>
      <w:proofErr w:type="spellStart"/>
      <w:r>
        <w:t>enseñando</w:t>
      </w:r>
      <w:proofErr w:type="spellEnd"/>
      <w:r>
        <w:t xml:space="preserve">, </w:t>
      </w:r>
      <w:proofErr w:type="spellStart"/>
      <w:r>
        <w:t>amando</w:t>
      </w:r>
      <w:proofErr w:type="spellEnd"/>
      <w:r>
        <w:t xml:space="preserve"> y </w:t>
      </w:r>
      <w:proofErr w:type="spellStart"/>
      <w:r>
        <w:t>perdonando</w:t>
      </w:r>
      <w:proofErr w:type="spellEnd"/>
      <w:r>
        <w:t xml:space="preserve">. </w:t>
      </w:r>
      <w:proofErr w:type="spellStart"/>
      <w:r>
        <w:t>Tenéis</w:t>
      </w:r>
      <w:proofErr w:type="spellEnd"/>
      <w:r>
        <w:t xml:space="preserve"> </w:t>
      </w:r>
      <w:proofErr w:type="spellStart"/>
      <w:r>
        <w:t>muchos</w:t>
      </w:r>
      <w:proofErr w:type="spellEnd"/>
      <w:r>
        <w:t xml:space="preserve"> </w:t>
      </w:r>
      <w:proofErr w:type="spellStart"/>
      <w:r>
        <w:t>ejemplos</w:t>
      </w:r>
      <w:proofErr w:type="spellEnd"/>
      <w:r>
        <w:t xml:space="preserve"> </w:t>
      </w:r>
      <w:proofErr w:type="spellStart"/>
      <w:r>
        <w:t>míos</w:t>
      </w:r>
      <w:proofErr w:type="spellEnd"/>
      <w:r>
        <w:t xml:space="preserve"> para </w:t>
      </w:r>
      <w:proofErr w:type="spellStart"/>
      <w:r>
        <w:t>que</w:t>
      </w:r>
      <w:proofErr w:type="spellEnd"/>
      <w:r>
        <w:t xml:space="preserve"> </w:t>
      </w:r>
      <w:proofErr w:type="spellStart"/>
      <w:r>
        <w:t>los</w:t>
      </w:r>
      <w:proofErr w:type="spellEnd"/>
      <w:r>
        <w:t xml:space="preserve"> </w:t>
      </w:r>
      <w:proofErr w:type="spellStart"/>
      <w:r>
        <w:t>toméis</w:t>
      </w:r>
      <w:proofErr w:type="spellEnd"/>
      <w:r>
        <w:t xml:space="preserve"> </w:t>
      </w:r>
      <w:proofErr w:type="spellStart"/>
      <w:r>
        <w:t>como</w:t>
      </w:r>
      <w:proofErr w:type="spellEnd"/>
      <w:r>
        <w:t xml:space="preserve"> norma para </w:t>
      </w:r>
      <w:proofErr w:type="spellStart"/>
      <w:r>
        <w:t>vuestras</w:t>
      </w:r>
      <w:proofErr w:type="spellEnd"/>
      <w:r>
        <w:t xml:space="preserve"> </w:t>
      </w:r>
      <w:proofErr w:type="spellStart"/>
      <w:r>
        <w:t>obras</w:t>
      </w:r>
      <w:proofErr w:type="spellEnd"/>
      <w:r>
        <w:t xml:space="preserve">. No es </w:t>
      </w:r>
      <w:proofErr w:type="spellStart"/>
      <w:r>
        <w:t>que</w:t>
      </w:r>
      <w:proofErr w:type="spellEnd"/>
      <w:r>
        <w:t xml:space="preserve"> mi </w:t>
      </w:r>
      <w:proofErr w:type="spellStart"/>
      <w:r>
        <w:t>espíritu</w:t>
      </w:r>
      <w:proofErr w:type="spellEnd"/>
      <w:r>
        <w:t xml:space="preserve"> </w:t>
      </w:r>
      <w:proofErr w:type="spellStart"/>
      <w:r>
        <w:t>haga</w:t>
      </w:r>
      <w:proofErr w:type="spellEnd"/>
      <w:r>
        <w:t xml:space="preserve"> </w:t>
      </w:r>
      <w:proofErr w:type="spellStart"/>
      <w:r>
        <w:t>ostentación</w:t>
      </w:r>
      <w:proofErr w:type="spellEnd"/>
      <w:r>
        <w:t xml:space="preserve"> ante </w:t>
      </w:r>
      <w:proofErr w:type="spellStart"/>
      <w:r>
        <w:t>vosotros</w:t>
      </w:r>
      <w:proofErr w:type="spellEnd"/>
      <w:r>
        <w:t xml:space="preserve">, mas </w:t>
      </w:r>
      <w:proofErr w:type="spellStart"/>
      <w:r>
        <w:t>debéis</w:t>
      </w:r>
      <w:proofErr w:type="spellEnd"/>
      <w:r>
        <w:t xml:space="preserve"> </w:t>
      </w:r>
      <w:proofErr w:type="spellStart"/>
      <w:r>
        <w:t>comprender</w:t>
      </w:r>
      <w:proofErr w:type="spellEnd"/>
      <w:r>
        <w:t xml:space="preserve"> </w:t>
      </w:r>
      <w:proofErr w:type="spellStart"/>
      <w:r>
        <w:t>que</w:t>
      </w:r>
      <w:proofErr w:type="spellEnd"/>
      <w:r>
        <w:t xml:space="preserve"> </w:t>
      </w:r>
      <w:proofErr w:type="spellStart"/>
      <w:r>
        <w:t>como</w:t>
      </w:r>
      <w:proofErr w:type="spellEnd"/>
      <w:r>
        <w:t xml:space="preserve"> Maestro </w:t>
      </w:r>
      <w:proofErr w:type="spellStart"/>
      <w:r>
        <w:t>tengo</w:t>
      </w:r>
      <w:proofErr w:type="spellEnd"/>
      <w:r>
        <w:t xml:space="preserve"> </w:t>
      </w:r>
      <w:proofErr w:type="spellStart"/>
      <w:r>
        <w:t>que</w:t>
      </w:r>
      <w:proofErr w:type="spellEnd"/>
      <w:r>
        <w:t xml:space="preserve"> </w:t>
      </w:r>
      <w:proofErr w:type="spellStart"/>
      <w:r>
        <w:t>mostraros</w:t>
      </w:r>
      <w:proofErr w:type="spellEnd"/>
      <w:r>
        <w:t xml:space="preserve"> mis </w:t>
      </w:r>
      <w:proofErr w:type="spellStart"/>
      <w:r>
        <w:t>lecciones</w:t>
      </w:r>
      <w:proofErr w:type="spellEnd"/>
      <w:r>
        <w:t xml:space="preserve"> para </w:t>
      </w:r>
      <w:proofErr w:type="spellStart"/>
      <w:r>
        <w:t>que</w:t>
      </w:r>
      <w:proofErr w:type="spellEnd"/>
      <w:r>
        <w:t xml:space="preserve"> las </w:t>
      </w:r>
      <w:proofErr w:type="spellStart"/>
      <w:r>
        <w:t>imitéis</w:t>
      </w:r>
      <w:proofErr w:type="spellEnd"/>
      <w:r>
        <w:t xml:space="preserve">. Si </w:t>
      </w:r>
      <w:proofErr w:type="spellStart"/>
      <w:r>
        <w:t>Yo</w:t>
      </w:r>
      <w:proofErr w:type="spellEnd"/>
      <w:r>
        <w:t xml:space="preserve"> </w:t>
      </w:r>
      <w:proofErr w:type="spellStart"/>
      <w:r>
        <w:t>ocultara</w:t>
      </w:r>
      <w:proofErr w:type="spellEnd"/>
      <w:r>
        <w:t xml:space="preserve"> mis </w:t>
      </w:r>
      <w:proofErr w:type="spellStart"/>
      <w:r>
        <w:t>obras</w:t>
      </w:r>
      <w:proofErr w:type="spellEnd"/>
      <w:r>
        <w:t xml:space="preserve"> ¿</w:t>
      </w:r>
      <w:proofErr w:type="spellStart"/>
      <w:r>
        <w:t>Cómo</w:t>
      </w:r>
      <w:proofErr w:type="spellEnd"/>
      <w:r>
        <w:t xml:space="preserve"> </w:t>
      </w:r>
      <w:proofErr w:type="spellStart"/>
      <w:r>
        <w:t>podríais</w:t>
      </w:r>
      <w:proofErr w:type="spellEnd"/>
      <w:r>
        <w:t xml:space="preserve"> </w:t>
      </w:r>
      <w:proofErr w:type="spellStart"/>
      <w:r>
        <w:t>imitarlas</w:t>
      </w:r>
      <w:proofErr w:type="spellEnd"/>
      <w:r>
        <w:t xml:space="preserve">? Por </w:t>
      </w:r>
      <w:proofErr w:type="spellStart"/>
      <w:r>
        <w:t>eso</w:t>
      </w:r>
      <w:proofErr w:type="spellEnd"/>
      <w:r>
        <w:t xml:space="preserve"> </w:t>
      </w:r>
      <w:proofErr w:type="spellStart"/>
      <w:r>
        <w:t>os</w:t>
      </w:r>
      <w:proofErr w:type="spellEnd"/>
      <w:r>
        <w:t xml:space="preserve"> </w:t>
      </w:r>
      <w:proofErr w:type="spellStart"/>
      <w:r>
        <w:t>digo</w:t>
      </w:r>
      <w:proofErr w:type="spellEnd"/>
      <w:r>
        <w:t xml:space="preserve">: </w:t>
      </w:r>
      <w:proofErr w:type="spellStart"/>
      <w:r>
        <w:t>amaos</w:t>
      </w:r>
      <w:proofErr w:type="spellEnd"/>
      <w:r>
        <w:t xml:space="preserve"> </w:t>
      </w:r>
      <w:proofErr w:type="spellStart"/>
      <w:r>
        <w:t>como</w:t>
      </w:r>
      <w:proofErr w:type="spellEnd"/>
      <w:r>
        <w:t xml:space="preserve"> </w:t>
      </w:r>
      <w:proofErr w:type="spellStart"/>
      <w:r>
        <w:t>os</w:t>
      </w:r>
      <w:proofErr w:type="spellEnd"/>
      <w:r>
        <w:t xml:space="preserve"> </w:t>
      </w:r>
      <w:proofErr w:type="spellStart"/>
      <w:r>
        <w:t>amo</w:t>
      </w:r>
      <w:proofErr w:type="spellEnd"/>
      <w:r>
        <w:t xml:space="preserve"> </w:t>
      </w:r>
      <w:proofErr w:type="spellStart"/>
      <w:r>
        <w:t>Yo</w:t>
      </w:r>
      <w:proofErr w:type="spellEnd"/>
      <w:r>
        <w:t xml:space="preserve">. </w:t>
      </w:r>
    </w:p>
    <w:p w14:paraId="6E874440" w14:textId="77777777" w:rsidR="00F50769" w:rsidRDefault="00F50769" w:rsidP="00F50769">
      <w:r>
        <w:t xml:space="preserve">18. </w:t>
      </w:r>
      <w:proofErr w:type="spellStart"/>
      <w:r>
        <w:t>Vosotros</w:t>
      </w:r>
      <w:proofErr w:type="spellEnd"/>
      <w:r>
        <w:t xml:space="preserve"> </w:t>
      </w:r>
      <w:proofErr w:type="spellStart"/>
      <w:r>
        <w:t>solicitáis</w:t>
      </w:r>
      <w:proofErr w:type="spellEnd"/>
      <w:r>
        <w:t xml:space="preserve"> mi </w:t>
      </w:r>
      <w:proofErr w:type="spellStart"/>
      <w:r>
        <w:t>perdón</w:t>
      </w:r>
      <w:proofErr w:type="spellEnd"/>
      <w:r>
        <w:t xml:space="preserve">, </w:t>
      </w:r>
      <w:proofErr w:type="spellStart"/>
      <w:r>
        <w:t>porque</w:t>
      </w:r>
      <w:proofErr w:type="spellEnd"/>
      <w:r>
        <w:t xml:space="preserve"> a </w:t>
      </w:r>
      <w:proofErr w:type="spellStart"/>
      <w:r>
        <w:t>cada</w:t>
      </w:r>
      <w:proofErr w:type="spellEnd"/>
      <w:r>
        <w:t xml:space="preserve"> paso me </w:t>
      </w:r>
      <w:proofErr w:type="spellStart"/>
      <w:r>
        <w:t>ofendéis</w:t>
      </w:r>
      <w:proofErr w:type="spellEnd"/>
      <w:r>
        <w:t xml:space="preserve">, y </w:t>
      </w:r>
      <w:proofErr w:type="spellStart"/>
      <w:r>
        <w:t>Yo</w:t>
      </w:r>
      <w:proofErr w:type="spellEnd"/>
      <w:r>
        <w:t xml:space="preserve"> </w:t>
      </w:r>
      <w:proofErr w:type="spellStart"/>
      <w:r>
        <w:t>os</w:t>
      </w:r>
      <w:proofErr w:type="spellEnd"/>
      <w:r>
        <w:t xml:space="preserve"> </w:t>
      </w:r>
      <w:proofErr w:type="spellStart"/>
      <w:r>
        <w:t>perdono</w:t>
      </w:r>
      <w:proofErr w:type="spellEnd"/>
      <w:r>
        <w:t xml:space="preserve">. En </w:t>
      </w:r>
      <w:proofErr w:type="spellStart"/>
      <w:r>
        <w:t>cambio</w:t>
      </w:r>
      <w:proofErr w:type="spellEnd"/>
      <w:r>
        <w:t xml:space="preserve">, </w:t>
      </w:r>
      <w:proofErr w:type="spellStart"/>
      <w:r>
        <w:t>vosotros</w:t>
      </w:r>
      <w:proofErr w:type="spellEnd"/>
      <w:r>
        <w:t xml:space="preserve"> no </w:t>
      </w:r>
      <w:proofErr w:type="spellStart"/>
      <w:r>
        <w:t>os</w:t>
      </w:r>
      <w:proofErr w:type="spellEnd"/>
      <w:r>
        <w:t xml:space="preserve"> </w:t>
      </w:r>
      <w:proofErr w:type="spellStart"/>
      <w:r>
        <w:t>disponéis</w:t>
      </w:r>
      <w:proofErr w:type="spellEnd"/>
      <w:r>
        <w:t xml:space="preserve"> a </w:t>
      </w:r>
      <w:proofErr w:type="spellStart"/>
      <w:r>
        <w:t>perdonar</w:t>
      </w:r>
      <w:proofErr w:type="spellEnd"/>
      <w:r>
        <w:t xml:space="preserve"> a </w:t>
      </w:r>
      <w:proofErr w:type="spellStart"/>
      <w:r>
        <w:t>quienes</w:t>
      </w:r>
      <w:proofErr w:type="spellEnd"/>
      <w:r>
        <w:t xml:space="preserve"> </w:t>
      </w:r>
      <w:proofErr w:type="spellStart"/>
      <w:r>
        <w:t>os</w:t>
      </w:r>
      <w:proofErr w:type="spellEnd"/>
      <w:r>
        <w:t xml:space="preserve"> </w:t>
      </w:r>
      <w:proofErr w:type="spellStart"/>
      <w:r>
        <w:t>ofenden</w:t>
      </w:r>
      <w:proofErr w:type="spellEnd"/>
      <w:r>
        <w:t xml:space="preserve">. Por </w:t>
      </w:r>
      <w:proofErr w:type="spellStart"/>
      <w:r>
        <w:t>eso</w:t>
      </w:r>
      <w:proofErr w:type="spellEnd"/>
      <w:r>
        <w:t xml:space="preserve"> </w:t>
      </w:r>
      <w:proofErr w:type="spellStart"/>
      <w:r>
        <w:t>os</w:t>
      </w:r>
      <w:proofErr w:type="spellEnd"/>
      <w:r>
        <w:t xml:space="preserve"> he </w:t>
      </w:r>
      <w:proofErr w:type="spellStart"/>
      <w:r>
        <w:t>concedido</w:t>
      </w:r>
      <w:proofErr w:type="spellEnd"/>
      <w:r>
        <w:t xml:space="preserve"> </w:t>
      </w:r>
      <w:proofErr w:type="spellStart"/>
      <w:r>
        <w:t>que</w:t>
      </w:r>
      <w:proofErr w:type="spellEnd"/>
      <w:r>
        <w:t xml:space="preserve"> mi </w:t>
      </w:r>
      <w:proofErr w:type="spellStart"/>
      <w:r>
        <w:t>manifestación</w:t>
      </w:r>
      <w:proofErr w:type="spellEnd"/>
      <w:r>
        <w:t xml:space="preserve"> se </w:t>
      </w:r>
      <w:proofErr w:type="spellStart"/>
      <w:r>
        <w:t>prolongue</w:t>
      </w:r>
      <w:proofErr w:type="spellEnd"/>
      <w:r>
        <w:t xml:space="preserve"> hasta 1950, para </w:t>
      </w:r>
      <w:proofErr w:type="spellStart"/>
      <w:r>
        <w:t>que</w:t>
      </w:r>
      <w:proofErr w:type="spellEnd"/>
      <w:r>
        <w:t xml:space="preserve"> </w:t>
      </w:r>
      <w:proofErr w:type="spellStart"/>
      <w:r>
        <w:t>por</w:t>
      </w:r>
      <w:proofErr w:type="spellEnd"/>
      <w:r>
        <w:t xml:space="preserve"> medio de mis </w:t>
      </w:r>
      <w:proofErr w:type="spellStart"/>
      <w:r>
        <w:t>lecciones</w:t>
      </w:r>
      <w:proofErr w:type="spellEnd"/>
      <w:r>
        <w:t xml:space="preserve"> </w:t>
      </w:r>
      <w:proofErr w:type="spellStart"/>
      <w:r>
        <w:t>pudieseis</w:t>
      </w:r>
      <w:proofErr w:type="spellEnd"/>
      <w:r>
        <w:t xml:space="preserve"> </w:t>
      </w:r>
      <w:proofErr w:type="spellStart"/>
      <w:r>
        <w:t>comprender</w:t>
      </w:r>
      <w:proofErr w:type="spellEnd"/>
      <w:r>
        <w:t xml:space="preserve"> mi </w:t>
      </w:r>
      <w:proofErr w:type="spellStart"/>
      <w:r>
        <w:t>Doctrina</w:t>
      </w:r>
      <w:proofErr w:type="spellEnd"/>
      <w:r>
        <w:t xml:space="preserve"> y </w:t>
      </w:r>
      <w:proofErr w:type="spellStart"/>
      <w:r>
        <w:t>concederle</w:t>
      </w:r>
      <w:proofErr w:type="spellEnd"/>
      <w:r>
        <w:t xml:space="preserve"> </w:t>
      </w:r>
      <w:proofErr w:type="spellStart"/>
      <w:r>
        <w:t>su</w:t>
      </w:r>
      <w:proofErr w:type="spellEnd"/>
      <w:r>
        <w:t xml:space="preserve"> </w:t>
      </w:r>
      <w:proofErr w:type="spellStart"/>
      <w:r>
        <w:t>justo</w:t>
      </w:r>
      <w:proofErr w:type="spellEnd"/>
      <w:r>
        <w:t xml:space="preserve"> valor. </w:t>
      </w:r>
    </w:p>
    <w:p w14:paraId="56524515" w14:textId="77777777" w:rsidR="00F50769" w:rsidRDefault="00F50769" w:rsidP="00F50769">
      <w:r>
        <w:t xml:space="preserve">19. Mi Ley y mi </w:t>
      </w:r>
      <w:proofErr w:type="spellStart"/>
      <w:r>
        <w:t>Doctrina</w:t>
      </w:r>
      <w:proofErr w:type="spellEnd"/>
      <w:r>
        <w:t xml:space="preserve">, dadas a </w:t>
      </w:r>
      <w:proofErr w:type="spellStart"/>
      <w:r>
        <w:t>conocer</w:t>
      </w:r>
      <w:proofErr w:type="spellEnd"/>
      <w:r>
        <w:t xml:space="preserve"> a </w:t>
      </w:r>
      <w:proofErr w:type="spellStart"/>
      <w:r>
        <w:t>través</w:t>
      </w:r>
      <w:proofErr w:type="spellEnd"/>
      <w:r>
        <w:t xml:space="preserve"> de eras, son </w:t>
      </w:r>
      <w:proofErr w:type="spellStart"/>
      <w:r>
        <w:t>el</w:t>
      </w:r>
      <w:proofErr w:type="spellEnd"/>
      <w:r>
        <w:t xml:space="preserve"> </w:t>
      </w:r>
      <w:proofErr w:type="spellStart"/>
      <w:r>
        <w:t>único</w:t>
      </w:r>
      <w:proofErr w:type="spellEnd"/>
      <w:r>
        <w:t xml:space="preserve"> </w:t>
      </w:r>
      <w:proofErr w:type="spellStart"/>
      <w:r>
        <w:t>libro</w:t>
      </w:r>
      <w:proofErr w:type="spellEnd"/>
      <w:r>
        <w:t xml:space="preserve"> </w:t>
      </w:r>
      <w:proofErr w:type="spellStart"/>
      <w:r>
        <w:t>en</w:t>
      </w:r>
      <w:proofErr w:type="spellEnd"/>
      <w:r>
        <w:t xml:space="preserve"> </w:t>
      </w:r>
      <w:proofErr w:type="spellStart"/>
      <w:r>
        <w:t>el</w:t>
      </w:r>
      <w:proofErr w:type="spellEnd"/>
      <w:r>
        <w:t xml:space="preserve"> </w:t>
      </w:r>
      <w:proofErr w:type="spellStart"/>
      <w:r>
        <w:t>que</w:t>
      </w:r>
      <w:proofErr w:type="spellEnd"/>
      <w:r>
        <w:t xml:space="preserve"> </w:t>
      </w:r>
      <w:proofErr w:type="spellStart"/>
      <w:r>
        <w:t>todo</w:t>
      </w:r>
      <w:proofErr w:type="spellEnd"/>
      <w:r>
        <w:t xml:space="preserve"> es </w:t>
      </w:r>
      <w:proofErr w:type="spellStart"/>
      <w:r>
        <w:t>verdad</w:t>
      </w:r>
      <w:proofErr w:type="spellEnd"/>
      <w:r>
        <w:t xml:space="preserve">, sin embargo, </w:t>
      </w:r>
      <w:proofErr w:type="spellStart"/>
      <w:r>
        <w:t>los</w:t>
      </w:r>
      <w:proofErr w:type="spellEnd"/>
      <w:r>
        <w:t xml:space="preserve"> hombres van </w:t>
      </w:r>
      <w:proofErr w:type="spellStart"/>
      <w:r>
        <w:t>buscando</w:t>
      </w:r>
      <w:proofErr w:type="spellEnd"/>
      <w:r>
        <w:t xml:space="preserve"> </w:t>
      </w:r>
      <w:proofErr w:type="spellStart"/>
      <w:r>
        <w:t>en</w:t>
      </w:r>
      <w:proofErr w:type="spellEnd"/>
      <w:r>
        <w:t xml:space="preserve"> </w:t>
      </w:r>
      <w:proofErr w:type="spellStart"/>
      <w:r>
        <w:t>los</w:t>
      </w:r>
      <w:proofErr w:type="spellEnd"/>
      <w:r>
        <w:t xml:space="preserve"> </w:t>
      </w:r>
      <w:proofErr w:type="spellStart"/>
      <w:r>
        <w:t>libros</w:t>
      </w:r>
      <w:proofErr w:type="spellEnd"/>
      <w:r>
        <w:t xml:space="preserve"> de la Tierra, algo </w:t>
      </w:r>
      <w:proofErr w:type="spellStart"/>
      <w:r>
        <w:t>que</w:t>
      </w:r>
      <w:proofErr w:type="spellEnd"/>
      <w:r>
        <w:t xml:space="preserve"> les </w:t>
      </w:r>
      <w:proofErr w:type="spellStart"/>
      <w:r>
        <w:t>descubra</w:t>
      </w:r>
      <w:proofErr w:type="spellEnd"/>
      <w:r>
        <w:t xml:space="preserve"> lo </w:t>
      </w:r>
      <w:proofErr w:type="spellStart"/>
      <w:r>
        <w:t>eterno</w:t>
      </w:r>
      <w:proofErr w:type="spellEnd"/>
      <w:r>
        <w:t xml:space="preserve"> y les </w:t>
      </w:r>
      <w:proofErr w:type="spellStart"/>
      <w:r>
        <w:t>revele</w:t>
      </w:r>
      <w:proofErr w:type="spellEnd"/>
      <w:r>
        <w:t xml:space="preserve"> la </w:t>
      </w:r>
      <w:proofErr w:type="spellStart"/>
      <w:r>
        <w:t>verdad</w:t>
      </w:r>
      <w:proofErr w:type="spellEnd"/>
      <w:r>
        <w:t xml:space="preserve">, y tan </w:t>
      </w:r>
      <w:proofErr w:type="spellStart"/>
      <w:r>
        <w:t>sólo</w:t>
      </w:r>
      <w:proofErr w:type="spellEnd"/>
      <w:r>
        <w:t xml:space="preserve"> </w:t>
      </w:r>
      <w:proofErr w:type="spellStart"/>
      <w:r>
        <w:t>logran</w:t>
      </w:r>
      <w:proofErr w:type="spellEnd"/>
      <w:r>
        <w:t xml:space="preserve"> </w:t>
      </w:r>
      <w:proofErr w:type="spellStart"/>
      <w:r>
        <w:t>llenar</w:t>
      </w:r>
      <w:proofErr w:type="spellEnd"/>
      <w:r>
        <w:t xml:space="preserve"> </w:t>
      </w:r>
      <w:proofErr w:type="spellStart"/>
      <w:r>
        <w:t>su</w:t>
      </w:r>
      <w:proofErr w:type="spellEnd"/>
      <w:r>
        <w:t xml:space="preserve"> </w:t>
      </w:r>
      <w:proofErr w:type="spellStart"/>
      <w:r>
        <w:t>mente</w:t>
      </w:r>
      <w:proofErr w:type="spellEnd"/>
      <w:r>
        <w:t xml:space="preserve"> de </w:t>
      </w:r>
      <w:proofErr w:type="spellStart"/>
      <w:r>
        <w:t>teorías</w:t>
      </w:r>
      <w:proofErr w:type="spellEnd"/>
      <w:r>
        <w:t xml:space="preserve">, sin </w:t>
      </w:r>
      <w:proofErr w:type="spellStart"/>
      <w:r>
        <w:t>encontrar</w:t>
      </w:r>
      <w:proofErr w:type="spellEnd"/>
      <w:r>
        <w:t xml:space="preserve"> </w:t>
      </w:r>
      <w:proofErr w:type="spellStart"/>
      <w:r>
        <w:t>verdadera</w:t>
      </w:r>
      <w:proofErr w:type="spellEnd"/>
      <w:r>
        <w:t xml:space="preserve"> luz para </w:t>
      </w:r>
      <w:proofErr w:type="spellStart"/>
      <w:r>
        <w:t>su</w:t>
      </w:r>
      <w:proofErr w:type="spellEnd"/>
      <w:r>
        <w:t xml:space="preserve"> </w:t>
      </w:r>
      <w:proofErr w:type="spellStart"/>
      <w:r>
        <w:t>espíritu</w:t>
      </w:r>
      <w:proofErr w:type="spellEnd"/>
      <w:r>
        <w:t xml:space="preserve">. </w:t>
      </w:r>
    </w:p>
    <w:p w14:paraId="2D311DCE" w14:textId="77777777" w:rsidR="00F50769" w:rsidRDefault="00F50769" w:rsidP="00F50769">
      <w:r>
        <w:t xml:space="preserve">20. Ha </w:t>
      </w:r>
      <w:proofErr w:type="spellStart"/>
      <w:r>
        <w:t>sido</w:t>
      </w:r>
      <w:proofErr w:type="spellEnd"/>
      <w:r>
        <w:t xml:space="preserve"> </w:t>
      </w:r>
      <w:proofErr w:type="spellStart"/>
      <w:r>
        <w:t>menester</w:t>
      </w:r>
      <w:proofErr w:type="spellEnd"/>
      <w:r>
        <w:t xml:space="preserve"> de mi </w:t>
      </w:r>
      <w:proofErr w:type="spellStart"/>
      <w:r>
        <w:t>caridad</w:t>
      </w:r>
      <w:proofErr w:type="spellEnd"/>
      <w:r>
        <w:t xml:space="preserve">, para </w:t>
      </w:r>
      <w:proofErr w:type="spellStart"/>
      <w:r>
        <w:t>que</w:t>
      </w:r>
      <w:proofErr w:type="spellEnd"/>
      <w:r>
        <w:t xml:space="preserve"> </w:t>
      </w:r>
      <w:proofErr w:type="spellStart"/>
      <w:r>
        <w:t>esta</w:t>
      </w:r>
      <w:proofErr w:type="spellEnd"/>
      <w:r>
        <w:t xml:space="preserve"> </w:t>
      </w:r>
      <w:proofErr w:type="spellStart"/>
      <w:r>
        <w:t>Doctrina</w:t>
      </w:r>
      <w:proofErr w:type="spellEnd"/>
      <w:r>
        <w:t xml:space="preserve"> </w:t>
      </w:r>
      <w:proofErr w:type="spellStart"/>
      <w:r>
        <w:t>echase</w:t>
      </w:r>
      <w:proofErr w:type="spellEnd"/>
      <w:r>
        <w:t xml:space="preserve"> </w:t>
      </w:r>
      <w:proofErr w:type="spellStart"/>
      <w:r>
        <w:t>raíces</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una</w:t>
      </w:r>
      <w:proofErr w:type="spellEnd"/>
      <w:r>
        <w:t xml:space="preserve"> labor de </w:t>
      </w:r>
      <w:proofErr w:type="spellStart"/>
      <w:r>
        <w:t>paciencia</w:t>
      </w:r>
      <w:proofErr w:type="spellEnd"/>
      <w:r>
        <w:t xml:space="preserve"> y de amor, </w:t>
      </w:r>
      <w:proofErr w:type="spellStart"/>
      <w:r>
        <w:t>que</w:t>
      </w:r>
      <w:proofErr w:type="spellEnd"/>
      <w:r>
        <w:t xml:space="preserve"> </w:t>
      </w:r>
      <w:proofErr w:type="spellStart"/>
      <w:r>
        <w:t>sólo</w:t>
      </w:r>
      <w:proofErr w:type="spellEnd"/>
      <w:r>
        <w:t xml:space="preserve"> </w:t>
      </w:r>
      <w:proofErr w:type="spellStart"/>
      <w:r>
        <w:t>Yo</w:t>
      </w:r>
      <w:proofErr w:type="spellEnd"/>
      <w:r>
        <w:t xml:space="preserve">, </w:t>
      </w:r>
      <w:proofErr w:type="spellStart"/>
      <w:r>
        <w:t>vuestro</w:t>
      </w:r>
      <w:proofErr w:type="spellEnd"/>
      <w:r>
        <w:t xml:space="preserve"> </w:t>
      </w:r>
      <w:proofErr w:type="spellStart"/>
      <w:r>
        <w:t>Señor</w:t>
      </w:r>
      <w:proofErr w:type="spellEnd"/>
      <w:r>
        <w:t xml:space="preserve">, </w:t>
      </w:r>
      <w:proofErr w:type="spellStart"/>
      <w:r>
        <w:t>podía</w:t>
      </w:r>
      <w:proofErr w:type="spellEnd"/>
      <w:r>
        <w:t xml:space="preserve"> </w:t>
      </w:r>
      <w:proofErr w:type="spellStart"/>
      <w:r>
        <w:t>llevar</w:t>
      </w:r>
      <w:proofErr w:type="spellEnd"/>
      <w:r>
        <w:t xml:space="preserve"> a </w:t>
      </w:r>
      <w:proofErr w:type="spellStart"/>
      <w:r>
        <w:t>cabo</w:t>
      </w:r>
      <w:proofErr w:type="spellEnd"/>
      <w:r>
        <w:t xml:space="preserve">. Lo </w:t>
      </w:r>
      <w:proofErr w:type="spellStart"/>
      <w:r>
        <w:t>que</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deberéis</w:t>
      </w:r>
      <w:proofErr w:type="spellEnd"/>
      <w:r>
        <w:t xml:space="preserve"> saber </w:t>
      </w:r>
      <w:proofErr w:type="spellStart"/>
      <w:r>
        <w:t>será</w:t>
      </w:r>
      <w:proofErr w:type="spellEnd"/>
      <w:r>
        <w:t xml:space="preserve"> lo </w:t>
      </w:r>
      <w:proofErr w:type="spellStart"/>
      <w:r>
        <w:t>que</w:t>
      </w:r>
      <w:proofErr w:type="spellEnd"/>
      <w:r>
        <w:t xml:space="preserve"> </w:t>
      </w:r>
      <w:proofErr w:type="spellStart"/>
      <w:r>
        <w:t>os</w:t>
      </w:r>
      <w:proofErr w:type="spellEnd"/>
      <w:r>
        <w:t xml:space="preserve"> </w:t>
      </w:r>
      <w:proofErr w:type="spellStart"/>
      <w:r>
        <w:t>revele</w:t>
      </w:r>
      <w:proofErr w:type="spellEnd"/>
      <w:r>
        <w:t xml:space="preserve"> </w:t>
      </w:r>
      <w:proofErr w:type="spellStart"/>
      <w:r>
        <w:t>en</w:t>
      </w:r>
      <w:proofErr w:type="spellEnd"/>
      <w:r>
        <w:t xml:space="preserve"> mis </w:t>
      </w:r>
      <w:proofErr w:type="spellStart"/>
      <w:r>
        <w:t>lecciones</w:t>
      </w:r>
      <w:proofErr w:type="spellEnd"/>
      <w:r>
        <w:t xml:space="preserve">; mas </w:t>
      </w:r>
      <w:proofErr w:type="spellStart"/>
      <w:r>
        <w:t>quedará</w:t>
      </w:r>
      <w:proofErr w:type="spellEnd"/>
      <w:r>
        <w:t xml:space="preserve"> </w:t>
      </w:r>
      <w:proofErr w:type="spellStart"/>
      <w:r>
        <w:t>oculto</w:t>
      </w:r>
      <w:proofErr w:type="spellEnd"/>
      <w:r>
        <w:t xml:space="preserve"> lo </w:t>
      </w:r>
      <w:proofErr w:type="spellStart"/>
      <w:r>
        <w:t>que</w:t>
      </w:r>
      <w:proofErr w:type="spellEnd"/>
      <w:r>
        <w:t xml:space="preserve"> </w:t>
      </w:r>
      <w:proofErr w:type="spellStart"/>
      <w:r>
        <w:t>reservo</w:t>
      </w:r>
      <w:proofErr w:type="spellEnd"/>
      <w:r>
        <w:t xml:space="preserve"> para </w:t>
      </w:r>
      <w:proofErr w:type="spellStart"/>
      <w:r>
        <w:t>que</w:t>
      </w:r>
      <w:proofErr w:type="spellEnd"/>
      <w:r>
        <w:t xml:space="preserve"> lo </w:t>
      </w:r>
      <w:proofErr w:type="spellStart"/>
      <w:r>
        <w:t>conozcáis</w:t>
      </w:r>
      <w:proofErr w:type="spellEnd"/>
      <w:r>
        <w:t xml:space="preserve"> </w:t>
      </w:r>
      <w:proofErr w:type="spellStart"/>
      <w:r>
        <w:t>en</w:t>
      </w:r>
      <w:proofErr w:type="spellEnd"/>
      <w:r>
        <w:t xml:space="preserve"> </w:t>
      </w:r>
      <w:proofErr w:type="spellStart"/>
      <w:r>
        <w:t>tiempos</w:t>
      </w:r>
      <w:proofErr w:type="spellEnd"/>
      <w:r>
        <w:t xml:space="preserve"> </w:t>
      </w:r>
      <w:proofErr w:type="spellStart"/>
      <w:r>
        <w:t>venideros</w:t>
      </w:r>
      <w:proofErr w:type="spellEnd"/>
      <w:r>
        <w:t xml:space="preserve">. Si hoy </w:t>
      </w:r>
      <w:proofErr w:type="spellStart"/>
      <w:r>
        <w:t>os</w:t>
      </w:r>
      <w:proofErr w:type="spellEnd"/>
      <w:r>
        <w:t xml:space="preserve"> lo </w:t>
      </w:r>
      <w:proofErr w:type="spellStart"/>
      <w:r>
        <w:t>dijese</w:t>
      </w:r>
      <w:proofErr w:type="spellEnd"/>
      <w:r>
        <w:t xml:space="preserve"> </w:t>
      </w:r>
      <w:proofErr w:type="spellStart"/>
      <w:r>
        <w:t>todo</w:t>
      </w:r>
      <w:proofErr w:type="spellEnd"/>
      <w:r>
        <w:t xml:space="preserve">, </w:t>
      </w:r>
      <w:proofErr w:type="spellStart"/>
      <w:r>
        <w:t>muchos</w:t>
      </w:r>
      <w:proofErr w:type="spellEnd"/>
      <w:r>
        <w:t xml:space="preserve"> se </w:t>
      </w:r>
      <w:proofErr w:type="spellStart"/>
      <w:r>
        <w:t>confundirían</w:t>
      </w:r>
      <w:proofErr w:type="spellEnd"/>
      <w:r>
        <w:t xml:space="preserve"> y </w:t>
      </w:r>
      <w:proofErr w:type="spellStart"/>
      <w:r>
        <w:t>otros</w:t>
      </w:r>
      <w:proofErr w:type="spellEnd"/>
      <w:r>
        <w:t xml:space="preserve">, </w:t>
      </w:r>
      <w:proofErr w:type="spellStart"/>
      <w:r>
        <w:t>creyendo</w:t>
      </w:r>
      <w:proofErr w:type="spellEnd"/>
      <w:r>
        <w:t xml:space="preserve"> </w:t>
      </w:r>
      <w:proofErr w:type="spellStart"/>
      <w:r>
        <w:t>comprender</w:t>
      </w:r>
      <w:proofErr w:type="spellEnd"/>
      <w:r>
        <w:t xml:space="preserve">, se </w:t>
      </w:r>
      <w:proofErr w:type="spellStart"/>
      <w:r>
        <w:t>llenarían</w:t>
      </w:r>
      <w:proofErr w:type="spellEnd"/>
      <w:r>
        <w:t xml:space="preserve"> de </w:t>
      </w:r>
      <w:proofErr w:type="spellStart"/>
      <w:r>
        <w:t>vanidad</w:t>
      </w:r>
      <w:proofErr w:type="spellEnd"/>
      <w:r>
        <w:t xml:space="preserve">; </w:t>
      </w:r>
      <w:proofErr w:type="spellStart"/>
      <w:r>
        <w:t>aquella</w:t>
      </w:r>
      <w:proofErr w:type="spellEnd"/>
      <w:r>
        <w:t xml:space="preserve"> </w:t>
      </w:r>
      <w:proofErr w:type="spellStart"/>
      <w:r>
        <w:t>grandeza</w:t>
      </w:r>
      <w:proofErr w:type="spellEnd"/>
      <w:r>
        <w:t xml:space="preserve"> le </w:t>
      </w:r>
      <w:proofErr w:type="spellStart"/>
      <w:r>
        <w:t>perdería</w:t>
      </w:r>
      <w:proofErr w:type="spellEnd"/>
      <w:r>
        <w:t xml:space="preserve"> y </w:t>
      </w:r>
      <w:proofErr w:type="spellStart"/>
      <w:r>
        <w:t>debéis</w:t>
      </w:r>
      <w:proofErr w:type="spellEnd"/>
      <w:r>
        <w:t xml:space="preserve"> </w:t>
      </w:r>
      <w:proofErr w:type="spellStart"/>
      <w:r>
        <w:t>reconocer</w:t>
      </w:r>
      <w:proofErr w:type="spellEnd"/>
      <w:r>
        <w:t xml:space="preserve"> </w:t>
      </w:r>
    </w:p>
    <w:p w14:paraId="5051463F" w14:textId="77777777" w:rsidR="00F50769" w:rsidRDefault="00F50769" w:rsidP="00F50769">
      <w:proofErr w:type="spellStart"/>
      <w:r>
        <w:t>que</w:t>
      </w:r>
      <w:proofErr w:type="spellEnd"/>
      <w:r>
        <w:t xml:space="preserve"> mi </w:t>
      </w:r>
      <w:proofErr w:type="spellStart"/>
      <w:r>
        <w:t>Doctrina</w:t>
      </w:r>
      <w:proofErr w:type="spellEnd"/>
      <w:r>
        <w:t xml:space="preserve"> no </w:t>
      </w:r>
      <w:proofErr w:type="spellStart"/>
      <w:r>
        <w:t>tiene</w:t>
      </w:r>
      <w:proofErr w:type="spellEnd"/>
      <w:r>
        <w:t xml:space="preserve"> </w:t>
      </w:r>
      <w:proofErr w:type="spellStart"/>
      <w:r>
        <w:t>por</w:t>
      </w:r>
      <w:proofErr w:type="spellEnd"/>
      <w:r>
        <w:t xml:space="preserve"> </w:t>
      </w:r>
      <w:proofErr w:type="spellStart"/>
      <w:r>
        <w:t>finalidad</w:t>
      </w:r>
      <w:proofErr w:type="spellEnd"/>
      <w:r>
        <w:t xml:space="preserve"> </w:t>
      </w:r>
      <w:proofErr w:type="spellStart"/>
      <w:r>
        <w:t>apartaros</w:t>
      </w:r>
      <w:proofErr w:type="spellEnd"/>
      <w:r>
        <w:t xml:space="preserve"> del camino de la Verdad. </w:t>
      </w:r>
    </w:p>
    <w:p w14:paraId="5900B3A1" w14:textId="77777777" w:rsidR="00F50769" w:rsidRDefault="00F50769" w:rsidP="00F50769">
      <w:r>
        <w:t xml:space="preserve">21. </w:t>
      </w:r>
      <w:proofErr w:type="spellStart"/>
      <w:r>
        <w:t>Tomad</w:t>
      </w:r>
      <w:proofErr w:type="spellEnd"/>
      <w:r>
        <w:t xml:space="preserve"> </w:t>
      </w:r>
      <w:proofErr w:type="spellStart"/>
      <w:r>
        <w:t>esta</w:t>
      </w:r>
      <w:proofErr w:type="spellEnd"/>
      <w:r>
        <w:t xml:space="preserve"> </w:t>
      </w:r>
      <w:proofErr w:type="spellStart"/>
      <w:r>
        <w:t>vida</w:t>
      </w:r>
      <w:proofErr w:type="spellEnd"/>
      <w:r>
        <w:t xml:space="preserve"> </w:t>
      </w:r>
      <w:proofErr w:type="spellStart"/>
      <w:r>
        <w:t>como</w:t>
      </w:r>
      <w:proofErr w:type="spellEnd"/>
      <w:r>
        <w:t xml:space="preserve"> un </w:t>
      </w:r>
      <w:proofErr w:type="spellStart"/>
      <w:r>
        <w:t>combate</w:t>
      </w:r>
      <w:proofErr w:type="spellEnd"/>
      <w:r>
        <w:t xml:space="preserve">, </w:t>
      </w:r>
      <w:proofErr w:type="spellStart"/>
      <w:r>
        <w:t>luchad</w:t>
      </w:r>
      <w:proofErr w:type="spellEnd"/>
      <w:r>
        <w:t xml:space="preserve"> </w:t>
      </w:r>
      <w:proofErr w:type="spellStart"/>
      <w:r>
        <w:t>en</w:t>
      </w:r>
      <w:proofErr w:type="spellEnd"/>
      <w:r>
        <w:t xml:space="preserve"> </w:t>
      </w:r>
      <w:proofErr w:type="spellStart"/>
      <w:r>
        <w:t>él</w:t>
      </w:r>
      <w:proofErr w:type="spellEnd"/>
      <w:r>
        <w:t xml:space="preserve"> hasta </w:t>
      </w:r>
      <w:proofErr w:type="spellStart"/>
      <w:r>
        <w:t>vencer</w:t>
      </w:r>
      <w:proofErr w:type="spellEnd"/>
      <w:r>
        <w:t xml:space="preserve">, </w:t>
      </w:r>
      <w:proofErr w:type="spellStart"/>
      <w:r>
        <w:t>llegad</w:t>
      </w:r>
      <w:proofErr w:type="spellEnd"/>
      <w:r>
        <w:t xml:space="preserve"> a mi </w:t>
      </w:r>
      <w:proofErr w:type="spellStart"/>
      <w:r>
        <w:t>presencia</w:t>
      </w:r>
      <w:proofErr w:type="spellEnd"/>
      <w:r>
        <w:t xml:space="preserve"> </w:t>
      </w:r>
      <w:proofErr w:type="spellStart"/>
      <w:r>
        <w:t>como</w:t>
      </w:r>
      <w:proofErr w:type="spellEnd"/>
      <w:r>
        <w:t xml:space="preserve"> un </w:t>
      </w:r>
      <w:proofErr w:type="spellStart"/>
      <w:r>
        <w:t>buen</w:t>
      </w:r>
      <w:proofErr w:type="spellEnd"/>
      <w:r>
        <w:t xml:space="preserve"> soldado y </w:t>
      </w:r>
      <w:proofErr w:type="spellStart"/>
      <w:r>
        <w:t>Yo</w:t>
      </w:r>
      <w:proofErr w:type="spellEnd"/>
      <w:r>
        <w:t xml:space="preserve"> </w:t>
      </w:r>
      <w:proofErr w:type="spellStart"/>
      <w:r>
        <w:t>os</w:t>
      </w:r>
      <w:proofErr w:type="spellEnd"/>
      <w:r>
        <w:t xml:space="preserve"> </w:t>
      </w:r>
      <w:proofErr w:type="spellStart"/>
      <w:r>
        <w:t>entregaré</w:t>
      </w:r>
      <w:proofErr w:type="spellEnd"/>
      <w:r>
        <w:t xml:space="preserve"> un </w:t>
      </w:r>
      <w:proofErr w:type="spellStart"/>
      <w:r>
        <w:t>galardón</w:t>
      </w:r>
      <w:proofErr w:type="spellEnd"/>
      <w:r>
        <w:t xml:space="preserve"> </w:t>
      </w:r>
      <w:proofErr w:type="spellStart"/>
      <w:r>
        <w:t>que</w:t>
      </w:r>
      <w:proofErr w:type="spellEnd"/>
      <w:r>
        <w:t xml:space="preserve"> </w:t>
      </w:r>
      <w:proofErr w:type="spellStart"/>
      <w:r>
        <w:t>llenará</w:t>
      </w:r>
      <w:proofErr w:type="spellEnd"/>
      <w:r>
        <w:t xml:space="preserve"> de luz y </w:t>
      </w:r>
      <w:proofErr w:type="spellStart"/>
      <w:r>
        <w:t>gracia</w:t>
      </w:r>
      <w:proofErr w:type="spellEnd"/>
      <w:r>
        <w:t xml:space="preserve"> a </w:t>
      </w:r>
      <w:proofErr w:type="spellStart"/>
      <w:r>
        <w:t>vuestro</w:t>
      </w:r>
      <w:proofErr w:type="spellEnd"/>
      <w:r>
        <w:t xml:space="preserve"> </w:t>
      </w:r>
      <w:proofErr w:type="spellStart"/>
      <w:r>
        <w:t>espíritu</w:t>
      </w:r>
      <w:proofErr w:type="spellEnd"/>
      <w:r>
        <w:t xml:space="preserve">. Mas a </w:t>
      </w:r>
      <w:proofErr w:type="spellStart"/>
      <w:r>
        <w:t>quienes</w:t>
      </w:r>
      <w:proofErr w:type="spellEnd"/>
      <w:r>
        <w:t xml:space="preserve"> </w:t>
      </w:r>
      <w:proofErr w:type="spellStart"/>
      <w:r>
        <w:t>duerman</w:t>
      </w:r>
      <w:proofErr w:type="spellEnd"/>
      <w:r>
        <w:t xml:space="preserve"> </w:t>
      </w:r>
      <w:proofErr w:type="spellStart"/>
      <w:r>
        <w:t>espiritualmente</w:t>
      </w:r>
      <w:proofErr w:type="spellEnd"/>
      <w:r>
        <w:t xml:space="preserve">, </w:t>
      </w:r>
      <w:proofErr w:type="spellStart"/>
      <w:r>
        <w:t>imitando</w:t>
      </w:r>
      <w:proofErr w:type="spellEnd"/>
      <w:r>
        <w:t xml:space="preserve"> </w:t>
      </w:r>
      <w:proofErr w:type="spellStart"/>
      <w:r>
        <w:t>en</w:t>
      </w:r>
      <w:proofErr w:type="spellEnd"/>
      <w:r>
        <w:t xml:space="preserve"> </w:t>
      </w:r>
      <w:proofErr w:type="spellStart"/>
      <w:r>
        <w:t>su</w:t>
      </w:r>
      <w:proofErr w:type="spellEnd"/>
      <w:r>
        <w:t xml:space="preserve"> </w:t>
      </w:r>
      <w:proofErr w:type="spellStart"/>
      <w:r>
        <w:t>infidelidad</w:t>
      </w:r>
      <w:proofErr w:type="spellEnd"/>
      <w:r>
        <w:t xml:space="preserve"> a las </w:t>
      </w:r>
      <w:proofErr w:type="spellStart"/>
      <w:r>
        <w:t>vírgenes</w:t>
      </w:r>
      <w:proofErr w:type="spellEnd"/>
      <w:r>
        <w:t xml:space="preserve"> </w:t>
      </w:r>
      <w:proofErr w:type="spellStart"/>
      <w:r>
        <w:t>imprudentes</w:t>
      </w:r>
      <w:proofErr w:type="spellEnd"/>
      <w:r>
        <w:t xml:space="preserve"> de la </w:t>
      </w:r>
      <w:proofErr w:type="spellStart"/>
      <w:r>
        <w:t>parábola</w:t>
      </w:r>
      <w:proofErr w:type="spellEnd"/>
      <w:r>
        <w:t xml:space="preserve">, </w:t>
      </w:r>
      <w:proofErr w:type="spellStart"/>
      <w:r>
        <w:t>serán</w:t>
      </w:r>
      <w:proofErr w:type="spellEnd"/>
      <w:r>
        <w:t xml:space="preserve"> </w:t>
      </w:r>
      <w:proofErr w:type="spellStart"/>
      <w:r>
        <w:t>sorprendidos</w:t>
      </w:r>
      <w:proofErr w:type="spellEnd"/>
      <w:r>
        <w:t xml:space="preserve"> </w:t>
      </w:r>
      <w:proofErr w:type="spellStart"/>
      <w:r>
        <w:t>por</w:t>
      </w:r>
      <w:proofErr w:type="spellEnd"/>
      <w:r>
        <w:t xml:space="preserve"> la </w:t>
      </w:r>
      <w:proofErr w:type="spellStart"/>
      <w:r>
        <w:t>muerte</w:t>
      </w:r>
      <w:proofErr w:type="spellEnd"/>
      <w:r>
        <w:t xml:space="preserve">, la </w:t>
      </w:r>
      <w:proofErr w:type="spellStart"/>
      <w:r>
        <w:t>que</w:t>
      </w:r>
      <w:proofErr w:type="spellEnd"/>
      <w:r>
        <w:t xml:space="preserve"> </w:t>
      </w:r>
      <w:proofErr w:type="spellStart"/>
      <w:r>
        <w:t>los</w:t>
      </w:r>
      <w:proofErr w:type="spellEnd"/>
      <w:r>
        <w:t xml:space="preserve"> </w:t>
      </w:r>
      <w:proofErr w:type="spellStart"/>
      <w:r>
        <w:t>encontrará</w:t>
      </w:r>
      <w:proofErr w:type="spellEnd"/>
      <w:r>
        <w:t xml:space="preserve"> con </w:t>
      </w:r>
      <w:proofErr w:type="spellStart"/>
      <w:r>
        <w:t>su</w:t>
      </w:r>
      <w:proofErr w:type="spellEnd"/>
      <w:r>
        <w:t xml:space="preserve"> </w:t>
      </w:r>
      <w:proofErr w:type="spellStart"/>
      <w:r>
        <w:t>lámpara</w:t>
      </w:r>
      <w:proofErr w:type="spellEnd"/>
      <w:r>
        <w:t xml:space="preserve"> </w:t>
      </w:r>
      <w:proofErr w:type="spellStart"/>
      <w:r>
        <w:t>apagada</w:t>
      </w:r>
      <w:proofErr w:type="spellEnd"/>
      <w:r>
        <w:t xml:space="preserve">. </w:t>
      </w:r>
    </w:p>
    <w:p w14:paraId="0AF8120A" w14:textId="77777777" w:rsidR="00F50769" w:rsidRDefault="00F50769" w:rsidP="00F50769">
      <w:r>
        <w:t xml:space="preserve">22. Cada </w:t>
      </w:r>
      <w:proofErr w:type="spellStart"/>
      <w:r>
        <w:t>criatura</w:t>
      </w:r>
      <w:proofErr w:type="spellEnd"/>
      <w:r>
        <w:t xml:space="preserve">, </w:t>
      </w:r>
      <w:proofErr w:type="spellStart"/>
      <w:r>
        <w:t>cada</w:t>
      </w:r>
      <w:proofErr w:type="spellEnd"/>
      <w:r>
        <w:t xml:space="preserve"> hombre, </w:t>
      </w:r>
      <w:proofErr w:type="spellStart"/>
      <w:r>
        <w:t>tiene</w:t>
      </w:r>
      <w:proofErr w:type="spellEnd"/>
      <w:r>
        <w:t xml:space="preserve"> un sitio </w:t>
      </w:r>
      <w:proofErr w:type="spellStart"/>
      <w:r>
        <w:t>asignado</w:t>
      </w:r>
      <w:proofErr w:type="spellEnd"/>
      <w:r>
        <w:t xml:space="preserve"> </w:t>
      </w:r>
      <w:proofErr w:type="spellStart"/>
      <w:r>
        <w:t>que</w:t>
      </w:r>
      <w:proofErr w:type="spellEnd"/>
      <w:r>
        <w:t xml:space="preserve"> no </w:t>
      </w:r>
      <w:proofErr w:type="spellStart"/>
      <w:r>
        <w:t>debe</w:t>
      </w:r>
      <w:proofErr w:type="spellEnd"/>
      <w:r>
        <w:t xml:space="preserve"> </w:t>
      </w:r>
      <w:proofErr w:type="spellStart"/>
      <w:r>
        <w:t>perder</w:t>
      </w:r>
      <w:proofErr w:type="spellEnd"/>
      <w:r>
        <w:t xml:space="preserve">, mas </w:t>
      </w:r>
      <w:proofErr w:type="spellStart"/>
      <w:r>
        <w:t>tampoco</w:t>
      </w:r>
      <w:proofErr w:type="spellEnd"/>
      <w:r>
        <w:t xml:space="preserve"> </w:t>
      </w:r>
      <w:proofErr w:type="spellStart"/>
      <w:r>
        <w:t>debe</w:t>
      </w:r>
      <w:proofErr w:type="spellEnd"/>
      <w:r>
        <w:t xml:space="preserve"> </w:t>
      </w:r>
      <w:proofErr w:type="spellStart"/>
      <w:r>
        <w:t>tomar</w:t>
      </w:r>
      <w:proofErr w:type="spellEnd"/>
      <w:r>
        <w:t xml:space="preserve"> </w:t>
      </w:r>
      <w:proofErr w:type="spellStart"/>
      <w:r>
        <w:t>el</w:t>
      </w:r>
      <w:proofErr w:type="spellEnd"/>
      <w:r>
        <w:t xml:space="preserve"> sitio </w:t>
      </w:r>
      <w:proofErr w:type="spellStart"/>
      <w:r>
        <w:t>que</w:t>
      </w:r>
      <w:proofErr w:type="spellEnd"/>
      <w:r>
        <w:t xml:space="preserve"> </w:t>
      </w:r>
      <w:proofErr w:type="gramStart"/>
      <w:r>
        <w:t>no</w:t>
      </w:r>
      <w:proofErr w:type="gramEnd"/>
      <w:r>
        <w:t xml:space="preserve"> le </w:t>
      </w:r>
      <w:proofErr w:type="spellStart"/>
      <w:r>
        <w:t>corresponda</w:t>
      </w:r>
      <w:proofErr w:type="spellEnd"/>
      <w:r>
        <w:t xml:space="preserve">. </w:t>
      </w:r>
    </w:p>
    <w:p w14:paraId="69D8C858" w14:textId="77777777" w:rsidR="00F50769" w:rsidRDefault="00F50769" w:rsidP="00F50769">
      <w:r>
        <w:lastRenderedPageBreak/>
        <w:t>23. ¡</w:t>
      </w:r>
      <w:proofErr w:type="spellStart"/>
      <w:r>
        <w:t>Cuánta</w:t>
      </w:r>
      <w:proofErr w:type="spellEnd"/>
      <w:r>
        <w:t xml:space="preserve"> </w:t>
      </w:r>
      <w:proofErr w:type="spellStart"/>
      <w:r>
        <w:t>responsabilidad</w:t>
      </w:r>
      <w:proofErr w:type="spellEnd"/>
      <w:r>
        <w:t xml:space="preserve"> </w:t>
      </w:r>
      <w:proofErr w:type="spellStart"/>
      <w:r>
        <w:t>tienen</w:t>
      </w:r>
      <w:proofErr w:type="spellEnd"/>
      <w:r>
        <w:t xml:space="preserve"> </w:t>
      </w:r>
      <w:proofErr w:type="spellStart"/>
      <w:r>
        <w:t>los</w:t>
      </w:r>
      <w:proofErr w:type="spellEnd"/>
      <w:r>
        <w:t xml:space="preserve"> </w:t>
      </w:r>
      <w:proofErr w:type="spellStart"/>
      <w:r>
        <w:t>que</w:t>
      </w:r>
      <w:proofErr w:type="spellEnd"/>
      <w:r>
        <w:t xml:space="preserve"> me </w:t>
      </w:r>
      <w:proofErr w:type="spellStart"/>
      <w:r>
        <w:t>hayan</w:t>
      </w:r>
      <w:proofErr w:type="spellEnd"/>
      <w:r>
        <w:t xml:space="preserve"> </w:t>
      </w:r>
      <w:proofErr w:type="spellStart"/>
      <w:r>
        <w:t>escuchado</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aunque</w:t>
      </w:r>
      <w:proofErr w:type="spellEnd"/>
      <w:r>
        <w:t xml:space="preserve"> </w:t>
      </w:r>
      <w:proofErr w:type="spellStart"/>
      <w:r>
        <w:t>sólo</w:t>
      </w:r>
      <w:proofErr w:type="spellEnd"/>
      <w:r>
        <w:t xml:space="preserve"> me </w:t>
      </w:r>
      <w:proofErr w:type="spellStart"/>
      <w:r>
        <w:t>hayan</w:t>
      </w:r>
      <w:proofErr w:type="spellEnd"/>
      <w:r>
        <w:t xml:space="preserve"> </w:t>
      </w:r>
      <w:proofErr w:type="spellStart"/>
      <w:r>
        <w:t>oído</w:t>
      </w:r>
      <w:proofErr w:type="spellEnd"/>
      <w:r>
        <w:t xml:space="preserve"> </w:t>
      </w:r>
      <w:proofErr w:type="spellStart"/>
      <w:r>
        <w:t>una</w:t>
      </w:r>
      <w:proofErr w:type="spellEnd"/>
      <w:r>
        <w:t xml:space="preserve"> sola </w:t>
      </w:r>
      <w:proofErr w:type="spellStart"/>
      <w:r>
        <w:t>vez</w:t>
      </w:r>
      <w:proofErr w:type="spellEnd"/>
      <w:r>
        <w:t xml:space="preserve">! </w:t>
      </w:r>
    </w:p>
    <w:p w14:paraId="3C8AD972" w14:textId="77777777" w:rsidR="00F50769" w:rsidRDefault="00F50769" w:rsidP="00F50769">
      <w:r>
        <w:t xml:space="preserve">24. Al </w:t>
      </w:r>
      <w:proofErr w:type="spellStart"/>
      <w:r>
        <w:t>recibir</w:t>
      </w:r>
      <w:proofErr w:type="spellEnd"/>
      <w:r>
        <w:t xml:space="preserve"> mi </w:t>
      </w:r>
      <w:proofErr w:type="spellStart"/>
      <w:r>
        <w:t>llamado</w:t>
      </w:r>
      <w:proofErr w:type="spellEnd"/>
      <w:r>
        <w:t xml:space="preserve">, </w:t>
      </w:r>
      <w:proofErr w:type="spellStart"/>
      <w:r>
        <w:t>os</w:t>
      </w:r>
      <w:proofErr w:type="spellEnd"/>
      <w:r>
        <w:t xml:space="preserve"> </w:t>
      </w:r>
      <w:proofErr w:type="spellStart"/>
      <w:r>
        <w:t>habéis</w:t>
      </w:r>
      <w:proofErr w:type="spellEnd"/>
      <w:r>
        <w:t xml:space="preserve"> </w:t>
      </w:r>
      <w:proofErr w:type="spellStart"/>
      <w:r>
        <w:t>levantado</w:t>
      </w:r>
      <w:proofErr w:type="spellEnd"/>
      <w:r>
        <w:t xml:space="preserve"> </w:t>
      </w:r>
      <w:proofErr w:type="spellStart"/>
      <w:r>
        <w:t>presurosos</w:t>
      </w:r>
      <w:proofErr w:type="spellEnd"/>
      <w:r>
        <w:t xml:space="preserve">, para </w:t>
      </w:r>
      <w:proofErr w:type="spellStart"/>
      <w:r>
        <w:t>reuniros</w:t>
      </w:r>
      <w:proofErr w:type="spellEnd"/>
      <w:r>
        <w:t xml:space="preserve"> y </w:t>
      </w:r>
      <w:proofErr w:type="spellStart"/>
      <w:r>
        <w:t>conversar</w:t>
      </w:r>
      <w:proofErr w:type="spellEnd"/>
      <w:r>
        <w:t xml:space="preserve"> </w:t>
      </w:r>
      <w:proofErr w:type="spellStart"/>
      <w:r>
        <w:t>espiritualmente</w:t>
      </w:r>
      <w:proofErr w:type="spellEnd"/>
      <w:r>
        <w:t xml:space="preserve"> </w:t>
      </w:r>
      <w:proofErr w:type="spellStart"/>
      <w:r>
        <w:t>conmigo</w:t>
      </w:r>
      <w:proofErr w:type="spellEnd"/>
      <w:r>
        <w:t xml:space="preserve">. </w:t>
      </w:r>
      <w:proofErr w:type="spellStart"/>
      <w:r>
        <w:t>Quiero</w:t>
      </w:r>
      <w:proofErr w:type="spellEnd"/>
      <w:r>
        <w:t xml:space="preserve"> </w:t>
      </w:r>
      <w:proofErr w:type="spellStart"/>
      <w:r>
        <w:t>mirar</w:t>
      </w:r>
      <w:proofErr w:type="spellEnd"/>
      <w:r>
        <w:t xml:space="preserve"> a </w:t>
      </w:r>
      <w:proofErr w:type="spellStart"/>
      <w:r>
        <w:t>vuestro</w:t>
      </w:r>
      <w:proofErr w:type="spellEnd"/>
      <w:r>
        <w:t xml:space="preserve"> </w:t>
      </w:r>
      <w:proofErr w:type="spellStart"/>
      <w:r>
        <w:t>espíritu</w:t>
      </w:r>
      <w:proofErr w:type="spellEnd"/>
      <w:r>
        <w:t xml:space="preserve"> </w:t>
      </w:r>
      <w:proofErr w:type="spellStart"/>
      <w:r>
        <w:t>lleno</w:t>
      </w:r>
      <w:proofErr w:type="spellEnd"/>
      <w:r>
        <w:t xml:space="preserve"> de </w:t>
      </w:r>
      <w:proofErr w:type="spellStart"/>
      <w:r>
        <w:t>esperanza</w:t>
      </w:r>
      <w:proofErr w:type="spellEnd"/>
      <w:r>
        <w:t xml:space="preserve"> y de </w:t>
      </w:r>
      <w:proofErr w:type="spellStart"/>
      <w:r>
        <w:t>fe</w:t>
      </w:r>
      <w:proofErr w:type="spellEnd"/>
      <w:r>
        <w:t xml:space="preserve">, </w:t>
      </w:r>
      <w:proofErr w:type="spellStart"/>
      <w:r>
        <w:t>conforme</w:t>
      </w:r>
      <w:proofErr w:type="spellEnd"/>
      <w:r>
        <w:t xml:space="preserve"> con </w:t>
      </w:r>
      <w:proofErr w:type="spellStart"/>
      <w:r>
        <w:t>su</w:t>
      </w:r>
      <w:proofErr w:type="spellEnd"/>
      <w:r>
        <w:t xml:space="preserve"> </w:t>
      </w:r>
      <w:proofErr w:type="spellStart"/>
      <w:r>
        <w:t>misión</w:t>
      </w:r>
      <w:proofErr w:type="spellEnd"/>
      <w:r>
        <w:t xml:space="preserve">, </w:t>
      </w:r>
      <w:proofErr w:type="spellStart"/>
      <w:r>
        <w:t>fuerte</w:t>
      </w:r>
      <w:proofErr w:type="spellEnd"/>
      <w:r>
        <w:t xml:space="preserve"> y </w:t>
      </w:r>
      <w:proofErr w:type="spellStart"/>
      <w:r>
        <w:t>sereno</w:t>
      </w:r>
      <w:proofErr w:type="spellEnd"/>
      <w:r>
        <w:t xml:space="preserve"> </w:t>
      </w:r>
      <w:proofErr w:type="spellStart"/>
      <w:r>
        <w:t>en</w:t>
      </w:r>
      <w:proofErr w:type="spellEnd"/>
      <w:r>
        <w:t xml:space="preserve"> las </w:t>
      </w:r>
      <w:proofErr w:type="spellStart"/>
      <w:r>
        <w:t>pruebas</w:t>
      </w:r>
      <w:proofErr w:type="spellEnd"/>
      <w:r>
        <w:t xml:space="preserve">. No </w:t>
      </w:r>
      <w:proofErr w:type="spellStart"/>
      <w:r>
        <w:t>os</w:t>
      </w:r>
      <w:proofErr w:type="spellEnd"/>
      <w:r>
        <w:t xml:space="preserve"> </w:t>
      </w:r>
      <w:proofErr w:type="spellStart"/>
      <w:r>
        <w:t>canséis</w:t>
      </w:r>
      <w:proofErr w:type="spellEnd"/>
      <w:r>
        <w:t xml:space="preserve"> de </w:t>
      </w:r>
      <w:proofErr w:type="spellStart"/>
      <w:r>
        <w:t>luchar</w:t>
      </w:r>
      <w:proofErr w:type="spellEnd"/>
      <w:r>
        <w:t xml:space="preserve">, no </w:t>
      </w:r>
      <w:proofErr w:type="spellStart"/>
      <w:r>
        <w:t>os</w:t>
      </w:r>
      <w:proofErr w:type="spellEnd"/>
      <w:r>
        <w:t xml:space="preserve"> </w:t>
      </w:r>
      <w:proofErr w:type="spellStart"/>
      <w:r>
        <w:t>detengáis</w:t>
      </w:r>
      <w:proofErr w:type="spellEnd"/>
      <w:r>
        <w:t xml:space="preserve"> </w:t>
      </w:r>
      <w:proofErr w:type="spellStart"/>
      <w:r>
        <w:t>si</w:t>
      </w:r>
      <w:proofErr w:type="spellEnd"/>
      <w:r>
        <w:t xml:space="preserve"> </w:t>
      </w:r>
      <w:proofErr w:type="spellStart"/>
      <w:r>
        <w:t>sentís</w:t>
      </w:r>
      <w:proofErr w:type="spellEnd"/>
      <w:r>
        <w:t xml:space="preserve"> </w:t>
      </w:r>
      <w:proofErr w:type="spellStart"/>
      <w:r>
        <w:t>que</w:t>
      </w:r>
      <w:proofErr w:type="spellEnd"/>
      <w:r>
        <w:t xml:space="preserve"> </w:t>
      </w:r>
      <w:proofErr w:type="spellStart"/>
      <w:r>
        <w:t>el</w:t>
      </w:r>
      <w:proofErr w:type="spellEnd"/>
      <w:r>
        <w:t xml:space="preserve"> camino es largo, no </w:t>
      </w:r>
      <w:proofErr w:type="spellStart"/>
      <w:r>
        <w:t>olvidéis</w:t>
      </w:r>
      <w:proofErr w:type="spellEnd"/>
      <w:r>
        <w:t xml:space="preserve"> </w:t>
      </w:r>
      <w:proofErr w:type="spellStart"/>
      <w:r>
        <w:t>que</w:t>
      </w:r>
      <w:proofErr w:type="spellEnd"/>
      <w:r>
        <w:t xml:space="preserve"> mi Espíritu </w:t>
      </w:r>
      <w:proofErr w:type="spellStart"/>
      <w:r>
        <w:t>os</w:t>
      </w:r>
      <w:proofErr w:type="spellEnd"/>
      <w:r>
        <w:t xml:space="preserve"> </w:t>
      </w:r>
      <w:proofErr w:type="spellStart"/>
      <w:r>
        <w:t>acompaña</w:t>
      </w:r>
      <w:proofErr w:type="spellEnd"/>
      <w:r>
        <w:t xml:space="preserve"> y </w:t>
      </w:r>
      <w:proofErr w:type="spellStart"/>
      <w:r>
        <w:t>que</w:t>
      </w:r>
      <w:proofErr w:type="spellEnd"/>
      <w:r>
        <w:t xml:space="preserve"> </w:t>
      </w:r>
      <w:proofErr w:type="spellStart"/>
      <w:r>
        <w:t>por</w:t>
      </w:r>
      <w:proofErr w:type="spellEnd"/>
      <w:r>
        <w:t xml:space="preserve"> lo tanto, </w:t>
      </w:r>
      <w:proofErr w:type="spellStart"/>
      <w:r>
        <w:t>podéis</w:t>
      </w:r>
      <w:proofErr w:type="spellEnd"/>
      <w:r>
        <w:t xml:space="preserve"> ser </w:t>
      </w:r>
      <w:proofErr w:type="spellStart"/>
      <w:r>
        <w:t>invencibles</w:t>
      </w:r>
      <w:proofErr w:type="spellEnd"/>
      <w:r>
        <w:t xml:space="preserve"> </w:t>
      </w:r>
      <w:proofErr w:type="spellStart"/>
      <w:r>
        <w:t>en</w:t>
      </w:r>
      <w:proofErr w:type="spellEnd"/>
      <w:r>
        <w:t xml:space="preserve"> las </w:t>
      </w:r>
      <w:proofErr w:type="spellStart"/>
      <w:r>
        <w:t>pruebas</w:t>
      </w:r>
      <w:proofErr w:type="spellEnd"/>
      <w:r>
        <w:t xml:space="preserve">. </w:t>
      </w:r>
    </w:p>
    <w:p w14:paraId="35C4BF75" w14:textId="77777777" w:rsidR="00F50769" w:rsidRDefault="00F50769" w:rsidP="00F50769">
      <w:r>
        <w:t xml:space="preserve">25. </w:t>
      </w:r>
      <w:proofErr w:type="spellStart"/>
      <w:r>
        <w:t>Vuestro</w:t>
      </w:r>
      <w:proofErr w:type="spellEnd"/>
      <w:r>
        <w:t xml:space="preserve"> </w:t>
      </w:r>
      <w:proofErr w:type="spellStart"/>
      <w:r>
        <w:t>cáliz</w:t>
      </w:r>
      <w:proofErr w:type="spellEnd"/>
      <w:r>
        <w:t xml:space="preserve">, lo </w:t>
      </w:r>
      <w:proofErr w:type="spellStart"/>
      <w:r>
        <w:t>mismo</w:t>
      </w:r>
      <w:proofErr w:type="spellEnd"/>
      <w:r>
        <w:t xml:space="preserve"> ha </w:t>
      </w:r>
      <w:proofErr w:type="spellStart"/>
      <w:r>
        <w:t>contenido</w:t>
      </w:r>
      <w:proofErr w:type="spellEnd"/>
      <w:r>
        <w:t xml:space="preserve"> </w:t>
      </w:r>
      <w:proofErr w:type="spellStart"/>
      <w:r>
        <w:t>alegrías</w:t>
      </w:r>
      <w:proofErr w:type="spellEnd"/>
      <w:r>
        <w:t xml:space="preserve"> y </w:t>
      </w:r>
      <w:proofErr w:type="spellStart"/>
      <w:r>
        <w:t>paz</w:t>
      </w:r>
      <w:proofErr w:type="spellEnd"/>
      <w:r>
        <w:t xml:space="preserve">, </w:t>
      </w:r>
      <w:proofErr w:type="spellStart"/>
      <w:r>
        <w:t>que</w:t>
      </w:r>
      <w:proofErr w:type="spellEnd"/>
      <w:r>
        <w:t xml:space="preserve"> </w:t>
      </w:r>
      <w:proofErr w:type="spellStart"/>
      <w:r>
        <w:t>dolores</w:t>
      </w:r>
      <w:proofErr w:type="spellEnd"/>
      <w:r>
        <w:t xml:space="preserve"> e </w:t>
      </w:r>
      <w:proofErr w:type="spellStart"/>
      <w:r>
        <w:t>incertidumbres</w:t>
      </w:r>
      <w:proofErr w:type="spellEnd"/>
      <w:r>
        <w:t xml:space="preserve">. </w:t>
      </w:r>
      <w:proofErr w:type="spellStart"/>
      <w:r>
        <w:t>Habéis</w:t>
      </w:r>
      <w:proofErr w:type="spellEnd"/>
      <w:r>
        <w:t xml:space="preserve"> </w:t>
      </w:r>
      <w:proofErr w:type="spellStart"/>
      <w:r>
        <w:t>reído</w:t>
      </w:r>
      <w:proofErr w:type="spellEnd"/>
      <w:r>
        <w:t xml:space="preserve"> y </w:t>
      </w:r>
      <w:proofErr w:type="spellStart"/>
      <w:r>
        <w:t>llorando</w:t>
      </w:r>
      <w:proofErr w:type="spellEnd"/>
      <w:r>
        <w:t xml:space="preserve"> </w:t>
      </w:r>
      <w:proofErr w:type="spellStart"/>
      <w:r>
        <w:t>en</w:t>
      </w:r>
      <w:proofErr w:type="spellEnd"/>
      <w:r>
        <w:t xml:space="preserve"> </w:t>
      </w:r>
      <w:proofErr w:type="spellStart"/>
      <w:r>
        <w:t>vuestra</w:t>
      </w:r>
      <w:proofErr w:type="spellEnd"/>
      <w:r>
        <w:t xml:space="preserve"> </w:t>
      </w:r>
      <w:proofErr w:type="spellStart"/>
      <w:r>
        <w:t>vida</w:t>
      </w:r>
      <w:proofErr w:type="spellEnd"/>
      <w:r>
        <w:t xml:space="preserve"> y hay </w:t>
      </w:r>
      <w:proofErr w:type="spellStart"/>
      <w:r>
        <w:t>quienes</w:t>
      </w:r>
      <w:proofErr w:type="spellEnd"/>
      <w:r>
        <w:t xml:space="preserve"> </w:t>
      </w:r>
      <w:proofErr w:type="spellStart"/>
      <w:r>
        <w:t>han</w:t>
      </w:r>
      <w:proofErr w:type="spellEnd"/>
      <w:r>
        <w:t xml:space="preserve"> </w:t>
      </w:r>
      <w:proofErr w:type="spellStart"/>
      <w:r>
        <w:t>envejecido</w:t>
      </w:r>
      <w:proofErr w:type="spellEnd"/>
      <w:r>
        <w:t xml:space="preserve"> </w:t>
      </w:r>
      <w:proofErr w:type="spellStart"/>
      <w:r>
        <w:t>prematuramente</w:t>
      </w:r>
      <w:proofErr w:type="spellEnd"/>
      <w:r>
        <w:t xml:space="preserve">, </w:t>
      </w:r>
      <w:proofErr w:type="spellStart"/>
      <w:r>
        <w:t>porque</w:t>
      </w:r>
      <w:proofErr w:type="spellEnd"/>
      <w:r>
        <w:t xml:space="preserve"> </w:t>
      </w:r>
      <w:proofErr w:type="spellStart"/>
      <w:r>
        <w:t>flaquearon</w:t>
      </w:r>
      <w:proofErr w:type="spellEnd"/>
      <w:r>
        <w:t xml:space="preserve"> </w:t>
      </w:r>
      <w:proofErr w:type="spellStart"/>
      <w:r>
        <w:t>en</w:t>
      </w:r>
      <w:proofErr w:type="spellEnd"/>
      <w:r>
        <w:t xml:space="preserve"> la </w:t>
      </w:r>
      <w:proofErr w:type="spellStart"/>
      <w:r>
        <w:t>prueba</w:t>
      </w:r>
      <w:proofErr w:type="spellEnd"/>
      <w:r>
        <w:t xml:space="preserve"> y </w:t>
      </w:r>
      <w:proofErr w:type="spellStart"/>
      <w:r>
        <w:t>sintieron</w:t>
      </w:r>
      <w:proofErr w:type="spellEnd"/>
      <w:r>
        <w:t xml:space="preserve"> </w:t>
      </w:r>
      <w:proofErr w:type="spellStart"/>
      <w:r>
        <w:t>que</w:t>
      </w:r>
      <w:proofErr w:type="spellEnd"/>
      <w:r>
        <w:t xml:space="preserve"> las </w:t>
      </w:r>
      <w:proofErr w:type="spellStart"/>
      <w:r>
        <w:t>fuerzas</w:t>
      </w:r>
      <w:proofErr w:type="spellEnd"/>
      <w:r>
        <w:t xml:space="preserve"> les </w:t>
      </w:r>
      <w:proofErr w:type="spellStart"/>
      <w:r>
        <w:t>faltaron</w:t>
      </w:r>
      <w:proofErr w:type="spellEnd"/>
      <w:r>
        <w:t xml:space="preserve">. </w:t>
      </w:r>
    </w:p>
    <w:p w14:paraId="57F1CB90" w14:textId="77777777" w:rsidR="00F50769" w:rsidRDefault="00F50769" w:rsidP="00F50769">
      <w:r>
        <w:t xml:space="preserve">26. Mujeres: </w:t>
      </w:r>
      <w:proofErr w:type="spellStart"/>
      <w:r>
        <w:t>Contemplo</w:t>
      </w:r>
      <w:proofErr w:type="spellEnd"/>
      <w:r>
        <w:t xml:space="preserve"> </w:t>
      </w:r>
      <w:proofErr w:type="spellStart"/>
      <w:r>
        <w:t>herido</w:t>
      </w:r>
      <w:proofErr w:type="spellEnd"/>
      <w:r>
        <w:t xml:space="preserve"> </w:t>
      </w:r>
      <w:proofErr w:type="spellStart"/>
      <w:r>
        <w:t>vuestro</w:t>
      </w:r>
      <w:proofErr w:type="spellEnd"/>
      <w:r>
        <w:t xml:space="preserve"> </w:t>
      </w:r>
      <w:proofErr w:type="spellStart"/>
      <w:r>
        <w:t>corazón</w:t>
      </w:r>
      <w:proofErr w:type="spellEnd"/>
      <w:r>
        <w:t xml:space="preserve">, las </w:t>
      </w:r>
      <w:proofErr w:type="spellStart"/>
      <w:r>
        <w:t>penas</w:t>
      </w:r>
      <w:proofErr w:type="spellEnd"/>
      <w:r>
        <w:t xml:space="preserve"> </w:t>
      </w:r>
      <w:proofErr w:type="spellStart"/>
      <w:r>
        <w:t>han</w:t>
      </w:r>
      <w:proofErr w:type="spellEnd"/>
      <w:r>
        <w:t xml:space="preserve"> </w:t>
      </w:r>
      <w:proofErr w:type="spellStart"/>
      <w:r>
        <w:t>abatido</w:t>
      </w:r>
      <w:proofErr w:type="spellEnd"/>
      <w:r>
        <w:t xml:space="preserve"> a </w:t>
      </w:r>
      <w:proofErr w:type="spellStart"/>
      <w:r>
        <w:t>vuestra</w:t>
      </w:r>
      <w:proofErr w:type="spellEnd"/>
      <w:r>
        <w:t xml:space="preserve"> </w:t>
      </w:r>
      <w:proofErr w:type="spellStart"/>
      <w:r>
        <w:t>envoltura</w:t>
      </w:r>
      <w:proofErr w:type="spellEnd"/>
      <w:r>
        <w:t xml:space="preserve">, </w:t>
      </w:r>
      <w:proofErr w:type="spellStart"/>
      <w:r>
        <w:t>más</w:t>
      </w:r>
      <w:proofErr w:type="spellEnd"/>
      <w:r>
        <w:t xml:space="preserve"> </w:t>
      </w:r>
      <w:proofErr w:type="spellStart"/>
      <w:r>
        <w:t>aún</w:t>
      </w:r>
      <w:proofErr w:type="spellEnd"/>
      <w:r>
        <w:t xml:space="preserve"> hay </w:t>
      </w:r>
      <w:proofErr w:type="spellStart"/>
      <w:r>
        <w:t>fuerza</w:t>
      </w:r>
      <w:proofErr w:type="spellEnd"/>
      <w:r>
        <w:t xml:space="preserve"> </w:t>
      </w:r>
      <w:proofErr w:type="spellStart"/>
      <w:r>
        <w:t>en</w:t>
      </w:r>
      <w:proofErr w:type="spellEnd"/>
      <w:r>
        <w:t xml:space="preserve"> </w:t>
      </w:r>
      <w:proofErr w:type="spellStart"/>
      <w:r>
        <w:t>el</w:t>
      </w:r>
      <w:proofErr w:type="spellEnd"/>
      <w:r>
        <w:t xml:space="preserve"> </w:t>
      </w:r>
      <w:proofErr w:type="spellStart"/>
      <w:r>
        <w:t>espíritu</w:t>
      </w:r>
      <w:proofErr w:type="spellEnd"/>
      <w:r>
        <w:t xml:space="preserve"> para </w:t>
      </w:r>
      <w:proofErr w:type="spellStart"/>
      <w:r>
        <w:t>seguir</w:t>
      </w:r>
      <w:proofErr w:type="spellEnd"/>
      <w:r>
        <w:t xml:space="preserve"> </w:t>
      </w:r>
      <w:proofErr w:type="spellStart"/>
      <w:r>
        <w:t>en</w:t>
      </w:r>
      <w:proofErr w:type="spellEnd"/>
      <w:r>
        <w:t xml:space="preserve"> pie. A </w:t>
      </w:r>
      <w:proofErr w:type="spellStart"/>
      <w:r>
        <w:t>pesar</w:t>
      </w:r>
      <w:proofErr w:type="spellEnd"/>
      <w:r>
        <w:t xml:space="preserve"> del </w:t>
      </w:r>
      <w:proofErr w:type="spellStart"/>
      <w:r>
        <w:t>sufrimiento</w:t>
      </w:r>
      <w:proofErr w:type="spellEnd"/>
      <w:r>
        <w:t xml:space="preserve">, </w:t>
      </w:r>
      <w:proofErr w:type="spellStart"/>
      <w:r>
        <w:t>habéis</w:t>
      </w:r>
      <w:proofErr w:type="spellEnd"/>
      <w:r>
        <w:t xml:space="preserve"> </w:t>
      </w:r>
      <w:proofErr w:type="spellStart"/>
      <w:r>
        <w:t>sabido</w:t>
      </w:r>
      <w:proofErr w:type="spellEnd"/>
      <w:r>
        <w:t xml:space="preserve"> </w:t>
      </w:r>
      <w:proofErr w:type="spellStart"/>
      <w:r>
        <w:t>confiar</w:t>
      </w:r>
      <w:proofErr w:type="spellEnd"/>
      <w:r>
        <w:t xml:space="preserve"> y </w:t>
      </w:r>
      <w:proofErr w:type="spellStart"/>
      <w:r>
        <w:t>esperar</w:t>
      </w:r>
      <w:proofErr w:type="spellEnd"/>
      <w:r>
        <w:t xml:space="preserve"> </w:t>
      </w:r>
      <w:proofErr w:type="spellStart"/>
      <w:r>
        <w:t>en</w:t>
      </w:r>
      <w:proofErr w:type="spellEnd"/>
      <w:r>
        <w:t xml:space="preserve"> </w:t>
      </w:r>
      <w:proofErr w:type="spellStart"/>
      <w:r>
        <w:t>Mí</w:t>
      </w:r>
      <w:proofErr w:type="spellEnd"/>
      <w:r>
        <w:t xml:space="preserve">, </w:t>
      </w:r>
      <w:proofErr w:type="spellStart"/>
      <w:r>
        <w:t>porque</w:t>
      </w:r>
      <w:proofErr w:type="spellEnd"/>
      <w:r>
        <w:t xml:space="preserve"> </w:t>
      </w:r>
      <w:proofErr w:type="spellStart"/>
      <w:r>
        <w:t>sabéis</w:t>
      </w:r>
      <w:proofErr w:type="spellEnd"/>
      <w:r>
        <w:t xml:space="preserve"> </w:t>
      </w:r>
      <w:proofErr w:type="spellStart"/>
      <w:r>
        <w:t>que</w:t>
      </w:r>
      <w:proofErr w:type="spellEnd"/>
      <w:r>
        <w:t xml:space="preserve"> </w:t>
      </w:r>
      <w:proofErr w:type="spellStart"/>
      <w:r>
        <w:t>siempre</w:t>
      </w:r>
      <w:proofErr w:type="spellEnd"/>
      <w:r>
        <w:t xml:space="preserve"> me </w:t>
      </w:r>
      <w:proofErr w:type="spellStart"/>
      <w:r>
        <w:t>acerco</w:t>
      </w:r>
      <w:proofErr w:type="spellEnd"/>
      <w:r>
        <w:t xml:space="preserve"> </w:t>
      </w:r>
      <w:proofErr w:type="gramStart"/>
      <w:r>
        <w:t>a</w:t>
      </w:r>
      <w:proofErr w:type="gramEnd"/>
      <w:r>
        <w:t xml:space="preserve"> </w:t>
      </w:r>
      <w:proofErr w:type="spellStart"/>
      <w:r>
        <w:t>enjugar</w:t>
      </w:r>
      <w:proofErr w:type="spellEnd"/>
      <w:r>
        <w:t xml:space="preserve"> </w:t>
      </w:r>
      <w:proofErr w:type="spellStart"/>
      <w:r>
        <w:t>vuestras</w:t>
      </w:r>
      <w:proofErr w:type="spellEnd"/>
      <w:r>
        <w:t xml:space="preserve"> </w:t>
      </w:r>
      <w:proofErr w:type="spellStart"/>
      <w:r>
        <w:t>lágrimas</w:t>
      </w:r>
      <w:proofErr w:type="spellEnd"/>
      <w:r>
        <w:t xml:space="preserve"> y </w:t>
      </w:r>
      <w:proofErr w:type="gramStart"/>
      <w:r>
        <w:t>a</w:t>
      </w:r>
      <w:proofErr w:type="gramEnd"/>
      <w:r>
        <w:t xml:space="preserve"> </w:t>
      </w:r>
      <w:proofErr w:type="spellStart"/>
      <w:r>
        <w:t>endulzar</w:t>
      </w:r>
      <w:proofErr w:type="spellEnd"/>
      <w:r>
        <w:t xml:space="preserve"> </w:t>
      </w:r>
      <w:proofErr w:type="spellStart"/>
      <w:r>
        <w:t>vuestros</w:t>
      </w:r>
      <w:proofErr w:type="spellEnd"/>
      <w:r>
        <w:t xml:space="preserve"> </w:t>
      </w:r>
      <w:proofErr w:type="spellStart"/>
      <w:r>
        <w:t>labios</w:t>
      </w:r>
      <w:proofErr w:type="spellEnd"/>
      <w:r>
        <w:t xml:space="preserve">. </w:t>
      </w:r>
      <w:proofErr w:type="spellStart"/>
      <w:r>
        <w:t>Recordad</w:t>
      </w:r>
      <w:proofErr w:type="spellEnd"/>
      <w:r>
        <w:t xml:space="preserve"> </w:t>
      </w:r>
      <w:proofErr w:type="spellStart"/>
      <w:r>
        <w:t>que</w:t>
      </w:r>
      <w:proofErr w:type="spellEnd"/>
      <w:r>
        <w:t xml:space="preserve"> </w:t>
      </w:r>
      <w:proofErr w:type="spellStart"/>
      <w:r>
        <w:t>os</w:t>
      </w:r>
      <w:proofErr w:type="spellEnd"/>
      <w:r>
        <w:t xml:space="preserve"> he </w:t>
      </w:r>
      <w:proofErr w:type="spellStart"/>
      <w:r>
        <w:t>dicho</w:t>
      </w:r>
      <w:proofErr w:type="spellEnd"/>
      <w:r>
        <w:t xml:space="preserve"> </w:t>
      </w:r>
      <w:proofErr w:type="spellStart"/>
      <w:r>
        <w:t>que</w:t>
      </w:r>
      <w:proofErr w:type="spellEnd"/>
      <w:r>
        <w:t xml:space="preserve"> la hoja del árbol no se </w:t>
      </w:r>
      <w:proofErr w:type="spellStart"/>
      <w:r>
        <w:t>mueve</w:t>
      </w:r>
      <w:proofErr w:type="spellEnd"/>
      <w:r>
        <w:t xml:space="preserve"> sin mi </w:t>
      </w:r>
      <w:proofErr w:type="spellStart"/>
      <w:r>
        <w:t>voluntad</w:t>
      </w:r>
      <w:proofErr w:type="spellEnd"/>
      <w:r>
        <w:t xml:space="preserve">. ¿No </w:t>
      </w:r>
      <w:proofErr w:type="spellStart"/>
      <w:r>
        <w:t>habéis</w:t>
      </w:r>
      <w:proofErr w:type="spellEnd"/>
      <w:r>
        <w:t xml:space="preserve"> </w:t>
      </w:r>
      <w:proofErr w:type="spellStart"/>
      <w:r>
        <w:t>pensado</w:t>
      </w:r>
      <w:proofErr w:type="spellEnd"/>
      <w:r>
        <w:t xml:space="preserve"> </w:t>
      </w:r>
      <w:proofErr w:type="spellStart"/>
      <w:r>
        <w:t>que</w:t>
      </w:r>
      <w:proofErr w:type="spellEnd"/>
      <w:r>
        <w:t xml:space="preserve"> ese dolor </w:t>
      </w:r>
      <w:proofErr w:type="spellStart"/>
      <w:r>
        <w:t>que</w:t>
      </w:r>
      <w:proofErr w:type="spellEnd"/>
      <w:r>
        <w:t xml:space="preserve"> </w:t>
      </w:r>
      <w:proofErr w:type="spellStart"/>
      <w:r>
        <w:t>habéis</w:t>
      </w:r>
      <w:proofErr w:type="spellEnd"/>
      <w:r>
        <w:t xml:space="preserve"> </w:t>
      </w:r>
      <w:proofErr w:type="spellStart"/>
      <w:r>
        <w:t>apurado</w:t>
      </w:r>
      <w:proofErr w:type="spellEnd"/>
      <w:r>
        <w:t xml:space="preserve"> es </w:t>
      </w:r>
      <w:proofErr w:type="spellStart"/>
      <w:r>
        <w:t>el</w:t>
      </w:r>
      <w:proofErr w:type="spellEnd"/>
      <w:r>
        <w:t xml:space="preserve"> </w:t>
      </w:r>
      <w:proofErr w:type="spellStart"/>
      <w:r>
        <w:t>crisol</w:t>
      </w:r>
      <w:proofErr w:type="spellEnd"/>
      <w:r>
        <w:t xml:space="preserve"> </w:t>
      </w:r>
      <w:proofErr w:type="spellStart"/>
      <w:r>
        <w:t>en</w:t>
      </w:r>
      <w:proofErr w:type="spellEnd"/>
      <w:r>
        <w:t xml:space="preserve"> </w:t>
      </w:r>
      <w:proofErr w:type="spellStart"/>
      <w:r>
        <w:t>donde</w:t>
      </w:r>
      <w:proofErr w:type="spellEnd"/>
      <w:r>
        <w:t xml:space="preserve"> se </w:t>
      </w:r>
      <w:proofErr w:type="spellStart"/>
      <w:r>
        <w:t>purifica</w:t>
      </w:r>
      <w:proofErr w:type="spellEnd"/>
      <w:r>
        <w:t xml:space="preserve"> </w:t>
      </w:r>
      <w:proofErr w:type="spellStart"/>
      <w:r>
        <w:t>vuestro</w:t>
      </w:r>
      <w:proofErr w:type="spellEnd"/>
      <w:r>
        <w:t xml:space="preserve"> </w:t>
      </w:r>
      <w:proofErr w:type="spellStart"/>
      <w:r>
        <w:t>espíritu</w:t>
      </w:r>
      <w:proofErr w:type="spellEnd"/>
      <w:r>
        <w:t xml:space="preserve">? ¿No </w:t>
      </w:r>
      <w:proofErr w:type="spellStart"/>
      <w:r>
        <w:t>sabéis</w:t>
      </w:r>
      <w:proofErr w:type="spellEnd"/>
      <w:r>
        <w:t xml:space="preserve"> </w:t>
      </w:r>
      <w:proofErr w:type="spellStart"/>
      <w:r>
        <w:t>que</w:t>
      </w:r>
      <w:proofErr w:type="spellEnd"/>
      <w:r>
        <w:t xml:space="preserve"> </w:t>
      </w:r>
      <w:proofErr w:type="spellStart"/>
      <w:r>
        <w:t>estáis</w:t>
      </w:r>
      <w:proofErr w:type="spellEnd"/>
      <w:r>
        <w:t xml:space="preserve"> </w:t>
      </w:r>
      <w:proofErr w:type="spellStart"/>
      <w:r>
        <w:t>en</w:t>
      </w:r>
      <w:proofErr w:type="spellEnd"/>
      <w:r>
        <w:t xml:space="preserve"> </w:t>
      </w:r>
      <w:proofErr w:type="spellStart"/>
      <w:r>
        <w:t>una</w:t>
      </w:r>
      <w:proofErr w:type="spellEnd"/>
      <w:r>
        <w:t xml:space="preserve"> </w:t>
      </w:r>
      <w:proofErr w:type="spellStart"/>
      <w:r>
        <w:t>época</w:t>
      </w:r>
      <w:proofErr w:type="spellEnd"/>
      <w:r>
        <w:t xml:space="preserve"> de lucha </w:t>
      </w:r>
      <w:proofErr w:type="spellStart"/>
      <w:r>
        <w:t>espiritual</w:t>
      </w:r>
      <w:proofErr w:type="spellEnd"/>
      <w:r>
        <w:t xml:space="preserve"> </w:t>
      </w:r>
      <w:proofErr w:type="spellStart"/>
      <w:r>
        <w:t>en</w:t>
      </w:r>
      <w:proofErr w:type="spellEnd"/>
      <w:r>
        <w:t xml:space="preserve"> la </w:t>
      </w:r>
      <w:proofErr w:type="spellStart"/>
      <w:r>
        <w:t>que</w:t>
      </w:r>
      <w:proofErr w:type="spellEnd"/>
      <w:r>
        <w:t xml:space="preserve"> </w:t>
      </w:r>
      <w:proofErr w:type="spellStart"/>
      <w:r>
        <w:t>debéis</w:t>
      </w:r>
      <w:proofErr w:type="spellEnd"/>
      <w:r>
        <w:t xml:space="preserve"> </w:t>
      </w:r>
      <w:proofErr w:type="spellStart"/>
      <w:r>
        <w:t>dar</w:t>
      </w:r>
      <w:proofErr w:type="spellEnd"/>
      <w:r>
        <w:t xml:space="preserve"> </w:t>
      </w:r>
      <w:proofErr w:type="spellStart"/>
      <w:r>
        <w:t>pruebas</w:t>
      </w:r>
      <w:proofErr w:type="spellEnd"/>
      <w:r>
        <w:t xml:space="preserve"> de </w:t>
      </w:r>
      <w:proofErr w:type="spellStart"/>
      <w:r>
        <w:t>vuestra</w:t>
      </w:r>
      <w:proofErr w:type="spellEnd"/>
      <w:r>
        <w:t xml:space="preserve"> </w:t>
      </w:r>
      <w:proofErr w:type="spellStart"/>
      <w:r>
        <w:t>fortaleza</w:t>
      </w:r>
      <w:proofErr w:type="spellEnd"/>
      <w:r>
        <w:t xml:space="preserve">? </w:t>
      </w:r>
      <w:proofErr w:type="spellStart"/>
      <w:r>
        <w:t>Benditas</w:t>
      </w:r>
      <w:proofErr w:type="spellEnd"/>
      <w:r>
        <w:t xml:space="preserve"> </w:t>
      </w:r>
      <w:proofErr w:type="spellStart"/>
      <w:r>
        <w:t>seáis</w:t>
      </w:r>
      <w:proofErr w:type="spellEnd"/>
      <w:r>
        <w:t xml:space="preserve"> </w:t>
      </w:r>
      <w:proofErr w:type="spellStart"/>
      <w:r>
        <w:t>porque</w:t>
      </w:r>
      <w:proofErr w:type="spellEnd"/>
      <w:r>
        <w:t xml:space="preserve"> </w:t>
      </w:r>
      <w:proofErr w:type="spellStart"/>
      <w:r>
        <w:t>en</w:t>
      </w:r>
      <w:proofErr w:type="spellEnd"/>
      <w:r>
        <w:t xml:space="preserve"> </w:t>
      </w:r>
      <w:proofErr w:type="spellStart"/>
      <w:r>
        <w:t>muchas</w:t>
      </w:r>
      <w:proofErr w:type="spellEnd"/>
      <w:r>
        <w:t xml:space="preserve"> </w:t>
      </w:r>
      <w:proofErr w:type="spellStart"/>
      <w:r>
        <w:t>pruebas</w:t>
      </w:r>
      <w:proofErr w:type="spellEnd"/>
      <w:r>
        <w:t xml:space="preserve"> </w:t>
      </w:r>
      <w:proofErr w:type="spellStart"/>
      <w:r>
        <w:t>habéis</w:t>
      </w:r>
      <w:proofErr w:type="spellEnd"/>
      <w:r>
        <w:t xml:space="preserve"> </w:t>
      </w:r>
      <w:proofErr w:type="spellStart"/>
      <w:r>
        <w:t>sido</w:t>
      </w:r>
      <w:proofErr w:type="spellEnd"/>
      <w:r>
        <w:t xml:space="preserve"> </w:t>
      </w:r>
      <w:proofErr w:type="spellStart"/>
      <w:r>
        <w:t>fuertes</w:t>
      </w:r>
      <w:proofErr w:type="spellEnd"/>
      <w:r>
        <w:t xml:space="preserve"> y </w:t>
      </w:r>
      <w:proofErr w:type="spellStart"/>
      <w:r>
        <w:t>por</w:t>
      </w:r>
      <w:proofErr w:type="spellEnd"/>
      <w:r>
        <w:t xml:space="preserve"> </w:t>
      </w:r>
      <w:proofErr w:type="spellStart"/>
      <w:r>
        <w:t>eso</w:t>
      </w:r>
      <w:proofErr w:type="spellEnd"/>
      <w:r>
        <w:t xml:space="preserve"> </w:t>
      </w:r>
      <w:proofErr w:type="spellStart"/>
      <w:r>
        <w:t>vuestros</w:t>
      </w:r>
      <w:proofErr w:type="spellEnd"/>
      <w:r>
        <w:t xml:space="preserve"> </w:t>
      </w:r>
      <w:proofErr w:type="spellStart"/>
      <w:r>
        <w:t>méritos</w:t>
      </w:r>
      <w:proofErr w:type="spellEnd"/>
      <w:r>
        <w:t xml:space="preserve"> </w:t>
      </w:r>
      <w:proofErr w:type="spellStart"/>
      <w:r>
        <w:t>os</w:t>
      </w:r>
      <w:proofErr w:type="spellEnd"/>
      <w:r>
        <w:t xml:space="preserve"> </w:t>
      </w:r>
      <w:proofErr w:type="spellStart"/>
      <w:r>
        <w:t>hacen</w:t>
      </w:r>
      <w:proofErr w:type="spellEnd"/>
      <w:r>
        <w:t xml:space="preserve"> </w:t>
      </w:r>
      <w:proofErr w:type="spellStart"/>
      <w:r>
        <w:t>acreedoras</w:t>
      </w:r>
      <w:proofErr w:type="spellEnd"/>
      <w:r>
        <w:t xml:space="preserve"> a mi </w:t>
      </w:r>
      <w:proofErr w:type="spellStart"/>
      <w:r>
        <w:t>paz</w:t>
      </w:r>
      <w:proofErr w:type="spellEnd"/>
      <w:r>
        <w:t xml:space="preserve">. </w:t>
      </w:r>
      <w:proofErr w:type="spellStart"/>
      <w:r>
        <w:t>Yo</w:t>
      </w:r>
      <w:proofErr w:type="spellEnd"/>
      <w:r>
        <w:t xml:space="preserve"> no </w:t>
      </w:r>
      <w:proofErr w:type="spellStart"/>
      <w:r>
        <w:t>os</w:t>
      </w:r>
      <w:proofErr w:type="spellEnd"/>
      <w:r>
        <w:t xml:space="preserve"> he </w:t>
      </w:r>
      <w:proofErr w:type="spellStart"/>
      <w:r>
        <w:t>ofrecido</w:t>
      </w:r>
      <w:proofErr w:type="spellEnd"/>
      <w:r>
        <w:t xml:space="preserve"> </w:t>
      </w:r>
      <w:proofErr w:type="spellStart"/>
      <w:r>
        <w:t>goces</w:t>
      </w:r>
      <w:proofErr w:type="spellEnd"/>
      <w:r>
        <w:t xml:space="preserve"> </w:t>
      </w:r>
      <w:proofErr w:type="spellStart"/>
      <w:r>
        <w:t>perpetuos</w:t>
      </w:r>
      <w:proofErr w:type="spellEnd"/>
      <w:r>
        <w:t xml:space="preserve"> </w:t>
      </w:r>
      <w:proofErr w:type="spellStart"/>
      <w:r>
        <w:t>en</w:t>
      </w:r>
      <w:proofErr w:type="spellEnd"/>
      <w:r>
        <w:t xml:space="preserve"> la Tierra; </w:t>
      </w:r>
      <w:proofErr w:type="spellStart"/>
      <w:r>
        <w:t>el</w:t>
      </w:r>
      <w:proofErr w:type="spellEnd"/>
      <w:r>
        <w:t xml:space="preserve"> </w:t>
      </w:r>
      <w:proofErr w:type="spellStart"/>
      <w:r>
        <w:t>espíritu</w:t>
      </w:r>
      <w:proofErr w:type="spellEnd"/>
      <w:r>
        <w:t xml:space="preserve"> sabe, </w:t>
      </w:r>
      <w:proofErr w:type="spellStart"/>
      <w:r>
        <w:t>que</w:t>
      </w:r>
      <w:proofErr w:type="spellEnd"/>
      <w:r>
        <w:t xml:space="preserve"> al </w:t>
      </w:r>
      <w:proofErr w:type="spellStart"/>
      <w:r>
        <w:t>venir</w:t>
      </w:r>
      <w:proofErr w:type="spellEnd"/>
      <w:r>
        <w:t xml:space="preserve"> </w:t>
      </w:r>
      <w:proofErr w:type="gramStart"/>
      <w:r>
        <w:t>a</w:t>
      </w:r>
      <w:proofErr w:type="gramEnd"/>
      <w:r>
        <w:t xml:space="preserve"> </w:t>
      </w:r>
      <w:proofErr w:type="spellStart"/>
      <w:r>
        <w:t>este</w:t>
      </w:r>
      <w:proofErr w:type="spellEnd"/>
      <w:r>
        <w:t xml:space="preserve"> </w:t>
      </w:r>
      <w:proofErr w:type="spellStart"/>
      <w:r>
        <w:t>valle</w:t>
      </w:r>
      <w:proofErr w:type="spellEnd"/>
      <w:r>
        <w:t xml:space="preserve">, le </w:t>
      </w:r>
      <w:proofErr w:type="spellStart"/>
      <w:r>
        <w:t>esperan</w:t>
      </w:r>
      <w:proofErr w:type="spellEnd"/>
      <w:r>
        <w:t xml:space="preserve"> </w:t>
      </w:r>
      <w:proofErr w:type="spellStart"/>
      <w:r>
        <w:t>trabajos</w:t>
      </w:r>
      <w:proofErr w:type="spellEnd"/>
      <w:r>
        <w:t xml:space="preserve"> y lucha para </w:t>
      </w:r>
      <w:proofErr w:type="spellStart"/>
      <w:r>
        <w:t>forjarse</w:t>
      </w:r>
      <w:proofErr w:type="spellEnd"/>
      <w:r>
        <w:t xml:space="preserve"> y </w:t>
      </w:r>
      <w:proofErr w:type="spellStart"/>
      <w:r>
        <w:t>perfeccionarse</w:t>
      </w:r>
      <w:proofErr w:type="spellEnd"/>
      <w:r>
        <w:t xml:space="preserve">; mas </w:t>
      </w:r>
      <w:proofErr w:type="spellStart"/>
      <w:r>
        <w:t>siempre</w:t>
      </w:r>
      <w:proofErr w:type="spellEnd"/>
      <w:r>
        <w:t xml:space="preserve"> </w:t>
      </w:r>
      <w:proofErr w:type="spellStart"/>
      <w:r>
        <w:t>en</w:t>
      </w:r>
      <w:proofErr w:type="spellEnd"/>
      <w:r>
        <w:t xml:space="preserve"> medio de </w:t>
      </w:r>
      <w:proofErr w:type="spellStart"/>
      <w:r>
        <w:t>vuestra</w:t>
      </w:r>
      <w:proofErr w:type="spellEnd"/>
      <w:r>
        <w:t xml:space="preserve"> </w:t>
      </w:r>
      <w:proofErr w:type="spellStart"/>
      <w:r>
        <w:t>batalla</w:t>
      </w:r>
      <w:proofErr w:type="spellEnd"/>
      <w:r>
        <w:t xml:space="preserve">, mi </w:t>
      </w:r>
      <w:proofErr w:type="spellStart"/>
      <w:r>
        <w:t>caridad</w:t>
      </w:r>
      <w:proofErr w:type="spellEnd"/>
      <w:r>
        <w:t xml:space="preserve"> ha </w:t>
      </w:r>
      <w:proofErr w:type="spellStart"/>
      <w:r>
        <w:t>sido</w:t>
      </w:r>
      <w:proofErr w:type="spellEnd"/>
      <w:r>
        <w:t xml:space="preserve"> </w:t>
      </w:r>
      <w:proofErr w:type="spellStart"/>
      <w:r>
        <w:t>como</w:t>
      </w:r>
      <w:proofErr w:type="spellEnd"/>
      <w:r>
        <w:t xml:space="preserve"> un </w:t>
      </w:r>
      <w:proofErr w:type="spellStart"/>
      <w:r>
        <w:t>manto</w:t>
      </w:r>
      <w:proofErr w:type="spellEnd"/>
      <w:r>
        <w:t xml:space="preserve"> </w:t>
      </w:r>
      <w:proofErr w:type="spellStart"/>
      <w:r>
        <w:t>que</w:t>
      </w:r>
      <w:proofErr w:type="spellEnd"/>
      <w:r>
        <w:t xml:space="preserve"> </w:t>
      </w:r>
      <w:proofErr w:type="spellStart"/>
      <w:r>
        <w:t>os</w:t>
      </w:r>
      <w:proofErr w:type="spellEnd"/>
      <w:r>
        <w:t xml:space="preserve"> ha </w:t>
      </w:r>
      <w:proofErr w:type="spellStart"/>
      <w:r>
        <w:t>protegido</w:t>
      </w:r>
      <w:proofErr w:type="spellEnd"/>
      <w:r>
        <w:t xml:space="preserve">. </w:t>
      </w:r>
    </w:p>
    <w:p w14:paraId="721B27E7" w14:textId="77777777" w:rsidR="00F50769" w:rsidRDefault="00F50769" w:rsidP="00F50769">
      <w:r>
        <w:t xml:space="preserve">27. Pueblo: ¿No </w:t>
      </w:r>
      <w:proofErr w:type="spellStart"/>
      <w:r>
        <w:t>estáis</w:t>
      </w:r>
      <w:proofErr w:type="spellEnd"/>
      <w:r>
        <w:t xml:space="preserve"> </w:t>
      </w:r>
      <w:proofErr w:type="spellStart"/>
      <w:r>
        <w:t>satisfechos</w:t>
      </w:r>
      <w:proofErr w:type="spellEnd"/>
      <w:r>
        <w:t xml:space="preserve">, </w:t>
      </w:r>
      <w:proofErr w:type="spellStart"/>
      <w:r>
        <w:t>sabiendo</w:t>
      </w:r>
      <w:proofErr w:type="spellEnd"/>
      <w:r>
        <w:t xml:space="preserve"> </w:t>
      </w:r>
      <w:proofErr w:type="spellStart"/>
      <w:r>
        <w:t>que</w:t>
      </w:r>
      <w:proofErr w:type="spellEnd"/>
      <w:r>
        <w:t xml:space="preserve"> </w:t>
      </w:r>
      <w:proofErr w:type="spellStart"/>
      <w:r>
        <w:t>estoy</w:t>
      </w:r>
      <w:proofErr w:type="spellEnd"/>
      <w:r>
        <w:t xml:space="preserve"> </w:t>
      </w:r>
      <w:proofErr w:type="spellStart"/>
      <w:r>
        <w:t>manifestándome</w:t>
      </w:r>
      <w:proofErr w:type="spellEnd"/>
      <w:r>
        <w:t xml:space="preserve"> ante las multitudes </w:t>
      </w:r>
      <w:proofErr w:type="spellStart"/>
      <w:r>
        <w:t>en</w:t>
      </w:r>
      <w:proofErr w:type="spellEnd"/>
      <w:r>
        <w:t xml:space="preserve"> forma </w:t>
      </w:r>
      <w:proofErr w:type="spellStart"/>
      <w:r>
        <w:t>clara</w:t>
      </w:r>
      <w:proofErr w:type="spellEnd"/>
      <w:r>
        <w:t xml:space="preserve">, y </w:t>
      </w:r>
      <w:proofErr w:type="spellStart"/>
      <w:r>
        <w:t>que</w:t>
      </w:r>
      <w:proofErr w:type="spellEnd"/>
      <w:r>
        <w:t xml:space="preserve"> </w:t>
      </w:r>
      <w:proofErr w:type="spellStart"/>
      <w:r>
        <w:t>en</w:t>
      </w:r>
      <w:proofErr w:type="spellEnd"/>
      <w:r>
        <w:t xml:space="preserve"> </w:t>
      </w:r>
      <w:proofErr w:type="spellStart"/>
      <w:r>
        <w:t>todas</w:t>
      </w:r>
      <w:proofErr w:type="spellEnd"/>
      <w:r>
        <w:t xml:space="preserve"> las </w:t>
      </w:r>
      <w:proofErr w:type="spellStart"/>
      <w:r>
        <w:t>naciones</w:t>
      </w:r>
      <w:proofErr w:type="spellEnd"/>
      <w:r>
        <w:t xml:space="preserve"> </w:t>
      </w:r>
      <w:proofErr w:type="spellStart"/>
      <w:r>
        <w:t>estoy</w:t>
      </w:r>
      <w:proofErr w:type="spellEnd"/>
      <w:r>
        <w:t xml:space="preserve"> </w:t>
      </w:r>
      <w:proofErr w:type="spellStart"/>
      <w:r>
        <w:t>esperando</w:t>
      </w:r>
      <w:proofErr w:type="spellEnd"/>
      <w:r>
        <w:t xml:space="preserve"> a mis </w:t>
      </w:r>
      <w:proofErr w:type="spellStart"/>
      <w:r>
        <w:t>escogidos</w:t>
      </w:r>
      <w:proofErr w:type="spellEnd"/>
      <w:r>
        <w:t xml:space="preserve">? </w:t>
      </w:r>
      <w:proofErr w:type="spellStart"/>
      <w:r>
        <w:t>Quiero</w:t>
      </w:r>
      <w:proofErr w:type="spellEnd"/>
      <w:r>
        <w:t xml:space="preserve"> ser para </w:t>
      </w:r>
      <w:proofErr w:type="spellStart"/>
      <w:r>
        <w:t>todos</w:t>
      </w:r>
      <w:proofErr w:type="spellEnd"/>
      <w:r>
        <w:t xml:space="preserve"> </w:t>
      </w:r>
      <w:proofErr w:type="spellStart"/>
      <w:r>
        <w:t>como</w:t>
      </w:r>
      <w:proofErr w:type="spellEnd"/>
      <w:r>
        <w:t xml:space="preserve"> un amigo, </w:t>
      </w:r>
      <w:proofErr w:type="spellStart"/>
      <w:r>
        <w:t>como</w:t>
      </w:r>
      <w:proofErr w:type="spellEnd"/>
      <w:r>
        <w:t xml:space="preserve"> un </w:t>
      </w:r>
      <w:proofErr w:type="spellStart"/>
      <w:r>
        <w:t>consejero</w:t>
      </w:r>
      <w:proofErr w:type="spellEnd"/>
      <w:r>
        <w:t xml:space="preserve"> y </w:t>
      </w:r>
      <w:proofErr w:type="spellStart"/>
      <w:r>
        <w:t>confidente</w:t>
      </w:r>
      <w:proofErr w:type="spellEnd"/>
      <w:r>
        <w:t xml:space="preserve"> de </w:t>
      </w:r>
      <w:proofErr w:type="spellStart"/>
      <w:r>
        <w:t>vuestro</w:t>
      </w:r>
      <w:proofErr w:type="spellEnd"/>
      <w:r>
        <w:t xml:space="preserve"> </w:t>
      </w:r>
      <w:proofErr w:type="spellStart"/>
      <w:r>
        <w:t>espíritu</w:t>
      </w:r>
      <w:proofErr w:type="spellEnd"/>
      <w:r>
        <w:t xml:space="preserve">. </w:t>
      </w:r>
    </w:p>
    <w:p w14:paraId="16D6CBE5" w14:textId="77777777" w:rsidR="00F50769" w:rsidRDefault="00F50769" w:rsidP="00F50769">
      <w:r>
        <w:t xml:space="preserve">28. No </w:t>
      </w:r>
      <w:proofErr w:type="spellStart"/>
      <w:r>
        <w:t>todos</w:t>
      </w:r>
      <w:proofErr w:type="spellEnd"/>
      <w:r>
        <w:t xml:space="preserve"> </w:t>
      </w:r>
      <w:proofErr w:type="spellStart"/>
      <w:r>
        <w:t>creéis</w:t>
      </w:r>
      <w:proofErr w:type="spellEnd"/>
      <w:r>
        <w:t xml:space="preserve"> </w:t>
      </w:r>
      <w:proofErr w:type="spellStart"/>
      <w:r>
        <w:t>en</w:t>
      </w:r>
      <w:proofErr w:type="spellEnd"/>
      <w:r>
        <w:t xml:space="preserve"> </w:t>
      </w:r>
      <w:proofErr w:type="spellStart"/>
      <w:r>
        <w:t>Mí</w:t>
      </w:r>
      <w:proofErr w:type="spellEnd"/>
      <w:r>
        <w:t xml:space="preserve">, mas </w:t>
      </w:r>
      <w:proofErr w:type="spellStart"/>
      <w:r>
        <w:t>esto</w:t>
      </w:r>
      <w:proofErr w:type="spellEnd"/>
      <w:r>
        <w:t xml:space="preserve"> no </w:t>
      </w:r>
      <w:proofErr w:type="spellStart"/>
      <w:r>
        <w:t>impide</w:t>
      </w:r>
      <w:proofErr w:type="spellEnd"/>
      <w:r>
        <w:t xml:space="preserve"> </w:t>
      </w:r>
      <w:proofErr w:type="spellStart"/>
      <w:r>
        <w:t>que</w:t>
      </w:r>
      <w:proofErr w:type="spellEnd"/>
      <w:r>
        <w:t xml:space="preserve"> </w:t>
      </w:r>
      <w:proofErr w:type="spellStart"/>
      <w:r>
        <w:t>Yo</w:t>
      </w:r>
      <w:proofErr w:type="spellEnd"/>
      <w:r>
        <w:t xml:space="preserve"> </w:t>
      </w:r>
      <w:proofErr w:type="spellStart"/>
      <w:r>
        <w:t>os</w:t>
      </w:r>
      <w:proofErr w:type="spellEnd"/>
      <w:r>
        <w:t xml:space="preserve"> </w:t>
      </w:r>
      <w:proofErr w:type="spellStart"/>
      <w:r>
        <w:t>ame</w:t>
      </w:r>
      <w:proofErr w:type="spellEnd"/>
      <w:r>
        <w:t xml:space="preserve"> y </w:t>
      </w:r>
      <w:proofErr w:type="spellStart"/>
      <w:r>
        <w:t>venga</w:t>
      </w:r>
      <w:proofErr w:type="spellEnd"/>
      <w:r>
        <w:t xml:space="preserve"> a </w:t>
      </w:r>
      <w:proofErr w:type="spellStart"/>
      <w:r>
        <w:t>vosotros</w:t>
      </w:r>
      <w:proofErr w:type="spellEnd"/>
      <w:r>
        <w:t>. ¿</w:t>
      </w:r>
      <w:proofErr w:type="spellStart"/>
      <w:r>
        <w:t>Quién</w:t>
      </w:r>
      <w:proofErr w:type="spellEnd"/>
      <w:r>
        <w:t xml:space="preserve"> </w:t>
      </w:r>
      <w:proofErr w:type="spellStart"/>
      <w:r>
        <w:t>podrá</w:t>
      </w:r>
      <w:proofErr w:type="spellEnd"/>
      <w:r>
        <w:t xml:space="preserve"> </w:t>
      </w:r>
      <w:proofErr w:type="spellStart"/>
      <w:r>
        <w:t>detener</w:t>
      </w:r>
      <w:proofErr w:type="spellEnd"/>
      <w:r>
        <w:t xml:space="preserve"> la </w:t>
      </w:r>
      <w:proofErr w:type="spellStart"/>
      <w:r>
        <w:t>fuerza</w:t>
      </w:r>
      <w:proofErr w:type="spellEnd"/>
      <w:r>
        <w:t xml:space="preserve"> de mi Espíritu, </w:t>
      </w:r>
      <w:proofErr w:type="spellStart"/>
      <w:r>
        <w:t>si</w:t>
      </w:r>
      <w:proofErr w:type="spellEnd"/>
      <w:r>
        <w:t xml:space="preserve"> soy </w:t>
      </w:r>
      <w:proofErr w:type="spellStart"/>
      <w:r>
        <w:t>todo</w:t>
      </w:r>
      <w:proofErr w:type="spellEnd"/>
      <w:r>
        <w:t xml:space="preserve"> </w:t>
      </w:r>
    </w:p>
    <w:p w14:paraId="4958D726" w14:textId="77777777" w:rsidR="00F50769" w:rsidRDefault="00F50769" w:rsidP="00F50769">
      <w:r>
        <w:t xml:space="preserve">amor para mis </w:t>
      </w:r>
      <w:proofErr w:type="spellStart"/>
      <w:r>
        <w:t>hijos</w:t>
      </w:r>
      <w:proofErr w:type="spellEnd"/>
      <w:r>
        <w:t xml:space="preserve">? ¿Y </w:t>
      </w:r>
      <w:proofErr w:type="spellStart"/>
      <w:r>
        <w:t>quién</w:t>
      </w:r>
      <w:proofErr w:type="spellEnd"/>
      <w:r>
        <w:t xml:space="preserve"> </w:t>
      </w:r>
      <w:proofErr w:type="spellStart"/>
      <w:r>
        <w:t>podrá</w:t>
      </w:r>
      <w:proofErr w:type="spellEnd"/>
      <w:r>
        <w:t xml:space="preserve"> </w:t>
      </w:r>
      <w:proofErr w:type="spellStart"/>
      <w:r>
        <w:t>juzgar</w:t>
      </w:r>
      <w:proofErr w:type="spellEnd"/>
      <w:r>
        <w:t xml:space="preserve"> mi Obra y </w:t>
      </w:r>
      <w:proofErr w:type="spellStart"/>
      <w:r>
        <w:t>penetrar</w:t>
      </w:r>
      <w:proofErr w:type="spellEnd"/>
      <w:r>
        <w:t xml:space="preserve"> </w:t>
      </w:r>
      <w:proofErr w:type="spellStart"/>
      <w:r>
        <w:t>en</w:t>
      </w:r>
      <w:proofErr w:type="spellEnd"/>
      <w:r>
        <w:t xml:space="preserve"> mi </w:t>
      </w:r>
      <w:proofErr w:type="spellStart"/>
      <w:r>
        <w:t>arcano</w:t>
      </w:r>
      <w:proofErr w:type="spellEnd"/>
      <w:r>
        <w:t xml:space="preserve">? </w:t>
      </w:r>
    </w:p>
    <w:p w14:paraId="7042A72A" w14:textId="77777777" w:rsidR="00F50769" w:rsidRDefault="00F50769" w:rsidP="00F50769">
      <w:r>
        <w:lastRenderedPageBreak/>
        <w:t xml:space="preserve">29. Hoy </w:t>
      </w:r>
      <w:proofErr w:type="spellStart"/>
      <w:r>
        <w:t>estáis</w:t>
      </w:r>
      <w:proofErr w:type="spellEnd"/>
      <w:r>
        <w:t xml:space="preserve"> </w:t>
      </w:r>
      <w:proofErr w:type="spellStart"/>
      <w:r>
        <w:t>conmigo</w:t>
      </w:r>
      <w:proofErr w:type="spellEnd"/>
      <w:r>
        <w:t xml:space="preserve">, </w:t>
      </w:r>
      <w:proofErr w:type="spellStart"/>
      <w:r>
        <w:t>discípulos</w:t>
      </w:r>
      <w:proofErr w:type="spellEnd"/>
      <w:r>
        <w:t xml:space="preserve">; </w:t>
      </w:r>
      <w:proofErr w:type="spellStart"/>
      <w:r>
        <w:t>descansad</w:t>
      </w:r>
      <w:proofErr w:type="spellEnd"/>
      <w:r>
        <w:t xml:space="preserve">, </w:t>
      </w:r>
      <w:proofErr w:type="spellStart"/>
      <w:r>
        <w:t>que</w:t>
      </w:r>
      <w:proofErr w:type="spellEnd"/>
      <w:r>
        <w:t xml:space="preserve"> </w:t>
      </w:r>
      <w:proofErr w:type="spellStart"/>
      <w:r>
        <w:t>Yo</w:t>
      </w:r>
      <w:proofErr w:type="spellEnd"/>
      <w:r>
        <w:t xml:space="preserve"> velo </w:t>
      </w:r>
      <w:proofErr w:type="spellStart"/>
      <w:r>
        <w:t>por</w:t>
      </w:r>
      <w:proofErr w:type="spellEnd"/>
      <w:r>
        <w:t xml:space="preserve"> </w:t>
      </w:r>
      <w:proofErr w:type="spellStart"/>
      <w:r>
        <w:t>vosotros</w:t>
      </w:r>
      <w:proofErr w:type="spellEnd"/>
      <w:r>
        <w:t xml:space="preserve">. No </w:t>
      </w:r>
      <w:proofErr w:type="spellStart"/>
      <w:r>
        <w:t>minéis</w:t>
      </w:r>
      <w:proofErr w:type="spellEnd"/>
      <w:r>
        <w:t xml:space="preserve"> </w:t>
      </w:r>
      <w:proofErr w:type="spellStart"/>
      <w:r>
        <w:t>más</w:t>
      </w:r>
      <w:proofErr w:type="spellEnd"/>
      <w:r>
        <w:t xml:space="preserve"> </w:t>
      </w:r>
      <w:proofErr w:type="spellStart"/>
      <w:r>
        <w:t>vuestra</w:t>
      </w:r>
      <w:proofErr w:type="spellEnd"/>
      <w:r>
        <w:t xml:space="preserve"> </w:t>
      </w:r>
      <w:proofErr w:type="spellStart"/>
      <w:r>
        <w:t>salud</w:t>
      </w:r>
      <w:proofErr w:type="spellEnd"/>
      <w:r>
        <w:t xml:space="preserve"> </w:t>
      </w:r>
      <w:proofErr w:type="spellStart"/>
      <w:r>
        <w:t>en</w:t>
      </w:r>
      <w:proofErr w:type="spellEnd"/>
      <w:r>
        <w:t xml:space="preserve"> </w:t>
      </w:r>
      <w:proofErr w:type="spellStart"/>
      <w:r>
        <w:t>obras</w:t>
      </w:r>
      <w:proofErr w:type="spellEnd"/>
      <w:r>
        <w:t xml:space="preserve"> </w:t>
      </w:r>
      <w:proofErr w:type="spellStart"/>
      <w:r>
        <w:t>superfluas</w:t>
      </w:r>
      <w:proofErr w:type="spellEnd"/>
      <w:r>
        <w:t>. ¡</w:t>
      </w:r>
      <w:proofErr w:type="spellStart"/>
      <w:r>
        <w:t>Cuánto</w:t>
      </w:r>
      <w:proofErr w:type="spellEnd"/>
      <w:r>
        <w:t xml:space="preserve"> </w:t>
      </w:r>
      <w:proofErr w:type="spellStart"/>
      <w:r>
        <w:t>habéis</w:t>
      </w:r>
      <w:proofErr w:type="spellEnd"/>
      <w:r>
        <w:t xml:space="preserve"> </w:t>
      </w:r>
      <w:proofErr w:type="spellStart"/>
      <w:r>
        <w:t>tenido</w:t>
      </w:r>
      <w:proofErr w:type="spellEnd"/>
      <w:r>
        <w:t xml:space="preserve"> </w:t>
      </w:r>
      <w:proofErr w:type="spellStart"/>
      <w:r>
        <w:t>que</w:t>
      </w:r>
      <w:proofErr w:type="spellEnd"/>
      <w:r>
        <w:t xml:space="preserve"> </w:t>
      </w:r>
      <w:proofErr w:type="spellStart"/>
      <w:r>
        <w:t>sufrir</w:t>
      </w:r>
      <w:proofErr w:type="spellEnd"/>
      <w:r>
        <w:t xml:space="preserve"> para </w:t>
      </w:r>
      <w:proofErr w:type="spellStart"/>
      <w:r>
        <w:t>devolver</w:t>
      </w:r>
      <w:proofErr w:type="spellEnd"/>
      <w:r>
        <w:t xml:space="preserve"> la </w:t>
      </w:r>
      <w:proofErr w:type="spellStart"/>
      <w:r>
        <w:t>pureza</w:t>
      </w:r>
      <w:proofErr w:type="spellEnd"/>
      <w:r>
        <w:t xml:space="preserve"> a </w:t>
      </w:r>
      <w:proofErr w:type="spellStart"/>
      <w:r>
        <w:t>vuestro</w:t>
      </w:r>
      <w:proofErr w:type="spellEnd"/>
      <w:r>
        <w:t xml:space="preserve"> </w:t>
      </w:r>
      <w:proofErr w:type="spellStart"/>
      <w:r>
        <w:t>espíritu</w:t>
      </w:r>
      <w:proofErr w:type="spellEnd"/>
      <w:r>
        <w:t xml:space="preserve"> y </w:t>
      </w:r>
      <w:proofErr w:type="spellStart"/>
      <w:r>
        <w:t>restituirle</w:t>
      </w:r>
      <w:proofErr w:type="spellEnd"/>
      <w:r>
        <w:t xml:space="preserve"> las </w:t>
      </w:r>
      <w:proofErr w:type="spellStart"/>
      <w:r>
        <w:t>virtudes</w:t>
      </w:r>
      <w:proofErr w:type="spellEnd"/>
      <w:r>
        <w:t xml:space="preserve"> de </w:t>
      </w:r>
      <w:proofErr w:type="spellStart"/>
      <w:r>
        <w:t>que</w:t>
      </w:r>
      <w:proofErr w:type="spellEnd"/>
      <w:r>
        <w:t xml:space="preserve"> </w:t>
      </w:r>
      <w:proofErr w:type="spellStart"/>
      <w:r>
        <w:t>fue</w:t>
      </w:r>
      <w:proofErr w:type="spellEnd"/>
      <w:r>
        <w:t xml:space="preserve"> </w:t>
      </w:r>
      <w:proofErr w:type="spellStart"/>
      <w:r>
        <w:t>dotado</w:t>
      </w:r>
      <w:proofErr w:type="spellEnd"/>
      <w:r>
        <w:t xml:space="preserve">! </w:t>
      </w:r>
    </w:p>
    <w:p w14:paraId="4813F8B5" w14:textId="77777777" w:rsidR="00F50769" w:rsidRDefault="00F50769" w:rsidP="00F50769">
      <w:r>
        <w:t xml:space="preserve">30. ¡Ah </w:t>
      </w:r>
      <w:proofErr w:type="spellStart"/>
      <w:r>
        <w:t>si</w:t>
      </w:r>
      <w:proofErr w:type="spellEnd"/>
      <w:r>
        <w:t xml:space="preserve"> os </w:t>
      </w:r>
      <w:proofErr w:type="spellStart"/>
      <w:r>
        <w:t>hubieseis</w:t>
      </w:r>
      <w:proofErr w:type="spellEnd"/>
      <w:r>
        <w:t xml:space="preserve"> </w:t>
      </w:r>
      <w:proofErr w:type="spellStart"/>
      <w:r>
        <w:t>mantenido</w:t>
      </w:r>
      <w:proofErr w:type="spellEnd"/>
      <w:r>
        <w:t xml:space="preserve"> puros </w:t>
      </w:r>
      <w:proofErr w:type="spellStart"/>
      <w:r>
        <w:t>como</w:t>
      </w:r>
      <w:proofErr w:type="spellEnd"/>
      <w:r>
        <w:t xml:space="preserve"> lo </w:t>
      </w:r>
      <w:proofErr w:type="spellStart"/>
      <w:r>
        <w:t>fuisteis</w:t>
      </w:r>
      <w:proofErr w:type="spellEnd"/>
      <w:r>
        <w:t xml:space="preserve"> </w:t>
      </w:r>
      <w:proofErr w:type="spellStart"/>
      <w:r>
        <w:t>en</w:t>
      </w:r>
      <w:proofErr w:type="spellEnd"/>
      <w:r>
        <w:t xml:space="preserve"> la </w:t>
      </w:r>
      <w:proofErr w:type="spellStart"/>
      <w:r>
        <w:t>niñez</w:t>
      </w:r>
      <w:proofErr w:type="spellEnd"/>
      <w:r>
        <w:t xml:space="preserve">, </w:t>
      </w:r>
      <w:proofErr w:type="spellStart"/>
      <w:r>
        <w:t>en</w:t>
      </w:r>
      <w:proofErr w:type="spellEnd"/>
      <w:r>
        <w:t xml:space="preserve"> </w:t>
      </w:r>
      <w:proofErr w:type="spellStart"/>
      <w:r>
        <w:t>esa</w:t>
      </w:r>
      <w:proofErr w:type="spellEnd"/>
      <w:r>
        <w:t xml:space="preserve"> </w:t>
      </w:r>
      <w:proofErr w:type="spellStart"/>
      <w:r>
        <w:t>edad</w:t>
      </w:r>
      <w:proofErr w:type="spellEnd"/>
      <w:r>
        <w:t xml:space="preserve"> </w:t>
      </w:r>
      <w:proofErr w:type="spellStart"/>
      <w:r>
        <w:t>en</w:t>
      </w:r>
      <w:proofErr w:type="spellEnd"/>
      <w:r>
        <w:t xml:space="preserve"> </w:t>
      </w:r>
      <w:proofErr w:type="spellStart"/>
      <w:r>
        <w:t>que</w:t>
      </w:r>
      <w:proofErr w:type="spellEnd"/>
      <w:r>
        <w:t xml:space="preserve"> la carne es </w:t>
      </w:r>
      <w:proofErr w:type="spellStart"/>
      <w:r>
        <w:t>inocente</w:t>
      </w:r>
      <w:proofErr w:type="spellEnd"/>
      <w:r>
        <w:t xml:space="preserve"> y </w:t>
      </w:r>
      <w:proofErr w:type="spellStart"/>
      <w:r>
        <w:t>el</w:t>
      </w:r>
      <w:proofErr w:type="spellEnd"/>
      <w:r>
        <w:t xml:space="preserve"> </w:t>
      </w:r>
      <w:proofErr w:type="spellStart"/>
      <w:r>
        <w:t>espíritu</w:t>
      </w:r>
      <w:proofErr w:type="spellEnd"/>
      <w:r>
        <w:t xml:space="preserve"> </w:t>
      </w:r>
      <w:proofErr w:type="spellStart"/>
      <w:r>
        <w:t>va</w:t>
      </w:r>
      <w:proofErr w:type="spellEnd"/>
      <w:r>
        <w:t xml:space="preserve"> a </w:t>
      </w:r>
      <w:proofErr w:type="spellStart"/>
      <w:r>
        <w:t>comenzar</w:t>
      </w:r>
      <w:proofErr w:type="spellEnd"/>
      <w:r>
        <w:t xml:space="preserve"> </w:t>
      </w:r>
      <w:proofErr w:type="spellStart"/>
      <w:r>
        <w:t>una</w:t>
      </w:r>
      <w:proofErr w:type="spellEnd"/>
      <w:r>
        <w:t xml:space="preserve"> </w:t>
      </w:r>
      <w:proofErr w:type="spellStart"/>
      <w:r>
        <w:t>nueva</w:t>
      </w:r>
      <w:proofErr w:type="spellEnd"/>
      <w:r>
        <w:t xml:space="preserve"> jornada, </w:t>
      </w:r>
      <w:proofErr w:type="spellStart"/>
      <w:r>
        <w:t>cuán</w:t>
      </w:r>
      <w:proofErr w:type="spellEnd"/>
      <w:r>
        <w:t xml:space="preserve"> </w:t>
      </w:r>
      <w:proofErr w:type="spellStart"/>
      <w:r>
        <w:t>cerca</w:t>
      </w:r>
      <w:proofErr w:type="spellEnd"/>
      <w:r>
        <w:t xml:space="preserve"> </w:t>
      </w:r>
      <w:proofErr w:type="spellStart"/>
      <w:r>
        <w:t>estaríais</w:t>
      </w:r>
      <w:proofErr w:type="spellEnd"/>
      <w:r>
        <w:t xml:space="preserve"> de </w:t>
      </w:r>
      <w:proofErr w:type="spellStart"/>
      <w:r>
        <w:t>Mí</w:t>
      </w:r>
      <w:proofErr w:type="spellEnd"/>
      <w:r>
        <w:t xml:space="preserve">, y </w:t>
      </w:r>
      <w:proofErr w:type="spellStart"/>
      <w:r>
        <w:t>cómo</w:t>
      </w:r>
      <w:proofErr w:type="spellEnd"/>
      <w:r>
        <w:t xml:space="preserve"> </w:t>
      </w:r>
      <w:proofErr w:type="spellStart"/>
      <w:r>
        <w:t>vendrían</w:t>
      </w:r>
      <w:proofErr w:type="spellEnd"/>
      <w:r>
        <w:t xml:space="preserve"> a </w:t>
      </w:r>
      <w:proofErr w:type="spellStart"/>
      <w:r>
        <w:t>vosotros</w:t>
      </w:r>
      <w:proofErr w:type="spellEnd"/>
      <w:r>
        <w:t xml:space="preserve"> </w:t>
      </w:r>
      <w:proofErr w:type="spellStart"/>
      <w:r>
        <w:t>los</w:t>
      </w:r>
      <w:proofErr w:type="spellEnd"/>
      <w:r>
        <w:t xml:space="preserve"> </w:t>
      </w:r>
      <w:proofErr w:type="spellStart"/>
      <w:r>
        <w:t>ángeles</w:t>
      </w:r>
      <w:proofErr w:type="spellEnd"/>
      <w:r>
        <w:t xml:space="preserve"> para </w:t>
      </w:r>
      <w:proofErr w:type="spellStart"/>
      <w:r>
        <w:t>entablar</w:t>
      </w:r>
      <w:proofErr w:type="spellEnd"/>
      <w:r>
        <w:t xml:space="preserve"> un </w:t>
      </w:r>
      <w:proofErr w:type="spellStart"/>
      <w:r>
        <w:t>concierto</w:t>
      </w:r>
      <w:proofErr w:type="spellEnd"/>
      <w:r>
        <w:t xml:space="preserve"> con </w:t>
      </w:r>
      <w:proofErr w:type="spellStart"/>
      <w:r>
        <w:t>vosotros</w:t>
      </w:r>
      <w:proofErr w:type="spellEnd"/>
      <w:r>
        <w:t xml:space="preserve">! Mas </w:t>
      </w:r>
      <w:proofErr w:type="spellStart"/>
      <w:r>
        <w:t>el</w:t>
      </w:r>
      <w:proofErr w:type="spellEnd"/>
      <w:r>
        <w:t xml:space="preserve"> hombre, a </w:t>
      </w:r>
      <w:proofErr w:type="spellStart"/>
      <w:r>
        <w:t>medida</w:t>
      </w:r>
      <w:proofErr w:type="spellEnd"/>
      <w:r>
        <w:t xml:space="preserve"> </w:t>
      </w:r>
      <w:proofErr w:type="spellStart"/>
      <w:r>
        <w:t>que</w:t>
      </w:r>
      <w:proofErr w:type="spellEnd"/>
      <w:r>
        <w:t xml:space="preserve"> </w:t>
      </w:r>
      <w:proofErr w:type="spellStart"/>
      <w:r>
        <w:t>crece</w:t>
      </w:r>
      <w:proofErr w:type="spellEnd"/>
      <w:r>
        <w:t xml:space="preserve">, </w:t>
      </w:r>
      <w:proofErr w:type="spellStart"/>
      <w:r>
        <w:t>va</w:t>
      </w:r>
      <w:proofErr w:type="spellEnd"/>
      <w:r>
        <w:t xml:space="preserve"> </w:t>
      </w:r>
      <w:proofErr w:type="spellStart"/>
      <w:r>
        <w:t>alejando</w:t>
      </w:r>
      <w:proofErr w:type="spellEnd"/>
      <w:r>
        <w:t xml:space="preserve"> a </w:t>
      </w:r>
      <w:proofErr w:type="spellStart"/>
      <w:r>
        <w:t>su</w:t>
      </w:r>
      <w:proofErr w:type="spellEnd"/>
      <w:r>
        <w:t xml:space="preserve"> </w:t>
      </w:r>
      <w:proofErr w:type="spellStart"/>
      <w:r>
        <w:t>espíritu</w:t>
      </w:r>
      <w:proofErr w:type="spellEnd"/>
      <w:r>
        <w:t xml:space="preserve"> del </w:t>
      </w:r>
      <w:proofErr w:type="spellStart"/>
      <w:r>
        <w:t>sendero</w:t>
      </w:r>
      <w:proofErr w:type="spellEnd"/>
      <w:r>
        <w:t xml:space="preserve"> </w:t>
      </w:r>
      <w:proofErr w:type="spellStart"/>
      <w:r>
        <w:t>limpio</w:t>
      </w:r>
      <w:proofErr w:type="spellEnd"/>
      <w:r>
        <w:t xml:space="preserve"> y </w:t>
      </w:r>
      <w:proofErr w:type="spellStart"/>
      <w:r>
        <w:t>luminoso</w:t>
      </w:r>
      <w:proofErr w:type="spellEnd"/>
      <w:r>
        <w:t xml:space="preserve">, para </w:t>
      </w:r>
      <w:proofErr w:type="spellStart"/>
      <w:r>
        <w:t>entablar</w:t>
      </w:r>
      <w:proofErr w:type="spellEnd"/>
      <w:r>
        <w:t xml:space="preserve"> </w:t>
      </w:r>
      <w:proofErr w:type="spellStart"/>
      <w:r>
        <w:t>una</w:t>
      </w:r>
      <w:proofErr w:type="spellEnd"/>
      <w:r>
        <w:t xml:space="preserve"> lucha </w:t>
      </w:r>
      <w:proofErr w:type="spellStart"/>
      <w:r>
        <w:t>incesante</w:t>
      </w:r>
      <w:proofErr w:type="spellEnd"/>
      <w:r>
        <w:t xml:space="preserve"> con </w:t>
      </w:r>
      <w:proofErr w:type="spellStart"/>
      <w:r>
        <w:t>el</w:t>
      </w:r>
      <w:proofErr w:type="spellEnd"/>
      <w:r>
        <w:t xml:space="preserve"> </w:t>
      </w:r>
      <w:proofErr w:type="spellStart"/>
      <w:r>
        <w:t>mundo</w:t>
      </w:r>
      <w:proofErr w:type="spellEnd"/>
      <w:r>
        <w:t xml:space="preserve">, y </w:t>
      </w:r>
      <w:proofErr w:type="spellStart"/>
      <w:r>
        <w:t>en</w:t>
      </w:r>
      <w:proofErr w:type="spellEnd"/>
      <w:r>
        <w:t xml:space="preserve"> la </w:t>
      </w:r>
      <w:proofErr w:type="spellStart"/>
      <w:r>
        <w:t>que</w:t>
      </w:r>
      <w:proofErr w:type="spellEnd"/>
      <w:r>
        <w:t xml:space="preserve"> </w:t>
      </w:r>
      <w:proofErr w:type="spellStart"/>
      <w:r>
        <w:t>una</w:t>
      </w:r>
      <w:proofErr w:type="spellEnd"/>
      <w:r>
        <w:t xml:space="preserve"> </w:t>
      </w:r>
      <w:proofErr w:type="spellStart"/>
      <w:r>
        <w:t>veces</w:t>
      </w:r>
      <w:proofErr w:type="spellEnd"/>
      <w:r>
        <w:t xml:space="preserve"> </w:t>
      </w:r>
      <w:proofErr w:type="spellStart"/>
      <w:r>
        <w:t>vence</w:t>
      </w:r>
      <w:proofErr w:type="spellEnd"/>
      <w:r>
        <w:t xml:space="preserve"> </w:t>
      </w:r>
      <w:proofErr w:type="spellStart"/>
      <w:r>
        <w:t>el</w:t>
      </w:r>
      <w:proofErr w:type="spellEnd"/>
      <w:r>
        <w:t xml:space="preserve"> </w:t>
      </w:r>
      <w:proofErr w:type="spellStart"/>
      <w:r>
        <w:t>espíritu</w:t>
      </w:r>
      <w:proofErr w:type="spellEnd"/>
      <w:r>
        <w:t xml:space="preserve"> y </w:t>
      </w:r>
      <w:proofErr w:type="spellStart"/>
      <w:r>
        <w:t>otras</w:t>
      </w:r>
      <w:proofErr w:type="spellEnd"/>
      <w:r>
        <w:t xml:space="preserve"> la carne. Todos </w:t>
      </w:r>
      <w:proofErr w:type="spellStart"/>
      <w:r>
        <w:t>os</w:t>
      </w:r>
      <w:proofErr w:type="spellEnd"/>
      <w:r>
        <w:t xml:space="preserve"> </w:t>
      </w:r>
      <w:proofErr w:type="spellStart"/>
      <w:r>
        <w:t>habéis</w:t>
      </w:r>
      <w:proofErr w:type="spellEnd"/>
      <w:r>
        <w:t xml:space="preserve"> </w:t>
      </w:r>
      <w:proofErr w:type="spellStart"/>
      <w:r>
        <w:t>alejado</w:t>
      </w:r>
      <w:proofErr w:type="spellEnd"/>
      <w:r>
        <w:t xml:space="preserve"> del </w:t>
      </w:r>
      <w:proofErr w:type="spellStart"/>
      <w:r>
        <w:t>buen</w:t>
      </w:r>
      <w:proofErr w:type="spellEnd"/>
      <w:r>
        <w:t xml:space="preserve"> </w:t>
      </w:r>
      <w:proofErr w:type="spellStart"/>
      <w:r>
        <w:t>sendero</w:t>
      </w:r>
      <w:proofErr w:type="spellEnd"/>
      <w:r>
        <w:t xml:space="preserve"> y </w:t>
      </w:r>
      <w:proofErr w:type="spellStart"/>
      <w:r>
        <w:t>debéis</w:t>
      </w:r>
      <w:proofErr w:type="spellEnd"/>
      <w:r>
        <w:t xml:space="preserve"> </w:t>
      </w:r>
      <w:proofErr w:type="spellStart"/>
      <w:r>
        <w:t>orar</w:t>
      </w:r>
      <w:proofErr w:type="spellEnd"/>
      <w:r>
        <w:t xml:space="preserve"> para ser </w:t>
      </w:r>
      <w:proofErr w:type="spellStart"/>
      <w:r>
        <w:t>libres</w:t>
      </w:r>
      <w:proofErr w:type="spellEnd"/>
      <w:r>
        <w:t xml:space="preserve"> de </w:t>
      </w:r>
      <w:proofErr w:type="spellStart"/>
      <w:r>
        <w:t>peligros</w:t>
      </w:r>
      <w:proofErr w:type="spellEnd"/>
      <w:r>
        <w:t xml:space="preserve"> y </w:t>
      </w:r>
      <w:proofErr w:type="spellStart"/>
      <w:r>
        <w:t>apartaros</w:t>
      </w:r>
      <w:proofErr w:type="spellEnd"/>
      <w:r>
        <w:t xml:space="preserve"> del mal. En </w:t>
      </w:r>
      <w:proofErr w:type="spellStart"/>
      <w:r>
        <w:t>esa</w:t>
      </w:r>
      <w:proofErr w:type="spellEnd"/>
      <w:r>
        <w:t xml:space="preserve"> </w:t>
      </w:r>
      <w:proofErr w:type="spellStart"/>
      <w:r>
        <w:t>caminata</w:t>
      </w:r>
      <w:proofErr w:type="spellEnd"/>
      <w:r>
        <w:t xml:space="preserve"> </w:t>
      </w:r>
      <w:proofErr w:type="spellStart"/>
      <w:r>
        <w:t>lleváis</w:t>
      </w:r>
      <w:proofErr w:type="spellEnd"/>
      <w:r>
        <w:t xml:space="preserve"> un </w:t>
      </w:r>
      <w:proofErr w:type="spellStart"/>
      <w:r>
        <w:t>báculo</w:t>
      </w:r>
      <w:proofErr w:type="spellEnd"/>
      <w:r>
        <w:t xml:space="preserve"> para </w:t>
      </w:r>
      <w:proofErr w:type="spellStart"/>
      <w:r>
        <w:t>que</w:t>
      </w:r>
      <w:proofErr w:type="spellEnd"/>
      <w:r>
        <w:t xml:space="preserve"> </w:t>
      </w:r>
      <w:proofErr w:type="spellStart"/>
      <w:r>
        <w:t>os</w:t>
      </w:r>
      <w:proofErr w:type="spellEnd"/>
      <w:r>
        <w:t xml:space="preserve"> </w:t>
      </w:r>
      <w:proofErr w:type="spellStart"/>
      <w:r>
        <w:t>apoyéis</w:t>
      </w:r>
      <w:proofErr w:type="spellEnd"/>
      <w:r>
        <w:t xml:space="preserve">, y ese </w:t>
      </w:r>
      <w:proofErr w:type="spellStart"/>
      <w:r>
        <w:t>báculo</w:t>
      </w:r>
      <w:proofErr w:type="spellEnd"/>
      <w:r>
        <w:t xml:space="preserve"> es </w:t>
      </w:r>
      <w:proofErr w:type="spellStart"/>
      <w:r>
        <w:t>el</w:t>
      </w:r>
      <w:proofErr w:type="spellEnd"/>
      <w:r>
        <w:t xml:space="preserve"> </w:t>
      </w:r>
      <w:proofErr w:type="spellStart"/>
      <w:r>
        <w:t>ángel</w:t>
      </w:r>
      <w:proofErr w:type="spellEnd"/>
      <w:r>
        <w:t xml:space="preserve"> </w:t>
      </w:r>
      <w:proofErr w:type="spellStart"/>
      <w:r>
        <w:t>guardián</w:t>
      </w:r>
      <w:proofErr w:type="spellEnd"/>
      <w:r>
        <w:t xml:space="preserve"> </w:t>
      </w:r>
      <w:proofErr w:type="spellStart"/>
      <w:r>
        <w:t>que</w:t>
      </w:r>
      <w:proofErr w:type="spellEnd"/>
      <w:r>
        <w:t xml:space="preserve"> </w:t>
      </w:r>
      <w:proofErr w:type="spellStart"/>
      <w:r>
        <w:t>os</w:t>
      </w:r>
      <w:proofErr w:type="spellEnd"/>
      <w:r>
        <w:t xml:space="preserve"> </w:t>
      </w:r>
      <w:proofErr w:type="spellStart"/>
      <w:r>
        <w:t>acompaña</w:t>
      </w:r>
      <w:proofErr w:type="spellEnd"/>
      <w:r>
        <w:t xml:space="preserve"> a </w:t>
      </w:r>
      <w:proofErr w:type="spellStart"/>
      <w:r>
        <w:t>todas</w:t>
      </w:r>
      <w:proofErr w:type="spellEnd"/>
      <w:r>
        <w:t xml:space="preserve"> partes </w:t>
      </w:r>
      <w:proofErr w:type="spellStart"/>
      <w:r>
        <w:t>que</w:t>
      </w:r>
      <w:proofErr w:type="spellEnd"/>
      <w:r>
        <w:t xml:space="preserve"> </w:t>
      </w:r>
      <w:proofErr w:type="spellStart"/>
      <w:r>
        <w:t>vayáis</w:t>
      </w:r>
      <w:proofErr w:type="spellEnd"/>
      <w:r>
        <w:t xml:space="preserve">. </w:t>
      </w:r>
    </w:p>
    <w:p w14:paraId="41391ABC" w14:textId="77777777" w:rsidR="00F50769" w:rsidRDefault="00F50769" w:rsidP="00F50769">
      <w:r>
        <w:t xml:space="preserve">31. He </w:t>
      </w:r>
      <w:proofErr w:type="spellStart"/>
      <w:r>
        <w:t>llegado</w:t>
      </w:r>
      <w:proofErr w:type="spellEnd"/>
      <w:r>
        <w:t xml:space="preserve"> a </w:t>
      </w:r>
      <w:proofErr w:type="spellStart"/>
      <w:r>
        <w:t>vosotros</w:t>
      </w:r>
      <w:proofErr w:type="spellEnd"/>
      <w:r>
        <w:t xml:space="preserve"> para </w:t>
      </w:r>
      <w:proofErr w:type="spellStart"/>
      <w:r>
        <w:t>redimiros</w:t>
      </w:r>
      <w:proofErr w:type="spellEnd"/>
      <w:r>
        <w:t xml:space="preserve"> </w:t>
      </w:r>
      <w:proofErr w:type="spellStart"/>
      <w:r>
        <w:t>por</w:t>
      </w:r>
      <w:proofErr w:type="spellEnd"/>
      <w:r>
        <w:t xml:space="preserve"> medio de </w:t>
      </w:r>
      <w:proofErr w:type="spellStart"/>
      <w:r>
        <w:t>pruebas</w:t>
      </w:r>
      <w:proofErr w:type="spellEnd"/>
      <w:r>
        <w:t xml:space="preserve"> de amor y de </w:t>
      </w:r>
      <w:proofErr w:type="spellStart"/>
      <w:r>
        <w:t>justicia</w:t>
      </w:r>
      <w:proofErr w:type="spellEnd"/>
      <w:r>
        <w:t xml:space="preserve"> y </w:t>
      </w:r>
      <w:proofErr w:type="gramStart"/>
      <w:r>
        <w:t>a</w:t>
      </w:r>
      <w:proofErr w:type="gramEnd"/>
      <w:r>
        <w:t xml:space="preserve"> </w:t>
      </w:r>
      <w:proofErr w:type="spellStart"/>
      <w:r>
        <w:t>enseñaros</w:t>
      </w:r>
      <w:proofErr w:type="spellEnd"/>
      <w:r>
        <w:t xml:space="preserve"> mi </w:t>
      </w:r>
      <w:proofErr w:type="spellStart"/>
      <w:r>
        <w:t>Doctrina</w:t>
      </w:r>
      <w:proofErr w:type="spellEnd"/>
      <w:r>
        <w:t xml:space="preserve"> para </w:t>
      </w:r>
      <w:proofErr w:type="spellStart"/>
      <w:r>
        <w:t>hacerme</w:t>
      </w:r>
      <w:proofErr w:type="spellEnd"/>
      <w:r>
        <w:t xml:space="preserve"> </w:t>
      </w:r>
      <w:proofErr w:type="spellStart"/>
      <w:r>
        <w:t>seguir</w:t>
      </w:r>
      <w:proofErr w:type="spellEnd"/>
      <w:r>
        <w:t xml:space="preserve"> de </w:t>
      </w:r>
      <w:proofErr w:type="spellStart"/>
      <w:r>
        <w:t>vosotros</w:t>
      </w:r>
      <w:proofErr w:type="spellEnd"/>
      <w:r>
        <w:t xml:space="preserve">. </w:t>
      </w:r>
    </w:p>
    <w:p w14:paraId="46C3761D" w14:textId="77777777" w:rsidR="00F50769" w:rsidRDefault="00F50769" w:rsidP="00F50769">
      <w:r>
        <w:t xml:space="preserve">32. De </w:t>
      </w:r>
      <w:proofErr w:type="spellStart"/>
      <w:r>
        <w:t>vuestras</w:t>
      </w:r>
      <w:proofErr w:type="spellEnd"/>
      <w:r>
        <w:t xml:space="preserve"> </w:t>
      </w:r>
      <w:proofErr w:type="spellStart"/>
      <w:r>
        <w:t>buenas</w:t>
      </w:r>
      <w:proofErr w:type="spellEnd"/>
      <w:r>
        <w:t xml:space="preserve"> </w:t>
      </w:r>
      <w:proofErr w:type="spellStart"/>
      <w:r>
        <w:t>obras</w:t>
      </w:r>
      <w:proofErr w:type="spellEnd"/>
      <w:r>
        <w:t xml:space="preserve"> </w:t>
      </w:r>
      <w:proofErr w:type="spellStart"/>
      <w:r>
        <w:t>Yo</w:t>
      </w:r>
      <w:proofErr w:type="spellEnd"/>
      <w:r>
        <w:t xml:space="preserve"> </w:t>
      </w:r>
      <w:proofErr w:type="spellStart"/>
      <w:r>
        <w:t>tomo</w:t>
      </w:r>
      <w:proofErr w:type="spellEnd"/>
      <w:r>
        <w:t xml:space="preserve"> </w:t>
      </w:r>
      <w:proofErr w:type="spellStart"/>
      <w:r>
        <w:t>los</w:t>
      </w:r>
      <w:proofErr w:type="spellEnd"/>
      <w:r>
        <w:t xml:space="preserve"> </w:t>
      </w:r>
      <w:proofErr w:type="spellStart"/>
      <w:r>
        <w:t>méritos</w:t>
      </w:r>
      <w:proofErr w:type="spellEnd"/>
      <w:r>
        <w:t xml:space="preserve"> </w:t>
      </w:r>
      <w:proofErr w:type="spellStart"/>
      <w:r>
        <w:t>que</w:t>
      </w:r>
      <w:proofErr w:type="spellEnd"/>
      <w:r>
        <w:t xml:space="preserve"> hay </w:t>
      </w:r>
      <w:proofErr w:type="spellStart"/>
      <w:r>
        <w:t>en</w:t>
      </w:r>
      <w:proofErr w:type="spellEnd"/>
      <w:r>
        <w:t xml:space="preserve"> </w:t>
      </w:r>
      <w:proofErr w:type="spellStart"/>
      <w:r>
        <w:t>ellas</w:t>
      </w:r>
      <w:proofErr w:type="spellEnd"/>
      <w:r>
        <w:t xml:space="preserve">, </w:t>
      </w:r>
      <w:proofErr w:type="spellStart"/>
      <w:r>
        <w:t>aun</w:t>
      </w:r>
      <w:proofErr w:type="spellEnd"/>
      <w:r>
        <w:t xml:space="preserve"> de </w:t>
      </w:r>
      <w:proofErr w:type="spellStart"/>
      <w:r>
        <w:t>aquellas</w:t>
      </w:r>
      <w:proofErr w:type="spellEnd"/>
      <w:r>
        <w:t xml:space="preserve"> </w:t>
      </w:r>
      <w:proofErr w:type="spellStart"/>
      <w:r>
        <w:t>que</w:t>
      </w:r>
      <w:proofErr w:type="spellEnd"/>
      <w:r>
        <w:t xml:space="preserve"> </w:t>
      </w:r>
      <w:proofErr w:type="spellStart"/>
      <w:r>
        <w:t>consideréis</w:t>
      </w:r>
      <w:proofErr w:type="spellEnd"/>
      <w:r>
        <w:t xml:space="preserve"> </w:t>
      </w:r>
      <w:proofErr w:type="spellStart"/>
      <w:r>
        <w:t>muy</w:t>
      </w:r>
      <w:proofErr w:type="spellEnd"/>
      <w:r>
        <w:t xml:space="preserve"> </w:t>
      </w:r>
      <w:proofErr w:type="spellStart"/>
      <w:r>
        <w:t>pequeñas</w:t>
      </w:r>
      <w:proofErr w:type="spellEnd"/>
      <w:r>
        <w:t xml:space="preserve"> </w:t>
      </w:r>
      <w:proofErr w:type="spellStart"/>
      <w:r>
        <w:t>porque</w:t>
      </w:r>
      <w:proofErr w:type="spellEnd"/>
      <w:r>
        <w:t xml:space="preserve"> </w:t>
      </w:r>
      <w:proofErr w:type="spellStart"/>
      <w:r>
        <w:t>Yo</w:t>
      </w:r>
      <w:proofErr w:type="spellEnd"/>
      <w:r>
        <w:t xml:space="preserve"> soy </w:t>
      </w:r>
      <w:proofErr w:type="spellStart"/>
      <w:r>
        <w:t>el</w:t>
      </w:r>
      <w:proofErr w:type="spellEnd"/>
      <w:r>
        <w:t xml:space="preserve"> </w:t>
      </w:r>
      <w:proofErr w:type="spellStart"/>
      <w:r>
        <w:t>único</w:t>
      </w:r>
      <w:proofErr w:type="spellEnd"/>
      <w:r>
        <w:t xml:space="preserve"> </w:t>
      </w:r>
      <w:proofErr w:type="spellStart"/>
      <w:r>
        <w:t>que</w:t>
      </w:r>
      <w:proofErr w:type="spellEnd"/>
      <w:r>
        <w:t xml:space="preserve"> </w:t>
      </w:r>
      <w:proofErr w:type="spellStart"/>
      <w:r>
        <w:t>puede</w:t>
      </w:r>
      <w:proofErr w:type="spellEnd"/>
      <w:r>
        <w:t xml:space="preserve"> </w:t>
      </w:r>
      <w:proofErr w:type="spellStart"/>
      <w:r>
        <w:t>juzgar</w:t>
      </w:r>
      <w:proofErr w:type="spellEnd"/>
      <w:r>
        <w:t xml:space="preserve"> </w:t>
      </w:r>
      <w:proofErr w:type="spellStart"/>
      <w:r>
        <w:t>su</w:t>
      </w:r>
      <w:proofErr w:type="spellEnd"/>
      <w:r>
        <w:t xml:space="preserve"> </w:t>
      </w:r>
      <w:proofErr w:type="spellStart"/>
      <w:r>
        <w:t>verdadero</w:t>
      </w:r>
      <w:proofErr w:type="spellEnd"/>
      <w:r>
        <w:t xml:space="preserve"> valor. El </w:t>
      </w:r>
      <w:proofErr w:type="spellStart"/>
      <w:r>
        <w:t>que</w:t>
      </w:r>
      <w:proofErr w:type="spellEnd"/>
      <w:r>
        <w:t xml:space="preserve"> ama y </w:t>
      </w:r>
      <w:proofErr w:type="spellStart"/>
      <w:r>
        <w:t>sirve</w:t>
      </w:r>
      <w:proofErr w:type="spellEnd"/>
      <w:r>
        <w:t xml:space="preserve"> a la </w:t>
      </w:r>
      <w:proofErr w:type="spellStart"/>
      <w:r>
        <w:t>humanidad</w:t>
      </w:r>
      <w:proofErr w:type="spellEnd"/>
      <w:r>
        <w:t xml:space="preserve">, me ama y me </w:t>
      </w:r>
      <w:proofErr w:type="spellStart"/>
      <w:r>
        <w:t>sirve</w:t>
      </w:r>
      <w:proofErr w:type="spellEnd"/>
      <w:r>
        <w:t xml:space="preserve">, </w:t>
      </w:r>
      <w:proofErr w:type="spellStart"/>
      <w:r>
        <w:t>Yo</w:t>
      </w:r>
      <w:proofErr w:type="spellEnd"/>
      <w:r>
        <w:t xml:space="preserve"> </w:t>
      </w:r>
      <w:proofErr w:type="spellStart"/>
      <w:r>
        <w:t>sólo</w:t>
      </w:r>
      <w:proofErr w:type="spellEnd"/>
      <w:r>
        <w:t xml:space="preserve"> </w:t>
      </w:r>
      <w:proofErr w:type="spellStart"/>
      <w:r>
        <w:t>os</w:t>
      </w:r>
      <w:proofErr w:type="spellEnd"/>
      <w:r>
        <w:t xml:space="preserve"> </w:t>
      </w:r>
      <w:proofErr w:type="spellStart"/>
      <w:r>
        <w:t>pido</w:t>
      </w:r>
      <w:proofErr w:type="spellEnd"/>
      <w:r>
        <w:t xml:space="preserve"> </w:t>
      </w:r>
      <w:proofErr w:type="spellStart"/>
      <w:r>
        <w:t>que</w:t>
      </w:r>
      <w:proofErr w:type="spellEnd"/>
      <w:r>
        <w:t xml:space="preserve"> </w:t>
      </w:r>
      <w:proofErr w:type="spellStart"/>
      <w:r>
        <w:t>os</w:t>
      </w:r>
      <w:proofErr w:type="spellEnd"/>
      <w:r>
        <w:t xml:space="preserve"> </w:t>
      </w:r>
      <w:proofErr w:type="spellStart"/>
      <w:r>
        <w:t>améis</w:t>
      </w:r>
      <w:proofErr w:type="spellEnd"/>
      <w:r>
        <w:t xml:space="preserve"> y </w:t>
      </w:r>
      <w:proofErr w:type="spellStart"/>
      <w:r>
        <w:t>esto</w:t>
      </w:r>
      <w:proofErr w:type="spellEnd"/>
      <w:r>
        <w:t xml:space="preserve"> me </w:t>
      </w:r>
      <w:proofErr w:type="spellStart"/>
      <w:r>
        <w:t>bastará</w:t>
      </w:r>
      <w:proofErr w:type="spellEnd"/>
      <w:r>
        <w:t xml:space="preserve"> para </w:t>
      </w:r>
      <w:proofErr w:type="spellStart"/>
      <w:r>
        <w:t>hacer</w:t>
      </w:r>
      <w:proofErr w:type="spellEnd"/>
      <w:r>
        <w:t xml:space="preserve"> </w:t>
      </w:r>
      <w:proofErr w:type="spellStart"/>
      <w:r>
        <w:t>grandes</w:t>
      </w:r>
      <w:proofErr w:type="spellEnd"/>
      <w:r>
        <w:t xml:space="preserve"> </w:t>
      </w:r>
      <w:proofErr w:type="spellStart"/>
      <w:r>
        <w:t>obras</w:t>
      </w:r>
      <w:proofErr w:type="spellEnd"/>
      <w:r>
        <w:t xml:space="preserve"> </w:t>
      </w:r>
      <w:proofErr w:type="spellStart"/>
      <w:r>
        <w:t>por</w:t>
      </w:r>
      <w:proofErr w:type="spellEnd"/>
      <w:r>
        <w:t xml:space="preserve"> </w:t>
      </w:r>
      <w:proofErr w:type="spellStart"/>
      <w:r>
        <w:t>vuestro</w:t>
      </w:r>
      <w:proofErr w:type="spellEnd"/>
      <w:r>
        <w:t xml:space="preserve"> </w:t>
      </w:r>
      <w:proofErr w:type="spellStart"/>
      <w:r>
        <w:t>conducto</w:t>
      </w:r>
      <w:proofErr w:type="spellEnd"/>
      <w:r>
        <w:t xml:space="preserve">. De </w:t>
      </w:r>
      <w:proofErr w:type="spellStart"/>
      <w:r>
        <w:t>ello</w:t>
      </w:r>
      <w:proofErr w:type="spellEnd"/>
      <w:r>
        <w:t xml:space="preserve"> </w:t>
      </w:r>
      <w:proofErr w:type="spellStart"/>
      <w:r>
        <w:t>os</w:t>
      </w:r>
      <w:proofErr w:type="spellEnd"/>
      <w:r>
        <w:t xml:space="preserve"> he dado </w:t>
      </w:r>
      <w:proofErr w:type="spellStart"/>
      <w:r>
        <w:t>muchas</w:t>
      </w:r>
      <w:proofErr w:type="spellEnd"/>
      <w:r>
        <w:t xml:space="preserve"> </w:t>
      </w:r>
      <w:proofErr w:type="spellStart"/>
      <w:r>
        <w:t>pruebas</w:t>
      </w:r>
      <w:proofErr w:type="spellEnd"/>
      <w:r>
        <w:t xml:space="preserve">, </w:t>
      </w:r>
      <w:proofErr w:type="spellStart"/>
      <w:r>
        <w:t>pues</w:t>
      </w:r>
      <w:proofErr w:type="spellEnd"/>
      <w:r>
        <w:t xml:space="preserve"> </w:t>
      </w:r>
      <w:proofErr w:type="spellStart"/>
      <w:r>
        <w:t>siempre</w:t>
      </w:r>
      <w:proofErr w:type="spellEnd"/>
      <w:r>
        <w:t xml:space="preserve"> he </w:t>
      </w:r>
      <w:proofErr w:type="spellStart"/>
      <w:r>
        <w:t>estado</w:t>
      </w:r>
      <w:proofErr w:type="spellEnd"/>
      <w:r>
        <w:t xml:space="preserve"> </w:t>
      </w:r>
      <w:proofErr w:type="spellStart"/>
      <w:r>
        <w:t>presente</w:t>
      </w:r>
      <w:proofErr w:type="spellEnd"/>
      <w:r>
        <w:t xml:space="preserve"> </w:t>
      </w:r>
      <w:proofErr w:type="spellStart"/>
      <w:r>
        <w:t>cuando</w:t>
      </w:r>
      <w:proofErr w:type="spellEnd"/>
      <w:r>
        <w:t xml:space="preserve"> </w:t>
      </w:r>
      <w:proofErr w:type="spellStart"/>
      <w:r>
        <w:t>habéis</w:t>
      </w:r>
      <w:proofErr w:type="spellEnd"/>
      <w:r>
        <w:t xml:space="preserve"> </w:t>
      </w:r>
      <w:proofErr w:type="spellStart"/>
      <w:r>
        <w:t>tendido</w:t>
      </w:r>
      <w:proofErr w:type="spellEnd"/>
      <w:r>
        <w:t xml:space="preserve"> la mano al </w:t>
      </w:r>
      <w:proofErr w:type="spellStart"/>
      <w:r>
        <w:t>necesitado</w:t>
      </w:r>
      <w:proofErr w:type="spellEnd"/>
      <w:r>
        <w:t xml:space="preserve">, </w:t>
      </w:r>
      <w:proofErr w:type="spellStart"/>
      <w:r>
        <w:t>haciendo</w:t>
      </w:r>
      <w:proofErr w:type="spellEnd"/>
      <w:r>
        <w:t xml:space="preserve"> </w:t>
      </w:r>
      <w:proofErr w:type="spellStart"/>
      <w:r>
        <w:t>que</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experimente</w:t>
      </w:r>
      <w:proofErr w:type="spellEnd"/>
      <w:r>
        <w:t xml:space="preserve"> la </w:t>
      </w:r>
      <w:proofErr w:type="spellStart"/>
      <w:r>
        <w:t>paz</w:t>
      </w:r>
      <w:proofErr w:type="spellEnd"/>
      <w:r>
        <w:t xml:space="preserve"> </w:t>
      </w:r>
      <w:proofErr w:type="spellStart"/>
      <w:r>
        <w:t>que</w:t>
      </w:r>
      <w:proofErr w:type="spellEnd"/>
      <w:r>
        <w:t xml:space="preserve"> da </w:t>
      </w:r>
      <w:proofErr w:type="spellStart"/>
      <w:r>
        <w:t>el</w:t>
      </w:r>
      <w:proofErr w:type="spellEnd"/>
      <w:r>
        <w:t xml:space="preserve"> </w:t>
      </w:r>
      <w:proofErr w:type="spellStart"/>
      <w:r>
        <w:t>cumplimiento</w:t>
      </w:r>
      <w:proofErr w:type="spellEnd"/>
      <w:r>
        <w:t xml:space="preserve"> del </w:t>
      </w:r>
      <w:proofErr w:type="spellStart"/>
      <w:r>
        <w:t>deber</w:t>
      </w:r>
      <w:proofErr w:type="spellEnd"/>
      <w:r>
        <w:t xml:space="preserve"> para con </w:t>
      </w:r>
      <w:proofErr w:type="spellStart"/>
      <w:r>
        <w:t>su</w:t>
      </w:r>
      <w:proofErr w:type="spellEnd"/>
      <w:r>
        <w:t xml:space="preserve"> Padre y para con sus </w:t>
      </w:r>
      <w:proofErr w:type="spellStart"/>
      <w:r>
        <w:t>hermanos</w:t>
      </w:r>
      <w:proofErr w:type="spellEnd"/>
      <w:r>
        <w:t xml:space="preserve"> </w:t>
      </w:r>
    </w:p>
    <w:p w14:paraId="53970BE1" w14:textId="77777777" w:rsidR="00F50769" w:rsidRDefault="00F50769" w:rsidP="00F50769">
      <w:r>
        <w:t xml:space="preserve">33. </w:t>
      </w:r>
      <w:proofErr w:type="spellStart"/>
      <w:r>
        <w:t>Lleváis</w:t>
      </w:r>
      <w:proofErr w:type="spellEnd"/>
      <w:r>
        <w:t xml:space="preserve"> </w:t>
      </w:r>
      <w:proofErr w:type="spellStart"/>
      <w:r>
        <w:t>una</w:t>
      </w:r>
      <w:proofErr w:type="spellEnd"/>
      <w:r>
        <w:t xml:space="preserve"> </w:t>
      </w:r>
      <w:proofErr w:type="spellStart"/>
      <w:r>
        <w:t>señal</w:t>
      </w:r>
      <w:proofErr w:type="spellEnd"/>
      <w:r>
        <w:t xml:space="preserve"> </w:t>
      </w:r>
      <w:proofErr w:type="spellStart"/>
      <w:r>
        <w:t>imborrable</w:t>
      </w:r>
      <w:proofErr w:type="spellEnd"/>
      <w:r>
        <w:t xml:space="preserve"> </w:t>
      </w:r>
      <w:proofErr w:type="spellStart"/>
      <w:r>
        <w:t>que</w:t>
      </w:r>
      <w:proofErr w:type="spellEnd"/>
      <w:r>
        <w:t xml:space="preserve"> </w:t>
      </w:r>
      <w:proofErr w:type="spellStart"/>
      <w:r>
        <w:t>os</w:t>
      </w:r>
      <w:proofErr w:type="spellEnd"/>
      <w:r>
        <w:t xml:space="preserve"> distingue de </w:t>
      </w:r>
      <w:proofErr w:type="spellStart"/>
      <w:r>
        <w:t>todos</w:t>
      </w:r>
      <w:proofErr w:type="spellEnd"/>
      <w:r>
        <w:t xml:space="preserve"> </w:t>
      </w:r>
      <w:proofErr w:type="spellStart"/>
      <w:r>
        <w:t>los</w:t>
      </w:r>
      <w:proofErr w:type="spellEnd"/>
      <w:r>
        <w:t xml:space="preserve"> pueblos; </w:t>
      </w:r>
      <w:proofErr w:type="spellStart"/>
      <w:r>
        <w:t>esa</w:t>
      </w:r>
      <w:proofErr w:type="spellEnd"/>
      <w:r>
        <w:t xml:space="preserve"> </w:t>
      </w:r>
      <w:proofErr w:type="spellStart"/>
      <w:r>
        <w:t>señal</w:t>
      </w:r>
      <w:proofErr w:type="spellEnd"/>
      <w:r>
        <w:t xml:space="preserve"> es </w:t>
      </w:r>
      <w:proofErr w:type="spellStart"/>
      <w:r>
        <w:t>una</w:t>
      </w:r>
      <w:proofErr w:type="spellEnd"/>
      <w:r>
        <w:t xml:space="preserve"> luz </w:t>
      </w:r>
      <w:proofErr w:type="spellStart"/>
      <w:r>
        <w:t>que</w:t>
      </w:r>
      <w:proofErr w:type="spellEnd"/>
      <w:r>
        <w:t xml:space="preserve"> he </w:t>
      </w:r>
      <w:proofErr w:type="spellStart"/>
      <w:r>
        <w:t>hecho</w:t>
      </w:r>
      <w:proofErr w:type="spellEnd"/>
      <w:r>
        <w:t xml:space="preserve"> </w:t>
      </w:r>
      <w:proofErr w:type="spellStart"/>
      <w:r>
        <w:t>brillar</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también </w:t>
      </w:r>
      <w:proofErr w:type="spellStart"/>
      <w:r>
        <w:t>os</w:t>
      </w:r>
      <w:proofErr w:type="spellEnd"/>
      <w:r>
        <w:t xml:space="preserve"> he </w:t>
      </w:r>
      <w:proofErr w:type="spellStart"/>
      <w:r>
        <w:t>hecho</w:t>
      </w:r>
      <w:proofErr w:type="spellEnd"/>
      <w:r>
        <w:t xml:space="preserve"> </w:t>
      </w:r>
      <w:proofErr w:type="spellStart"/>
      <w:r>
        <w:t>surgir</w:t>
      </w:r>
      <w:proofErr w:type="spellEnd"/>
      <w:r>
        <w:t xml:space="preserve"> </w:t>
      </w:r>
      <w:proofErr w:type="spellStart"/>
      <w:r>
        <w:t>en</w:t>
      </w:r>
      <w:proofErr w:type="spellEnd"/>
      <w:r>
        <w:t xml:space="preserve"> </w:t>
      </w:r>
      <w:proofErr w:type="spellStart"/>
      <w:r>
        <w:t>esta</w:t>
      </w:r>
      <w:proofErr w:type="spellEnd"/>
      <w:r>
        <w:t xml:space="preserve"> </w:t>
      </w:r>
      <w:proofErr w:type="spellStart"/>
      <w:r>
        <w:t>nación</w:t>
      </w:r>
      <w:proofErr w:type="spellEnd"/>
      <w:r>
        <w:t xml:space="preserve"> </w:t>
      </w:r>
      <w:proofErr w:type="spellStart"/>
      <w:r>
        <w:t>preparada</w:t>
      </w:r>
      <w:proofErr w:type="spellEnd"/>
      <w:r>
        <w:t xml:space="preserve"> </w:t>
      </w:r>
      <w:proofErr w:type="spellStart"/>
      <w:r>
        <w:t>por</w:t>
      </w:r>
      <w:proofErr w:type="spellEnd"/>
      <w:r>
        <w:t xml:space="preserve"> </w:t>
      </w:r>
      <w:proofErr w:type="spellStart"/>
      <w:r>
        <w:t>Mí</w:t>
      </w:r>
      <w:proofErr w:type="spellEnd"/>
      <w:r>
        <w:t xml:space="preserve"> para </w:t>
      </w:r>
      <w:proofErr w:type="spellStart"/>
      <w:r>
        <w:t>que</w:t>
      </w:r>
      <w:proofErr w:type="spellEnd"/>
      <w:r>
        <w:t xml:space="preserve"> </w:t>
      </w:r>
      <w:proofErr w:type="spellStart"/>
      <w:r>
        <w:t>en</w:t>
      </w:r>
      <w:proofErr w:type="spellEnd"/>
      <w:r>
        <w:t xml:space="preserve"> </w:t>
      </w:r>
      <w:proofErr w:type="spellStart"/>
      <w:r>
        <w:t>ella</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pueda</w:t>
      </w:r>
      <w:proofErr w:type="spellEnd"/>
      <w:r>
        <w:t xml:space="preserve"> </w:t>
      </w:r>
      <w:proofErr w:type="spellStart"/>
      <w:r>
        <w:t>elevarse</w:t>
      </w:r>
      <w:proofErr w:type="spellEnd"/>
      <w:r>
        <w:t xml:space="preserve"> y </w:t>
      </w:r>
      <w:proofErr w:type="spellStart"/>
      <w:r>
        <w:t>encontrar</w:t>
      </w:r>
      <w:proofErr w:type="spellEnd"/>
      <w:r>
        <w:t xml:space="preserve"> campo </w:t>
      </w:r>
      <w:proofErr w:type="spellStart"/>
      <w:r>
        <w:t>propicio</w:t>
      </w:r>
      <w:proofErr w:type="spellEnd"/>
      <w:r>
        <w:t xml:space="preserve"> para </w:t>
      </w:r>
      <w:proofErr w:type="spellStart"/>
      <w:r>
        <w:t>su</w:t>
      </w:r>
      <w:proofErr w:type="spellEnd"/>
      <w:r>
        <w:t xml:space="preserve"> </w:t>
      </w:r>
      <w:proofErr w:type="spellStart"/>
      <w:r>
        <w:t>cumplimiento</w:t>
      </w:r>
      <w:proofErr w:type="spellEnd"/>
      <w:r>
        <w:t xml:space="preserve">. </w:t>
      </w:r>
    </w:p>
    <w:p w14:paraId="64AF8C4E" w14:textId="77777777" w:rsidR="00F50769" w:rsidRDefault="00F50769" w:rsidP="00F50769">
      <w:r>
        <w:t xml:space="preserve">34. </w:t>
      </w:r>
      <w:proofErr w:type="spellStart"/>
      <w:r>
        <w:t>Cuidad</w:t>
      </w:r>
      <w:proofErr w:type="spellEnd"/>
      <w:r>
        <w:t xml:space="preserve"> </w:t>
      </w:r>
      <w:proofErr w:type="spellStart"/>
      <w:r>
        <w:t>el</w:t>
      </w:r>
      <w:proofErr w:type="spellEnd"/>
      <w:r>
        <w:t xml:space="preserve"> </w:t>
      </w:r>
      <w:proofErr w:type="spellStart"/>
      <w:r>
        <w:t>tesoro</w:t>
      </w:r>
      <w:proofErr w:type="spellEnd"/>
      <w:r>
        <w:t xml:space="preserve"> </w:t>
      </w:r>
      <w:proofErr w:type="spellStart"/>
      <w:r>
        <w:t>que</w:t>
      </w:r>
      <w:proofErr w:type="spellEnd"/>
      <w:r>
        <w:t xml:space="preserve"> </w:t>
      </w:r>
      <w:proofErr w:type="spellStart"/>
      <w:r>
        <w:t>os</w:t>
      </w:r>
      <w:proofErr w:type="spellEnd"/>
      <w:r>
        <w:t xml:space="preserve"> he dado </w:t>
      </w:r>
      <w:proofErr w:type="spellStart"/>
      <w:r>
        <w:t>en</w:t>
      </w:r>
      <w:proofErr w:type="spellEnd"/>
      <w:r>
        <w:t xml:space="preserve"> mi palabra y no </w:t>
      </w:r>
      <w:proofErr w:type="spellStart"/>
      <w:r>
        <w:t>permitáis</w:t>
      </w:r>
      <w:proofErr w:type="spellEnd"/>
      <w:r>
        <w:t xml:space="preserve"> </w:t>
      </w:r>
      <w:proofErr w:type="spellStart"/>
      <w:r>
        <w:t>que</w:t>
      </w:r>
      <w:proofErr w:type="spellEnd"/>
      <w:r>
        <w:t xml:space="preserve"> manos </w:t>
      </w:r>
      <w:proofErr w:type="spellStart"/>
      <w:r>
        <w:t>impuras</w:t>
      </w:r>
      <w:proofErr w:type="spellEnd"/>
      <w:r>
        <w:t xml:space="preserve"> </w:t>
      </w:r>
      <w:proofErr w:type="spellStart"/>
      <w:r>
        <w:t>os</w:t>
      </w:r>
      <w:proofErr w:type="spellEnd"/>
      <w:r>
        <w:t xml:space="preserve"> lo </w:t>
      </w:r>
      <w:proofErr w:type="spellStart"/>
      <w:r>
        <w:t>arrebaten</w:t>
      </w:r>
      <w:proofErr w:type="spellEnd"/>
      <w:r>
        <w:t xml:space="preserve">. </w:t>
      </w:r>
      <w:proofErr w:type="spellStart"/>
      <w:r>
        <w:t>Dadlo</w:t>
      </w:r>
      <w:proofErr w:type="spellEnd"/>
      <w:r>
        <w:t xml:space="preserve"> a </w:t>
      </w:r>
      <w:proofErr w:type="spellStart"/>
      <w:r>
        <w:t>todo</w:t>
      </w:r>
      <w:proofErr w:type="spellEnd"/>
      <w:r>
        <w:t xml:space="preserve"> </w:t>
      </w:r>
      <w:proofErr w:type="spellStart"/>
      <w:r>
        <w:t>aquel</w:t>
      </w:r>
      <w:proofErr w:type="spellEnd"/>
      <w:r>
        <w:t xml:space="preserve"> </w:t>
      </w:r>
      <w:proofErr w:type="spellStart"/>
      <w:r>
        <w:t>que</w:t>
      </w:r>
      <w:proofErr w:type="spellEnd"/>
      <w:r>
        <w:t xml:space="preserve"> </w:t>
      </w:r>
      <w:proofErr w:type="spellStart"/>
      <w:r>
        <w:t>desee</w:t>
      </w:r>
      <w:proofErr w:type="spellEnd"/>
      <w:r>
        <w:t xml:space="preserve"> </w:t>
      </w:r>
      <w:proofErr w:type="spellStart"/>
      <w:r>
        <w:t>conocerlo</w:t>
      </w:r>
      <w:proofErr w:type="spellEnd"/>
      <w:r>
        <w:t xml:space="preserve"> o </w:t>
      </w:r>
      <w:proofErr w:type="spellStart"/>
      <w:r>
        <w:t>que</w:t>
      </w:r>
      <w:proofErr w:type="spellEnd"/>
      <w:r>
        <w:t xml:space="preserve"> </w:t>
      </w:r>
      <w:proofErr w:type="spellStart"/>
      <w:r>
        <w:t>busque</w:t>
      </w:r>
      <w:proofErr w:type="spellEnd"/>
      <w:r>
        <w:t xml:space="preserve"> </w:t>
      </w:r>
      <w:proofErr w:type="spellStart"/>
      <w:r>
        <w:t>en</w:t>
      </w:r>
      <w:proofErr w:type="spellEnd"/>
      <w:r>
        <w:t xml:space="preserve"> </w:t>
      </w:r>
      <w:proofErr w:type="spellStart"/>
      <w:r>
        <w:t>él</w:t>
      </w:r>
      <w:proofErr w:type="spellEnd"/>
      <w:r>
        <w:t xml:space="preserve"> </w:t>
      </w:r>
      <w:proofErr w:type="spellStart"/>
      <w:r>
        <w:t>su</w:t>
      </w:r>
      <w:proofErr w:type="spellEnd"/>
      <w:r>
        <w:t xml:space="preserve"> </w:t>
      </w:r>
      <w:proofErr w:type="spellStart"/>
      <w:r>
        <w:t>salvación</w:t>
      </w:r>
      <w:proofErr w:type="spellEnd"/>
      <w:r>
        <w:t xml:space="preserve">. </w:t>
      </w:r>
    </w:p>
    <w:p w14:paraId="3DA676CF" w14:textId="77777777" w:rsidR="00F50769" w:rsidRDefault="00F50769" w:rsidP="00F50769">
      <w:r>
        <w:t xml:space="preserve">35. Si </w:t>
      </w:r>
      <w:proofErr w:type="spellStart"/>
      <w:r>
        <w:t>vosotros</w:t>
      </w:r>
      <w:proofErr w:type="spellEnd"/>
      <w:r>
        <w:t xml:space="preserve"> no </w:t>
      </w:r>
      <w:proofErr w:type="spellStart"/>
      <w:r>
        <w:t>supieseis</w:t>
      </w:r>
      <w:proofErr w:type="spellEnd"/>
      <w:r>
        <w:t xml:space="preserve"> defender mi </w:t>
      </w:r>
      <w:proofErr w:type="spellStart"/>
      <w:r>
        <w:t>legado</w:t>
      </w:r>
      <w:proofErr w:type="spellEnd"/>
      <w:r>
        <w:t xml:space="preserve">, </w:t>
      </w:r>
      <w:proofErr w:type="spellStart"/>
      <w:r>
        <w:t>Yo</w:t>
      </w:r>
      <w:proofErr w:type="spellEnd"/>
      <w:r>
        <w:t xml:space="preserve"> lo </w:t>
      </w:r>
      <w:proofErr w:type="spellStart"/>
      <w:r>
        <w:t>defenderé</w:t>
      </w:r>
      <w:proofErr w:type="spellEnd"/>
      <w:r>
        <w:t xml:space="preserve">; </w:t>
      </w:r>
      <w:proofErr w:type="spellStart"/>
      <w:r>
        <w:t>pero</w:t>
      </w:r>
      <w:proofErr w:type="spellEnd"/>
      <w:r>
        <w:t xml:space="preserve"> </w:t>
      </w:r>
      <w:proofErr w:type="spellStart"/>
      <w:r>
        <w:t>entonces</w:t>
      </w:r>
      <w:proofErr w:type="spellEnd"/>
      <w:r>
        <w:t xml:space="preserve"> </w:t>
      </w:r>
      <w:proofErr w:type="spellStart"/>
      <w:r>
        <w:t>tendréis</w:t>
      </w:r>
      <w:proofErr w:type="spellEnd"/>
      <w:r>
        <w:t xml:space="preserve"> </w:t>
      </w:r>
      <w:proofErr w:type="spellStart"/>
      <w:r>
        <w:t>que</w:t>
      </w:r>
      <w:proofErr w:type="spellEnd"/>
      <w:r>
        <w:t xml:space="preserve"> </w:t>
      </w:r>
      <w:proofErr w:type="spellStart"/>
      <w:r>
        <w:t>responderme</w:t>
      </w:r>
      <w:proofErr w:type="spellEnd"/>
      <w:r>
        <w:t xml:space="preserve"> de </w:t>
      </w:r>
      <w:proofErr w:type="spellStart"/>
      <w:r>
        <w:t>vuestras</w:t>
      </w:r>
      <w:proofErr w:type="spellEnd"/>
      <w:r>
        <w:t xml:space="preserve"> </w:t>
      </w:r>
      <w:proofErr w:type="spellStart"/>
      <w:r>
        <w:t>flaquezas</w:t>
      </w:r>
      <w:proofErr w:type="spellEnd"/>
      <w:r>
        <w:t xml:space="preserve">. </w:t>
      </w:r>
      <w:proofErr w:type="spellStart"/>
      <w:r>
        <w:t>Trabajad</w:t>
      </w:r>
      <w:proofErr w:type="spellEnd"/>
      <w:r>
        <w:t xml:space="preserve"> con amor </w:t>
      </w:r>
      <w:proofErr w:type="spellStart"/>
      <w:r>
        <w:t>por</w:t>
      </w:r>
      <w:proofErr w:type="spellEnd"/>
      <w:r>
        <w:t xml:space="preserve"> </w:t>
      </w:r>
      <w:proofErr w:type="spellStart"/>
      <w:r>
        <w:t>el</w:t>
      </w:r>
      <w:proofErr w:type="spellEnd"/>
      <w:r>
        <w:t xml:space="preserve"> </w:t>
      </w:r>
      <w:proofErr w:type="spellStart"/>
      <w:r>
        <w:t>cumplimiento</w:t>
      </w:r>
      <w:proofErr w:type="spellEnd"/>
      <w:r>
        <w:t xml:space="preserve"> de las </w:t>
      </w:r>
      <w:proofErr w:type="spellStart"/>
      <w:r>
        <w:t>leyes</w:t>
      </w:r>
      <w:proofErr w:type="spellEnd"/>
      <w:r>
        <w:t xml:space="preserve"> </w:t>
      </w:r>
      <w:proofErr w:type="spellStart"/>
      <w:r>
        <w:t>espirituales</w:t>
      </w:r>
      <w:proofErr w:type="spellEnd"/>
      <w:r>
        <w:t xml:space="preserve"> y </w:t>
      </w:r>
      <w:proofErr w:type="spellStart"/>
      <w:r>
        <w:t>materiales</w:t>
      </w:r>
      <w:proofErr w:type="spellEnd"/>
      <w:r>
        <w:t xml:space="preserve">. Si </w:t>
      </w:r>
      <w:proofErr w:type="spellStart"/>
      <w:r>
        <w:t>atendéis</w:t>
      </w:r>
      <w:proofErr w:type="spellEnd"/>
      <w:r>
        <w:t xml:space="preserve"> </w:t>
      </w:r>
      <w:proofErr w:type="spellStart"/>
      <w:r>
        <w:t>vuestros</w:t>
      </w:r>
      <w:proofErr w:type="spellEnd"/>
      <w:r>
        <w:t xml:space="preserve"> </w:t>
      </w:r>
      <w:proofErr w:type="spellStart"/>
      <w:r>
        <w:t>deberes</w:t>
      </w:r>
      <w:proofErr w:type="spellEnd"/>
      <w:r>
        <w:t xml:space="preserve"> </w:t>
      </w:r>
      <w:proofErr w:type="spellStart"/>
      <w:r>
        <w:t>espirituales</w:t>
      </w:r>
      <w:proofErr w:type="spellEnd"/>
      <w:r>
        <w:t xml:space="preserve">, </w:t>
      </w:r>
      <w:proofErr w:type="spellStart"/>
      <w:r>
        <w:t>os</w:t>
      </w:r>
      <w:proofErr w:type="spellEnd"/>
      <w:r>
        <w:t xml:space="preserve"> </w:t>
      </w:r>
      <w:proofErr w:type="spellStart"/>
      <w:r>
        <w:t>será</w:t>
      </w:r>
      <w:proofErr w:type="spellEnd"/>
      <w:r>
        <w:t xml:space="preserve"> </w:t>
      </w:r>
      <w:proofErr w:type="spellStart"/>
      <w:r>
        <w:t>fácil</w:t>
      </w:r>
      <w:proofErr w:type="spellEnd"/>
      <w:r>
        <w:t xml:space="preserve"> </w:t>
      </w:r>
      <w:proofErr w:type="spellStart"/>
      <w:r>
        <w:t>el</w:t>
      </w:r>
      <w:proofErr w:type="spellEnd"/>
      <w:r>
        <w:t xml:space="preserve"> </w:t>
      </w:r>
      <w:proofErr w:type="spellStart"/>
      <w:r>
        <w:t>trabajo</w:t>
      </w:r>
      <w:proofErr w:type="spellEnd"/>
      <w:r>
        <w:t xml:space="preserve"> </w:t>
      </w:r>
      <w:r>
        <w:lastRenderedPageBreak/>
        <w:t xml:space="preserve">material. No </w:t>
      </w:r>
      <w:proofErr w:type="spellStart"/>
      <w:r>
        <w:t>haréis</w:t>
      </w:r>
      <w:proofErr w:type="spellEnd"/>
      <w:r>
        <w:t xml:space="preserve"> </w:t>
      </w:r>
      <w:proofErr w:type="spellStart"/>
      <w:r>
        <w:t>ostentación</w:t>
      </w:r>
      <w:proofErr w:type="spellEnd"/>
      <w:r>
        <w:t xml:space="preserve"> de </w:t>
      </w:r>
      <w:proofErr w:type="spellStart"/>
      <w:r>
        <w:t>vuestras</w:t>
      </w:r>
      <w:proofErr w:type="spellEnd"/>
      <w:r>
        <w:t xml:space="preserve"> </w:t>
      </w:r>
      <w:proofErr w:type="spellStart"/>
      <w:r>
        <w:t>virtudes</w:t>
      </w:r>
      <w:proofErr w:type="spellEnd"/>
      <w:r>
        <w:t xml:space="preserve">; </w:t>
      </w:r>
      <w:proofErr w:type="spellStart"/>
      <w:r>
        <w:t>si</w:t>
      </w:r>
      <w:proofErr w:type="spellEnd"/>
      <w:r>
        <w:t xml:space="preserve"> </w:t>
      </w:r>
      <w:proofErr w:type="spellStart"/>
      <w:r>
        <w:t>en</w:t>
      </w:r>
      <w:proofErr w:type="spellEnd"/>
      <w:r>
        <w:t xml:space="preserve"> </w:t>
      </w:r>
      <w:proofErr w:type="spellStart"/>
      <w:r>
        <w:t>verdad</w:t>
      </w:r>
      <w:proofErr w:type="spellEnd"/>
      <w:r>
        <w:t xml:space="preserve"> </w:t>
      </w:r>
      <w:proofErr w:type="spellStart"/>
      <w:r>
        <w:t>sentís</w:t>
      </w:r>
      <w:proofErr w:type="spellEnd"/>
      <w:r>
        <w:t xml:space="preserve"> mi palabra y la </w:t>
      </w:r>
      <w:proofErr w:type="spellStart"/>
      <w:r>
        <w:t>practicáis</w:t>
      </w:r>
      <w:proofErr w:type="spellEnd"/>
      <w:r>
        <w:t xml:space="preserve">, </w:t>
      </w:r>
      <w:proofErr w:type="spellStart"/>
      <w:r>
        <w:t>guardad</w:t>
      </w:r>
      <w:proofErr w:type="spellEnd"/>
      <w:r>
        <w:t xml:space="preserve"> </w:t>
      </w:r>
      <w:proofErr w:type="spellStart"/>
      <w:r>
        <w:t>celosamente</w:t>
      </w:r>
      <w:proofErr w:type="spellEnd"/>
      <w:r>
        <w:t xml:space="preserve"> </w:t>
      </w:r>
      <w:proofErr w:type="spellStart"/>
      <w:r>
        <w:t>vuestras</w:t>
      </w:r>
      <w:proofErr w:type="spellEnd"/>
      <w:r>
        <w:t xml:space="preserve"> </w:t>
      </w:r>
      <w:proofErr w:type="spellStart"/>
      <w:r>
        <w:t>obras</w:t>
      </w:r>
      <w:proofErr w:type="spellEnd"/>
      <w:r>
        <w:t xml:space="preserve">, </w:t>
      </w:r>
      <w:proofErr w:type="spellStart"/>
      <w:r>
        <w:t>ahí</w:t>
      </w:r>
      <w:proofErr w:type="spellEnd"/>
      <w:r>
        <w:t xml:space="preserve"> </w:t>
      </w:r>
      <w:proofErr w:type="spellStart"/>
      <w:r>
        <w:t>donde</w:t>
      </w:r>
      <w:proofErr w:type="spellEnd"/>
      <w:r>
        <w:t xml:space="preserve"> </w:t>
      </w:r>
    </w:p>
    <w:p w14:paraId="3628C14F" w14:textId="77777777" w:rsidR="00F50769" w:rsidRDefault="00F50769" w:rsidP="00F50769">
      <w:proofErr w:type="spellStart"/>
      <w:r>
        <w:t>sólo</w:t>
      </w:r>
      <w:proofErr w:type="spellEnd"/>
      <w:r>
        <w:t xml:space="preserve"> </w:t>
      </w:r>
      <w:proofErr w:type="spellStart"/>
      <w:r>
        <w:t>Yo</w:t>
      </w:r>
      <w:proofErr w:type="spellEnd"/>
      <w:r>
        <w:t xml:space="preserve"> </w:t>
      </w:r>
      <w:proofErr w:type="spellStart"/>
      <w:r>
        <w:t>pueda</w:t>
      </w:r>
      <w:proofErr w:type="spellEnd"/>
      <w:r>
        <w:t xml:space="preserve"> </w:t>
      </w:r>
      <w:proofErr w:type="spellStart"/>
      <w:r>
        <w:t>mirarlas</w:t>
      </w:r>
      <w:proofErr w:type="spellEnd"/>
      <w:r>
        <w:t xml:space="preserve">, y </w:t>
      </w:r>
      <w:proofErr w:type="spellStart"/>
      <w:r>
        <w:t>vuestro</w:t>
      </w:r>
      <w:proofErr w:type="spellEnd"/>
      <w:r>
        <w:t xml:space="preserve"> </w:t>
      </w:r>
      <w:proofErr w:type="spellStart"/>
      <w:r>
        <w:t>ejemplo</w:t>
      </w:r>
      <w:proofErr w:type="spellEnd"/>
      <w:r>
        <w:t xml:space="preserve"> de </w:t>
      </w:r>
      <w:proofErr w:type="spellStart"/>
      <w:r>
        <w:t>humildad</w:t>
      </w:r>
      <w:proofErr w:type="spellEnd"/>
      <w:r>
        <w:t xml:space="preserve"> </w:t>
      </w:r>
      <w:proofErr w:type="spellStart"/>
      <w:r>
        <w:t>alentará</w:t>
      </w:r>
      <w:proofErr w:type="spellEnd"/>
      <w:r>
        <w:t xml:space="preserve"> a </w:t>
      </w:r>
      <w:proofErr w:type="spellStart"/>
      <w:r>
        <w:t>vuestros</w:t>
      </w:r>
      <w:proofErr w:type="spellEnd"/>
      <w:r>
        <w:t xml:space="preserve"> </w:t>
      </w:r>
      <w:proofErr w:type="spellStart"/>
      <w:r>
        <w:t>hermanos</w:t>
      </w:r>
      <w:proofErr w:type="spellEnd"/>
      <w:r>
        <w:t xml:space="preserve"> </w:t>
      </w:r>
      <w:proofErr w:type="gramStart"/>
      <w:r>
        <w:t>a</w:t>
      </w:r>
      <w:proofErr w:type="gramEnd"/>
      <w:r>
        <w:t xml:space="preserve"> </w:t>
      </w:r>
      <w:proofErr w:type="spellStart"/>
      <w:r>
        <w:t>imitaros</w:t>
      </w:r>
      <w:proofErr w:type="spellEnd"/>
      <w:r>
        <w:t xml:space="preserve">. </w:t>
      </w:r>
    </w:p>
    <w:p w14:paraId="548CD2EF" w14:textId="77777777" w:rsidR="00F50769" w:rsidRDefault="00F50769" w:rsidP="00F50769">
      <w:r>
        <w:t xml:space="preserve">36. Amaos con </w:t>
      </w:r>
      <w:proofErr w:type="spellStart"/>
      <w:r>
        <w:t>el</w:t>
      </w:r>
      <w:proofErr w:type="spellEnd"/>
      <w:r>
        <w:t xml:space="preserve"> </w:t>
      </w:r>
      <w:proofErr w:type="spellStart"/>
      <w:r>
        <w:t>mismo</w:t>
      </w:r>
      <w:proofErr w:type="spellEnd"/>
      <w:r>
        <w:t xml:space="preserve"> amor con </w:t>
      </w:r>
      <w:proofErr w:type="spellStart"/>
      <w:r>
        <w:t>que</w:t>
      </w:r>
      <w:proofErr w:type="spellEnd"/>
      <w:r>
        <w:t xml:space="preserve"> </w:t>
      </w:r>
      <w:proofErr w:type="spellStart"/>
      <w:r>
        <w:t>Yo</w:t>
      </w:r>
      <w:proofErr w:type="spellEnd"/>
      <w:r>
        <w:t xml:space="preserve"> he </w:t>
      </w:r>
      <w:proofErr w:type="spellStart"/>
      <w:r>
        <w:t>venido</w:t>
      </w:r>
      <w:proofErr w:type="spellEnd"/>
      <w:r>
        <w:t xml:space="preserve"> </w:t>
      </w:r>
      <w:proofErr w:type="gramStart"/>
      <w:r>
        <w:t>a</w:t>
      </w:r>
      <w:proofErr w:type="gramEnd"/>
      <w:r>
        <w:t xml:space="preserve"> </w:t>
      </w:r>
      <w:proofErr w:type="spellStart"/>
      <w:r>
        <w:t>enseñaros</w:t>
      </w:r>
      <w:proofErr w:type="spellEnd"/>
      <w:r>
        <w:t xml:space="preserve">, </w:t>
      </w:r>
      <w:proofErr w:type="spellStart"/>
      <w:r>
        <w:t>sabiendo</w:t>
      </w:r>
      <w:proofErr w:type="spellEnd"/>
      <w:r>
        <w:t xml:space="preserve"> </w:t>
      </w:r>
      <w:proofErr w:type="spellStart"/>
      <w:r>
        <w:t>que</w:t>
      </w:r>
      <w:proofErr w:type="spellEnd"/>
      <w:r>
        <w:t xml:space="preserve"> </w:t>
      </w:r>
      <w:proofErr w:type="spellStart"/>
      <w:r>
        <w:t>procedéis</w:t>
      </w:r>
      <w:proofErr w:type="spellEnd"/>
      <w:r>
        <w:t xml:space="preserve"> de </w:t>
      </w:r>
      <w:proofErr w:type="spellStart"/>
      <w:r>
        <w:t>Mí</w:t>
      </w:r>
      <w:proofErr w:type="spellEnd"/>
      <w:r>
        <w:t xml:space="preserve">, </w:t>
      </w:r>
      <w:proofErr w:type="spellStart"/>
      <w:r>
        <w:t>que</w:t>
      </w:r>
      <w:proofErr w:type="spellEnd"/>
      <w:r>
        <w:t xml:space="preserve"> </w:t>
      </w:r>
      <w:proofErr w:type="spellStart"/>
      <w:r>
        <w:t>todos</w:t>
      </w:r>
      <w:proofErr w:type="spellEnd"/>
      <w:r>
        <w:t xml:space="preserve"> </w:t>
      </w:r>
      <w:proofErr w:type="spellStart"/>
      <w:r>
        <w:t>habéis</w:t>
      </w:r>
      <w:proofErr w:type="spellEnd"/>
      <w:r>
        <w:t xml:space="preserve"> </w:t>
      </w:r>
      <w:proofErr w:type="spellStart"/>
      <w:r>
        <w:t>sido</w:t>
      </w:r>
      <w:proofErr w:type="spellEnd"/>
      <w:r>
        <w:t xml:space="preserve"> </w:t>
      </w:r>
      <w:proofErr w:type="spellStart"/>
      <w:r>
        <w:t>formados</w:t>
      </w:r>
      <w:proofErr w:type="spellEnd"/>
      <w:r>
        <w:t xml:space="preserve"> de </w:t>
      </w:r>
      <w:proofErr w:type="spellStart"/>
      <w:r>
        <w:t>una</w:t>
      </w:r>
      <w:proofErr w:type="spellEnd"/>
      <w:r>
        <w:t xml:space="preserve"> </w:t>
      </w:r>
      <w:proofErr w:type="spellStart"/>
      <w:r>
        <w:t>misma</w:t>
      </w:r>
      <w:proofErr w:type="spellEnd"/>
      <w:r>
        <w:t xml:space="preserve"> </w:t>
      </w:r>
      <w:proofErr w:type="spellStart"/>
      <w:r>
        <w:t>sustancia</w:t>
      </w:r>
      <w:proofErr w:type="spellEnd"/>
      <w:r>
        <w:t xml:space="preserve"> y </w:t>
      </w:r>
      <w:proofErr w:type="spellStart"/>
      <w:r>
        <w:t>que</w:t>
      </w:r>
      <w:proofErr w:type="spellEnd"/>
      <w:r>
        <w:t xml:space="preserve"> </w:t>
      </w:r>
      <w:proofErr w:type="spellStart"/>
      <w:r>
        <w:t>así</w:t>
      </w:r>
      <w:proofErr w:type="spellEnd"/>
      <w:r>
        <w:t xml:space="preserve"> </w:t>
      </w:r>
      <w:proofErr w:type="spellStart"/>
      <w:r>
        <w:t>como</w:t>
      </w:r>
      <w:proofErr w:type="spellEnd"/>
      <w:r>
        <w:t xml:space="preserve"> </w:t>
      </w:r>
      <w:proofErr w:type="spellStart"/>
      <w:r>
        <w:t>habéis</w:t>
      </w:r>
      <w:proofErr w:type="spellEnd"/>
      <w:r>
        <w:t xml:space="preserve"> </w:t>
      </w:r>
      <w:proofErr w:type="spellStart"/>
      <w:r>
        <w:t>estado</w:t>
      </w:r>
      <w:proofErr w:type="spellEnd"/>
      <w:r>
        <w:t xml:space="preserve"> </w:t>
      </w:r>
      <w:proofErr w:type="spellStart"/>
      <w:r>
        <w:t>en</w:t>
      </w:r>
      <w:proofErr w:type="spellEnd"/>
      <w:r>
        <w:t xml:space="preserve"> </w:t>
      </w:r>
      <w:proofErr w:type="spellStart"/>
      <w:r>
        <w:t>el</w:t>
      </w:r>
      <w:proofErr w:type="spellEnd"/>
      <w:r>
        <w:t xml:space="preserve"> principio </w:t>
      </w:r>
      <w:proofErr w:type="spellStart"/>
      <w:r>
        <w:t>en</w:t>
      </w:r>
      <w:proofErr w:type="spellEnd"/>
      <w:r>
        <w:t xml:space="preserve"> </w:t>
      </w:r>
      <w:proofErr w:type="spellStart"/>
      <w:r>
        <w:t>Mí</w:t>
      </w:r>
      <w:proofErr w:type="spellEnd"/>
      <w:r>
        <w:t xml:space="preserve">, </w:t>
      </w:r>
      <w:proofErr w:type="spellStart"/>
      <w:r>
        <w:t>en</w:t>
      </w:r>
      <w:proofErr w:type="spellEnd"/>
      <w:r>
        <w:t xml:space="preserve"> </w:t>
      </w:r>
      <w:proofErr w:type="spellStart"/>
      <w:r>
        <w:t>el</w:t>
      </w:r>
      <w:proofErr w:type="spellEnd"/>
      <w:r>
        <w:t xml:space="preserve"> final también lo </w:t>
      </w:r>
      <w:proofErr w:type="spellStart"/>
      <w:r>
        <w:t>estaréis</w:t>
      </w:r>
      <w:proofErr w:type="spellEnd"/>
      <w:r>
        <w:t xml:space="preserve">, </w:t>
      </w:r>
      <w:proofErr w:type="spellStart"/>
      <w:r>
        <w:t>cuando</w:t>
      </w:r>
      <w:proofErr w:type="spellEnd"/>
      <w:r>
        <w:t xml:space="preserve"> </w:t>
      </w:r>
      <w:proofErr w:type="spellStart"/>
      <w:r>
        <w:t>volváis</w:t>
      </w:r>
      <w:proofErr w:type="spellEnd"/>
      <w:r>
        <w:t xml:space="preserve"> a </w:t>
      </w:r>
      <w:proofErr w:type="spellStart"/>
      <w:r>
        <w:t>vuestro</w:t>
      </w:r>
      <w:proofErr w:type="spellEnd"/>
      <w:r>
        <w:t xml:space="preserve"> </w:t>
      </w:r>
      <w:proofErr w:type="spellStart"/>
      <w:r>
        <w:t>Señor</w:t>
      </w:r>
      <w:proofErr w:type="spellEnd"/>
      <w:r>
        <w:t xml:space="preserve">. </w:t>
      </w:r>
    </w:p>
    <w:p w14:paraId="3984EF7E" w14:textId="77777777" w:rsidR="00F50769" w:rsidRDefault="00F50769" w:rsidP="00F50769">
      <w:r>
        <w:t xml:space="preserve">37. Vengo a </w:t>
      </w:r>
      <w:proofErr w:type="spellStart"/>
      <w:r>
        <w:t>buscaros</w:t>
      </w:r>
      <w:proofErr w:type="spellEnd"/>
      <w:r>
        <w:t xml:space="preserve">, para </w:t>
      </w:r>
      <w:proofErr w:type="spellStart"/>
      <w:r>
        <w:t>que</w:t>
      </w:r>
      <w:proofErr w:type="spellEnd"/>
      <w:r>
        <w:t xml:space="preserve"> </w:t>
      </w:r>
      <w:proofErr w:type="spellStart"/>
      <w:r>
        <w:t>os</w:t>
      </w:r>
      <w:proofErr w:type="spellEnd"/>
      <w:r>
        <w:t xml:space="preserve"> </w:t>
      </w:r>
      <w:proofErr w:type="spellStart"/>
      <w:r>
        <w:t>aproximéis</w:t>
      </w:r>
      <w:proofErr w:type="spellEnd"/>
      <w:r>
        <w:t xml:space="preserve"> a la </w:t>
      </w:r>
      <w:proofErr w:type="spellStart"/>
      <w:r>
        <w:t>fuente</w:t>
      </w:r>
      <w:proofErr w:type="spellEnd"/>
      <w:r>
        <w:t xml:space="preserve"> de la </w:t>
      </w:r>
      <w:proofErr w:type="spellStart"/>
      <w:r>
        <w:t>vida</w:t>
      </w:r>
      <w:proofErr w:type="spellEnd"/>
      <w:r>
        <w:t xml:space="preserve">. He </w:t>
      </w:r>
      <w:proofErr w:type="spellStart"/>
      <w:r>
        <w:t>aquí</w:t>
      </w:r>
      <w:proofErr w:type="spellEnd"/>
      <w:r>
        <w:t xml:space="preserve"> </w:t>
      </w:r>
      <w:proofErr w:type="spellStart"/>
      <w:r>
        <w:t>el</w:t>
      </w:r>
      <w:proofErr w:type="spellEnd"/>
      <w:r>
        <w:t xml:space="preserve"> camino </w:t>
      </w:r>
      <w:proofErr w:type="spellStart"/>
      <w:r>
        <w:t>que</w:t>
      </w:r>
      <w:proofErr w:type="spellEnd"/>
      <w:r>
        <w:t xml:space="preserve"> </w:t>
      </w:r>
      <w:proofErr w:type="gramStart"/>
      <w:r>
        <w:t>conduce</w:t>
      </w:r>
      <w:proofErr w:type="gramEnd"/>
      <w:r>
        <w:t xml:space="preserve"> </w:t>
      </w:r>
      <w:proofErr w:type="gramStart"/>
      <w:r>
        <w:t>a</w:t>
      </w:r>
      <w:proofErr w:type="gramEnd"/>
      <w:r>
        <w:t xml:space="preserve"> </w:t>
      </w:r>
      <w:proofErr w:type="spellStart"/>
      <w:r>
        <w:t>ella</w:t>
      </w:r>
      <w:proofErr w:type="spellEnd"/>
      <w:r>
        <w:t xml:space="preserve">. Para </w:t>
      </w:r>
      <w:proofErr w:type="spellStart"/>
      <w:r>
        <w:t>llegar</w:t>
      </w:r>
      <w:proofErr w:type="spellEnd"/>
      <w:r>
        <w:t xml:space="preserve"> </w:t>
      </w:r>
      <w:proofErr w:type="gramStart"/>
      <w:r>
        <w:t>a</w:t>
      </w:r>
      <w:proofErr w:type="gramEnd"/>
      <w:r>
        <w:t xml:space="preserve"> </w:t>
      </w:r>
      <w:proofErr w:type="spellStart"/>
      <w:r>
        <w:t>encontrarla</w:t>
      </w:r>
      <w:proofErr w:type="spellEnd"/>
      <w:r>
        <w:t xml:space="preserve"> es </w:t>
      </w:r>
      <w:proofErr w:type="spellStart"/>
      <w:r>
        <w:t>menester</w:t>
      </w:r>
      <w:proofErr w:type="spellEnd"/>
      <w:r>
        <w:t xml:space="preserve"> </w:t>
      </w:r>
      <w:proofErr w:type="spellStart"/>
      <w:r>
        <w:t>llegar</w:t>
      </w:r>
      <w:proofErr w:type="spellEnd"/>
      <w:r>
        <w:t xml:space="preserve"> a </w:t>
      </w:r>
      <w:proofErr w:type="spellStart"/>
      <w:r>
        <w:t>veces</w:t>
      </w:r>
      <w:proofErr w:type="spellEnd"/>
      <w:r>
        <w:t xml:space="preserve"> al </w:t>
      </w:r>
      <w:proofErr w:type="spellStart"/>
      <w:r>
        <w:t>sacrificio</w:t>
      </w:r>
      <w:proofErr w:type="spellEnd"/>
      <w:r>
        <w:t xml:space="preserve">, </w:t>
      </w:r>
      <w:proofErr w:type="spellStart"/>
      <w:r>
        <w:t>luchar</w:t>
      </w:r>
      <w:proofErr w:type="spellEnd"/>
      <w:r>
        <w:t xml:space="preserve"> y </w:t>
      </w:r>
      <w:proofErr w:type="spellStart"/>
      <w:r>
        <w:t>perseverar</w:t>
      </w:r>
      <w:proofErr w:type="spellEnd"/>
      <w:r>
        <w:t xml:space="preserve"> </w:t>
      </w:r>
      <w:proofErr w:type="spellStart"/>
      <w:r>
        <w:t>en</w:t>
      </w:r>
      <w:proofErr w:type="spellEnd"/>
      <w:r>
        <w:t xml:space="preserve"> la </w:t>
      </w:r>
      <w:proofErr w:type="spellStart"/>
      <w:r>
        <w:t>virtud</w:t>
      </w:r>
      <w:proofErr w:type="spellEnd"/>
      <w:r>
        <w:t xml:space="preserve">. </w:t>
      </w:r>
    </w:p>
    <w:p w14:paraId="3BE4985B" w14:textId="77777777" w:rsidR="00F50769" w:rsidRDefault="00F50769" w:rsidP="00F50769">
      <w:r>
        <w:t xml:space="preserve">38. </w:t>
      </w:r>
      <w:proofErr w:type="spellStart"/>
      <w:r>
        <w:t>Oíd</w:t>
      </w:r>
      <w:proofErr w:type="spellEnd"/>
      <w:r>
        <w:t xml:space="preserve"> mi </w:t>
      </w:r>
      <w:proofErr w:type="spellStart"/>
      <w:r>
        <w:t>voz</w:t>
      </w:r>
      <w:proofErr w:type="spellEnd"/>
      <w:r>
        <w:t xml:space="preserve"> </w:t>
      </w:r>
      <w:proofErr w:type="spellStart"/>
      <w:r>
        <w:t>que</w:t>
      </w:r>
      <w:proofErr w:type="spellEnd"/>
      <w:r>
        <w:t xml:space="preserve"> a </w:t>
      </w:r>
      <w:proofErr w:type="spellStart"/>
      <w:r>
        <w:t>cada</w:t>
      </w:r>
      <w:proofErr w:type="spellEnd"/>
      <w:r>
        <w:t xml:space="preserve"> </w:t>
      </w:r>
      <w:proofErr w:type="spellStart"/>
      <w:r>
        <w:t>instante</w:t>
      </w:r>
      <w:proofErr w:type="spellEnd"/>
      <w:r>
        <w:t xml:space="preserve"> </w:t>
      </w:r>
      <w:proofErr w:type="spellStart"/>
      <w:r>
        <w:t>os</w:t>
      </w:r>
      <w:proofErr w:type="spellEnd"/>
      <w:r>
        <w:t xml:space="preserve"> </w:t>
      </w:r>
      <w:proofErr w:type="spellStart"/>
      <w:r>
        <w:t>despierta</w:t>
      </w:r>
      <w:proofErr w:type="spellEnd"/>
      <w:r>
        <w:t xml:space="preserve">, </w:t>
      </w:r>
      <w:proofErr w:type="spellStart"/>
      <w:r>
        <w:t>esa</w:t>
      </w:r>
      <w:proofErr w:type="spellEnd"/>
      <w:r>
        <w:t xml:space="preserve"> </w:t>
      </w:r>
      <w:proofErr w:type="spellStart"/>
      <w:r>
        <w:t>voz</w:t>
      </w:r>
      <w:proofErr w:type="spellEnd"/>
      <w:r>
        <w:t xml:space="preserve"> interior </w:t>
      </w:r>
      <w:proofErr w:type="spellStart"/>
      <w:r>
        <w:t>que</w:t>
      </w:r>
      <w:proofErr w:type="spellEnd"/>
      <w:r>
        <w:t xml:space="preserve"> </w:t>
      </w:r>
      <w:proofErr w:type="spellStart"/>
      <w:r>
        <w:t>os</w:t>
      </w:r>
      <w:proofErr w:type="spellEnd"/>
      <w:r>
        <w:t xml:space="preserve"> reclama </w:t>
      </w:r>
      <w:proofErr w:type="spellStart"/>
      <w:r>
        <w:t>el</w:t>
      </w:r>
      <w:proofErr w:type="spellEnd"/>
      <w:r>
        <w:t xml:space="preserve"> </w:t>
      </w:r>
      <w:proofErr w:type="spellStart"/>
      <w:r>
        <w:t>cumplimiento</w:t>
      </w:r>
      <w:proofErr w:type="spellEnd"/>
      <w:r>
        <w:t xml:space="preserve"> de mi Ley; </w:t>
      </w:r>
      <w:proofErr w:type="spellStart"/>
      <w:r>
        <w:t>porque</w:t>
      </w:r>
      <w:proofErr w:type="spellEnd"/>
      <w:r>
        <w:t xml:space="preserve"> hasta </w:t>
      </w:r>
      <w:proofErr w:type="spellStart"/>
      <w:r>
        <w:t>ahora</w:t>
      </w:r>
      <w:proofErr w:type="spellEnd"/>
      <w:r>
        <w:t xml:space="preserve"> </w:t>
      </w:r>
      <w:proofErr w:type="spellStart"/>
      <w:r>
        <w:t>habéis</w:t>
      </w:r>
      <w:proofErr w:type="spellEnd"/>
      <w:r>
        <w:t xml:space="preserve"> </w:t>
      </w:r>
      <w:proofErr w:type="spellStart"/>
      <w:r>
        <w:t>caminado</w:t>
      </w:r>
      <w:proofErr w:type="spellEnd"/>
      <w:r>
        <w:t xml:space="preserve"> a </w:t>
      </w:r>
      <w:proofErr w:type="spellStart"/>
      <w:r>
        <w:t>vuestro</w:t>
      </w:r>
      <w:proofErr w:type="spellEnd"/>
      <w:r>
        <w:t xml:space="preserve"> libre </w:t>
      </w:r>
      <w:proofErr w:type="spellStart"/>
      <w:r>
        <w:t>albedrío</w:t>
      </w:r>
      <w:proofErr w:type="spellEnd"/>
      <w:r>
        <w:t xml:space="preserve">, </w:t>
      </w:r>
      <w:proofErr w:type="spellStart"/>
      <w:r>
        <w:t>haciendo</w:t>
      </w:r>
      <w:proofErr w:type="spellEnd"/>
      <w:r>
        <w:t xml:space="preserve"> </w:t>
      </w:r>
      <w:proofErr w:type="spellStart"/>
      <w:r>
        <w:t>cuanto</w:t>
      </w:r>
      <w:proofErr w:type="spellEnd"/>
      <w:r>
        <w:t xml:space="preserve"> </w:t>
      </w:r>
      <w:proofErr w:type="spellStart"/>
      <w:r>
        <w:t>os</w:t>
      </w:r>
      <w:proofErr w:type="spellEnd"/>
      <w:r>
        <w:t xml:space="preserve"> place </w:t>
      </w:r>
      <w:proofErr w:type="spellStart"/>
      <w:r>
        <w:t>en</w:t>
      </w:r>
      <w:proofErr w:type="spellEnd"/>
      <w:r>
        <w:t xml:space="preserve"> </w:t>
      </w:r>
      <w:proofErr w:type="spellStart"/>
      <w:r>
        <w:t>vuestra</w:t>
      </w:r>
      <w:proofErr w:type="spellEnd"/>
      <w:r>
        <w:t xml:space="preserve"> </w:t>
      </w:r>
      <w:proofErr w:type="spellStart"/>
      <w:r>
        <w:t>vida</w:t>
      </w:r>
      <w:proofErr w:type="spellEnd"/>
      <w:r>
        <w:t xml:space="preserve">. </w:t>
      </w:r>
    </w:p>
    <w:p w14:paraId="4BB59DE5" w14:textId="77777777" w:rsidR="00F50769" w:rsidRDefault="00F50769" w:rsidP="00F50769">
      <w:r>
        <w:t xml:space="preserve">39. He </w:t>
      </w:r>
      <w:proofErr w:type="spellStart"/>
      <w:r>
        <w:t>venido</w:t>
      </w:r>
      <w:proofErr w:type="spellEnd"/>
      <w:r>
        <w:t xml:space="preserve"> a </w:t>
      </w:r>
      <w:proofErr w:type="spellStart"/>
      <w:r>
        <w:t>dulcificar</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endurecido</w:t>
      </w:r>
      <w:proofErr w:type="spellEnd"/>
      <w:r>
        <w:t xml:space="preserve"> </w:t>
      </w:r>
      <w:proofErr w:type="spellStart"/>
      <w:r>
        <w:t>en</w:t>
      </w:r>
      <w:proofErr w:type="spellEnd"/>
      <w:r>
        <w:t xml:space="preserve"> las </w:t>
      </w:r>
      <w:proofErr w:type="spellStart"/>
      <w:r>
        <w:t>vicisitudes</w:t>
      </w:r>
      <w:proofErr w:type="spellEnd"/>
      <w:r>
        <w:t xml:space="preserve"> de la </w:t>
      </w:r>
      <w:proofErr w:type="spellStart"/>
      <w:r>
        <w:t>vida</w:t>
      </w:r>
      <w:proofErr w:type="spellEnd"/>
      <w:r>
        <w:t xml:space="preserve">, </w:t>
      </w:r>
      <w:proofErr w:type="spellStart"/>
      <w:r>
        <w:t>dándole</w:t>
      </w:r>
      <w:proofErr w:type="spellEnd"/>
      <w:r>
        <w:t xml:space="preserve"> a </w:t>
      </w:r>
      <w:proofErr w:type="spellStart"/>
      <w:r>
        <w:t>saborear</w:t>
      </w:r>
      <w:proofErr w:type="spellEnd"/>
      <w:r>
        <w:t xml:space="preserve"> </w:t>
      </w:r>
      <w:proofErr w:type="spellStart"/>
      <w:r>
        <w:t>el</w:t>
      </w:r>
      <w:proofErr w:type="spellEnd"/>
      <w:r>
        <w:t xml:space="preserve"> pan del amor </w:t>
      </w:r>
      <w:proofErr w:type="spellStart"/>
      <w:r>
        <w:t>divino</w:t>
      </w:r>
      <w:proofErr w:type="spellEnd"/>
      <w:r>
        <w:t xml:space="preserve">, y </w:t>
      </w:r>
      <w:proofErr w:type="spellStart"/>
      <w:r>
        <w:t>vuestro</w:t>
      </w:r>
      <w:proofErr w:type="spellEnd"/>
      <w:r>
        <w:t xml:space="preserve"> </w:t>
      </w:r>
      <w:proofErr w:type="spellStart"/>
      <w:r>
        <w:t>corazón</w:t>
      </w:r>
      <w:proofErr w:type="spellEnd"/>
      <w:r>
        <w:t xml:space="preserve"> ha </w:t>
      </w:r>
      <w:proofErr w:type="spellStart"/>
      <w:r>
        <w:t>sabido</w:t>
      </w:r>
      <w:proofErr w:type="spellEnd"/>
      <w:r>
        <w:t xml:space="preserve"> </w:t>
      </w:r>
      <w:proofErr w:type="spellStart"/>
      <w:r>
        <w:t>conmoverse</w:t>
      </w:r>
      <w:proofErr w:type="spellEnd"/>
      <w:r>
        <w:t xml:space="preserve">. </w:t>
      </w:r>
    </w:p>
    <w:p w14:paraId="117734EF" w14:textId="77777777" w:rsidR="00F50769" w:rsidRDefault="00F50769" w:rsidP="00F50769">
      <w:r>
        <w:t xml:space="preserve">40. En </w:t>
      </w:r>
      <w:proofErr w:type="spellStart"/>
      <w:r>
        <w:t>Mí</w:t>
      </w:r>
      <w:proofErr w:type="spellEnd"/>
      <w:r>
        <w:t xml:space="preserve"> </w:t>
      </w:r>
      <w:proofErr w:type="spellStart"/>
      <w:r>
        <w:t>está</w:t>
      </w:r>
      <w:proofErr w:type="spellEnd"/>
      <w:r>
        <w:t xml:space="preserve"> </w:t>
      </w:r>
      <w:proofErr w:type="spellStart"/>
      <w:r>
        <w:t>el</w:t>
      </w:r>
      <w:proofErr w:type="spellEnd"/>
      <w:r>
        <w:t xml:space="preserve"> </w:t>
      </w:r>
      <w:proofErr w:type="spellStart"/>
      <w:r>
        <w:t>juez</w:t>
      </w:r>
      <w:proofErr w:type="spellEnd"/>
      <w:r>
        <w:t xml:space="preserve">, </w:t>
      </w:r>
      <w:proofErr w:type="spellStart"/>
      <w:r>
        <w:t>el</w:t>
      </w:r>
      <w:proofErr w:type="spellEnd"/>
      <w:r>
        <w:t xml:space="preserve"> Padre y </w:t>
      </w:r>
      <w:proofErr w:type="spellStart"/>
      <w:r>
        <w:t>el</w:t>
      </w:r>
      <w:proofErr w:type="spellEnd"/>
      <w:r>
        <w:t xml:space="preserve"> Maestro; </w:t>
      </w:r>
      <w:proofErr w:type="spellStart"/>
      <w:r>
        <w:t>tres</w:t>
      </w:r>
      <w:proofErr w:type="spellEnd"/>
      <w:r>
        <w:t xml:space="preserve"> </w:t>
      </w:r>
      <w:proofErr w:type="spellStart"/>
      <w:r>
        <w:t>fases</w:t>
      </w:r>
      <w:proofErr w:type="spellEnd"/>
      <w:r>
        <w:t xml:space="preserve"> </w:t>
      </w:r>
      <w:proofErr w:type="spellStart"/>
      <w:r>
        <w:t>distintas</w:t>
      </w:r>
      <w:proofErr w:type="spellEnd"/>
      <w:r>
        <w:t xml:space="preserve"> </w:t>
      </w:r>
      <w:proofErr w:type="spellStart"/>
      <w:r>
        <w:t>en</w:t>
      </w:r>
      <w:proofErr w:type="spellEnd"/>
      <w:r>
        <w:t xml:space="preserve"> un solo Ser, </w:t>
      </w:r>
      <w:proofErr w:type="spellStart"/>
      <w:r>
        <w:t>tres</w:t>
      </w:r>
      <w:proofErr w:type="spellEnd"/>
      <w:r>
        <w:t xml:space="preserve"> </w:t>
      </w:r>
      <w:proofErr w:type="spellStart"/>
      <w:r>
        <w:t>potencias</w:t>
      </w:r>
      <w:proofErr w:type="spellEnd"/>
      <w:r>
        <w:t xml:space="preserve"> y </w:t>
      </w:r>
      <w:proofErr w:type="spellStart"/>
      <w:r>
        <w:t>una</w:t>
      </w:r>
      <w:proofErr w:type="spellEnd"/>
      <w:r>
        <w:t xml:space="preserve"> sola </w:t>
      </w:r>
      <w:proofErr w:type="spellStart"/>
      <w:r>
        <w:t>esencia</w:t>
      </w:r>
      <w:proofErr w:type="spellEnd"/>
      <w:r>
        <w:t xml:space="preserve">: </w:t>
      </w:r>
      <w:proofErr w:type="spellStart"/>
      <w:r>
        <w:t>el</w:t>
      </w:r>
      <w:proofErr w:type="spellEnd"/>
      <w:r>
        <w:t xml:space="preserve"> amor. </w:t>
      </w:r>
    </w:p>
    <w:p w14:paraId="25366707" w14:textId="77777777" w:rsidR="00F50769" w:rsidRDefault="00F50769" w:rsidP="00F50769">
      <w:r>
        <w:t xml:space="preserve">41. </w:t>
      </w:r>
      <w:proofErr w:type="spellStart"/>
      <w:r>
        <w:t>Así</w:t>
      </w:r>
      <w:proofErr w:type="spellEnd"/>
      <w:r>
        <w:t xml:space="preserve"> me </w:t>
      </w:r>
      <w:proofErr w:type="spellStart"/>
      <w:r>
        <w:t>manifiesto</w:t>
      </w:r>
      <w:proofErr w:type="spellEnd"/>
      <w:r>
        <w:t xml:space="preserve"> ante </w:t>
      </w:r>
      <w:proofErr w:type="spellStart"/>
      <w:r>
        <w:t>vosotros</w:t>
      </w:r>
      <w:proofErr w:type="spellEnd"/>
      <w:r>
        <w:t xml:space="preserve"> para </w:t>
      </w:r>
      <w:proofErr w:type="spellStart"/>
      <w:r>
        <w:t>ayudaros</w:t>
      </w:r>
      <w:proofErr w:type="spellEnd"/>
      <w:r>
        <w:t xml:space="preserve"> a </w:t>
      </w:r>
      <w:proofErr w:type="spellStart"/>
      <w:r>
        <w:t>cumplir</w:t>
      </w:r>
      <w:proofErr w:type="spellEnd"/>
      <w:r>
        <w:t xml:space="preserve"> la </w:t>
      </w:r>
      <w:proofErr w:type="spellStart"/>
      <w:r>
        <w:t>misión</w:t>
      </w:r>
      <w:proofErr w:type="spellEnd"/>
      <w:r>
        <w:t xml:space="preserve"> </w:t>
      </w:r>
      <w:proofErr w:type="spellStart"/>
      <w:r>
        <w:t>que</w:t>
      </w:r>
      <w:proofErr w:type="spellEnd"/>
      <w:r>
        <w:t xml:space="preserve"> </w:t>
      </w:r>
      <w:proofErr w:type="spellStart"/>
      <w:r>
        <w:t>deposité</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desde</w:t>
      </w:r>
      <w:proofErr w:type="spellEnd"/>
      <w:r>
        <w:t xml:space="preserve"> </w:t>
      </w:r>
      <w:proofErr w:type="spellStart"/>
      <w:r>
        <w:t>el</w:t>
      </w:r>
      <w:proofErr w:type="spellEnd"/>
      <w:r>
        <w:t xml:space="preserve"> principio de </w:t>
      </w:r>
      <w:proofErr w:type="spellStart"/>
      <w:r>
        <w:t>los</w:t>
      </w:r>
      <w:proofErr w:type="spellEnd"/>
      <w:r>
        <w:t xml:space="preserve"> </w:t>
      </w:r>
      <w:proofErr w:type="spellStart"/>
      <w:r>
        <w:t>tiempos</w:t>
      </w:r>
      <w:proofErr w:type="spellEnd"/>
      <w:r>
        <w:t xml:space="preserve">. </w:t>
      </w:r>
    </w:p>
    <w:p w14:paraId="331B45D8" w14:textId="77777777" w:rsidR="00F50769" w:rsidRDefault="00F50769" w:rsidP="00F50769">
      <w:r>
        <w:t xml:space="preserve">42. </w:t>
      </w:r>
      <w:proofErr w:type="spellStart"/>
      <w:r>
        <w:t>Os</w:t>
      </w:r>
      <w:proofErr w:type="spellEnd"/>
      <w:r>
        <w:t xml:space="preserve"> </w:t>
      </w:r>
      <w:proofErr w:type="spellStart"/>
      <w:r>
        <w:t>estoy</w:t>
      </w:r>
      <w:proofErr w:type="spellEnd"/>
      <w:r>
        <w:t xml:space="preserve"> </w:t>
      </w:r>
      <w:proofErr w:type="spellStart"/>
      <w:r>
        <w:t>doctrinando</w:t>
      </w:r>
      <w:proofErr w:type="spellEnd"/>
      <w:r>
        <w:t xml:space="preserve"> </w:t>
      </w:r>
      <w:proofErr w:type="spellStart"/>
      <w:r>
        <w:t>nuevamente</w:t>
      </w:r>
      <w:proofErr w:type="spellEnd"/>
      <w:r>
        <w:t xml:space="preserve"> para </w:t>
      </w:r>
      <w:proofErr w:type="spellStart"/>
      <w:r>
        <w:t>que</w:t>
      </w:r>
      <w:proofErr w:type="spellEnd"/>
      <w:r>
        <w:t xml:space="preserve"> </w:t>
      </w:r>
      <w:proofErr w:type="spellStart"/>
      <w:r>
        <w:t>enseñéis</w:t>
      </w:r>
      <w:proofErr w:type="spellEnd"/>
      <w:r>
        <w:t xml:space="preserve"> </w:t>
      </w:r>
      <w:proofErr w:type="spellStart"/>
      <w:r>
        <w:t>esta</w:t>
      </w:r>
      <w:proofErr w:type="spellEnd"/>
      <w:r>
        <w:t xml:space="preserve"> palabra a la </w:t>
      </w:r>
      <w:proofErr w:type="spellStart"/>
      <w:r>
        <w:t>humanidad</w:t>
      </w:r>
      <w:proofErr w:type="spellEnd"/>
      <w:r>
        <w:t xml:space="preserve">. Cuando </w:t>
      </w:r>
      <w:proofErr w:type="spellStart"/>
      <w:r>
        <w:t>este</w:t>
      </w:r>
      <w:proofErr w:type="spellEnd"/>
      <w:r>
        <w:t xml:space="preserve"> pueblo se </w:t>
      </w:r>
      <w:proofErr w:type="spellStart"/>
      <w:r>
        <w:t>encuentre</w:t>
      </w:r>
      <w:proofErr w:type="spellEnd"/>
      <w:r>
        <w:t xml:space="preserve"> </w:t>
      </w:r>
      <w:proofErr w:type="spellStart"/>
      <w:r>
        <w:t>preparado</w:t>
      </w:r>
      <w:proofErr w:type="spellEnd"/>
      <w:r>
        <w:t xml:space="preserve">, </w:t>
      </w:r>
      <w:proofErr w:type="spellStart"/>
      <w:r>
        <w:t>en</w:t>
      </w:r>
      <w:proofErr w:type="spellEnd"/>
      <w:r>
        <w:t xml:space="preserve"> </w:t>
      </w:r>
      <w:proofErr w:type="spellStart"/>
      <w:r>
        <w:t>él</w:t>
      </w:r>
      <w:proofErr w:type="spellEnd"/>
      <w:r>
        <w:t xml:space="preserve"> </w:t>
      </w:r>
      <w:proofErr w:type="spellStart"/>
      <w:r>
        <w:t>encontrará</w:t>
      </w:r>
      <w:proofErr w:type="spellEnd"/>
      <w:r>
        <w:t xml:space="preserve"> la </w:t>
      </w:r>
      <w:proofErr w:type="spellStart"/>
      <w:r>
        <w:t>humanidad</w:t>
      </w:r>
      <w:proofErr w:type="spellEnd"/>
      <w:r>
        <w:t xml:space="preserve"> </w:t>
      </w:r>
      <w:proofErr w:type="spellStart"/>
      <w:r>
        <w:t>consuelo</w:t>
      </w:r>
      <w:proofErr w:type="spellEnd"/>
      <w:r>
        <w:t xml:space="preserve"> </w:t>
      </w:r>
      <w:proofErr w:type="spellStart"/>
      <w:r>
        <w:t>en</w:t>
      </w:r>
      <w:proofErr w:type="spellEnd"/>
      <w:r>
        <w:t xml:space="preserve"> sus </w:t>
      </w:r>
      <w:proofErr w:type="spellStart"/>
      <w:r>
        <w:t>penas</w:t>
      </w:r>
      <w:proofErr w:type="spellEnd"/>
      <w:r>
        <w:t xml:space="preserve">, </w:t>
      </w:r>
      <w:proofErr w:type="spellStart"/>
      <w:r>
        <w:t>bálsamo</w:t>
      </w:r>
      <w:proofErr w:type="spellEnd"/>
      <w:r>
        <w:t xml:space="preserve"> </w:t>
      </w:r>
      <w:proofErr w:type="spellStart"/>
      <w:r>
        <w:t>en</w:t>
      </w:r>
      <w:proofErr w:type="spellEnd"/>
      <w:r>
        <w:t xml:space="preserve"> sus </w:t>
      </w:r>
      <w:proofErr w:type="spellStart"/>
      <w:r>
        <w:t>tribulaciones</w:t>
      </w:r>
      <w:proofErr w:type="spellEnd"/>
      <w:r>
        <w:t xml:space="preserve"> y luz para </w:t>
      </w:r>
      <w:proofErr w:type="spellStart"/>
      <w:r>
        <w:t>su</w:t>
      </w:r>
      <w:proofErr w:type="spellEnd"/>
      <w:r>
        <w:t xml:space="preserve"> </w:t>
      </w:r>
      <w:proofErr w:type="spellStart"/>
      <w:r>
        <w:t>espíritu</w:t>
      </w:r>
      <w:proofErr w:type="spellEnd"/>
      <w:r>
        <w:t xml:space="preserve">. </w:t>
      </w:r>
    </w:p>
    <w:p w14:paraId="38534231" w14:textId="77777777" w:rsidR="00F50769" w:rsidRDefault="00F50769" w:rsidP="00F50769">
      <w:r>
        <w:t xml:space="preserve">43. No </w:t>
      </w:r>
      <w:proofErr w:type="spellStart"/>
      <w:r>
        <w:t>pasará</w:t>
      </w:r>
      <w:proofErr w:type="spellEnd"/>
      <w:r>
        <w:t xml:space="preserve"> la </w:t>
      </w:r>
      <w:proofErr w:type="spellStart"/>
      <w:r>
        <w:t>presente</w:t>
      </w:r>
      <w:proofErr w:type="spellEnd"/>
      <w:r>
        <w:t xml:space="preserve"> </w:t>
      </w:r>
      <w:proofErr w:type="spellStart"/>
      <w:r>
        <w:t>generación</w:t>
      </w:r>
      <w:proofErr w:type="spellEnd"/>
      <w:r>
        <w:t xml:space="preserve"> sin </w:t>
      </w:r>
      <w:proofErr w:type="spellStart"/>
      <w:r>
        <w:t>que</w:t>
      </w:r>
      <w:proofErr w:type="spellEnd"/>
      <w:r>
        <w:t xml:space="preserve"> </w:t>
      </w:r>
      <w:proofErr w:type="spellStart"/>
      <w:r>
        <w:t>os</w:t>
      </w:r>
      <w:proofErr w:type="spellEnd"/>
      <w:r>
        <w:t xml:space="preserve"> </w:t>
      </w:r>
      <w:proofErr w:type="spellStart"/>
      <w:r>
        <w:t>hayáis</w:t>
      </w:r>
      <w:proofErr w:type="spellEnd"/>
      <w:r>
        <w:t xml:space="preserve"> </w:t>
      </w:r>
      <w:proofErr w:type="spellStart"/>
      <w:r>
        <w:t>levantado</w:t>
      </w:r>
      <w:proofErr w:type="spellEnd"/>
      <w:r>
        <w:t xml:space="preserve"> a </w:t>
      </w:r>
      <w:proofErr w:type="spellStart"/>
      <w:r>
        <w:t>dar</w:t>
      </w:r>
      <w:proofErr w:type="spellEnd"/>
      <w:r>
        <w:t xml:space="preserve"> testimonio de mi </w:t>
      </w:r>
      <w:proofErr w:type="spellStart"/>
      <w:r>
        <w:t>segunda</w:t>
      </w:r>
      <w:proofErr w:type="spellEnd"/>
      <w:r>
        <w:t xml:space="preserve"> </w:t>
      </w:r>
      <w:proofErr w:type="spellStart"/>
      <w:r>
        <w:t>venida</w:t>
      </w:r>
      <w:proofErr w:type="spellEnd"/>
      <w:r>
        <w:t xml:space="preserve">. Mas </w:t>
      </w:r>
      <w:proofErr w:type="spellStart"/>
      <w:r>
        <w:t>yo</w:t>
      </w:r>
      <w:proofErr w:type="spellEnd"/>
      <w:r>
        <w:t xml:space="preserve"> </w:t>
      </w:r>
      <w:proofErr w:type="spellStart"/>
      <w:r>
        <w:t>os</w:t>
      </w:r>
      <w:proofErr w:type="spellEnd"/>
      <w:r>
        <w:t xml:space="preserve"> he </w:t>
      </w:r>
      <w:proofErr w:type="spellStart"/>
      <w:r>
        <w:t>dicho</w:t>
      </w:r>
      <w:proofErr w:type="spellEnd"/>
      <w:r>
        <w:t xml:space="preserve">: Si no </w:t>
      </w:r>
      <w:proofErr w:type="spellStart"/>
      <w:r>
        <w:t>os</w:t>
      </w:r>
      <w:proofErr w:type="spellEnd"/>
      <w:r>
        <w:t xml:space="preserve"> </w:t>
      </w:r>
      <w:proofErr w:type="spellStart"/>
      <w:r>
        <w:t>queréis</w:t>
      </w:r>
      <w:proofErr w:type="spellEnd"/>
      <w:r>
        <w:t xml:space="preserve"> </w:t>
      </w:r>
      <w:proofErr w:type="spellStart"/>
      <w:r>
        <w:t>levantar</w:t>
      </w:r>
      <w:proofErr w:type="spellEnd"/>
      <w:r>
        <w:t xml:space="preserve"> a </w:t>
      </w:r>
      <w:proofErr w:type="spellStart"/>
      <w:r>
        <w:t>practicar</w:t>
      </w:r>
      <w:proofErr w:type="spellEnd"/>
      <w:r>
        <w:t xml:space="preserve"> mi </w:t>
      </w:r>
      <w:proofErr w:type="spellStart"/>
      <w:r>
        <w:t>enseñanza</w:t>
      </w:r>
      <w:proofErr w:type="spellEnd"/>
      <w:r>
        <w:t xml:space="preserve">, las </w:t>
      </w:r>
      <w:proofErr w:type="spellStart"/>
      <w:r>
        <w:t>piedras</w:t>
      </w:r>
      <w:proofErr w:type="spellEnd"/>
      <w:r>
        <w:t xml:space="preserve"> </w:t>
      </w:r>
      <w:proofErr w:type="spellStart"/>
      <w:r>
        <w:t>hablarán</w:t>
      </w:r>
      <w:proofErr w:type="spellEnd"/>
      <w:r>
        <w:t xml:space="preserve"> y </w:t>
      </w:r>
      <w:proofErr w:type="spellStart"/>
      <w:r>
        <w:t>darán</w:t>
      </w:r>
      <w:proofErr w:type="spellEnd"/>
      <w:r>
        <w:t xml:space="preserve"> testimonio de mi </w:t>
      </w:r>
      <w:proofErr w:type="spellStart"/>
      <w:r>
        <w:t>presencia</w:t>
      </w:r>
      <w:proofErr w:type="spellEnd"/>
      <w:r>
        <w:t xml:space="preserve">, </w:t>
      </w:r>
      <w:proofErr w:type="spellStart"/>
      <w:r>
        <w:t>más</w:t>
      </w:r>
      <w:proofErr w:type="spellEnd"/>
      <w:r>
        <w:t xml:space="preserve"> de </w:t>
      </w:r>
      <w:proofErr w:type="spellStart"/>
      <w:r>
        <w:t>ello</w:t>
      </w:r>
      <w:proofErr w:type="spellEnd"/>
      <w:r>
        <w:t xml:space="preserve"> </w:t>
      </w:r>
      <w:proofErr w:type="spellStart"/>
      <w:r>
        <w:t>vosotros</w:t>
      </w:r>
      <w:proofErr w:type="spellEnd"/>
      <w:r>
        <w:t xml:space="preserve"> me </w:t>
      </w:r>
      <w:proofErr w:type="spellStart"/>
      <w:r>
        <w:t>responderéis</w:t>
      </w:r>
      <w:proofErr w:type="spellEnd"/>
      <w:r>
        <w:t xml:space="preserve">.  </w:t>
      </w:r>
    </w:p>
    <w:p w14:paraId="6D1F19A8" w14:textId="77777777" w:rsidR="00F50769" w:rsidRDefault="00F50769" w:rsidP="00F50769">
      <w:r>
        <w:t xml:space="preserve">44. Si </w:t>
      </w:r>
      <w:proofErr w:type="spellStart"/>
      <w:r>
        <w:t>existen</w:t>
      </w:r>
      <w:proofErr w:type="spellEnd"/>
      <w:r>
        <w:t xml:space="preserve"> </w:t>
      </w:r>
      <w:proofErr w:type="spellStart"/>
      <w:r>
        <w:t>en</w:t>
      </w:r>
      <w:proofErr w:type="spellEnd"/>
      <w:r>
        <w:t xml:space="preserve"> </w:t>
      </w:r>
      <w:proofErr w:type="spellStart"/>
      <w:r>
        <w:t>vuestro</w:t>
      </w:r>
      <w:proofErr w:type="spellEnd"/>
      <w:r>
        <w:t xml:space="preserve"> </w:t>
      </w:r>
      <w:proofErr w:type="spellStart"/>
      <w:r>
        <w:t>sendero</w:t>
      </w:r>
      <w:proofErr w:type="spellEnd"/>
      <w:r>
        <w:t xml:space="preserve"> </w:t>
      </w:r>
      <w:proofErr w:type="spellStart"/>
      <w:r>
        <w:t>obstáculos</w:t>
      </w:r>
      <w:proofErr w:type="spellEnd"/>
      <w:r>
        <w:t xml:space="preserve"> para </w:t>
      </w:r>
      <w:proofErr w:type="spellStart"/>
      <w:r>
        <w:t>seguirme</w:t>
      </w:r>
      <w:proofErr w:type="spellEnd"/>
      <w:r>
        <w:t xml:space="preserve">, </w:t>
      </w:r>
      <w:proofErr w:type="spellStart"/>
      <w:r>
        <w:t>mostradme</w:t>
      </w:r>
      <w:proofErr w:type="spellEnd"/>
      <w:r>
        <w:t xml:space="preserve"> </w:t>
      </w:r>
      <w:proofErr w:type="spellStart"/>
      <w:r>
        <w:t>buena</w:t>
      </w:r>
      <w:proofErr w:type="spellEnd"/>
      <w:r>
        <w:t xml:space="preserve"> </w:t>
      </w:r>
      <w:proofErr w:type="spellStart"/>
      <w:r>
        <w:t>voluntad</w:t>
      </w:r>
      <w:proofErr w:type="spellEnd"/>
      <w:r>
        <w:t xml:space="preserve"> y </w:t>
      </w:r>
      <w:proofErr w:type="spellStart"/>
      <w:r>
        <w:t>ahínco</w:t>
      </w:r>
      <w:proofErr w:type="spellEnd"/>
      <w:r>
        <w:t xml:space="preserve"> y </w:t>
      </w:r>
      <w:proofErr w:type="spellStart"/>
      <w:r>
        <w:t>Yo</w:t>
      </w:r>
      <w:proofErr w:type="spellEnd"/>
      <w:r>
        <w:t xml:space="preserve"> </w:t>
      </w:r>
      <w:proofErr w:type="spellStart"/>
      <w:r>
        <w:t>limpiaré</w:t>
      </w:r>
      <w:proofErr w:type="spellEnd"/>
      <w:r>
        <w:t xml:space="preserve"> </w:t>
      </w:r>
      <w:proofErr w:type="spellStart"/>
      <w:r>
        <w:t>el</w:t>
      </w:r>
      <w:proofErr w:type="spellEnd"/>
      <w:r>
        <w:t xml:space="preserve"> camino, </w:t>
      </w:r>
      <w:proofErr w:type="spellStart"/>
      <w:r>
        <w:t>Yo</w:t>
      </w:r>
      <w:proofErr w:type="spellEnd"/>
      <w:r>
        <w:t xml:space="preserve"> os </w:t>
      </w:r>
      <w:proofErr w:type="spellStart"/>
      <w:r>
        <w:t>ayudaré</w:t>
      </w:r>
      <w:proofErr w:type="spellEnd"/>
      <w:r>
        <w:t xml:space="preserve">. </w:t>
      </w:r>
    </w:p>
    <w:p w14:paraId="5D282349" w14:textId="77777777" w:rsidR="00F50769" w:rsidRDefault="00F50769" w:rsidP="00F50769">
      <w:r>
        <w:t xml:space="preserve">45. </w:t>
      </w:r>
      <w:proofErr w:type="spellStart"/>
      <w:r>
        <w:t>Quiero</w:t>
      </w:r>
      <w:proofErr w:type="spellEnd"/>
      <w:r>
        <w:t xml:space="preserve"> </w:t>
      </w:r>
      <w:proofErr w:type="spellStart"/>
      <w:r>
        <w:t>que</w:t>
      </w:r>
      <w:proofErr w:type="spellEnd"/>
      <w:r>
        <w:t xml:space="preserve"> </w:t>
      </w:r>
      <w:proofErr w:type="spellStart"/>
      <w:r>
        <w:t>estéis</w:t>
      </w:r>
      <w:proofErr w:type="spellEnd"/>
      <w:r>
        <w:t xml:space="preserve"> </w:t>
      </w:r>
      <w:proofErr w:type="spellStart"/>
      <w:r>
        <w:t>preparados</w:t>
      </w:r>
      <w:proofErr w:type="spellEnd"/>
      <w:r>
        <w:t xml:space="preserve"> </w:t>
      </w:r>
      <w:proofErr w:type="spellStart"/>
      <w:r>
        <w:t>porque</w:t>
      </w:r>
      <w:proofErr w:type="spellEnd"/>
      <w:r>
        <w:t xml:space="preserve"> </w:t>
      </w:r>
      <w:proofErr w:type="spellStart"/>
      <w:r>
        <w:t>el</w:t>
      </w:r>
      <w:proofErr w:type="spellEnd"/>
      <w:r>
        <w:t xml:space="preserve"> </w:t>
      </w:r>
      <w:proofErr w:type="spellStart"/>
      <w:r>
        <w:t>mundo</w:t>
      </w:r>
      <w:proofErr w:type="spellEnd"/>
      <w:r>
        <w:t xml:space="preserve"> </w:t>
      </w:r>
      <w:proofErr w:type="spellStart"/>
      <w:r>
        <w:t>os</w:t>
      </w:r>
      <w:proofErr w:type="spellEnd"/>
      <w:r>
        <w:t xml:space="preserve"> </w:t>
      </w:r>
      <w:proofErr w:type="spellStart"/>
      <w:r>
        <w:t>probará</w:t>
      </w:r>
      <w:proofErr w:type="spellEnd"/>
      <w:r>
        <w:t xml:space="preserve">, y </w:t>
      </w:r>
      <w:proofErr w:type="spellStart"/>
      <w:r>
        <w:t>si</w:t>
      </w:r>
      <w:proofErr w:type="spellEnd"/>
      <w:r>
        <w:t xml:space="preserve"> no </w:t>
      </w:r>
      <w:proofErr w:type="spellStart"/>
      <w:r>
        <w:t>supieseis</w:t>
      </w:r>
      <w:proofErr w:type="spellEnd"/>
      <w:r>
        <w:t xml:space="preserve"> </w:t>
      </w:r>
      <w:proofErr w:type="spellStart"/>
      <w:r>
        <w:t>dar</w:t>
      </w:r>
      <w:proofErr w:type="spellEnd"/>
      <w:r>
        <w:t xml:space="preserve"> testimonio de </w:t>
      </w:r>
      <w:proofErr w:type="spellStart"/>
      <w:r>
        <w:t>los</w:t>
      </w:r>
      <w:proofErr w:type="spellEnd"/>
      <w:r>
        <w:t xml:space="preserve"> </w:t>
      </w:r>
      <w:proofErr w:type="spellStart"/>
      <w:r>
        <w:t>prodigios</w:t>
      </w:r>
      <w:proofErr w:type="spellEnd"/>
      <w:r>
        <w:t xml:space="preserve"> </w:t>
      </w:r>
      <w:proofErr w:type="spellStart"/>
      <w:r>
        <w:t>que</w:t>
      </w:r>
      <w:proofErr w:type="spellEnd"/>
      <w:r>
        <w:t xml:space="preserve"> he </w:t>
      </w:r>
      <w:proofErr w:type="spellStart"/>
      <w:r>
        <w:t>hecho</w:t>
      </w:r>
      <w:proofErr w:type="spellEnd"/>
      <w:r>
        <w:t xml:space="preserve"> entre </w:t>
      </w:r>
      <w:proofErr w:type="spellStart"/>
      <w:r>
        <w:t>vosotros</w:t>
      </w:r>
      <w:proofErr w:type="spellEnd"/>
      <w:r>
        <w:t xml:space="preserve">, </w:t>
      </w:r>
      <w:proofErr w:type="spellStart"/>
      <w:r>
        <w:t>en</w:t>
      </w:r>
      <w:proofErr w:type="spellEnd"/>
      <w:r>
        <w:t xml:space="preserve"> </w:t>
      </w:r>
      <w:proofErr w:type="spellStart"/>
      <w:r>
        <w:t>vuestros</w:t>
      </w:r>
      <w:proofErr w:type="spellEnd"/>
      <w:r>
        <w:t xml:space="preserve"> </w:t>
      </w:r>
      <w:proofErr w:type="spellStart"/>
      <w:r>
        <w:t>hermanos</w:t>
      </w:r>
      <w:proofErr w:type="spellEnd"/>
      <w:r>
        <w:t xml:space="preserve"> </w:t>
      </w:r>
      <w:proofErr w:type="spellStart"/>
      <w:r>
        <w:t>surgirá</w:t>
      </w:r>
      <w:proofErr w:type="spellEnd"/>
      <w:r>
        <w:t xml:space="preserve"> la </w:t>
      </w:r>
      <w:proofErr w:type="spellStart"/>
      <w:r>
        <w:t>duda</w:t>
      </w:r>
      <w:proofErr w:type="spellEnd"/>
      <w:r>
        <w:t xml:space="preserve">. </w:t>
      </w:r>
    </w:p>
    <w:p w14:paraId="67DE9EE1" w14:textId="77777777" w:rsidR="00F50769" w:rsidRDefault="00F50769" w:rsidP="00F50769">
      <w:r>
        <w:lastRenderedPageBreak/>
        <w:t xml:space="preserve">46. Veo entre </w:t>
      </w:r>
      <w:proofErr w:type="spellStart"/>
      <w:r>
        <w:t>vosotros</w:t>
      </w:r>
      <w:proofErr w:type="spellEnd"/>
      <w:r>
        <w:t xml:space="preserve"> a </w:t>
      </w:r>
      <w:proofErr w:type="spellStart"/>
      <w:r>
        <w:t>los</w:t>
      </w:r>
      <w:proofErr w:type="spellEnd"/>
      <w:r>
        <w:t xml:space="preserve"> </w:t>
      </w:r>
      <w:proofErr w:type="spellStart"/>
      <w:r>
        <w:t>que</w:t>
      </w:r>
      <w:proofErr w:type="spellEnd"/>
      <w:r>
        <w:t xml:space="preserve"> </w:t>
      </w:r>
      <w:proofErr w:type="spellStart"/>
      <w:r>
        <w:t>han</w:t>
      </w:r>
      <w:proofErr w:type="spellEnd"/>
      <w:r>
        <w:t xml:space="preserve"> </w:t>
      </w:r>
      <w:proofErr w:type="spellStart"/>
      <w:r>
        <w:t>logrado</w:t>
      </w:r>
      <w:proofErr w:type="spellEnd"/>
      <w:r>
        <w:t xml:space="preserve"> romper las </w:t>
      </w:r>
      <w:proofErr w:type="spellStart"/>
      <w:r>
        <w:t>cadenas</w:t>
      </w:r>
      <w:proofErr w:type="spellEnd"/>
      <w:r>
        <w:t xml:space="preserve"> </w:t>
      </w:r>
      <w:proofErr w:type="spellStart"/>
      <w:r>
        <w:t>que</w:t>
      </w:r>
      <w:proofErr w:type="spellEnd"/>
      <w:r>
        <w:t xml:space="preserve"> les </w:t>
      </w:r>
      <w:proofErr w:type="spellStart"/>
      <w:r>
        <w:t>ataban</w:t>
      </w:r>
      <w:proofErr w:type="spellEnd"/>
      <w:r>
        <w:t xml:space="preserve"> al </w:t>
      </w:r>
      <w:proofErr w:type="spellStart"/>
      <w:r>
        <w:t>mundo</w:t>
      </w:r>
      <w:proofErr w:type="spellEnd"/>
      <w:r>
        <w:t xml:space="preserve"> y me </w:t>
      </w:r>
      <w:proofErr w:type="spellStart"/>
      <w:r>
        <w:t>piden</w:t>
      </w:r>
      <w:proofErr w:type="spellEnd"/>
      <w:r>
        <w:t xml:space="preserve"> </w:t>
      </w:r>
      <w:proofErr w:type="spellStart"/>
      <w:r>
        <w:t>fortaleza</w:t>
      </w:r>
      <w:proofErr w:type="spellEnd"/>
      <w:r>
        <w:t xml:space="preserve"> para </w:t>
      </w:r>
      <w:proofErr w:type="spellStart"/>
      <w:r>
        <w:t>perseverar</w:t>
      </w:r>
      <w:proofErr w:type="spellEnd"/>
      <w:r>
        <w:t xml:space="preserve"> </w:t>
      </w:r>
      <w:proofErr w:type="spellStart"/>
      <w:r>
        <w:t>en</w:t>
      </w:r>
      <w:proofErr w:type="spellEnd"/>
      <w:r>
        <w:t xml:space="preserve"> </w:t>
      </w:r>
      <w:proofErr w:type="spellStart"/>
      <w:r>
        <w:t>su</w:t>
      </w:r>
      <w:proofErr w:type="spellEnd"/>
      <w:r>
        <w:t xml:space="preserve"> noble </w:t>
      </w:r>
      <w:proofErr w:type="spellStart"/>
      <w:r>
        <w:t>propósito</w:t>
      </w:r>
      <w:proofErr w:type="spellEnd"/>
      <w:r>
        <w:t xml:space="preserve"> de </w:t>
      </w:r>
      <w:proofErr w:type="spellStart"/>
      <w:r>
        <w:t>regeneración</w:t>
      </w:r>
      <w:proofErr w:type="spellEnd"/>
      <w:r>
        <w:t xml:space="preserve"> y </w:t>
      </w:r>
      <w:proofErr w:type="spellStart"/>
      <w:r>
        <w:t>Yo</w:t>
      </w:r>
      <w:proofErr w:type="spellEnd"/>
      <w:r>
        <w:t xml:space="preserve"> les </w:t>
      </w:r>
      <w:proofErr w:type="spellStart"/>
      <w:r>
        <w:t>doy</w:t>
      </w:r>
      <w:proofErr w:type="spellEnd"/>
      <w:r>
        <w:t xml:space="preserve"> </w:t>
      </w:r>
      <w:proofErr w:type="spellStart"/>
      <w:r>
        <w:t>aliento</w:t>
      </w:r>
      <w:proofErr w:type="spellEnd"/>
      <w:r>
        <w:t xml:space="preserve"> con mis palabras y con mi </w:t>
      </w:r>
      <w:proofErr w:type="spellStart"/>
      <w:r>
        <w:t>presencia</w:t>
      </w:r>
      <w:proofErr w:type="spellEnd"/>
      <w:r>
        <w:t xml:space="preserve">. </w:t>
      </w:r>
      <w:proofErr w:type="spellStart"/>
      <w:r>
        <w:t>Aún</w:t>
      </w:r>
      <w:proofErr w:type="spellEnd"/>
      <w:r>
        <w:t xml:space="preserve"> </w:t>
      </w:r>
      <w:proofErr w:type="spellStart"/>
      <w:r>
        <w:t>tendrán</w:t>
      </w:r>
      <w:proofErr w:type="spellEnd"/>
      <w:r>
        <w:t xml:space="preserve"> </w:t>
      </w:r>
      <w:proofErr w:type="spellStart"/>
      <w:r>
        <w:t>más</w:t>
      </w:r>
      <w:proofErr w:type="spellEnd"/>
      <w:r>
        <w:t xml:space="preserve"> </w:t>
      </w:r>
      <w:proofErr w:type="spellStart"/>
      <w:r>
        <w:t>pruebas</w:t>
      </w:r>
      <w:proofErr w:type="spellEnd"/>
      <w:r>
        <w:t xml:space="preserve"> </w:t>
      </w:r>
      <w:proofErr w:type="spellStart"/>
      <w:r>
        <w:t>que</w:t>
      </w:r>
      <w:proofErr w:type="spellEnd"/>
      <w:r>
        <w:t xml:space="preserve"> les </w:t>
      </w:r>
      <w:proofErr w:type="spellStart"/>
      <w:r>
        <w:t>servirán</w:t>
      </w:r>
      <w:proofErr w:type="spellEnd"/>
      <w:r>
        <w:t xml:space="preserve"> para </w:t>
      </w:r>
      <w:proofErr w:type="spellStart"/>
      <w:r>
        <w:t>afirmar</w:t>
      </w:r>
      <w:proofErr w:type="spellEnd"/>
      <w:r>
        <w:t xml:space="preserve"> sus pasos </w:t>
      </w:r>
      <w:proofErr w:type="spellStart"/>
      <w:r>
        <w:t>en</w:t>
      </w:r>
      <w:proofErr w:type="spellEnd"/>
      <w:r>
        <w:t xml:space="preserve"> </w:t>
      </w:r>
      <w:proofErr w:type="spellStart"/>
      <w:r>
        <w:t>el</w:t>
      </w:r>
      <w:proofErr w:type="spellEnd"/>
      <w:r>
        <w:t xml:space="preserve"> camino. </w:t>
      </w:r>
      <w:proofErr w:type="spellStart"/>
      <w:r>
        <w:t>Velad</w:t>
      </w:r>
      <w:proofErr w:type="spellEnd"/>
      <w:r>
        <w:t xml:space="preserve"> y </w:t>
      </w:r>
      <w:proofErr w:type="spellStart"/>
      <w:r>
        <w:t>orad</w:t>
      </w:r>
      <w:proofErr w:type="spellEnd"/>
      <w:r>
        <w:t xml:space="preserve">, para </w:t>
      </w:r>
      <w:proofErr w:type="spellStart"/>
      <w:r>
        <w:t>que</w:t>
      </w:r>
      <w:proofErr w:type="spellEnd"/>
      <w:r>
        <w:t xml:space="preserve"> </w:t>
      </w:r>
      <w:proofErr w:type="spellStart"/>
      <w:r>
        <w:t>esas</w:t>
      </w:r>
      <w:proofErr w:type="spellEnd"/>
      <w:r>
        <w:t xml:space="preserve"> </w:t>
      </w:r>
      <w:proofErr w:type="spellStart"/>
      <w:r>
        <w:t>pruebas</w:t>
      </w:r>
      <w:proofErr w:type="spellEnd"/>
      <w:r>
        <w:t xml:space="preserve"> no </w:t>
      </w:r>
      <w:proofErr w:type="spellStart"/>
      <w:r>
        <w:t>os</w:t>
      </w:r>
      <w:proofErr w:type="spellEnd"/>
      <w:r>
        <w:t xml:space="preserve"> </w:t>
      </w:r>
      <w:proofErr w:type="spellStart"/>
      <w:r>
        <w:t>sorprendan</w:t>
      </w:r>
      <w:proofErr w:type="spellEnd"/>
      <w:r>
        <w:t xml:space="preserve"> </w:t>
      </w:r>
      <w:proofErr w:type="spellStart"/>
      <w:r>
        <w:t>dormidos</w:t>
      </w:r>
      <w:proofErr w:type="spellEnd"/>
      <w:r>
        <w:t xml:space="preserve">, </w:t>
      </w:r>
      <w:proofErr w:type="spellStart"/>
      <w:r>
        <w:t>porque</w:t>
      </w:r>
      <w:proofErr w:type="spellEnd"/>
      <w:r>
        <w:t xml:space="preserve"> </w:t>
      </w:r>
      <w:proofErr w:type="spellStart"/>
      <w:r>
        <w:t>sería</w:t>
      </w:r>
      <w:proofErr w:type="spellEnd"/>
      <w:r>
        <w:t xml:space="preserve"> </w:t>
      </w:r>
      <w:proofErr w:type="spellStart"/>
      <w:r>
        <w:t>amargo</w:t>
      </w:r>
      <w:proofErr w:type="spellEnd"/>
      <w:r>
        <w:t xml:space="preserve"> </w:t>
      </w:r>
      <w:proofErr w:type="spellStart"/>
      <w:r>
        <w:t>vuestro</w:t>
      </w:r>
      <w:proofErr w:type="spellEnd"/>
      <w:r>
        <w:t xml:space="preserve"> </w:t>
      </w:r>
      <w:proofErr w:type="spellStart"/>
      <w:r>
        <w:t>despertar</w:t>
      </w:r>
      <w:proofErr w:type="spellEnd"/>
      <w:r>
        <w:t xml:space="preserve"> </w:t>
      </w:r>
      <w:proofErr w:type="spellStart"/>
      <w:r>
        <w:t>si</w:t>
      </w:r>
      <w:proofErr w:type="spellEnd"/>
      <w:r>
        <w:t xml:space="preserve"> </w:t>
      </w:r>
      <w:proofErr w:type="spellStart"/>
      <w:r>
        <w:t>os</w:t>
      </w:r>
      <w:proofErr w:type="spellEnd"/>
      <w:r>
        <w:t xml:space="preserve"> </w:t>
      </w:r>
      <w:proofErr w:type="spellStart"/>
      <w:r>
        <w:t>dieseis</w:t>
      </w:r>
      <w:proofErr w:type="spellEnd"/>
      <w:r>
        <w:t xml:space="preserve"> </w:t>
      </w:r>
      <w:proofErr w:type="spellStart"/>
      <w:r>
        <w:t>cuenta</w:t>
      </w:r>
      <w:proofErr w:type="spellEnd"/>
      <w:r>
        <w:t xml:space="preserve"> de </w:t>
      </w:r>
      <w:proofErr w:type="spellStart"/>
      <w:r>
        <w:t>que</w:t>
      </w:r>
      <w:proofErr w:type="spellEnd"/>
      <w:r>
        <w:t xml:space="preserve"> </w:t>
      </w:r>
      <w:proofErr w:type="spellStart"/>
      <w:r>
        <w:t>habíais</w:t>
      </w:r>
      <w:proofErr w:type="spellEnd"/>
      <w:r>
        <w:t xml:space="preserve"> </w:t>
      </w:r>
      <w:proofErr w:type="spellStart"/>
      <w:r>
        <w:t>desandado</w:t>
      </w:r>
      <w:proofErr w:type="spellEnd"/>
      <w:r>
        <w:t xml:space="preserve"> </w:t>
      </w:r>
      <w:proofErr w:type="spellStart"/>
      <w:r>
        <w:t>el</w:t>
      </w:r>
      <w:proofErr w:type="spellEnd"/>
      <w:r>
        <w:t xml:space="preserve"> camino. </w:t>
      </w:r>
    </w:p>
    <w:p w14:paraId="62820523" w14:textId="77777777" w:rsidR="00F50769" w:rsidRDefault="00F50769" w:rsidP="00F50769">
      <w:r>
        <w:t xml:space="preserve">47. Si </w:t>
      </w:r>
      <w:proofErr w:type="spellStart"/>
      <w:r>
        <w:t>llegaseis</w:t>
      </w:r>
      <w:proofErr w:type="spellEnd"/>
      <w:r>
        <w:t xml:space="preserve"> a </w:t>
      </w:r>
      <w:proofErr w:type="spellStart"/>
      <w:r>
        <w:t>caer</w:t>
      </w:r>
      <w:proofErr w:type="spellEnd"/>
      <w:r>
        <w:t xml:space="preserve">, </w:t>
      </w:r>
      <w:proofErr w:type="spellStart"/>
      <w:r>
        <w:t>acordaos</w:t>
      </w:r>
      <w:proofErr w:type="spellEnd"/>
      <w:r>
        <w:t xml:space="preserve"> al </w:t>
      </w:r>
      <w:proofErr w:type="spellStart"/>
      <w:r>
        <w:t>instante</w:t>
      </w:r>
      <w:proofErr w:type="spellEnd"/>
      <w:r>
        <w:t xml:space="preserve"> de </w:t>
      </w:r>
      <w:proofErr w:type="spellStart"/>
      <w:r>
        <w:t>vuestro</w:t>
      </w:r>
      <w:proofErr w:type="spellEnd"/>
      <w:r>
        <w:t xml:space="preserve"> Padre y </w:t>
      </w:r>
      <w:proofErr w:type="spellStart"/>
      <w:r>
        <w:t>orad</w:t>
      </w:r>
      <w:proofErr w:type="spellEnd"/>
      <w:r>
        <w:t xml:space="preserve">, para </w:t>
      </w:r>
      <w:proofErr w:type="spellStart"/>
      <w:r>
        <w:t>que</w:t>
      </w:r>
      <w:proofErr w:type="spellEnd"/>
      <w:r>
        <w:t xml:space="preserve"> </w:t>
      </w:r>
      <w:proofErr w:type="spellStart"/>
      <w:r>
        <w:t>en</w:t>
      </w:r>
      <w:proofErr w:type="spellEnd"/>
      <w:r>
        <w:t xml:space="preserve"> </w:t>
      </w:r>
      <w:proofErr w:type="spellStart"/>
      <w:r>
        <w:t>Mí</w:t>
      </w:r>
      <w:proofErr w:type="spellEnd"/>
      <w:r>
        <w:t xml:space="preserve"> </w:t>
      </w:r>
      <w:proofErr w:type="spellStart"/>
      <w:r>
        <w:t>encontréis</w:t>
      </w:r>
      <w:proofErr w:type="spellEnd"/>
      <w:r>
        <w:t xml:space="preserve"> </w:t>
      </w:r>
      <w:proofErr w:type="spellStart"/>
      <w:r>
        <w:t>nuevas</w:t>
      </w:r>
      <w:proofErr w:type="spellEnd"/>
      <w:r>
        <w:t xml:space="preserve"> </w:t>
      </w:r>
      <w:proofErr w:type="spellStart"/>
      <w:r>
        <w:t>fuerzas</w:t>
      </w:r>
      <w:proofErr w:type="spellEnd"/>
      <w:r>
        <w:t xml:space="preserve"> para </w:t>
      </w:r>
      <w:proofErr w:type="spellStart"/>
      <w:r>
        <w:t>vencer</w:t>
      </w:r>
      <w:proofErr w:type="spellEnd"/>
      <w:r>
        <w:t xml:space="preserve">. Si </w:t>
      </w:r>
      <w:proofErr w:type="spellStart"/>
      <w:r>
        <w:t>así</w:t>
      </w:r>
      <w:proofErr w:type="spellEnd"/>
      <w:r>
        <w:t xml:space="preserve"> </w:t>
      </w:r>
      <w:proofErr w:type="spellStart"/>
      <w:r>
        <w:t>os</w:t>
      </w:r>
      <w:proofErr w:type="spellEnd"/>
      <w:r>
        <w:t xml:space="preserve"> </w:t>
      </w:r>
    </w:p>
    <w:p w14:paraId="310C0308" w14:textId="77777777" w:rsidR="00F50769" w:rsidRDefault="00F50769" w:rsidP="00F50769">
      <w:proofErr w:type="spellStart"/>
      <w:r>
        <w:t>preparaseis</w:t>
      </w:r>
      <w:proofErr w:type="spellEnd"/>
      <w:r>
        <w:t xml:space="preserve">, la </w:t>
      </w:r>
      <w:proofErr w:type="spellStart"/>
      <w:r>
        <w:t>voz</w:t>
      </w:r>
      <w:proofErr w:type="spellEnd"/>
      <w:r>
        <w:t xml:space="preserve"> de </w:t>
      </w:r>
      <w:proofErr w:type="spellStart"/>
      <w:r>
        <w:t>vuestra</w:t>
      </w:r>
      <w:proofErr w:type="spellEnd"/>
      <w:r>
        <w:t xml:space="preserve"> </w:t>
      </w:r>
      <w:proofErr w:type="spellStart"/>
      <w:r>
        <w:t>conciencia</w:t>
      </w:r>
      <w:proofErr w:type="spellEnd"/>
      <w:r>
        <w:t xml:space="preserve"> </w:t>
      </w:r>
      <w:proofErr w:type="spellStart"/>
      <w:r>
        <w:t>será</w:t>
      </w:r>
      <w:proofErr w:type="spellEnd"/>
      <w:r>
        <w:t xml:space="preserve"> </w:t>
      </w:r>
      <w:proofErr w:type="spellStart"/>
      <w:r>
        <w:t>claramente</w:t>
      </w:r>
      <w:proofErr w:type="spellEnd"/>
      <w:r>
        <w:t xml:space="preserve"> </w:t>
      </w:r>
      <w:proofErr w:type="spellStart"/>
      <w:r>
        <w:t>escuchada</w:t>
      </w:r>
      <w:proofErr w:type="spellEnd"/>
      <w:r>
        <w:t xml:space="preserve"> </w:t>
      </w:r>
      <w:proofErr w:type="spellStart"/>
      <w:r>
        <w:t>en</w:t>
      </w:r>
      <w:proofErr w:type="spellEnd"/>
      <w:r>
        <w:t xml:space="preserve"> </w:t>
      </w:r>
      <w:proofErr w:type="spellStart"/>
      <w:r>
        <w:t>vuestro</w:t>
      </w:r>
      <w:proofErr w:type="spellEnd"/>
      <w:r>
        <w:t xml:space="preserve"> interior. </w:t>
      </w:r>
    </w:p>
    <w:p w14:paraId="34DD124A" w14:textId="77777777" w:rsidR="00F50769" w:rsidRDefault="00F50769" w:rsidP="00F50769">
      <w:r>
        <w:t xml:space="preserve">48. Ya no </w:t>
      </w:r>
      <w:proofErr w:type="spellStart"/>
      <w:r>
        <w:t>seáis</w:t>
      </w:r>
      <w:proofErr w:type="spellEnd"/>
      <w:r>
        <w:t xml:space="preserve"> </w:t>
      </w:r>
      <w:proofErr w:type="spellStart"/>
      <w:r>
        <w:t>siervos</w:t>
      </w:r>
      <w:proofErr w:type="spellEnd"/>
      <w:r>
        <w:t xml:space="preserve"> de la </w:t>
      </w:r>
      <w:proofErr w:type="spellStart"/>
      <w:r>
        <w:t>tentación</w:t>
      </w:r>
      <w:proofErr w:type="spellEnd"/>
      <w:r>
        <w:t xml:space="preserve">, </w:t>
      </w:r>
      <w:proofErr w:type="spellStart"/>
      <w:r>
        <w:t>luchad</w:t>
      </w:r>
      <w:proofErr w:type="spellEnd"/>
      <w:r>
        <w:t xml:space="preserve"> </w:t>
      </w:r>
      <w:proofErr w:type="spellStart"/>
      <w:r>
        <w:t>por</w:t>
      </w:r>
      <w:proofErr w:type="spellEnd"/>
      <w:r>
        <w:t xml:space="preserve"> </w:t>
      </w:r>
      <w:proofErr w:type="spellStart"/>
      <w:r>
        <w:t>conservar</w:t>
      </w:r>
      <w:proofErr w:type="spellEnd"/>
      <w:r>
        <w:t xml:space="preserve"> </w:t>
      </w:r>
      <w:proofErr w:type="spellStart"/>
      <w:r>
        <w:t>vuestra</w:t>
      </w:r>
      <w:proofErr w:type="spellEnd"/>
      <w:r>
        <w:t xml:space="preserve"> </w:t>
      </w:r>
      <w:proofErr w:type="spellStart"/>
      <w:r>
        <w:t>libertad</w:t>
      </w:r>
      <w:proofErr w:type="spellEnd"/>
      <w:r>
        <w:t xml:space="preserve"> </w:t>
      </w:r>
      <w:proofErr w:type="spellStart"/>
      <w:r>
        <w:t>espiritual</w:t>
      </w:r>
      <w:proofErr w:type="spellEnd"/>
      <w:r>
        <w:t xml:space="preserve">. </w:t>
      </w:r>
      <w:proofErr w:type="spellStart"/>
      <w:r>
        <w:t>Quiero</w:t>
      </w:r>
      <w:proofErr w:type="spellEnd"/>
      <w:r>
        <w:t xml:space="preserve"> </w:t>
      </w:r>
      <w:proofErr w:type="spellStart"/>
      <w:r>
        <w:t>que</w:t>
      </w:r>
      <w:proofErr w:type="spellEnd"/>
      <w:r>
        <w:t xml:space="preserve"> mis </w:t>
      </w:r>
      <w:proofErr w:type="spellStart"/>
      <w:r>
        <w:t>discípulos</w:t>
      </w:r>
      <w:proofErr w:type="spellEnd"/>
      <w:r>
        <w:t xml:space="preserve"> </w:t>
      </w:r>
      <w:proofErr w:type="spellStart"/>
      <w:r>
        <w:t>sean</w:t>
      </w:r>
      <w:proofErr w:type="spellEnd"/>
      <w:r>
        <w:t xml:space="preserve"> </w:t>
      </w:r>
      <w:proofErr w:type="spellStart"/>
      <w:r>
        <w:t>los</w:t>
      </w:r>
      <w:proofErr w:type="spellEnd"/>
      <w:r>
        <w:t xml:space="preserve"> buenos </w:t>
      </w:r>
      <w:proofErr w:type="spellStart"/>
      <w:r>
        <w:t>hermanos</w:t>
      </w:r>
      <w:proofErr w:type="spellEnd"/>
      <w:r>
        <w:t xml:space="preserve"> </w:t>
      </w:r>
      <w:proofErr w:type="spellStart"/>
      <w:r>
        <w:t>en</w:t>
      </w:r>
      <w:proofErr w:type="spellEnd"/>
      <w:r>
        <w:t xml:space="preserve"> </w:t>
      </w:r>
      <w:proofErr w:type="spellStart"/>
      <w:r>
        <w:t>el</w:t>
      </w:r>
      <w:proofErr w:type="spellEnd"/>
      <w:r>
        <w:t xml:space="preserve"> </w:t>
      </w:r>
      <w:proofErr w:type="spellStart"/>
      <w:r>
        <w:t>seno</w:t>
      </w:r>
      <w:proofErr w:type="spellEnd"/>
      <w:r>
        <w:t xml:space="preserve"> de la </w:t>
      </w:r>
      <w:proofErr w:type="spellStart"/>
      <w:r>
        <w:t>humanidad</w:t>
      </w:r>
      <w:proofErr w:type="spellEnd"/>
      <w:r>
        <w:t xml:space="preserve">, </w:t>
      </w:r>
      <w:proofErr w:type="spellStart"/>
      <w:r>
        <w:t>que</w:t>
      </w:r>
      <w:proofErr w:type="spellEnd"/>
      <w:r>
        <w:t xml:space="preserve"> </w:t>
      </w:r>
      <w:proofErr w:type="spellStart"/>
      <w:r>
        <w:t>siempre</w:t>
      </w:r>
      <w:proofErr w:type="spellEnd"/>
      <w:r>
        <w:t xml:space="preserve"> </w:t>
      </w:r>
      <w:proofErr w:type="spellStart"/>
      <w:r>
        <w:t>espera</w:t>
      </w:r>
      <w:proofErr w:type="spellEnd"/>
      <w:r>
        <w:t xml:space="preserve"> </w:t>
      </w:r>
      <w:proofErr w:type="spellStart"/>
      <w:r>
        <w:t>una</w:t>
      </w:r>
      <w:proofErr w:type="spellEnd"/>
      <w:r>
        <w:t xml:space="preserve"> mano fraternal y </w:t>
      </w:r>
      <w:proofErr w:type="spellStart"/>
      <w:r>
        <w:t>sincera</w:t>
      </w:r>
      <w:proofErr w:type="spellEnd"/>
      <w:r>
        <w:t xml:space="preserve"> </w:t>
      </w:r>
      <w:proofErr w:type="spellStart"/>
      <w:r>
        <w:t>que</w:t>
      </w:r>
      <w:proofErr w:type="spellEnd"/>
      <w:r>
        <w:t xml:space="preserve"> se tienda </w:t>
      </w:r>
      <w:proofErr w:type="spellStart"/>
      <w:r>
        <w:t>hacia</w:t>
      </w:r>
      <w:proofErr w:type="spellEnd"/>
      <w:r>
        <w:t xml:space="preserve"> </w:t>
      </w:r>
      <w:proofErr w:type="spellStart"/>
      <w:r>
        <w:t>ella</w:t>
      </w:r>
      <w:proofErr w:type="spellEnd"/>
      <w:r>
        <w:t xml:space="preserve">. </w:t>
      </w:r>
    </w:p>
    <w:p w14:paraId="20136632" w14:textId="77777777" w:rsidR="00F50769" w:rsidRDefault="00F50769" w:rsidP="00F50769">
      <w:r>
        <w:t xml:space="preserve">49. </w:t>
      </w:r>
      <w:proofErr w:type="gramStart"/>
      <w:r>
        <w:t>Los</w:t>
      </w:r>
      <w:proofErr w:type="gramEnd"/>
      <w:r>
        <w:t xml:space="preserve"> hombres </w:t>
      </w:r>
      <w:proofErr w:type="spellStart"/>
      <w:r>
        <w:t>buscan</w:t>
      </w:r>
      <w:proofErr w:type="spellEnd"/>
      <w:r>
        <w:t xml:space="preserve"> con </w:t>
      </w:r>
      <w:proofErr w:type="spellStart"/>
      <w:r>
        <w:t>avidez</w:t>
      </w:r>
      <w:proofErr w:type="spellEnd"/>
      <w:r>
        <w:t xml:space="preserve"> la luz de la </w:t>
      </w:r>
      <w:proofErr w:type="spellStart"/>
      <w:r>
        <w:t>verdad</w:t>
      </w:r>
      <w:proofErr w:type="spellEnd"/>
      <w:r>
        <w:t xml:space="preserve"> y </w:t>
      </w:r>
      <w:proofErr w:type="spellStart"/>
      <w:r>
        <w:t>muchos</w:t>
      </w:r>
      <w:proofErr w:type="spellEnd"/>
      <w:r>
        <w:t xml:space="preserve"> </w:t>
      </w:r>
      <w:proofErr w:type="spellStart"/>
      <w:r>
        <w:t>esperan</w:t>
      </w:r>
      <w:proofErr w:type="spellEnd"/>
      <w:r>
        <w:t xml:space="preserve"> mi </w:t>
      </w:r>
      <w:proofErr w:type="spellStart"/>
      <w:r>
        <w:t>llegada</w:t>
      </w:r>
      <w:proofErr w:type="spellEnd"/>
      <w:r>
        <w:t xml:space="preserve">, </w:t>
      </w:r>
      <w:proofErr w:type="spellStart"/>
      <w:r>
        <w:t>ignorando</w:t>
      </w:r>
      <w:proofErr w:type="spellEnd"/>
      <w:r>
        <w:t xml:space="preserve"> </w:t>
      </w:r>
      <w:proofErr w:type="spellStart"/>
      <w:r>
        <w:t>que</w:t>
      </w:r>
      <w:proofErr w:type="spellEnd"/>
      <w:r>
        <w:t xml:space="preserve"> mi </w:t>
      </w:r>
      <w:proofErr w:type="spellStart"/>
      <w:r>
        <w:t>presencia</w:t>
      </w:r>
      <w:proofErr w:type="spellEnd"/>
      <w:r>
        <w:t xml:space="preserve"> </w:t>
      </w:r>
      <w:proofErr w:type="spellStart"/>
      <w:r>
        <w:t>está</w:t>
      </w:r>
      <w:proofErr w:type="spellEnd"/>
      <w:r>
        <w:t xml:space="preserve"> con </w:t>
      </w:r>
      <w:proofErr w:type="spellStart"/>
      <w:r>
        <w:t>vosotros</w:t>
      </w:r>
      <w:proofErr w:type="spellEnd"/>
      <w:r>
        <w:t xml:space="preserve">. </w:t>
      </w:r>
    </w:p>
    <w:p w14:paraId="23444051" w14:textId="77777777" w:rsidR="00F50769" w:rsidRDefault="00F50769" w:rsidP="00F50769">
      <w:r>
        <w:t xml:space="preserve">50. No </w:t>
      </w:r>
      <w:proofErr w:type="spellStart"/>
      <w:r>
        <w:t>todos</w:t>
      </w:r>
      <w:proofErr w:type="spellEnd"/>
      <w:r>
        <w:t xml:space="preserve"> me </w:t>
      </w:r>
      <w:proofErr w:type="spellStart"/>
      <w:r>
        <w:t>escucharán</w:t>
      </w:r>
      <w:proofErr w:type="spellEnd"/>
      <w:r>
        <w:t xml:space="preserve"> </w:t>
      </w:r>
      <w:proofErr w:type="spellStart"/>
      <w:r>
        <w:t>en</w:t>
      </w:r>
      <w:proofErr w:type="spellEnd"/>
      <w:r>
        <w:t xml:space="preserve"> </w:t>
      </w:r>
      <w:proofErr w:type="spellStart"/>
      <w:r>
        <w:t>el</w:t>
      </w:r>
      <w:proofErr w:type="spellEnd"/>
      <w:r>
        <w:t xml:space="preserve"> </w:t>
      </w:r>
      <w:proofErr w:type="spellStart"/>
      <w:r>
        <w:t>tiempo</w:t>
      </w:r>
      <w:proofErr w:type="spellEnd"/>
      <w:r>
        <w:t xml:space="preserve"> de mi </w:t>
      </w:r>
      <w:proofErr w:type="spellStart"/>
      <w:r>
        <w:t>comunicación</w:t>
      </w:r>
      <w:proofErr w:type="spellEnd"/>
      <w:r>
        <w:t xml:space="preserve">, </w:t>
      </w:r>
      <w:proofErr w:type="spellStart"/>
      <w:r>
        <w:t>pero</w:t>
      </w:r>
      <w:proofErr w:type="spellEnd"/>
      <w:r>
        <w:t xml:space="preserve"> </w:t>
      </w:r>
      <w:proofErr w:type="spellStart"/>
      <w:r>
        <w:t>estoy</w:t>
      </w:r>
      <w:proofErr w:type="spellEnd"/>
      <w:r>
        <w:t xml:space="preserve"> </w:t>
      </w:r>
      <w:proofErr w:type="spellStart"/>
      <w:r>
        <w:t>doctrinando</w:t>
      </w:r>
      <w:proofErr w:type="spellEnd"/>
      <w:r>
        <w:t xml:space="preserve"> </w:t>
      </w:r>
      <w:proofErr w:type="gramStart"/>
      <w:r>
        <w:t>a</w:t>
      </w:r>
      <w:proofErr w:type="gramEnd"/>
      <w:r>
        <w:t xml:space="preserve"> </w:t>
      </w:r>
      <w:proofErr w:type="spellStart"/>
      <w:r>
        <w:t>este</w:t>
      </w:r>
      <w:proofErr w:type="spellEnd"/>
      <w:r>
        <w:t xml:space="preserve"> pueblo para </w:t>
      </w:r>
      <w:proofErr w:type="spellStart"/>
      <w:r>
        <w:t>que</w:t>
      </w:r>
      <w:proofErr w:type="spellEnd"/>
      <w:r>
        <w:t xml:space="preserve"> </w:t>
      </w:r>
      <w:proofErr w:type="spellStart"/>
      <w:r>
        <w:t>cada</w:t>
      </w:r>
      <w:proofErr w:type="spellEnd"/>
      <w:r>
        <w:t xml:space="preserve"> uno de </w:t>
      </w:r>
      <w:proofErr w:type="spellStart"/>
      <w:r>
        <w:t>los</w:t>
      </w:r>
      <w:proofErr w:type="spellEnd"/>
      <w:r>
        <w:t xml:space="preserve"> </w:t>
      </w:r>
      <w:proofErr w:type="spellStart"/>
      <w:r>
        <w:t>que</w:t>
      </w:r>
      <w:proofErr w:type="spellEnd"/>
      <w:r>
        <w:t xml:space="preserve"> me </w:t>
      </w:r>
      <w:proofErr w:type="spellStart"/>
      <w:r>
        <w:t>escucharon</w:t>
      </w:r>
      <w:proofErr w:type="spellEnd"/>
      <w:r>
        <w:t xml:space="preserve">, sea </w:t>
      </w:r>
      <w:proofErr w:type="spellStart"/>
      <w:r>
        <w:t>una</w:t>
      </w:r>
      <w:proofErr w:type="spellEnd"/>
      <w:r>
        <w:t xml:space="preserve"> </w:t>
      </w:r>
      <w:proofErr w:type="spellStart"/>
      <w:r>
        <w:t>guía</w:t>
      </w:r>
      <w:proofErr w:type="spellEnd"/>
      <w:r>
        <w:t xml:space="preserve"> de </w:t>
      </w:r>
      <w:proofErr w:type="spellStart"/>
      <w:r>
        <w:t>corazones</w:t>
      </w:r>
      <w:proofErr w:type="spellEnd"/>
      <w:r>
        <w:t xml:space="preserve"> </w:t>
      </w:r>
      <w:proofErr w:type="spellStart"/>
      <w:r>
        <w:t>cuando</w:t>
      </w:r>
      <w:proofErr w:type="spellEnd"/>
      <w:r>
        <w:t xml:space="preserve"> mi palabra </w:t>
      </w:r>
      <w:proofErr w:type="spellStart"/>
      <w:r>
        <w:t>ya</w:t>
      </w:r>
      <w:proofErr w:type="spellEnd"/>
      <w:r>
        <w:t xml:space="preserve"> no se </w:t>
      </w:r>
      <w:proofErr w:type="spellStart"/>
      <w:r>
        <w:t>manifieste</w:t>
      </w:r>
      <w:proofErr w:type="spellEnd"/>
      <w:r>
        <w:t xml:space="preserve"> a </w:t>
      </w:r>
      <w:proofErr w:type="spellStart"/>
      <w:r>
        <w:t>través</w:t>
      </w:r>
      <w:proofErr w:type="spellEnd"/>
      <w:r>
        <w:t xml:space="preserve"> de </w:t>
      </w:r>
      <w:proofErr w:type="spellStart"/>
      <w:r>
        <w:t>estos</w:t>
      </w:r>
      <w:proofErr w:type="spellEnd"/>
      <w:r>
        <w:t xml:space="preserve"> </w:t>
      </w:r>
      <w:proofErr w:type="spellStart"/>
      <w:r>
        <w:t>portavoces</w:t>
      </w:r>
      <w:proofErr w:type="spellEnd"/>
      <w:r>
        <w:t xml:space="preserve">. Para </w:t>
      </w:r>
      <w:proofErr w:type="spellStart"/>
      <w:r>
        <w:t>entonces</w:t>
      </w:r>
      <w:proofErr w:type="spellEnd"/>
      <w:r>
        <w:t xml:space="preserve"> </w:t>
      </w:r>
      <w:proofErr w:type="spellStart"/>
      <w:r>
        <w:t>os</w:t>
      </w:r>
      <w:proofErr w:type="spellEnd"/>
      <w:r>
        <w:t xml:space="preserve"> </w:t>
      </w:r>
      <w:proofErr w:type="spellStart"/>
      <w:r>
        <w:t>habréis</w:t>
      </w:r>
      <w:proofErr w:type="spellEnd"/>
      <w:r>
        <w:t xml:space="preserve"> </w:t>
      </w:r>
      <w:proofErr w:type="spellStart"/>
      <w:r>
        <w:t>espiritualizado</w:t>
      </w:r>
      <w:proofErr w:type="spellEnd"/>
      <w:r>
        <w:t xml:space="preserve"> y </w:t>
      </w:r>
      <w:proofErr w:type="spellStart"/>
      <w:r>
        <w:t>recibiréis</w:t>
      </w:r>
      <w:proofErr w:type="spellEnd"/>
      <w:r>
        <w:t xml:space="preserve"> mi palabra y mis </w:t>
      </w:r>
      <w:proofErr w:type="spellStart"/>
      <w:r>
        <w:t>mandatos</w:t>
      </w:r>
      <w:proofErr w:type="spellEnd"/>
      <w:r>
        <w:t xml:space="preserve"> </w:t>
      </w:r>
      <w:proofErr w:type="spellStart"/>
      <w:r>
        <w:t>por</w:t>
      </w:r>
      <w:proofErr w:type="spellEnd"/>
      <w:r>
        <w:t xml:space="preserve"> </w:t>
      </w:r>
      <w:proofErr w:type="spellStart"/>
      <w:r>
        <w:t>intuición</w:t>
      </w:r>
      <w:proofErr w:type="spellEnd"/>
      <w:r>
        <w:t xml:space="preserve"> y </w:t>
      </w:r>
      <w:proofErr w:type="spellStart"/>
      <w:r>
        <w:t>hablaréis</w:t>
      </w:r>
      <w:proofErr w:type="spellEnd"/>
      <w:r>
        <w:t xml:space="preserve"> de </w:t>
      </w:r>
      <w:proofErr w:type="spellStart"/>
      <w:r>
        <w:t>lecciones</w:t>
      </w:r>
      <w:proofErr w:type="spellEnd"/>
      <w:r>
        <w:t xml:space="preserve"> </w:t>
      </w:r>
      <w:proofErr w:type="spellStart"/>
      <w:r>
        <w:t>desconocidas</w:t>
      </w:r>
      <w:proofErr w:type="spellEnd"/>
      <w:r>
        <w:t xml:space="preserve"> </w:t>
      </w:r>
      <w:proofErr w:type="spellStart"/>
      <w:r>
        <w:t>que</w:t>
      </w:r>
      <w:proofErr w:type="spellEnd"/>
      <w:r>
        <w:t xml:space="preserve"> </w:t>
      </w:r>
      <w:proofErr w:type="spellStart"/>
      <w:r>
        <w:t>serán</w:t>
      </w:r>
      <w:proofErr w:type="spellEnd"/>
      <w:r>
        <w:t xml:space="preserve"> </w:t>
      </w:r>
      <w:proofErr w:type="spellStart"/>
      <w:r>
        <w:t>verdaderas</w:t>
      </w:r>
      <w:proofErr w:type="spellEnd"/>
      <w:r>
        <w:t xml:space="preserve"> </w:t>
      </w:r>
      <w:proofErr w:type="spellStart"/>
      <w:r>
        <w:t>revelaciones</w:t>
      </w:r>
      <w:proofErr w:type="spellEnd"/>
      <w:r>
        <w:t xml:space="preserve">. </w:t>
      </w:r>
    </w:p>
    <w:p w14:paraId="0C642717" w14:textId="77777777" w:rsidR="00F50769" w:rsidRDefault="00F50769" w:rsidP="00F50769">
      <w:r>
        <w:t xml:space="preserve">51. Ya </w:t>
      </w:r>
      <w:proofErr w:type="spellStart"/>
      <w:r>
        <w:t>desde</w:t>
      </w:r>
      <w:proofErr w:type="spellEnd"/>
      <w:r>
        <w:t xml:space="preserve"> </w:t>
      </w:r>
      <w:proofErr w:type="spellStart"/>
      <w:r>
        <w:t>ahora</w:t>
      </w:r>
      <w:proofErr w:type="spellEnd"/>
      <w:r>
        <w:t xml:space="preserve"> </w:t>
      </w:r>
      <w:proofErr w:type="spellStart"/>
      <w:r>
        <w:t>os</w:t>
      </w:r>
      <w:proofErr w:type="spellEnd"/>
      <w:r>
        <w:t xml:space="preserve"> he </w:t>
      </w:r>
      <w:proofErr w:type="spellStart"/>
      <w:r>
        <w:t>revelado</w:t>
      </w:r>
      <w:proofErr w:type="spellEnd"/>
      <w:r>
        <w:t xml:space="preserve"> </w:t>
      </w:r>
      <w:proofErr w:type="spellStart"/>
      <w:r>
        <w:t>mucho</w:t>
      </w:r>
      <w:proofErr w:type="spellEnd"/>
      <w:r>
        <w:t xml:space="preserve"> de lo </w:t>
      </w:r>
      <w:proofErr w:type="spellStart"/>
      <w:r>
        <w:t>que</w:t>
      </w:r>
      <w:proofErr w:type="spellEnd"/>
      <w:r>
        <w:t xml:space="preserve"> </w:t>
      </w:r>
      <w:proofErr w:type="spellStart"/>
      <w:r>
        <w:t>estaba</w:t>
      </w:r>
      <w:proofErr w:type="spellEnd"/>
      <w:r>
        <w:t xml:space="preserve"> </w:t>
      </w:r>
      <w:proofErr w:type="spellStart"/>
      <w:r>
        <w:t>prometido</w:t>
      </w:r>
      <w:proofErr w:type="spellEnd"/>
      <w:r>
        <w:t xml:space="preserve"> a </w:t>
      </w:r>
      <w:proofErr w:type="spellStart"/>
      <w:r>
        <w:t>los</w:t>
      </w:r>
      <w:proofErr w:type="spellEnd"/>
      <w:r>
        <w:t xml:space="preserve"> hombres y </w:t>
      </w:r>
      <w:proofErr w:type="spellStart"/>
      <w:r>
        <w:t>por</w:t>
      </w:r>
      <w:proofErr w:type="spellEnd"/>
      <w:r>
        <w:t xml:space="preserve"> </w:t>
      </w:r>
      <w:proofErr w:type="spellStart"/>
      <w:r>
        <w:t>vuestro</w:t>
      </w:r>
      <w:proofErr w:type="spellEnd"/>
      <w:r>
        <w:t xml:space="preserve"> </w:t>
      </w:r>
      <w:proofErr w:type="spellStart"/>
      <w:r>
        <w:t>conducto</w:t>
      </w:r>
      <w:proofErr w:type="spellEnd"/>
      <w:r>
        <w:t xml:space="preserve"> he </w:t>
      </w:r>
      <w:proofErr w:type="spellStart"/>
      <w:r>
        <w:t>anunciado</w:t>
      </w:r>
      <w:proofErr w:type="spellEnd"/>
      <w:r>
        <w:t xml:space="preserve"> </w:t>
      </w:r>
      <w:proofErr w:type="spellStart"/>
      <w:r>
        <w:t>acontecimientos</w:t>
      </w:r>
      <w:proofErr w:type="spellEnd"/>
      <w:r>
        <w:t xml:space="preserve"> </w:t>
      </w:r>
      <w:proofErr w:type="spellStart"/>
      <w:r>
        <w:t>que</w:t>
      </w:r>
      <w:proofErr w:type="spellEnd"/>
      <w:r>
        <w:t xml:space="preserve"> </w:t>
      </w:r>
      <w:proofErr w:type="spellStart"/>
      <w:r>
        <w:t>habéis</w:t>
      </w:r>
      <w:proofErr w:type="spellEnd"/>
      <w:r>
        <w:t xml:space="preserve"> visto </w:t>
      </w:r>
      <w:proofErr w:type="spellStart"/>
      <w:r>
        <w:t>realizados</w:t>
      </w:r>
      <w:proofErr w:type="spellEnd"/>
      <w:r>
        <w:t xml:space="preserve">, </w:t>
      </w:r>
      <w:proofErr w:type="spellStart"/>
      <w:r>
        <w:t>por</w:t>
      </w:r>
      <w:proofErr w:type="spellEnd"/>
      <w:r>
        <w:t xml:space="preserve"> lo </w:t>
      </w:r>
      <w:proofErr w:type="spellStart"/>
      <w:r>
        <w:t>cual</w:t>
      </w:r>
      <w:proofErr w:type="spellEnd"/>
      <w:r>
        <w:t xml:space="preserve"> </w:t>
      </w:r>
      <w:proofErr w:type="spellStart"/>
      <w:r>
        <w:t>podéis</w:t>
      </w:r>
      <w:proofErr w:type="spellEnd"/>
      <w:r>
        <w:t xml:space="preserve"> </w:t>
      </w:r>
      <w:proofErr w:type="spellStart"/>
      <w:r>
        <w:t>decir</w:t>
      </w:r>
      <w:proofErr w:type="spellEnd"/>
      <w:r>
        <w:t xml:space="preserve"> </w:t>
      </w:r>
      <w:proofErr w:type="spellStart"/>
      <w:r>
        <w:t>que</w:t>
      </w:r>
      <w:proofErr w:type="spellEnd"/>
      <w:r>
        <w:t xml:space="preserve"> no </w:t>
      </w:r>
      <w:proofErr w:type="spellStart"/>
      <w:r>
        <w:t>solamente</w:t>
      </w:r>
      <w:proofErr w:type="spellEnd"/>
      <w:r>
        <w:t xml:space="preserve"> </w:t>
      </w:r>
      <w:proofErr w:type="spellStart"/>
      <w:r>
        <w:t>habéis</w:t>
      </w:r>
      <w:proofErr w:type="spellEnd"/>
      <w:r>
        <w:t xml:space="preserve"> </w:t>
      </w:r>
      <w:proofErr w:type="spellStart"/>
      <w:r>
        <w:t>sido</w:t>
      </w:r>
      <w:proofErr w:type="spellEnd"/>
      <w:r>
        <w:t xml:space="preserve"> mis </w:t>
      </w:r>
      <w:proofErr w:type="spellStart"/>
      <w:r>
        <w:t>portavoces</w:t>
      </w:r>
      <w:proofErr w:type="spellEnd"/>
      <w:r>
        <w:t xml:space="preserve">, </w:t>
      </w:r>
      <w:proofErr w:type="spellStart"/>
      <w:r>
        <w:t>sino</w:t>
      </w:r>
      <w:proofErr w:type="spellEnd"/>
      <w:r>
        <w:t xml:space="preserve"> también mis </w:t>
      </w:r>
      <w:proofErr w:type="spellStart"/>
      <w:r>
        <w:t>profetas</w:t>
      </w:r>
      <w:proofErr w:type="spellEnd"/>
      <w:r>
        <w:t xml:space="preserve">. </w:t>
      </w:r>
    </w:p>
    <w:p w14:paraId="793C51A7" w14:textId="77777777" w:rsidR="00F50769" w:rsidRDefault="00F50769" w:rsidP="00F50769">
      <w:r>
        <w:t xml:space="preserve">52. </w:t>
      </w:r>
      <w:proofErr w:type="spellStart"/>
      <w:r>
        <w:t>Vosotros</w:t>
      </w:r>
      <w:proofErr w:type="spellEnd"/>
      <w:r>
        <w:t xml:space="preserve"> no </w:t>
      </w:r>
      <w:proofErr w:type="spellStart"/>
      <w:r>
        <w:t>habéis</w:t>
      </w:r>
      <w:proofErr w:type="spellEnd"/>
      <w:r>
        <w:t xml:space="preserve"> </w:t>
      </w:r>
      <w:proofErr w:type="spellStart"/>
      <w:r>
        <w:t>logrado</w:t>
      </w:r>
      <w:proofErr w:type="spellEnd"/>
      <w:r>
        <w:t xml:space="preserve"> </w:t>
      </w:r>
      <w:proofErr w:type="spellStart"/>
      <w:r>
        <w:t>aún</w:t>
      </w:r>
      <w:proofErr w:type="spellEnd"/>
      <w:r>
        <w:t xml:space="preserve"> </w:t>
      </w:r>
      <w:proofErr w:type="spellStart"/>
      <w:r>
        <w:t>penetrar</w:t>
      </w:r>
      <w:proofErr w:type="spellEnd"/>
      <w:r>
        <w:t xml:space="preserve"> al </w:t>
      </w:r>
      <w:proofErr w:type="spellStart"/>
      <w:r>
        <w:t>fondo</w:t>
      </w:r>
      <w:proofErr w:type="spellEnd"/>
      <w:r>
        <w:t xml:space="preserve"> de mi palabra, </w:t>
      </w:r>
      <w:proofErr w:type="spellStart"/>
      <w:r>
        <w:t>más</w:t>
      </w:r>
      <w:proofErr w:type="spellEnd"/>
      <w:r>
        <w:t xml:space="preserve"> </w:t>
      </w:r>
      <w:proofErr w:type="spellStart"/>
      <w:r>
        <w:t>llegarán</w:t>
      </w:r>
      <w:proofErr w:type="spellEnd"/>
      <w:r>
        <w:t xml:space="preserve"> las </w:t>
      </w:r>
      <w:proofErr w:type="spellStart"/>
      <w:r>
        <w:t>nuevas</w:t>
      </w:r>
      <w:proofErr w:type="spellEnd"/>
      <w:r>
        <w:t xml:space="preserve"> </w:t>
      </w:r>
      <w:proofErr w:type="spellStart"/>
      <w:r>
        <w:t>generaciones</w:t>
      </w:r>
      <w:proofErr w:type="spellEnd"/>
      <w:r>
        <w:t xml:space="preserve"> </w:t>
      </w:r>
      <w:proofErr w:type="spellStart"/>
      <w:r>
        <w:t>que</w:t>
      </w:r>
      <w:proofErr w:type="spellEnd"/>
      <w:r>
        <w:t xml:space="preserve"> </w:t>
      </w:r>
      <w:proofErr w:type="spellStart"/>
      <w:r>
        <w:t>os</w:t>
      </w:r>
      <w:proofErr w:type="spellEnd"/>
      <w:r>
        <w:t xml:space="preserve"> he </w:t>
      </w:r>
      <w:proofErr w:type="spellStart"/>
      <w:r>
        <w:t>prometido</w:t>
      </w:r>
      <w:proofErr w:type="spellEnd"/>
      <w:r>
        <w:t xml:space="preserve"> y </w:t>
      </w:r>
      <w:proofErr w:type="spellStart"/>
      <w:r>
        <w:t>ellas</w:t>
      </w:r>
      <w:proofErr w:type="spellEnd"/>
      <w:r>
        <w:t xml:space="preserve"> </w:t>
      </w:r>
      <w:proofErr w:type="spellStart"/>
      <w:r>
        <w:t>os</w:t>
      </w:r>
      <w:proofErr w:type="spellEnd"/>
      <w:r>
        <w:t xml:space="preserve"> </w:t>
      </w:r>
      <w:proofErr w:type="spellStart"/>
      <w:r>
        <w:t>darán</w:t>
      </w:r>
      <w:proofErr w:type="spellEnd"/>
      <w:r>
        <w:t xml:space="preserve"> </w:t>
      </w:r>
      <w:proofErr w:type="spellStart"/>
      <w:r>
        <w:t>el</w:t>
      </w:r>
      <w:proofErr w:type="spellEnd"/>
      <w:r>
        <w:t xml:space="preserve"> </w:t>
      </w:r>
      <w:proofErr w:type="spellStart"/>
      <w:r>
        <w:t>análisis</w:t>
      </w:r>
      <w:proofErr w:type="spellEnd"/>
      <w:r>
        <w:t xml:space="preserve"> profundo y </w:t>
      </w:r>
      <w:proofErr w:type="spellStart"/>
      <w:r>
        <w:t>justo</w:t>
      </w:r>
      <w:proofErr w:type="spellEnd"/>
      <w:r>
        <w:t xml:space="preserve"> de lo </w:t>
      </w:r>
      <w:proofErr w:type="spellStart"/>
      <w:r>
        <w:t>que</w:t>
      </w:r>
      <w:proofErr w:type="spellEnd"/>
      <w:r>
        <w:t xml:space="preserve"> no </w:t>
      </w:r>
      <w:proofErr w:type="spellStart"/>
      <w:r>
        <w:t>hayáis</w:t>
      </w:r>
      <w:proofErr w:type="spellEnd"/>
      <w:r>
        <w:t xml:space="preserve"> </w:t>
      </w:r>
      <w:proofErr w:type="spellStart"/>
      <w:r>
        <w:t>alcanzado</w:t>
      </w:r>
      <w:proofErr w:type="spellEnd"/>
      <w:r>
        <w:t xml:space="preserve"> a </w:t>
      </w:r>
      <w:proofErr w:type="spellStart"/>
      <w:r>
        <w:t>comprender</w:t>
      </w:r>
      <w:proofErr w:type="spellEnd"/>
      <w:r>
        <w:t xml:space="preserve">; mas también </w:t>
      </w:r>
      <w:proofErr w:type="spellStart"/>
      <w:r>
        <w:t>vendrán</w:t>
      </w:r>
      <w:proofErr w:type="spellEnd"/>
      <w:r>
        <w:t xml:space="preserve"> hombres de </w:t>
      </w:r>
      <w:proofErr w:type="spellStart"/>
      <w:r>
        <w:t>otras</w:t>
      </w:r>
      <w:proofErr w:type="spellEnd"/>
      <w:r>
        <w:t xml:space="preserve"> </w:t>
      </w:r>
      <w:proofErr w:type="spellStart"/>
      <w:r>
        <w:t>naciones</w:t>
      </w:r>
      <w:proofErr w:type="spellEnd"/>
      <w:r>
        <w:t xml:space="preserve"> </w:t>
      </w:r>
      <w:proofErr w:type="spellStart"/>
      <w:r>
        <w:t>que</w:t>
      </w:r>
      <w:proofErr w:type="spellEnd"/>
      <w:r>
        <w:t xml:space="preserve"> </w:t>
      </w:r>
      <w:proofErr w:type="spellStart"/>
      <w:r>
        <w:t>sabrán</w:t>
      </w:r>
      <w:proofErr w:type="spellEnd"/>
      <w:r>
        <w:t xml:space="preserve"> </w:t>
      </w:r>
      <w:proofErr w:type="spellStart"/>
      <w:r>
        <w:t>interpretar</w:t>
      </w:r>
      <w:proofErr w:type="spellEnd"/>
      <w:r>
        <w:t xml:space="preserve"> mis </w:t>
      </w:r>
      <w:proofErr w:type="spellStart"/>
      <w:r>
        <w:t>enseñanzas</w:t>
      </w:r>
      <w:proofErr w:type="spellEnd"/>
      <w:r>
        <w:t xml:space="preserve">. Sin embargo </w:t>
      </w:r>
      <w:proofErr w:type="spellStart"/>
      <w:r>
        <w:t>Yo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w:t>
      </w:r>
      <w:proofErr w:type="spellStart"/>
      <w:r>
        <w:t>los</w:t>
      </w:r>
      <w:proofErr w:type="spellEnd"/>
      <w:r>
        <w:t xml:space="preserve"> </w:t>
      </w:r>
      <w:proofErr w:type="spellStart"/>
      <w:r>
        <w:t>que</w:t>
      </w:r>
      <w:proofErr w:type="spellEnd"/>
      <w:r>
        <w:t xml:space="preserve"> me </w:t>
      </w:r>
      <w:proofErr w:type="spellStart"/>
      <w:r>
        <w:t>oyeron</w:t>
      </w:r>
      <w:proofErr w:type="spellEnd"/>
      <w:r>
        <w:t xml:space="preserve"> de viva </w:t>
      </w:r>
      <w:proofErr w:type="spellStart"/>
      <w:r>
        <w:t>voz</w:t>
      </w:r>
      <w:proofErr w:type="spellEnd"/>
      <w:r>
        <w:t xml:space="preserve">, </w:t>
      </w:r>
      <w:proofErr w:type="spellStart"/>
      <w:r>
        <w:t>los</w:t>
      </w:r>
      <w:proofErr w:type="spellEnd"/>
      <w:r>
        <w:t xml:space="preserve"> </w:t>
      </w:r>
      <w:proofErr w:type="spellStart"/>
      <w:r>
        <w:t>que</w:t>
      </w:r>
      <w:proofErr w:type="spellEnd"/>
      <w:r>
        <w:t xml:space="preserve"> </w:t>
      </w:r>
      <w:proofErr w:type="spellStart"/>
      <w:r>
        <w:t>sintieron</w:t>
      </w:r>
      <w:proofErr w:type="spellEnd"/>
      <w:r>
        <w:t xml:space="preserve"> mi </w:t>
      </w:r>
      <w:proofErr w:type="spellStart"/>
      <w:r>
        <w:t>presencia</w:t>
      </w:r>
      <w:proofErr w:type="spellEnd"/>
      <w:r>
        <w:t xml:space="preserve"> </w:t>
      </w:r>
      <w:proofErr w:type="spellStart"/>
      <w:r>
        <w:t>serán</w:t>
      </w:r>
      <w:proofErr w:type="spellEnd"/>
      <w:r>
        <w:t xml:space="preserve"> </w:t>
      </w:r>
      <w:proofErr w:type="spellStart"/>
      <w:r>
        <w:t>los</w:t>
      </w:r>
      <w:proofErr w:type="spellEnd"/>
      <w:r>
        <w:t xml:space="preserve"> </w:t>
      </w:r>
      <w:proofErr w:type="spellStart"/>
      <w:r>
        <w:t>primeros</w:t>
      </w:r>
      <w:proofErr w:type="spellEnd"/>
      <w:r>
        <w:t xml:space="preserve"> </w:t>
      </w:r>
      <w:proofErr w:type="spellStart"/>
      <w:r>
        <w:t>en</w:t>
      </w:r>
      <w:proofErr w:type="spellEnd"/>
      <w:r>
        <w:t xml:space="preserve"> </w:t>
      </w:r>
      <w:proofErr w:type="spellStart"/>
      <w:r>
        <w:t>comprender</w:t>
      </w:r>
      <w:proofErr w:type="spellEnd"/>
      <w:r>
        <w:t xml:space="preserve"> mi Obra, para </w:t>
      </w:r>
      <w:proofErr w:type="spellStart"/>
      <w:r>
        <w:t>enseñarla</w:t>
      </w:r>
      <w:proofErr w:type="spellEnd"/>
      <w:r>
        <w:t xml:space="preserve"> y </w:t>
      </w:r>
      <w:proofErr w:type="spellStart"/>
      <w:r>
        <w:t>explicarla</w:t>
      </w:r>
      <w:proofErr w:type="spellEnd"/>
      <w:r>
        <w:t xml:space="preserve">. </w:t>
      </w:r>
    </w:p>
    <w:p w14:paraId="1A156BA1" w14:textId="77777777" w:rsidR="00F50769" w:rsidRDefault="00F50769" w:rsidP="00F50769">
      <w:r>
        <w:t xml:space="preserve">53. No </w:t>
      </w:r>
      <w:proofErr w:type="spellStart"/>
      <w:r>
        <w:t>quiero</w:t>
      </w:r>
      <w:proofErr w:type="spellEnd"/>
      <w:r>
        <w:t xml:space="preserve"> </w:t>
      </w:r>
      <w:proofErr w:type="spellStart"/>
      <w:r>
        <w:t>que</w:t>
      </w:r>
      <w:proofErr w:type="spellEnd"/>
      <w:r>
        <w:t xml:space="preserve"> </w:t>
      </w:r>
      <w:proofErr w:type="spellStart"/>
      <w:r>
        <w:t>en</w:t>
      </w:r>
      <w:proofErr w:type="spellEnd"/>
      <w:r>
        <w:t xml:space="preserve"> </w:t>
      </w:r>
      <w:proofErr w:type="spellStart"/>
      <w:r>
        <w:t>los</w:t>
      </w:r>
      <w:proofErr w:type="spellEnd"/>
      <w:r>
        <w:t xml:space="preserve"> </w:t>
      </w:r>
      <w:proofErr w:type="spellStart"/>
      <w:r>
        <w:t>años</w:t>
      </w:r>
      <w:proofErr w:type="spellEnd"/>
      <w:r>
        <w:t xml:space="preserve"> </w:t>
      </w:r>
      <w:proofErr w:type="spellStart"/>
      <w:r>
        <w:t>que</w:t>
      </w:r>
      <w:proofErr w:type="spellEnd"/>
      <w:r>
        <w:t xml:space="preserve"> </w:t>
      </w:r>
      <w:proofErr w:type="spellStart"/>
      <w:r>
        <w:t>os</w:t>
      </w:r>
      <w:proofErr w:type="spellEnd"/>
      <w:r>
        <w:t xml:space="preserve"> </w:t>
      </w:r>
      <w:proofErr w:type="spellStart"/>
      <w:r>
        <w:t>restan</w:t>
      </w:r>
      <w:proofErr w:type="spellEnd"/>
      <w:r>
        <w:t xml:space="preserve"> </w:t>
      </w:r>
      <w:proofErr w:type="spellStart"/>
      <w:r>
        <w:t>por</w:t>
      </w:r>
      <w:proofErr w:type="spellEnd"/>
      <w:r>
        <w:t xml:space="preserve"> </w:t>
      </w:r>
      <w:proofErr w:type="spellStart"/>
      <w:r>
        <w:t>escucharme</w:t>
      </w:r>
      <w:proofErr w:type="spellEnd"/>
      <w:r>
        <w:t xml:space="preserve">, </w:t>
      </w:r>
      <w:proofErr w:type="spellStart"/>
      <w:r>
        <w:t>os</w:t>
      </w:r>
      <w:proofErr w:type="spellEnd"/>
      <w:r>
        <w:t xml:space="preserve"> </w:t>
      </w:r>
      <w:proofErr w:type="spellStart"/>
      <w:r>
        <w:t>hagáis</w:t>
      </w:r>
      <w:proofErr w:type="spellEnd"/>
      <w:r>
        <w:t xml:space="preserve"> </w:t>
      </w:r>
      <w:proofErr w:type="spellStart"/>
      <w:r>
        <w:t>merecedores</w:t>
      </w:r>
      <w:proofErr w:type="spellEnd"/>
      <w:r>
        <w:t xml:space="preserve"> de </w:t>
      </w:r>
      <w:proofErr w:type="spellStart"/>
      <w:r>
        <w:t>reclamos</w:t>
      </w:r>
      <w:proofErr w:type="spellEnd"/>
      <w:r>
        <w:t xml:space="preserve">, </w:t>
      </w:r>
      <w:proofErr w:type="spellStart"/>
      <w:r>
        <w:t>porque</w:t>
      </w:r>
      <w:proofErr w:type="spellEnd"/>
      <w:r>
        <w:t xml:space="preserve"> se </w:t>
      </w:r>
      <w:proofErr w:type="spellStart"/>
      <w:r>
        <w:t>estacionaría</w:t>
      </w:r>
      <w:proofErr w:type="spellEnd"/>
      <w:r>
        <w:t xml:space="preserve"> mi </w:t>
      </w:r>
      <w:proofErr w:type="spellStart"/>
      <w:r>
        <w:t>enseñanza</w:t>
      </w:r>
      <w:proofErr w:type="spellEnd"/>
      <w:r>
        <w:t xml:space="preserve"> y es mi </w:t>
      </w:r>
      <w:proofErr w:type="spellStart"/>
      <w:r>
        <w:t>voluntad</w:t>
      </w:r>
      <w:proofErr w:type="spellEnd"/>
      <w:r>
        <w:t xml:space="preserve"> </w:t>
      </w:r>
      <w:proofErr w:type="spellStart"/>
      <w:r>
        <w:t>manifestarme</w:t>
      </w:r>
      <w:proofErr w:type="spellEnd"/>
      <w:r>
        <w:t xml:space="preserve"> con mayor </w:t>
      </w:r>
      <w:proofErr w:type="spellStart"/>
      <w:r>
        <w:t>claridad</w:t>
      </w:r>
      <w:proofErr w:type="spellEnd"/>
      <w:r>
        <w:t xml:space="preserve"> </w:t>
      </w:r>
      <w:proofErr w:type="spellStart"/>
      <w:r>
        <w:t>en</w:t>
      </w:r>
      <w:proofErr w:type="spellEnd"/>
      <w:r>
        <w:t xml:space="preserve"> </w:t>
      </w:r>
      <w:proofErr w:type="spellStart"/>
      <w:r>
        <w:t>cada</w:t>
      </w:r>
      <w:proofErr w:type="spellEnd"/>
      <w:r>
        <w:t xml:space="preserve"> </w:t>
      </w:r>
      <w:proofErr w:type="spellStart"/>
      <w:r>
        <w:t>lección</w:t>
      </w:r>
      <w:proofErr w:type="spellEnd"/>
      <w:r>
        <w:t xml:space="preserve">, para </w:t>
      </w:r>
      <w:proofErr w:type="spellStart"/>
      <w:r>
        <w:t>que</w:t>
      </w:r>
      <w:proofErr w:type="spellEnd"/>
      <w:r>
        <w:t xml:space="preserve"> al final de mi </w:t>
      </w:r>
      <w:proofErr w:type="spellStart"/>
      <w:r>
        <w:t>comunicación</w:t>
      </w:r>
      <w:proofErr w:type="spellEnd"/>
      <w:r>
        <w:t xml:space="preserve"> </w:t>
      </w:r>
      <w:proofErr w:type="spellStart"/>
      <w:r>
        <w:t>os</w:t>
      </w:r>
      <w:proofErr w:type="spellEnd"/>
      <w:r>
        <w:t xml:space="preserve"> </w:t>
      </w:r>
      <w:proofErr w:type="spellStart"/>
      <w:r>
        <w:t>sintáis</w:t>
      </w:r>
      <w:proofErr w:type="spellEnd"/>
      <w:r>
        <w:t xml:space="preserve"> a un paso de </w:t>
      </w:r>
      <w:proofErr w:type="spellStart"/>
      <w:r>
        <w:t>convertiros</w:t>
      </w:r>
      <w:proofErr w:type="spellEnd"/>
      <w:r>
        <w:t xml:space="preserve"> </w:t>
      </w:r>
      <w:proofErr w:type="spellStart"/>
      <w:r>
        <w:t>en</w:t>
      </w:r>
      <w:proofErr w:type="spellEnd"/>
      <w:r>
        <w:t xml:space="preserve"> maestros. En </w:t>
      </w:r>
      <w:proofErr w:type="spellStart"/>
      <w:r>
        <w:lastRenderedPageBreak/>
        <w:t>vosotros</w:t>
      </w:r>
      <w:proofErr w:type="spellEnd"/>
      <w:r>
        <w:t xml:space="preserve"> he </w:t>
      </w:r>
      <w:proofErr w:type="spellStart"/>
      <w:r>
        <w:t>depositado</w:t>
      </w:r>
      <w:proofErr w:type="spellEnd"/>
      <w:r>
        <w:t xml:space="preserve"> mis </w:t>
      </w:r>
      <w:proofErr w:type="spellStart"/>
      <w:r>
        <w:t>anhelos</w:t>
      </w:r>
      <w:proofErr w:type="spellEnd"/>
      <w:r>
        <w:t xml:space="preserve"> </w:t>
      </w:r>
      <w:proofErr w:type="spellStart"/>
      <w:r>
        <w:t>divinos</w:t>
      </w:r>
      <w:proofErr w:type="spellEnd"/>
      <w:r>
        <w:t xml:space="preserve"> para </w:t>
      </w:r>
      <w:proofErr w:type="spellStart"/>
      <w:r>
        <w:t>que</w:t>
      </w:r>
      <w:proofErr w:type="spellEnd"/>
      <w:r>
        <w:t xml:space="preserve"> </w:t>
      </w:r>
      <w:proofErr w:type="spellStart"/>
      <w:r>
        <w:t>alcancéis</w:t>
      </w:r>
      <w:proofErr w:type="spellEnd"/>
      <w:r>
        <w:t xml:space="preserve"> </w:t>
      </w:r>
      <w:proofErr w:type="spellStart"/>
      <w:r>
        <w:t>el</w:t>
      </w:r>
      <w:proofErr w:type="spellEnd"/>
      <w:r>
        <w:t xml:space="preserve"> amor y la </w:t>
      </w:r>
      <w:proofErr w:type="spellStart"/>
      <w:r>
        <w:t>sabiduría</w:t>
      </w:r>
      <w:proofErr w:type="spellEnd"/>
      <w:r>
        <w:t xml:space="preserve">, </w:t>
      </w:r>
      <w:proofErr w:type="spellStart"/>
      <w:r>
        <w:t>abriendo</w:t>
      </w:r>
      <w:proofErr w:type="spellEnd"/>
      <w:r>
        <w:t xml:space="preserve"> </w:t>
      </w:r>
      <w:proofErr w:type="spellStart"/>
      <w:r>
        <w:t>vuestro</w:t>
      </w:r>
      <w:proofErr w:type="spellEnd"/>
      <w:r>
        <w:t xml:space="preserve"> </w:t>
      </w:r>
      <w:proofErr w:type="spellStart"/>
      <w:r>
        <w:t>entendimiento</w:t>
      </w:r>
      <w:proofErr w:type="spellEnd"/>
      <w:r>
        <w:t xml:space="preserve"> para </w:t>
      </w:r>
      <w:proofErr w:type="spellStart"/>
      <w:r>
        <w:t>el</w:t>
      </w:r>
      <w:proofErr w:type="spellEnd"/>
      <w:r>
        <w:t xml:space="preserve"> </w:t>
      </w:r>
      <w:proofErr w:type="spellStart"/>
      <w:r>
        <w:t>conocimiento</w:t>
      </w:r>
      <w:proofErr w:type="spellEnd"/>
      <w:r>
        <w:t xml:space="preserve"> </w:t>
      </w:r>
      <w:proofErr w:type="spellStart"/>
      <w:r>
        <w:t>espiritual</w:t>
      </w:r>
      <w:proofErr w:type="spellEnd"/>
      <w:r>
        <w:t xml:space="preserve">.  </w:t>
      </w:r>
    </w:p>
    <w:p w14:paraId="42CED1FC" w14:textId="77777777" w:rsidR="00F50769" w:rsidRDefault="00F50769" w:rsidP="00F50769">
      <w:r>
        <w:t xml:space="preserve">54. </w:t>
      </w:r>
      <w:proofErr w:type="spellStart"/>
      <w:r>
        <w:t>Os</w:t>
      </w:r>
      <w:proofErr w:type="spellEnd"/>
      <w:r>
        <w:t xml:space="preserve"> </w:t>
      </w:r>
      <w:proofErr w:type="spellStart"/>
      <w:r>
        <w:t>estoy</w:t>
      </w:r>
      <w:proofErr w:type="spellEnd"/>
      <w:r>
        <w:t xml:space="preserve"> </w:t>
      </w:r>
      <w:proofErr w:type="spellStart"/>
      <w:r>
        <w:t>enseñando</w:t>
      </w:r>
      <w:proofErr w:type="spellEnd"/>
      <w:r>
        <w:t xml:space="preserve"> a </w:t>
      </w:r>
      <w:proofErr w:type="spellStart"/>
      <w:r>
        <w:t>prepararos</w:t>
      </w:r>
      <w:proofErr w:type="spellEnd"/>
      <w:r>
        <w:t xml:space="preserve"> para </w:t>
      </w:r>
      <w:proofErr w:type="spellStart"/>
      <w:r>
        <w:t>recibir</w:t>
      </w:r>
      <w:proofErr w:type="spellEnd"/>
      <w:r>
        <w:t xml:space="preserve"> la </w:t>
      </w:r>
      <w:proofErr w:type="spellStart"/>
      <w:r>
        <w:t>inspiración</w:t>
      </w:r>
      <w:proofErr w:type="spellEnd"/>
      <w:r>
        <w:t xml:space="preserve"> </w:t>
      </w:r>
      <w:proofErr w:type="spellStart"/>
      <w:r>
        <w:t>divina</w:t>
      </w:r>
      <w:proofErr w:type="spellEnd"/>
      <w:r>
        <w:t xml:space="preserve"> a fin de </w:t>
      </w:r>
      <w:proofErr w:type="spellStart"/>
      <w:r>
        <w:t>que</w:t>
      </w:r>
      <w:proofErr w:type="spellEnd"/>
      <w:r>
        <w:t xml:space="preserve"> </w:t>
      </w:r>
      <w:proofErr w:type="spellStart"/>
      <w:r>
        <w:t>reveléis</w:t>
      </w:r>
      <w:proofErr w:type="spellEnd"/>
      <w:r>
        <w:t xml:space="preserve"> a </w:t>
      </w:r>
      <w:proofErr w:type="spellStart"/>
      <w:r>
        <w:t>vuestros</w:t>
      </w:r>
      <w:proofErr w:type="spellEnd"/>
      <w:r>
        <w:t xml:space="preserve"> </w:t>
      </w:r>
      <w:proofErr w:type="spellStart"/>
      <w:r>
        <w:t>hermanos</w:t>
      </w:r>
      <w:proofErr w:type="spellEnd"/>
      <w:r>
        <w:t xml:space="preserve"> </w:t>
      </w:r>
      <w:proofErr w:type="spellStart"/>
      <w:r>
        <w:t>que</w:t>
      </w:r>
      <w:proofErr w:type="spellEnd"/>
      <w:r>
        <w:t xml:space="preserve"> </w:t>
      </w:r>
      <w:proofErr w:type="spellStart"/>
      <w:r>
        <w:t>todos</w:t>
      </w:r>
      <w:proofErr w:type="spellEnd"/>
      <w:r>
        <w:t xml:space="preserve"> </w:t>
      </w:r>
      <w:proofErr w:type="spellStart"/>
      <w:r>
        <w:t>pueden</w:t>
      </w:r>
      <w:proofErr w:type="spellEnd"/>
      <w:r>
        <w:t xml:space="preserve"> ser </w:t>
      </w:r>
      <w:proofErr w:type="spellStart"/>
      <w:r>
        <w:t>poseedores</w:t>
      </w:r>
      <w:proofErr w:type="spellEnd"/>
      <w:r>
        <w:t xml:space="preserve"> de </w:t>
      </w:r>
      <w:proofErr w:type="spellStart"/>
      <w:r>
        <w:t>esta</w:t>
      </w:r>
      <w:proofErr w:type="spellEnd"/>
      <w:r>
        <w:t xml:space="preserve"> </w:t>
      </w:r>
      <w:proofErr w:type="spellStart"/>
      <w:r>
        <w:t>gracia</w:t>
      </w:r>
      <w:proofErr w:type="spellEnd"/>
      <w:r>
        <w:t xml:space="preserve">. </w:t>
      </w:r>
    </w:p>
    <w:p w14:paraId="135A89DD" w14:textId="77777777" w:rsidR="00F50769" w:rsidRDefault="00F50769" w:rsidP="00F50769">
      <w:r>
        <w:t xml:space="preserve">55. </w:t>
      </w:r>
      <w:proofErr w:type="spellStart"/>
      <w:r>
        <w:t>Dejad</w:t>
      </w:r>
      <w:proofErr w:type="spellEnd"/>
      <w:r>
        <w:t xml:space="preserve"> </w:t>
      </w:r>
      <w:proofErr w:type="spellStart"/>
      <w:r>
        <w:t>que</w:t>
      </w:r>
      <w:proofErr w:type="spellEnd"/>
      <w:r>
        <w:t xml:space="preserve"> mi palabra </w:t>
      </w:r>
      <w:proofErr w:type="spellStart"/>
      <w:r>
        <w:t>quede</w:t>
      </w:r>
      <w:proofErr w:type="spellEnd"/>
      <w:r>
        <w:t xml:space="preserve"> </w:t>
      </w:r>
      <w:proofErr w:type="spellStart"/>
      <w:r>
        <w:t>depositada</w:t>
      </w:r>
      <w:proofErr w:type="spellEnd"/>
      <w:r>
        <w:t xml:space="preserve">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para </w:t>
      </w:r>
      <w:proofErr w:type="spellStart"/>
      <w:r>
        <w:t>que</w:t>
      </w:r>
      <w:proofErr w:type="spellEnd"/>
      <w:r>
        <w:t xml:space="preserve"> </w:t>
      </w:r>
      <w:proofErr w:type="spellStart"/>
      <w:r>
        <w:t>cuando</w:t>
      </w:r>
      <w:proofErr w:type="spellEnd"/>
      <w:r>
        <w:t xml:space="preserve"> </w:t>
      </w:r>
      <w:proofErr w:type="spellStart"/>
      <w:r>
        <w:t>seáis</w:t>
      </w:r>
      <w:proofErr w:type="spellEnd"/>
      <w:r>
        <w:t xml:space="preserve"> maestros, la </w:t>
      </w:r>
      <w:proofErr w:type="spellStart"/>
      <w:r>
        <w:t>encontréis</w:t>
      </w:r>
      <w:proofErr w:type="spellEnd"/>
      <w:r>
        <w:t xml:space="preserve"> </w:t>
      </w:r>
      <w:proofErr w:type="spellStart"/>
      <w:r>
        <w:t>siempre</w:t>
      </w:r>
      <w:proofErr w:type="spellEnd"/>
      <w:r>
        <w:t xml:space="preserve"> </w:t>
      </w:r>
      <w:proofErr w:type="spellStart"/>
      <w:r>
        <w:t>presente</w:t>
      </w:r>
      <w:proofErr w:type="spellEnd"/>
      <w:r>
        <w:t xml:space="preserve"> </w:t>
      </w:r>
      <w:proofErr w:type="spellStart"/>
      <w:r>
        <w:t>en</w:t>
      </w:r>
      <w:proofErr w:type="spellEnd"/>
      <w:r>
        <w:t xml:space="preserve"> </w:t>
      </w:r>
      <w:proofErr w:type="spellStart"/>
      <w:r>
        <w:t>vuestro</w:t>
      </w:r>
      <w:proofErr w:type="spellEnd"/>
      <w:r>
        <w:t xml:space="preserve"> </w:t>
      </w:r>
      <w:proofErr w:type="spellStart"/>
      <w:r>
        <w:t>templo</w:t>
      </w:r>
      <w:proofErr w:type="spellEnd"/>
      <w:r>
        <w:t xml:space="preserve"> interior. </w:t>
      </w:r>
    </w:p>
    <w:p w14:paraId="1367AA8C" w14:textId="77777777" w:rsidR="00F50769" w:rsidRDefault="00F50769" w:rsidP="00F50769">
      <w:r>
        <w:t xml:space="preserve">56. No </w:t>
      </w:r>
      <w:proofErr w:type="spellStart"/>
      <w:r>
        <w:t>temáis</w:t>
      </w:r>
      <w:proofErr w:type="spellEnd"/>
      <w:r>
        <w:t xml:space="preserve"> ser </w:t>
      </w:r>
      <w:proofErr w:type="spellStart"/>
      <w:r>
        <w:t>desgarrados</w:t>
      </w:r>
      <w:proofErr w:type="spellEnd"/>
      <w:r>
        <w:t xml:space="preserve"> </w:t>
      </w:r>
      <w:proofErr w:type="spellStart"/>
      <w:r>
        <w:t>por</w:t>
      </w:r>
      <w:proofErr w:type="spellEnd"/>
      <w:r>
        <w:t xml:space="preserve"> la </w:t>
      </w:r>
      <w:proofErr w:type="spellStart"/>
      <w:r>
        <w:t>humanidad</w:t>
      </w:r>
      <w:proofErr w:type="spellEnd"/>
      <w:r>
        <w:t xml:space="preserve"> </w:t>
      </w:r>
      <w:proofErr w:type="spellStart"/>
      <w:r>
        <w:t>por</w:t>
      </w:r>
      <w:proofErr w:type="spellEnd"/>
      <w:r>
        <w:t xml:space="preserve"> causa de mi </w:t>
      </w:r>
      <w:proofErr w:type="spellStart"/>
      <w:r>
        <w:t>Doctrina</w:t>
      </w:r>
      <w:proofErr w:type="spellEnd"/>
      <w:r>
        <w:t xml:space="preserve">; </w:t>
      </w:r>
      <w:proofErr w:type="spellStart"/>
      <w:r>
        <w:t>el</w:t>
      </w:r>
      <w:proofErr w:type="spellEnd"/>
      <w:r>
        <w:t xml:space="preserve"> </w:t>
      </w:r>
      <w:proofErr w:type="spellStart"/>
      <w:r>
        <w:t>corazón</w:t>
      </w:r>
      <w:proofErr w:type="spellEnd"/>
      <w:r>
        <w:t xml:space="preserve"> del hombre se </w:t>
      </w:r>
      <w:proofErr w:type="spellStart"/>
      <w:r>
        <w:t>encuentra</w:t>
      </w:r>
      <w:proofErr w:type="spellEnd"/>
      <w:r>
        <w:t xml:space="preserve"> tan </w:t>
      </w:r>
      <w:proofErr w:type="spellStart"/>
      <w:r>
        <w:t>cansado</w:t>
      </w:r>
      <w:proofErr w:type="spellEnd"/>
      <w:r>
        <w:t xml:space="preserve"> de </w:t>
      </w:r>
      <w:proofErr w:type="spellStart"/>
      <w:r>
        <w:t>teorías</w:t>
      </w:r>
      <w:proofErr w:type="spellEnd"/>
      <w:r>
        <w:t xml:space="preserve"> y palabras </w:t>
      </w:r>
      <w:proofErr w:type="spellStart"/>
      <w:r>
        <w:t>vanas</w:t>
      </w:r>
      <w:proofErr w:type="spellEnd"/>
      <w:r>
        <w:t xml:space="preserve">, </w:t>
      </w:r>
      <w:proofErr w:type="spellStart"/>
      <w:r>
        <w:t>que</w:t>
      </w:r>
      <w:proofErr w:type="spellEnd"/>
      <w:r>
        <w:t xml:space="preserve"> </w:t>
      </w:r>
      <w:proofErr w:type="spellStart"/>
      <w:r>
        <w:t>cuando</w:t>
      </w:r>
      <w:proofErr w:type="spellEnd"/>
      <w:r>
        <w:t xml:space="preserve"> </w:t>
      </w:r>
      <w:proofErr w:type="spellStart"/>
      <w:r>
        <w:t>reciba</w:t>
      </w:r>
      <w:proofErr w:type="spellEnd"/>
      <w:r>
        <w:t xml:space="preserve"> </w:t>
      </w:r>
      <w:proofErr w:type="spellStart"/>
      <w:r>
        <w:t>esta</w:t>
      </w:r>
      <w:proofErr w:type="spellEnd"/>
      <w:r>
        <w:t xml:space="preserve"> </w:t>
      </w:r>
      <w:proofErr w:type="spellStart"/>
      <w:r>
        <w:t>buena</w:t>
      </w:r>
      <w:proofErr w:type="spellEnd"/>
      <w:r>
        <w:t xml:space="preserve"> </w:t>
      </w:r>
      <w:proofErr w:type="spellStart"/>
      <w:r>
        <w:t>nueva</w:t>
      </w:r>
      <w:proofErr w:type="spellEnd"/>
      <w:r>
        <w:t xml:space="preserve"> </w:t>
      </w:r>
      <w:proofErr w:type="spellStart"/>
      <w:r>
        <w:t>sentirá</w:t>
      </w:r>
      <w:proofErr w:type="spellEnd"/>
      <w:r>
        <w:t xml:space="preserve"> </w:t>
      </w:r>
      <w:proofErr w:type="spellStart"/>
      <w:r>
        <w:t>sobre</w:t>
      </w:r>
      <w:proofErr w:type="spellEnd"/>
      <w:r>
        <w:t xml:space="preserve"> </w:t>
      </w:r>
      <w:proofErr w:type="spellStart"/>
      <w:r>
        <w:t>su</w:t>
      </w:r>
      <w:proofErr w:type="spellEnd"/>
      <w:r>
        <w:t xml:space="preserve"> </w:t>
      </w:r>
      <w:proofErr w:type="spellStart"/>
      <w:r>
        <w:t>espíritu</w:t>
      </w:r>
      <w:proofErr w:type="spellEnd"/>
      <w:r>
        <w:t xml:space="preserve"> la luz de la </w:t>
      </w:r>
      <w:proofErr w:type="spellStart"/>
      <w:r>
        <w:t>verdad</w:t>
      </w:r>
      <w:proofErr w:type="spellEnd"/>
      <w:r>
        <w:t xml:space="preserve"> </w:t>
      </w:r>
      <w:proofErr w:type="spellStart"/>
      <w:r>
        <w:t>que</w:t>
      </w:r>
      <w:proofErr w:type="spellEnd"/>
      <w:r>
        <w:t xml:space="preserve"> </w:t>
      </w:r>
      <w:proofErr w:type="spellStart"/>
      <w:r>
        <w:t>descienda</w:t>
      </w:r>
      <w:proofErr w:type="spellEnd"/>
      <w:r>
        <w:t xml:space="preserve"> </w:t>
      </w:r>
      <w:proofErr w:type="spellStart"/>
      <w:r>
        <w:t>como</w:t>
      </w:r>
      <w:proofErr w:type="spellEnd"/>
      <w:r>
        <w:t xml:space="preserve"> fresco </w:t>
      </w:r>
      <w:proofErr w:type="spellStart"/>
      <w:r>
        <w:t>rocío</w:t>
      </w:r>
      <w:proofErr w:type="spellEnd"/>
      <w:r>
        <w:t xml:space="preserve"> a </w:t>
      </w:r>
      <w:proofErr w:type="spellStart"/>
      <w:r>
        <w:t>darle</w:t>
      </w:r>
      <w:proofErr w:type="spellEnd"/>
      <w:r>
        <w:t xml:space="preserve"> </w:t>
      </w:r>
      <w:proofErr w:type="spellStart"/>
      <w:r>
        <w:t>vida</w:t>
      </w:r>
      <w:proofErr w:type="spellEnd"/>
      <w:r>
        <w:t xml:space="preserve">. </w:t>
      </w:r>
    </w:p>
    <w:p w14:paraId="0B066660" w14:textId="77777777" w:rsidR="00F50769" w:rsidRDefault="00F50769" w:rsidP="00F50769">
      <w:r>
        <w:t xml:space="preserve">57. El Amigo Perfecto ha </w:t>
      </w:r>
      <w:proofErr w:type="spellStart"/>
      <w:r>
        <w:t>llegado</w:t>
      </w:r>
      <w:proofErr w:type="spellEnd"/>
      <w:r>
        <w:t xml:space="preserve"> hasta </w:t>
      </w:r>
      <w:proofErr w:type="spellStart"/>
      <w:r>
        <w:t>vosotros</w:t>
      </w:r>
      <w:proofErr w:type="spellEnd"/>
      <w:r>
        <w:t xml:space="preserve"> para </w:t>
      </w:r>
      <w:proofErr w:type="spellStart"/>
      <w:r>
        <w:t>deciros</w:t>
      </w:r>
      <w:proofErr w:type="spellEnd"/>
      <w:r>
        <w:t xml:space="preserve"> </w:t>
      </w:r>
      <w:proofErr w:type="spellStart"/>
      <w:r>
        <w:t>que</w:t>
      </w:r>
      <w:proofErr w:type="spellEnd"/>
      <w:r>
        <w:t xml:space="preserve"> no </w:t>
      </w:r>
      <w:proofErr w:type="spellStart"/>
      <w:r>
        <w:t>temáis</w:t>
      </w:r>
      <w:proofErr w:type="spellEnd"/>
      <w:r>
        <w:t xml:space="preserve">, </w:t>
      </w:r>
      <w:proofErr w:type="spellStart"/>
      <w:r>
        <w:t>que</w:t>
      </w:r>
      <w:proofErr w:type="spellEnd"/>
      <w:r>
        <w:t xml:space="preserve"> </w:t>
      </w:r>
      <w:proofErr w:type="spellStart"/>
      <w:r>
        <w:t>aunque</w:t>
      </w:r>
      <w:proofErr w:type="spellEnd"/>
      <w:r>
        <w:t xml:space="preserve"> </w:t>
      </w:r>
      <w:proofErr w:type="spellStart"/>
      <w:r>
        <w:t>encontréis</w:t>
      </w:r>
      <w:proofErr w:type="spellEnd"/>
      <w:r>
        <w:t xml:space="preserve"> </w:t>
      </w:r>
      <w:proofErr w:type="spellStart"/>
      <w:r>
        <w:t>veneno</w:t>
      </w:r>
      <w:proofErr w:type="spellEnd"/>
      <w:r>
        <w:t xml:space="preserve">, </w:t>
      </w:r>
      <w:proofErr w:type="spellStart"/>
      <w:r>
        <w:t>maldad</w:t>
      </w:r>
      <w:proofErr w:type="spellEnd"/>
      <w:r>
        <w:t xml:space="preserve"> y </w:t>
      </w:r>
      <w:proofErr w:type="spellStart"/>
      <w:r>
        <w:t>traición</w:t>
      </w:r>
      <w:proofErr w:type="spellEnd"/>
      <w:r>
        <w:t xml:space="preserve"> </w:t>
      </w:r>
      <w:proofErr w:type="spellStart"/>
      <w:r>
        <w:t>en</w:t>
      </w:r>
      <w:proofErr w:type="spellEnd"/>
      <w:r>
        <w:t xml:space="preserve"> </w:t>
      </w:r>
      <w:proofErr w:type="spellStart"/>
      <w:r>
        <w:t>muchos</w:t>
      </w:r>
      <w:proofErr w:type="spellEnd"/>
      <w:r>
        <w:t xml:space="preserve"> </w:t>
      </w:r>
      <w:proofErr w:type="spellStart"/>
      <w:r>
        <w:t>corazones</w:t>
      </w:r>
      <w:proofErr w:type="spellEnd"/>
      <w:r>
        <w:t xml:space="preserve">, al </w:t>
      </w:r>
      <w:proofErr w:type="spellStart"/>
      <w:r>
        <w:t>discípulo</w:t>
      </w:r>
      <w:proofErr w:type="spellEnd"/>
      <w:r>
        <w:t xml:space="preserve"> </w:t>
      </w:r>
      <w:proofErr w:type="spellStart"/>
      <w:r>
        <w:t>fiel</w:t>
      </w:r>
      <w:proofErr w:type="spellEnd"/>
      <w:r>
        <w:t xml:space="preserve"> y </w:t>
      </w:r>
      <w:proofErr w:type="spellStart"/>
      <w:r>
        <w:t>preparado</w:t>
      </w:r>
      <w:proofErr w:type="spellEnd"/>
      <w:r>
        <w:t xml:space="preserve"> no </w:t>
      </w:r>
      <w:proofErr w:type="spellStart"/>
      <w:r>
        <w:t>podrán</w:t>
      </w:r>
      <w:proofErr w:type="spellEnd"/>
      <w:r>
        <w:t xml:space="preserve"> </w:t>
      </w:r>
      <w:proofErr w:type="spellStart"/>
      <w:r>
        <w:t>amedrentarlos</w:t>
      </w:r>
      <w:proofErr w:type="spellEnd"/>
      <w:r>
        <w:t xml:space="preserve"> </w:t>
      </w:r>
      <w:proofErr w:type="spellStart"/>
      <w:r>
        <w:t>esas</w:t>
      </w:r>
      <w:proofErr w:type="spellEnd"/>
      <w:r>
        <w:t xml:space="preserve"> </w:t>
      </w:r>
      <w:proofErr w:type="spellStart"/>
      <w:r>
        <w:t>pruebas</w:t>
      </w:r>
      <w:proofErr w:type="spellEnd"/>
      <w:r>
        <w:t xml:space="preserve">. </w:t>
      </w:r>
    </w:p>
    <w:p w14:paraId="0F92161E" w14:textId="77777777" w:rsidR="00F50769" w:rsidRDefault="00F50769" w:rsidP="00F50769">
      <w:r>
        <w:t xml:space="preserve">58. Sed </w:t>
      </w:r>
      <w:proofErr w:type="spellStart"/>
      <w:r>
        <w:t>semejantes</w:t>
      </w:r>
      <w:proofErr w:type="spellEnd"/>
      <w:r>
        <w:t xml:space="preserve"> </w:t>
      </w:r>
      <w:proofErr w:type="gramStart"/>
      <w:r>
        <w:t>a</w:t>
      </w:r>
      <w:proofErr w:type="gramEnd"/>
      <w:r>
        <w:t xml:space="preserve"> </w:t>
      </w:r>
      <w:proofErr w:type="spellStart"/>
      <w:r>
        <w:t>aquellos</w:t>
      </w:r>
      <w:proofErr w:type="spellEnd"/>
      <w:r>
        <w:t xml:space="preserve"> </w:t>
      </w:r>
      <w:proofErr w:type="spellStart"/>
      <w:r>
        <w:t>apóstoles</w:t>
      </w:r>
      <w:proofErr w:type="spellEnd"/>
      <w:r>
        <w:t xml:space="preserve"> </w:t>
      </w:r>
      <w:proofErr w:type="spellStart"/>
      <w:r>
        <w:t>que</w:t>
      </w:r>
      <w:proofErr w:type="spellEnd"/>
      <w:r>
        <w:t xml:space="preserve"> me </w:t>
      </w:r>
      <w:proofErr w:type="spellStart"/>
      <w:r>
        <w:t>siguieron</w:t>
      </w:r>
      <w:proofErr w:type="spellEnd"/>
      <w:r>
        <w:t xml:space="preserve"> </w:t>
      </w:r>
      <w:proofErr w:type="spellStart"/>
      <w:r>
        <w:t>en</w:t>
      </w:r>
      <w:proofErr w:type="spellEnd"/>
      <w:r>
        <w:t xml:space="preserve"> </w:t>
      </w:r>
      <w:proofErr w:type="spellStart"/>
      <w:r>
        <w:t>el</w:t>
      </w:r>
      <w:proofErr w:type="spellEnd"/>
      <w:r>
        <w:t xml:space="preserve"> Segundo Tiempo. Si </w:t>
      </w:r>
      <w:proofErr w:type="spellStart"/>
      <w:r>
        <w:t>aún</w:t>
      </w:r>
      <w:proofErr w:type="spellEnd"/>
      <w:r>
        <w:t xml:space="preserve"> no </w:t>
      </w:r>
      <w:proofErr w:type="spellStart"/>
      <w:r>
        <w:t>habéis</w:t>
      </w:r>
      <w:proofErr w:type="spellEnd"/>
      <w:r>
        <w:t xml:space="preserve"> </w:t>
      </w:r>
      <w:proofErr w:type="spellStart"/>
      <w:r>
        <w:t>sabido</w:t>
      </w:r>
      <w:proofErr w:type="spellEnd"/>
      <w:r>
        <w:t xml:space="preserve"> </w:t>
      </w:r>
      <w:proofErr w:type="spellStart"/>
      <w:r>
        <w:t>sanar</w:t>
      </w:r>
      <w:proofErr w:type="spellEnd"/>
      <w:r>
        <w:t xml:space="preserve"> al </w:t>
      </w:r>
      <w:proofErr w:type="spellStart"/>
      <w:r>
        <w:t>enfermo</w:t>
      </w:r>
      <w:proofErr w:type="spellEnd"/>
      <w:r>
        <w:t xml:space="preserve">, </w:t>
      </w:r>
      <w:proofErr w:type="spellStart"/>
      <w:r>
        <w:t>mejorad</w:t>
      </w:r>
      <w:proofErr w:type="spellEnd"/>
      <w:r>
        <w:t xml:space="preserve"> </w:t>
      </w:r>
      <w:proofErr w:type="spellStart"/>
      <w:r>
        <w:t>vuestra</w:t>
      </w:r>
      <w:proofErr w:type="spellEnd"/>
      <w:r>
        <w:t xml:space="preserve"> </w:t>
      </w:r>
      <w:proofErr w:type="spellStart"/>
      <w:r>
        <w:t>preparación</w:t>
      </w:r>
      <w:proofErr w:type="spellEnd"/>
      <w:r>
        <w:t xml:space="preserve">, </w:t>
      </w:r>
      <w:proofErr w:type="spellStart"/>
      <w:r>
        <w:t>acrisolándoos</w:t>
      </w:r>
      <w:proofErr w:type="spellEnd"/>
      <w:r>
        <w:t xml:space="preserve"> </w:t>
      </w:r>
      <w:proofErr w:type="spellStart"/>
      <w:r>
        <w:t>en</w:t>
      </w:r>
      <w:proofErr w:type="spellEnd"/>
      <w:r>
        <w:t xml:space="preserve"> la </w:t>
      </w:r>
      <w:proofErr w:type="spellStart"/>
      <w:r>
        <w:t>caridad</w:t>
      </w:r>
      <w:proofErr w:type="spellEnd"/>
      <w:r>
        <w:t xml:space="preserve"> y </w:t>
      </w:r>
      <w:proofErr w:type="spellStart"/>
      <w:r>
        <w:t>estando</w:t>
      </w:r>
      <w:proofErr w:type="spellEnd"/>
      <w:r>
        <w:t xml:space="preserve"> </w:t>
      </w:r>
      <w:proofErr w:type="spellStart"/>
      <w:r>
        <w:t>en</w:t>
      </w:r>
      <w:proofErr w:type="spellEnd"/>
      <w:r>
        <w:t xml:space="preserve"> </w:t>
      </w:r>
      <w:proofErr w:type="spellStart"/>
      <w:r>
        <w:t>contacto</w:t>
      </w:r>
      <w:proofErr w:type="spellEnd"/>
      <w:r>
        <w:t xml:space="preserve"> con </w:t>
      </w:r>
      <w:proofErr w:type="spellStart"/>
      <w:r>
        <w:t>el</w:t>
      </w:r>
      <w:proofErr w:type="spellEnd"/>
      <w:r>
        <w:t xml:space="preserve"> dolor. Si no </w:t>
      </w:r>
      <w:proofErr w:type="spellStart"/>
      <w:r>
        <w:t>estáis</w:t>
      </w:r>
      <w:proofErr w:type="spellEnd"/>
      <w:r>
        <w:t xml:space="preserve"> </w:t>
      </w:r>
      <w:proofErr w:type="spellStart"/>
      <w:r>
        <w:t>preparados</w:t>
      </w:r>
      <w:proofErr w:type="spellEnd"/>
      <w:r>
        <w:t xml:space="preserve">, no </w:t>
      </w:r>
      <w:proofErr w:type="spellStart"/>
      <w:r>
        <w:t>toquéis</w:t>
      </w:r>
      <w:proofErr w:type="spellEnd"/>
      <w:r>
        <w:t xml:space="preserve"> al </w:t>
      </w:r>
      <w:proofErr w:type="spellStart"/>
      <w:r>
        <w:t>enfermo</w:t>
      </w:r>
      <w:proofErr w:type="spellEnd"/>
      <w:r>
        <w:t xml:space="preserve"> </w:t>
      </w:r>
      <w:proofErr w:type="spellStart"/>
      <w:r>
        <w:t>esperando</w:t>
      </w:r>
      <w:proofErr w:type="spellEnd"/>
      <w:r>
        <w:t xml:space="preserve"> </w:t>
      </w:r>
      <w:proofErr w:type="spellStart"/>
      <w:r>
        <w:t>que</w:t>
      </w:r>
      <w:proofErr w:type="spellEnd"/>
      <w:r>
        <w:t xml:space="preserve"> sane, </w:t>
      </w:r>
      <w:proofErr w:type="spellStart"/>
      <w:r>
        <w:t>porque</w:t>
      </w:r>
      <w:proofErr w:type="spellEnd"/>
      <w:r>
        <w:t xml:space="preserve"> ese </w:t>
      </w:r>
      <w:proofErr w:type="spellStart"/>
      <w:r>
        <w:t>prodigio</w:t>
      </w:r>
      <w:proofErr w:type="spellEnd"/>
      <w:r>
        <w:t xml:space="preserve"> no lo </w:t>
      </w:r>
      <w:proofErr w:type="spellStart"/>
      <w:r>
        <w:t>contemplaréis</w:t>
      </w:r>
      <w:proofErr w:type="spellEnd"/>
      <w:r>
        <w:t xml:space="preserve">. Más </w:t>
      </w:r>
      <w:proofErr w:type="spellStart"/>
      <w:r>
        <w:t>si</w:t>
      </w:r>
      <w:proofErr w:type="spellEnd"/>
      <w:r>
        <w:t xml:space="preserve"> </w:t>
      </w:r>
      <w:proofErr w:type="spellStart"/>
      <w:r>
        <w:t>os</w:t>
      </w:r>
      <w:proofErr w:type="spellEnd"/>
      <w:r>
        <w:t xml:space="preserve"> </w:t>
      </w:r>
      <w:proofErr w:type="spellStart"/>
      <w:r>
        <w:t>preparáis</w:t>
      </w:r>
      <w:proofErr w:type="spellEnd"/>
      <w:r>
        <w:t xml:space="preserve"> </w:t>
      </w:r>
      <w:proofErr w:type="spellStart"/>
      <w:r>
        <w:t>espiritual</w:t>
      </w:r>
      <w:proofErr w:type="spellEnd"/>
      <w:r>
        <w:t xml:space="preserve"> y </w:t>
      </w:r>
      <w:proofErr w:type="spellStart"/>
      <w:r>
        <w:t>materialmente</w:t>
      </w:r>
      <w:proofErr w:type="spellEnd"/>
      <w:r>
        <w:t xml:space="preserve"> pronto </w:t>
      </w:r>
      <w:proofErr w:type="spellStart"/>
      <w:r>
        <w:t>recibiréis</w:t>
      </w:r>
      <w:proofErr w:type="spellEnd"/>
      <w:r>
        <w:t xml:space="preserve">, </w:t>
      </w:r>
      <w:proofErr w:type="spellStart"/>
      <w:r>
        <w:t>si</w:t>
      </w:r>
      <w:proofErr w:type="spellEnd"/>
      <w:r>
        <w:t xml:space="preserve"> es mi </w:t>
      </w:r>
      <w:proofErr w:type="spellStart"/>
      <w:r>
        <w:t>voluntad</w:t>
      </w:r>
      <w:proofErr w:type="spellEnd"/>
      <w:r>
        <w:t xml:space="preserve">, </w:t>
      </w:r>
      <w:proofErr w:type="spellStart"/>
      <w:r>
        <w:t>el</w:t>
      </w:r>
      <w:proofErr w:type="spellEnd"/>
      <w:r>
        <w:t xml:space="preserve"> </w:t>
      </w:r>
      <w:proofErr w:type="spellStart"/>
      <w:r>
        <w:t>milagro</w:t>
      </w:r>
      <w:proofErr w:type="spellEnd"/>
      <w:r>
        <w:t xml:space="preserve"> </w:t>
      </w:r>
      <w:proofErr w:type="spellStart"/>
      <w:r>
        <w:t>que</w:t>
      </w:r>
      <w:proofErr w:type="spellEnd"/>
      <w:r>
        <w:t xml:space="preserve"> </w:t>
      </w:r>
      <w:proofErr w:type="spellStart"/>
      <w:r>
        <w:t>solicitéis</w:t>
      </w:r>
      <w:proofErr w:type="spellEnd"/>
      <w:r>
        <w:t xml:space="preserve"> de </w:t>
      </w:r>
      <w:proofErr w:type="spellStart"/>
      <w:r>
        <w:t>Mí</w:t>
      </w:r>
      <w:proofErr w:type="spellEnd"/>
      <w:r>
        <w:t xml:space="preserve">. </w:t>
      </w:r>
    </w:p>
    <w:p w14:paraId="72673AF0" w14:textId="77777777" w:rsidR="00F50769" w:rsidRDefault="00F50769" w:rsidP="00F50769">
      <w:r>
        <w:t xml:space="preserve">59. Si </w:t>
      </w:r>
      <w:proofErr w:type="spellStart"/>
      <w:r>
        <w:t>vuestra</w:t>
      </w:r>
      <w:proofErr w:type="spellEnd"/>
      <w:r>
        <w:t xml:space="preserve"> </w:t>
      </w:r>
      <w:proofErr w:type="spellStart"/>
      <w:r>
        <w:t>fe</w:t>
      </w:r>
      <w:proofErr w:type="spellEnd"/>
      <w:r>
        <w:t xml:space="preserve"> </w:t>
      </w:r>
      <w:proofErr w:type="spellStart"/>
      <w:r>
        <w:t>en</w:t>
      </w:r>
      <w:proofErr w:type="spellEnd"/>
      <w:r>
        <w:t xml:space="preserve"> mi </w:t>
      </w:r>
      <w:proofErr w:type="spellStart"/>
      <w:r>
        <w:t>poder</w:t>
      </w:r>
      <w:proofErr w:type="spellEnd"/>
      <w:r>
        <w:t xml:space="preserve"> no </w:t>
      </w:r>
      <w:proofErr w:type="spellStart"/>
      <w:r>
        <w:t>fuese</w:t>
      </w:r>
      <w:proofErr w:type="spellEnd"/>
      <w:r>
        <w:t xml:space="preserve"> grande, </w:t>
      </w:r>
      <w:proofErr w:type="spellStart"/>
      <w:r>
        <w:t>ni</w:t>
      </w:r>
      <w:proofErr w:type="spellEnd"/>
      <w:r>
        <w:t xml:space="preserve"> </w:t>
      </w:r>
      <w:proofErr w:type="spellStart"/>
      <w:r>
        <w:t>vuestro</w:t>
      </w:r>
      <w:proofErr w:type="spellEnd"/>
      <w:r>
        <w:t xml:space="preserve"> amor </w:t>
      </w:r>
      <w:proofErr w:type="spellStart"/>
      <w:r>
        <w:t>hacia</w:t>
      </w:r>
      <w:proofErr w:type="spellEnd"/>
      <w:r>
        <w:t xml:space="preserve"> </w:t>
      </w:r>
      <w:proofErr w:type="spellStart"/>
      <w:r>
        <w:t>los</w:t>
      </w:r>
      <w:proofErr w:type="spellEnd"/>
      <w:r>
        <w:t xml:space="preserve"> </w:t>
      </w:r>
      <w:proofErr w:type="spellStart"/>
      <w:r>
        <w:t>demás</w:t>
      </w:r>
      <w:proofErr w:type="spellEnd"/>
      <w:r>
        <w:t xml:space="preserve"> </w:t>
      </w:r>
      <w:proofErr w:type="spellStart"/>
      <w:r>
        <w:t>fuese</w:t>
      </w:r>
      <w:proofErr w:type="spellEnd"/>
      <w:r>
        <w:t xml:space="preserve"> </w:t>
      </w:r>
      <w:proofErr w:type="spellStart"/>
      <w:r>
        <w:t>verdadero</w:t>
      </w:r>
      <w:proofErr w:type="spellEnd"/>
      <w:r>
        <w:t xml:space="preserve">, </w:t>
      </w:r>
      <w:proofErr w:type="spellStart"/>
      <w:r>
        <w:t>vuestra</w:t>
      </w:r>
      <w:proofErr w:type="spellEnd"/>
      <w:r>
        <w:t xml:space="preserve"> </w:t>
      </w:r>
      <w:proofErr w:type="spellStart"/>
      <w:r>
        <w:t>obra</w:t>
      </w:r>
      <w:proofErr w:type="spellEnd"/>
      <w:r>
        <w:t xml:space="preserve"> no </w:t>
      </w:r>
      <w:proofErr w:type="spellStart"/>
      <w:r>
        <w:t>será</w:t>
      </w:r>
      <w:proofErr w:type="spellEnd"/>
      <w:r>
        <w:t xml:space="preserve"> de </w:t>
      </w:r>
      <w:proofErr w:type="spellStart"/>
      <w:r>
        <w:t>salvación</w:t>
      </w:r>
      <w:proofErr w:type="spellEnd"/>
      <w:r>
        <w:t xml:space="preserve"> y </w:t>
      </w:r>
      <w:proofErr w:type="spellStart"/>
      <w:r>
        <w:t>contemplaréis</w:t>
      </w:r>
      <w:proofErr w:type="spellEnd"/>
      <w:r>
        <w:t xml:space="preserve"> </w:t>
      </w:r>
      <w:proofErr w:type="spellStart"/>
      <w:r>
        <w:t>estéril</w:t>
      </w:r>
      <w:proofErr w:type="spellEnd"/>
      <w:r>
        <w:t xml:space="preserve"> </w:t>
      </w:r>
      <w:proofErr w:type="spellStart"/>
      <w:r>
        <w:t>vuestro</w:t>
      </w:r>
      <w:proofErr w:type="spellEnd"/>
      <w:r>
        <w:t xml:space="preserve"> </w:t>
      </w:r>
      <w:proofErr w:type="spellStart"/>
      <w:r>
        <w:t>trabajo</w:t>
      </w:r>
      <w:proofErr w:type="spellEnd"/>
      <w:r>
        <w:t xml:space="preserve">; </w:t>
      </w:r>
      <w:proofErr w:type="spellStart"/>
      <w:r>
        <w:t>más</w:t>
      </w:r>
      <w:proofErr w:type="spellEnd"/>
      <w:r>
        <w:t xml:space="preserve"> </w:t>
      </w:r>
      <w:proofErr w:type="spellStart"/>
      <w:r>
        <w:t>si</w:t>
      </w:r>
      <w:proofErr w:type="spellEnd"/>
      <w:r>
        <w:t xml:space="preserve"> </w:t>
      </w:r>
      <w:proofErr w:type="spellStart"/>
      <w:r>
        <w:t>alcanzáis</w:t>
      </w:r>
      <w:proofErr w:type="spellEnd"/>
      <w:r>
        <w:t xml:space="preserve"> la </w:t>
      </w:r>
      <w:proofErr w:type="spellStart"/>
      <w:r>
        <w:t>espiritualidad</w:t>
      </w:r>
      <w:proofErr w:type="spellEnd"/>
      <w:r>
        <w:t xml:space="preserve">, </w:t>
      </w:r>
      <w:proofErr w:type="spellStart"/>
      <w:r>
        <w:t>veréis</w:t>
      </w:r>
      <w:proofErr w:type="spellEnd"/>
      <w:r>
        <w:t xml:space="preserve"> </w:t>
      </w:r>
      <w:proofErr w:type="spellStart"/>
      <w:r>
        <w:t>realizarse</w:t>
      </w:r>
      <w:proofErr w:type="spellEnd"/>
      <w:r>
        <w:t xml:space="preserve"> </w:t>
      </w:r>
      <w:proofErr w:type="spellStart"/>
      <w:r>
        <w:t>verdaderos</w:t>
      </w:r>
      <w:proofErr w:type="spellEnd"/>
      <w:r>
        <w:t xml:space="preserve"> </w:t>
      </w:r>
      <w:proofErr w:type="spellStart"/>
      <w:r>
        <w:t>milagros</w:t>
      </w:r>
      <w:proofErr w:type="spellEnd"/>
      <w:r>
        <w:t xml:space="preserve"> </w:t>
      </w:r>
      <w:proofErr w:type="spellStart"/>
      <w:r>
        <w:t>en</w:t>
      </w:r>
      <w:proofErr w:type="spellEnd"/>
      <w:r>
        <w:t xml:space="preserve"> </w:t>
      </w:r>
      <w:proofErr w:type="spellStart"/>
      <w:r>
        <w:t>vuestro</w:t>
      </w:r>
      <w:proofErr w:type="spellEnd"/>
      <w:r>
        <w:t xml:space="preserve"> camino. </w:t>
      </w:r>
    </w:p>
    <w:p w14:paraId="7D4CF24F" w14:textId="77777777" w:rsidR="00F50769" w:rsidRDefault="00F50769" w:rsidP="00F50769">
      <w:r>
        <w:t xml:space="preserve">60. Si no </w:t>
      </w:r>
      <w:proofErr w:type="spellStart"/>
      <w:r>
        <w:t>habéis</w:t>
      </w:r>
      <w:proofErr w:type="spellEnd"/>
      <w:r>
        <w:t xml:space="preserve"> </w:t>
      </w:r>
      <w:proofErr w:type="spellStart"/>
      <w:r>
        <w:t>conseguido</w:t>
      </w:r>
      <w:proofErr w:type="spellEnd"/>
      <w:r>
        <w:t xml:space="preserve"> la </w:t>
      </w:r>
      <w:proofErr w:type="spellStart"/>
      <w:r>
        <w:t>paz</w:t>
      </w:r>
      <w:proofErr w:type="spellEnd"/>
      <w:r>
        <w:t xml:space="preserve"> entre </w:t>
      </w:r>
      <w:proofErr w:type="spellStart"/>
      <w:r>
        <w:t>los</w:t>
      </w:r>
      <w:proofErr w:type="spellEnd"/>
      <w:r>
        <w:t xml:space="preserve"> </w:t>
      </w:r>
      <w:proofErr w:type="spellStart"/>
      <w:r>
        <w:t>vuestros</w:t>
      </w:r>
      <w:proofErr w:type="spellEnd"/>
      <w:r>
        <w:t xml:space="preserve">, o </w:t>
      </w:r>
      <w:proofErr w:type="spellStart"/>
      <w:r>
        <w:t>si</w:t>
      </w:r>
      <w:proofErr w:type="spellEnd"/>
      <w:r>
        <w:t xml:space="preserve"> </w:t>
      </w:r>
      <w:proofErr w:type="spellStart"/>
      <w:r>
        <w:t>los</w:t>
      </w:r>
      <w:proofErr w:type="spellEnd"/>
      <w:r>
        <w:t xml:space="preserve"> </w:t>
      </w:r>
      <w:proofErr w:type="spellStart"/>
      <w:r>
        <w:t>lazos</w:t>
      </w:r>
      <w:proofErr w:type="spellEnd"/>
      <w:r>
        <w:t xml:space="preserve"> de </w:t>
      </w:r>
      <w:proofErr w:type="spellStart"/>
      <w:r>
        <w:t>unión</w:t>
      </w:r>
      <w:proofErr w:type="spellEnd"/>
      <w:r>
        <w:t xml:space="preserve"> y de amor se </w:t>
      </w:r>
      <w:proofErr w:type="spellStart"/>
      <w:r>
        <w:t>han</w:t>
      </w:r>
      <w:proofErr w:type="spellEnd"/>
      <w:r>
        <w:t xml:space="preserve"> roto, </w:t>
      </w:r>
      <w:proofErr w:type="spellStart"/>
      <w:r>
        <w:t>velad</w:t>
      </w:r>
      <w:proofErr w:type="spellEnd"/>
      <w:r>
        <w:t xml:space="preserve"> y </w:t>
      </w:r>
      <w:proofErr w:type="spellStart"/>
      <w:r>
        <w:t>orad</w:t>
      </w:r>
      <w:proofErr w:type="spellEnd"/>
      <w:r>
        <w:t xml:space="preserve">, </w:t>
      </w:r>
      <w:proofErr w:type="spellStart"/>
      <w:r>
        <w:t>comunicaos</w:t>
      </w:r>
      <w:proofErr w:type="spellEnd"/>
      <w:r>
        <w:t xml:space="preserve"> con mi Espíritu y la </w:t>
      </w:r>
      <w:proofErr w:type="spellStart"/>
      <w:r>
        <w:t>paz</w:t>
      </w:r>
      <w:proofErr w:type="spellEnd"/>
      <w:r>
        <w:t xml:space="preserve"> </w:t>
      </w:r>
      <w:proofErr w:type="spellStart"/>
      <w:r>
        <w:t>será</w:t>
      </w:r>
      <w:proofErr w:type="spellEnd"/>
      <w:r>
        <w:t xml:space="preserve"> con </w:t>
      </w:r>
      <w:proofErr w:type="spellStart"/>
      <w:r>
        <w:t>vosotros</w:t>
      </w:r>
      <w:proofErr w:type="spellEnd"/>
      <w:r>
        <w:t xml:space="preserve">. </w:t>
      </w:r>
    </w:p>
    <w:p w14:paraId="0BF8BAE9" w14:textId="77777777" w:rsidR="00F50769" w:rsidRDefault="00F50769" w:rsidP="00F50769">
      <w:r>
        <w:t xml:space="preserve">61. Si </w:t>
      </w:r>
      <w:proofErr w:type="spellStart"/>
      <w:r>
        <w:t>aún</w:t>
      </w:r>
      <w:proofErr w:type="spellEnd"/>
      <w:r>
        <w:t xml:space="preserve"> no </w:t>
      </w:r>
      <w:proofErr w:type="spellStart"/>
      <w:r>
        <w:t>sabéis</w:t>
      </w:r>
      <w:proofErr w:type="spellEnd"/>
      <w:r>
        <w:t xml:space="preserve"> </w:t>
      </w:r>
      <w:proofErr w:type="spellStart"/>
      <w:r>
        <w:t>hablar</w:t>
      </w:r>
      <w:proofErr w:type="spellEnd"/>
      <w:r>
        <w:t xml:space="preserve"> de Mi, </w:t>
      </w:r>
      <w:proofErr w:type="spellStart"/>
      <w:r>
        <w:t>cerrad</w:t>
      </w:r>
      <w:proofErr w:type="spellEnd"/>
      <w:r>
        <w:t xml:space="preserve"> </w:t>
      </w:r>
      <w:proofErr w:type="spellStart"/>
      <w:r>
        <w:t>vuestros</w:t>
      </w:r>
      <w:proofErr w:type="spellEnd"/>
      <w:r>
        <w:t xml:space="preserve"> </w:t>
      </w:r>
      <w:proofErr w:type="spellStart"/>
      <w:r>
        <w:t>labios</w:t>
      </w:r>
      <w:proofErr w:type="spellEnd"/>
      <w:r>
        <w:t xml:space="preserve">, </w:t>
      </w:r>
      <w:proofErr w:type="spellStart"/>
      <w:r>
        <w:t>pero</w:t>
      </w:r>
      <w:proofErr w:type="spellEnd"/>
      <w:r>
        <w:t xml:space="preserve"> </w:t>
      </w:r>
      <w:proofErr w:type="spellStart"/>
      <w:r>
        <w:t>elevad</w:t>
      </w:r>
      <w:proofErr w:type="spellEnd"/>
      <w:r>
        <w:t xml:space="preserve"> </w:t>
      </w:r>
      <w:proofErr w:type="spellStart"/>
      <w:r>
        <w:t>el</w:t>
      </w:r>
      <w:proofErr w:type="spellEnd"/>
      <w:r>
        <w:t xml:space="preserve"> </w:t>
      </w:r>
      <w:proofErr w:type="spellStart"/>
      <w:r>
        <w:t>espíritu</w:t>
      </w:r>
      <w:proofErr w:type="spellEnd"/>
      <w:r>
        <w:t xml:space="preserve"> </w:t>
      </w:r>
      <w:proofErr w:type="spellStart"/>
      <w:r>
        <w:t>porque</w:t>
      </w:r>
      <w:proofErr w:type="spellEnd"/>
      <w:r>
        <w:t xml:space="preserve"> </w:t>
      </w:r>
      <w:proofErr w:type="spellStart"/>
      <w:r>
        <w:t>él</w:t>
      </w:r>
      <w:proofErr w:type="spellEnd"/>
      <w:r>
        <w:t xml:space="preserve">, con </w:t>
      </w:r>
      <w:proofErr w:type="spellStart"/>
      <w:r>
        <w:t>el</w:t>
      </w:r>
      <w:proofErr w:type="spellEnd"/>
      <w:r>
        <w:t xml:space="preserve"> </w:t>
      </w:r>
      <w:proofErr w:type="spellStart"/>
      <w:r>
        <w:t>pensamiento</w:t>
      </w:r>
      <w:proofErr w:type="spellEnd"/>
      <w:r>
        <w:t xml:space="preserve">, </w:t>
      </w:r>
      <w:proofErr w:type="spellStart"/>
      <w:r>
        <w:t>hablará</w:t>
      </w:r>
      <w:proofErr w:type="spellEnd"/>
      <w:r>
        <w:t xml:space="preserve"> a </w:t>
      </w:r>
      <w:proofErr w:type="spellStart"/>
      <w:r>
        <w:t>los</w:t>
      </w:r>
      <w:proofErr w:type="spellEnd"/>
      <w:r>
        <w:t xml:space="preserve"> </w:t>
      </w:r>
      <w:proofErr w:type="spellStart"/>
      <w:r>
        <w:t>necesitados</w:t>
      </w:r>
      <w:proofErr w:type="spellEnd"/>
      <w:r>
        <w:t xml:space="preserve">. </w:t>
      </w:r>
    </w:p>
    <w:p w14:paraId="60273A02" w14:textId="77777777" w:rsidR="00F50769" w:rsidRDefault="00F50769" w:rsidP="00F50769">
      <w:r>
        <w:t xml:space="preserve">62. Si no </w:t>
      </w:r>
      <w:proofErr w:type="spellStart"/>
      <w:r>
        <w:t>habéis</w:t>
      </w:r>
      <w:proofErr w:type="spellEnd"/>
      <w:r>
        <w:t xml:space="preserve"> </w:t>
      </w:r>
      <w:proofErr w:type="spellStart"/>
      <w:r>
        <w:t>alcanzado</w:t>
      </w:r>
      <w:proofErr w:type="spellEnd"/>
      <w:r>
        <w:t xml:space="preserve"> a </w:t>
      </w:r>
      <w:proofErr w:type="spellStart"/>
      <w:r>
        <w:t>comprender</w:t>
      </w:r>
      <w:proofErr w:type="spellEnd"/>
      <w:r>
        <w:t xml:space="preserve"> mi </w:t>
      </w:r>
      <w:proofErr w:type="spellStart"/>
      <w:r>
        <w:t>Enseñanza</w:t>
      </w:r>
      <w:proofErr w:type="spellEnd"/>
      <w:r>
        <w:t xml:space="preserve"> y </w:t>
      </w:r>
      <w:proofErr w:type="spellStart"/>
      <w:r>
        <w:t>queréis</w:t>
      </w:r>
      <w:proofErr w:type="spellEnd"/>
      <w:r>
        <w:t xml:space="preserve"> </w:t>
      </w:r>
      <w:proofErr w:type="spellStart"/>
      <w:r>
        <w:t>penetrar</w:t>
      </w:r>
      <w:proofErr w:type="spellEnd"/>
      <w:r>
        <w:t xml:space="preserve"> </w:t>
      </w:r>
      <w:proofErr w:type="spellStart"/>
      <w:r>
        <w:t>en</w:t>
      </w:r>
      <w:proofErr w:type="spellEnd"/>
      <w:r>
        <w:t xml:space="preserve"> </w:t>
      </w:r>
      <w:proofErr w:type="spellStart"/>
      <w:r>
        <w:t>su</w:t>
      </w:r>
      <w:proofErr w:type="spellEnd"/>
      <w:r>
        <w:t xml:space="preserve"> </w:t>
      </w:r>
      <w:proofErr w:type="spellStart"/>
      <w:r>
        <w:t>significado</w:t>
      </w:r>
      <w:proofErr w:type="spellEnd"/>
      <w:r>
        <w:t xml:space="preserve">, </w:t>
      </w:r>
      <w:proofErr w:type="spellStart"/>
      <w:r>
        <w:t>espiritualizaos</w:t>
      </w:r>
      <w:proofErr w:type="spellEnd"/>
      <w:r>
        <w:t xml:space="preserve">, y al </w:t>
      </w:r>
      <w:proofErr w:type="spellStart"/>
      <w:r>
        <w:t>escucharme</w:t>
      </w:r>
      <w:proofErr w:type="spellEnd"/>
      <w:r>
        <w:t xml:space="preserve"> o al </w:t>
      </w:r>
      <w:proofErr w:type="spellStart"/>
      <w:r>
        <w:t>recordar</w:t>
      </w:r>
      <w:proofErr w:type="spellEnd"/>
      <w:r>
        <w:t xml:space="preserve"> mi palabra </w:t>
      </w:r>
      <w:proofErr w:type="spellStart"/>
      <w:r>
        <w:t>quedaréis</w:t>
      </w:r>
      <w:proofErr w:type="spellEnd"/>
      <w:r>
        <w:t xml:space="preserve"> </w:t>
      </w:r>
      <w:proofErr w:type="spellStart"/>
      <w:r>
        <w:t>sorprendido</w:t>
      </w:r>
      <w:proofErr w:type="spellEnd"/>
      <w:r>
        <w:t xml:space="preserve"> de </w:t>
      </w:r>
      <w:proofErr w:type="spellStart"/>
      <w:r>
        <w:t>vuestro</w:t>
      </w:r>
      <w:proofErr w:type="spellEnd"/>
      <w:r>
        <w:t xml:space="preserve"> </w:t>
      </w:r>
      <w:proofErr w:type="spellStart"/>
      <w:r>
        <w:t>análisis</w:t>
      </w:r>
      <w:proofErr w:type="spellEnd"/>
      <w:r>
        <w:t xml:space="preserve">. Mi palabra es </w:t>
      </w:r>
      <w:proofErr w:type="spellStart"/>
      <w:r>
        <w:t>sencilla</w:t>
      </w:r>
      <w:proofErr w:type="spellEnd"/>
      <w:r>
        <w:t xml:space="preserve"> y </w:t>
      </w:r>
      <w:proofErr w:type="spellStart"/>
      <w:r>
        <w:t>humilde</w:t>
      </w:r>
      <w:proofErr w:type="spellEnd"/>
      <w:r>
        <w:t xml:space="preserve"> para </w:t>
      </w:r>
      <w:proofErr w:type="spellStart"/>
      <w:r>
        <w:t>que</w:t>
      </w:r>
      <w:proofErr w:type="spellEnd"/>
      <w:r>
        <w:t xml:space="preserve"> la </w:t>
      </w:r>
      <w:proofErr w:type="spellStart"/>
      <w:r>
        <w:t>podáis</w:t>
      </w:r>
      <w:proofErr w:type="spellEnd"/>
      <w:r>
        <w:t xml:space="preserve"> </w:t>
      </w:r>
      <w:proofErr w:type="spellStart"/>
      <w:r>
        <w:t>comprender</w:t>
      </w:r>
      <w:proofErr w:type="spellEnd"/>
      <w:r>
        <w:t xml:space="preserve">; </w:t>
      </w:r>
      <w:proofErr w:type="spellStart"/>
      <w:r>
        <w:t>pero</w:t>
      </w:r>
      <w:proofErr w:type="spellEnd"/>
      <w:r>
        <w:t xml:space="preserve"> </w:t>
      </w:r>
      <w:proofErr w:type="spellStart"/>
      <w:r>
        <w:t>encierra</w:t>
      </w:r>
      <w:proofErr w:type="spellEnd"/>
      <w:r>
        <w:t xml:space="preserve"> </w:t>
      </w:r>
      <w:proofErr w:type="spellStart"/>
      <w:r>
        <w:t>una</w:t>
      </w:r>
      <w:proofErr w:type="spellEnd"/>
      <w:r>
        <w:t xml:space="preserve"> </w:t>
      </w:r>
      <w:proofErr w:type="spellStart"/>
      <w:r>
        <w:t>esencia</w:t>
      </w:r>
      <w:proofErr w:type="spellEnd"/>
      <w:r>
        <w:t xml:space="preserve"> </w:t>
      </w:r>
      <w:proofErr w:type="spellStart"/>
      <w:r>
        <w:t>que</w:t>
      </w:r>
      <w:proofErr w:type="spellEnd"/>
      <w:r>
        <w:t xml:space="preserve"> es </w:t>
      </w:r>
      <w:proofErr w:type="spellStart"/>
      <w:r>
        <w:t>divina</w:t>
      </w:r>
      <w:proofErr w:type="spellEnd"/>
      <w:r>
        <w:t xml:space="preserve">, para </w:t>
      </w:r>
      <w:proofErr w:type="spellStart"/>
      <w:r>
        <w:t>que</w:t>
      </w:r>
      <w:proofErr w:type="spellEnd"/>
      <w:r>
        <w:t xml:space="preserve"> </w:t>
      </w:r>
      <w:proofErr w:type="spellStart"/>
      <w:r>
        <w:t>sintáis</w:t>
      </w:r>
      <w:proofErr w:type="spellEnd"/>
      <w:r>
        <w:t xml:space="preserve"> mi </w:t>
      </w:r>
      <w:proofErr w:type="spellStart"/>
      <w:r>
        <w:t>presencia</w:t>
      </w:r>
      <w:proofErr w:type="spellEnd"/>
      <w:r>
        <w:t xml:space="preserve">. </w:t>
      </w:r>
    </w:p>
    <w:p w14:paraId="5BE955DC" w14:textId="77777777" w:rsidR="00F50769" w:rsidRDefault="00F50769" w:rsidP="00F50769">
      <w:r>
        <w:lastRenderedPageBreak/>
        <w:t xml:space="preserve">63. Hoy me </w:t>
      </w:r>
      <w:proofErr w:type="spellStart"/>
      <w:r>
        <w:t>encuentro</w:t>
      </w:r>
      <w:proofErr w:type="spellEnd"/>
      <w:r>
        <w:t xml:space="preserve"> </w:t>
      </w:r>
      <w:proofErr w:type="spellStart"/>
      <w:r>
        <w:t>en</w:t>
      </w:r>
      <w:proofErr w:type="spellEnd"/>
      <w:r>
        <w:t xml:space="preserve"> un nuevo </w:t>
      </w:r>
      <w:proofErr w:type="spellStart"/>
      <w:r>
        <w:t>cenáculo</w:t>
      </w:r>
      <w:proofErr w:type="spellEnd"/>
      <w:r>
        <w:t xml:space="preserve">, </w:t>
      </w:r>
      <w:proofErr w:type="spellStart"/>
      <w:r>
        <w:t>rodeado</w:t>
      </w:r>
      <w:proofErr w:type="spellEnd"/>
      <w:r>
        <w:t xml:space="preserve"> de </w:t>
      </w:r>
      <w:proofErr w:type="spellStart"/>
      <w:r>
        <w:t>discípulos</w:t>
      </w:r>
      <w:proofErr w:type="spellEnd"/>
      <w:r>
        <w:t xml:space="preserve"> y </w:t>
      </w:r>
      <w:proofErr w:type="spellStart"/>
      <w:r>
        <w:t>párvulos</w:t>
      </w:r>
      <w:proofErr w:type="spellEnd"/>
      <w:r>
        <w:t xml:space="preserve">, </w:t>
      </w:r>
      <w:proofErr w:type="spellStart"/>
      <w:r>
        <w:t>que</w:t>
      </w:r>
      <w:proofErr w:type="spellEnd"/>
      <w:r>
        <w:t xml:space="preserve"> </w:t>
      </w:r>
      <w:proofErr w:type="spellStart"/>
      <w:r>
        <w:t>meditan</w:t>
      </w:r>
      <w:proofErr w:type="spellEnd"/>
      <w:r>
        <w:t xml:space="preserve"> y </w:t>
      </w:r>
      <w:proofErr w:type="spellStart"/>
      <w:r>
        <w:t>recuerdan</w:t>
      </w:r>
      <w:proofErr w:type="spellEnd"/>
      <w:r>
        <w:t xml:space="preserve"> </w:t>
      </w:r>
      <w:proofErr w:type="spellStart"/>
      <w:r>
        <w:t>el</w:t>
      </w:r>
      <w:proofErr w:type="spellEnd"/>
      <w:r>
        <w:t xml:space="preserve"> día y la hora </w:t>
      </w:r>
      <w:proofErr w:type="spellStart"/>
      <w:r>
        <w:t>en</w:t>
      </w:r>
      <w:proofErr w:type="spellEnd"/>
      <w:r>
        <w:t xml:space="preserve"> </w:t>
      </w:r>
      <w:proofErr w:type="spellStart"/>
      <w:r>
        <w:t>que</w:t>
      </w:r>
      <w:proofErr w:type="spellEnd"/>
      <w:r>
        <w:t xml:space="preserve"> </w:t>
      </w:r>
      <w:proofErr w:type="spellStart"/>
      <w:r>
        <w:t>el</w:t>
      </w:r>
      <w:proofErr w:type="spellEnd"/>
      <w:r>
        <w:t xml:space="preserve"> Verbo se </w:t>
      </w:r>
      <w:proofErr w:type="spellStart"/>
      <w:r>
        <w:t>hizo</w:t>
      </w:r>
      <w:proofErr w:type="spellEnd"/>
      <w:r>
        <w:t xml:space="preserve"> hombre </w:t>
      </w:r>
      <w:proofErr w:type="spellStart"/>
      <w:r>
        <w:t>en</w:t>
      </w:r>
      <w:proofErr w:type="spellEnd"/>
      <w:r>
        <w:t xml:space="preserve"> Jesús. </w:t>
      </w:r>
      <w:proofErr w:type="spellStart"/>
      <w:r>
        <w:t>Cerráis</w:t>
      </w:r>
      <w:proofErr w:type="spellEnd"/>
      <w:r>
        <w:t xml:space="preserve"> </w:t>
      </w:r>
      <w:proofErr w:type="spellStart"/>
      <w:r>
        <w:t>vuestros</w:t>
      </w:r>
      <w:proofErr w:type="spellEnd"/>
      <w:r>
        <w:t xml:space="preserve"> ojos y </w:t>
      </w:r>
      <w:proofErr w:type="spellStart"/>
      <w:r>
        <w:t>tratáis</w:t>
      </w:r>
      <w:proofErr w:type="spellEnd"/>
      <w:r>
        <w:t xml:space="preserve"> de </w:t>
      </w:r>
      <w:proofErr w:type="spellStart"/>
      <w:r>
        <w:t>imaginar</w:t>
      </w:r>
      <w:proofErr w:type="spellEnd"/>
      <w:r>
        <w:t xml:space="preserve"> </w:t>
      </w:r>
      <w:proofErr w:type="spellStart"/>
      <w:r>
        <w:t>el</w:t>
      </w:r>
      <w:proofErr w:type="spellEnd"/>
      <w:r>
        <w:t xml:space="preserve"> </w:t>
      </w:r>
      <w:proofErr w:type="spellStart"/>
      <w:r>
        <w:t>lugar</w:t>
      </w:r>
      <w:proofErr w:type="spellEnd"/>
      <w:r>
        <w:t xml:space="preserve"> de mi </w:t>
      </w:r>
      <w:proofErr w:type="spellStart"/>
      <w:r>
        <w:t>nacimiento</w:t>
      </w:r>
      <w:proofErr w:type="spellEnd"/>
      <w:r>
        <w:t xml:space="preserve">, la </w:t>
      </w:r>
      <w:proofErr w:type="spellStart"/>
      <w:r>
        <w:t>solemnidad</w:t>
      </w:r>
      <w:proofErr w:type="spellEnd"/>
      <w:r>
        <w:t xml:space="preserve"> de </w:t>
      </w:r>
      <w:proofErr w:type="spellStart"/>
      <w:r>
        <w:t>aquella</w:t>
      </w:r>
      <w:proofErr w:type="spellEnd"/>
      <w:r>
        <w:t xml:space="preserve"> hora, la </w:t>
      </w:r>
      <w:proofErr w:type="spellStart"/>
      <w:r>
        <w:t>pureza</w:t>
      </w:r>
      <w:proofErr w:type="spellEnd"/>
      <w:r>
        <w:t xml:space="preserve"> de la Madre, la </w:t>
      </w:r>
      <w:proofErr w:type="spellStart"/>
      <w:r>
        <w:t>mansedumbre</w:t>
      </w:r>
      <w:proofErr w:type="spellEnd"/>
      <w:r>
        <w:t xml:space="preserve"> del </w:t>
      </w:r>
      <w:proofErr w:type="spellStart"/>
      <w:r>
        <w:t>justo</w:t>
      </w:r>
      <w:proofErr w:type="spellEnd"/>
      <w:r>
        <w:t xml:space="preserve"> y </w:t>
      </w:r>
      <w:proofErr w:type="spellStart"/>
      <w:r>
        <w:t>casto</w:t>
      </w:r>
      <w:proofErr w:type="spellEnd"/>
      <w:r>
        <w:t xml:space="preserve"> </w:t>
      </w:r>
      <w:proofErr w:type="spellStart"/>
      <w:r>
        <w:t>compañero</w:t>
      </w:r>
      <w:proofErr w:type="spellEnd"/>
      <w:r>
        <w:t xml:space="preserve"> de María y </w:t>
      </w:r>
      <w:proofErr w:type="spellStart"/>
      <w:r>
        <w:t>todo</w:t>
      </w:r>
      <w:proofErr w:type="spellEnd"/>
      <w:r>
        <w:t xml:space="preserve"> </w:t>
      </w:r>
      <w:proofErr w:type="spellStart"/>
      <w:r>
        <w:t>cuanto</w:t>
      </w:r>
      <w:proofErr w:type="spellEnd"/>
      <w:r>
        <w:t xml:space="preserve"> </w:t>
      </w:r>
      <w:proofErr w:type="spellStart"/>
      <w:r>
        <w:t>rodeó</w:t>
      </w:r>
      <w:proofErr w:type="spellEnd"/>
      <w:r>
        <w:t xml:space="preserve"> </w:t>
      </w:r>
      <w:proofErr w:type="spellStart"/>
      <w:r>
        <w:t>aquel</w:t>
      </w:r>
      <w:proofErr w:type="spellEnd"/>
      <w:r>
        <w:t xml:space="preserve"> </w:t>
      </w:r>
      <w:proofErr w:type="spellStart"/>
      <w:r>
        <w:t>acontecimiento</w:t>
      </w:r>
      <w:proofErr w:type="spellEnd"/>
      <w:r>
        <w:t xml:space="preserve">. </w:t>
      </w:r>
      <w:proofErr w:type="spellStart"/>
      <w:r>
        <w:t>Entonces</w:t>
      </w:r>
      <w:proofErr w:type="spellEnd"/>
      <w:r>
        <w:t xml:space="preserve"> </w:t>
      </w:r>
      <w:proofErr w:type="spellStart"/>
      <w:r>
        <w:t>comprendéis</w:t>
      </w:r>
      <w:proofErr w:type="spellEnd"/>
      <w:r>
        <w:t xml:space="preserve"> la </w:t>
      </w:r>
      <w:proofErr w:type="spellStart"/>
      <w:r>
        <w:t>divina</w:t>
      </w:r>
      <w:proofErr w:type="spellEnd"/>
      <w:r>
        <w:t xml:space="preserve"> </w:t>
      </w:r>
      <w:proofErr w:type="spellStart"/>
      <w:r>
        <w:t>humildad</w:t>
      </w:r>
      <w:proofErr w:type="spellEnd"/>
      <w:r>
        <w:t xml:space="preserve"> de Cristo, </w:t>
      </w:r>
      <w:proofErr w:type="spellStart"/>
      <w:r>
        <w:t>humildad</w:t>
      </w:r>
      <w:proofErr w:type="spellEnd"/>
      <w:r>
        <w:t xml:space="preserve"> </w:t>
      </w:r>
      <w:proofErr w:type="spellStart"/>
      <w:r>
        <w:t>que</w:t>
      </w:r>
      <w:proofErr w:type="spellEnd"/>
      <w:r>
        <w:t xml:space="preserve"> vino a </w:t>
      </w:r>
      <w:proofErr w:type="spellStart"/>
      <w:r>
        <w:t>predicar</w:t>
      </w:r>
      <w:proofErr w:type="spellEnd"/>
      <w:r>
        <w:t xml:space="preserve"> con sus </w:t>
      </w:r>
      <w:proofErr w:type="spellStart"/>
      <w:r>
        <w:t>obras</w:t>
      </w:r>
      <w:proofErr w:type="spellEnd"/>
      <w:r>
        <w:t xml:space="preserve"> y con </w:t>
      </w:r>
      <w:proofErr w:type="spellStart"/>
      <w:r>
        <w:t>su</w:t>
      </w:r>
      <w:proofErr w:type="spellEnd"/>
      <w:r>
        <w:t xml:space="preserve"> </w:t>
      </w:r>
      <w:proofErr w:type="spellStart"/>
      <w:r>
        <w:t>divina</w:t>
      </w:r>
      <w:proofErr w:type="spellEnd"/>
      <w:r>
        <w:t xml:space="preserve"> palabra, </w:t>
      </w:r>
      <w:proofErr w:type="spellStart"/>
      <w:r>
        <w:t>desde</w:t>
      </w:r>
      <w:proofErr w:type="spellEnd"/>
      <w:r>
        <w:t xml:space="preserve"> </w:t>
      </w:r>
      <w:proofErr w:type="spellStart"/>
      <w:r>
        <w:t>el</w:t>
      </w:r>
      <w:proofErr w:type="spellEnd"/>
      <w:r>
        <w:t xml:space="preserve"> primer </w:t>
      </w:r>
      <w:proofErr w:type="spellStart"/>
      <w:r>
        <w:t>instante</w:t>
      </w:r>
      <w:proofErr w:type="spellEnd"/>
      <w:r>
        <w:t xml:space="preserve">.  </w:t>
      </w:r>
    </w:p>
    <w:p w14:paraId="218FD1C9" w14:textId="77777777" w:rsidR="00F50769" w:rsidRDefault="00F50769" w:rsidP="00F50769">
      <w:r>
        <w:t xml:space="preserve">64. Pueblo </w:t>
      </w:r>
      <w:proofErr w:type="spellStart"/>
      <w:r>
        <w:t>amado</w:t>
      </w:r>
      <w:proofErr w:type="spellEnd"/>
      <w:r>
        <w:t xml:space="preserve">: vivid </w:t>
      </w:r>
      <w:proofErr w:type="spellStart"/>
      <w:r>
        <w:t>aquellos</w:t>
      </w:r>
      <w:proofErr w:type="spellEnd"/>
      <w:r>
        <w:t xml:space="preserve"> </w:t>
      </w:r>
      <w:proofErr w:type="spellStart"/>
      <w:r>
        <w:t>momentos</w:t>
      </w:r>
      <w:proofErr w:type="spellEnd"/>
      <w:r>
        <w:t xml:space="preserve"> y </w:t>
      </w:r>
      <w:proofErr w:type="spellStart"/>
      <w:r>
        <w:t>recreaos</w:t>
      </w:r>
      <w:proofErr w:type="spellEnd"/>
      <w:r>
        <w:t xml:space="preserve"> </w:t>
      </w:r>
      <w:proofErr w:type="spellStart"/>
      <w:r>
        <w:t>recordando</w:t>
      </w:r>
      <w:proofErr w:type="spellEnd"/>
      <w:r>
        <w:t xml:space="preserve"> y </w:t>
      </w:r>
      <w:proofErr w:type="spellStart"/>
      <w:r>
        <w:t>meditando</w:t>
      </w:r>
      <w:proofErr w:type="spellEnd"/>
      <w:r>
        <w:t xml:space="preserve">, </w:t>
      </w:r>
      <w:proofErr w:type="spellStart"/>
      <w:r>
        <w:t>porque</w:t>
      </w:r>
      <w:proofErr w:type="spellEnd"/>
      <w:r>
        <w:t xml:space="preserve"> de </w:t>
      </w:r>
      <w:proofErr w:type="spellStart"/>
      <w:r>
        <w:t>vuestra</w:t>
      </w:r>
      <w:proofErr w:type="spellEnd"/>
      <w:r>
        <w:t xml:space="preserve"> </w:t>
      </w:r>
      <w:proofErr w:type="spellStart"/>
      <w:r>
        <w:t>meditación</w:t>
      </w:r>
      <w:proofErr w:type="spellEnd"/>
      <w:r>
        <w:t xml:space="preserve"> </w:t>
      </w:r>
      <w:proofErr w:type="spellStart"/>
      <w:r>
        <w:t>surgirá</w:t>
      </w:r>
      <w:proofErr w:type="spellEnd"/>
      <w:r>
        <w:t xml:space="preserve"> la luz </w:t>
      </w:r>
      <w:proofErr w:type="spellStart"/>
      <w:r>
        <w:t>que</w:t>
      </w:r>
      <w:proofErr w:type="spellEnd"/>
      <w:r>
        <w:t xml:space="preserve"> </w:t>
      </w:r>
      <w:proofErr w:type="spellStart"/>
      <w:r>
        <w:t>disipe</w:t>
      </w:r>
      <w:proofErr w:type="spellEnd"/>
      <w:r>
        <w:t xml:space="preserve"> </w:t>
      </w:r>
      <w:proofErr w:type="spellStart"/>
      <w:r>
        <w:t>vuestra</w:t>
      </w:r>
      <w:proofErr w:type="spellEnd"/>
      <w:r>
        <w:t xml:space="preserve"> </w:t>
      </w:r>
      <w:proofErr w:type="spellStart"/>
      <w:r>
        <w:t>ignorancia</w:t>
      </w:r>
      <w:proofErr w:type="spellEnd"/>
      <w:r>
        <w:t xml:space="preserve">. </w:t>
      </w:r>
    </w:p>
    <w:p w14:paraId="256FBEF9" w14:textId="77777777" w:rsidR="00F50769" w:rsidRDefault="00F50769" w:rsidP="00F50769">
      <w:r>
        <w:t xml:space="preserve">65. </w:t>
      </w:r>
      <w:proofErr w:type="spellStart"/>
      <w:r>
        <w:t>Buscadme</w:t>
      </w:r>
      <w:proofErr w:type="spellEnd"/>
      <w:r>
        <w:t xml:space="preserve"> </w:t>
      </w:r>
      <w:proofErr w:type="spellStart"/>
      <w:r>
        <w:t>en</w:t>
      </w:r>
      <w:proofErr w:type="spellEnd"/>
      <w:r>
        <w:t xml:space="preserve"> lo </w:t>
      </w:r>
      <w:proofErr w:type="spellStart"/>
      <w:r>
        <w:t>más</w:t>
      </w:r>
      <w:proofErr w:type="spellEnd"/>
      <w:r>
        <w:t xml:space="preserve"> </w:t>
      </w:r>
      <w:proofErr w:type="spellStart"/>
      <w:r>
        <w:t>recóndito</w:t>
      </w:r>
      <w:proofErr w:type="spellEnd"/>
      <w:r>
        <w:t xml:space="preserve"> y </w:t>
      </w:r>
      <w:proofErr w:type="spellStart"/>
      <w:r>
        <w:t>elevado</w:t>
      </w:r>
      <w:proofErr w:type="spellEnd"/>
      <w:r>
        <w:t xml:space="preserve"> de </w:t>
      </w:r>
      <w:proofErr w:type="spellStart"/>
      <w:r>
        <w:t>vuestro</w:t>
      </w:r>
      <w:proofErr w:type="spellEnd"/>
      <w:r>
        <w:t xml:space="preserve"> ser, </w:t>
      </w:r>
      <w:proofErr w:type="spellStart"/>
      <w:r>
        <w:t>sentid</w:t>
      </w:r>
      <w:proofErr w:type="spellEnd"/>
      <w:r>
        <w:t xml:space="preserve"> mi </w:t>
      </w:r>
      <w:proofErr w:type="spellStart"/>
      <w:r>
        <w:t>presencia</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y mis </w:t>
      </w:r>
      <w:proofErr w:type="spellStart"/>
      <w:r>
        <w:t>manifestaciones</w:t>
      </w:r>
      <w:proofErr w:type="spellEnd"/>
      <w:r>
        <w:t xml:space="preserve"> </w:t>
      </w:r>
      <w:proofErr w:type="spellStart"/>
      <w:r>
        <w:t>en</w:t>
      </w:r>
      <w:proofErr w:type="spellEnd"/>
      <w:r>
        <w:t xml:space="preserve"> lo </w:t>
      </w:r>
      <w:proofErr w:type="spellStart"/>
      <w:r>
        <w:t>más</w:t>
      </w:r>
      <w:proofErr w:type="spellEnd"/>
      <w:r>
        <w:t xml:space="preserve"> </w:t>
      </w:r>
      <w:proofErr w:type="spellStart"/>
      <w:r>
        <w:t>sutil</w:t>
      </w:r>
      <w:proofErr w:type="spellEnd"/>
      <w:r>
        <w:t xml:space="preserve"> de </w:t>
      </w:r>
      <w:proofErr w:type="spellStart"/>
      <w:r>
        <w:t>vuestra</w:t>
      </w:r>
      <w:proofErr w:type="spellEnd"/>
      <w:r>
        <w:t xml:space="preserve"> </w:t>
      </w:r>
      <w:proofErr w:type="spellStart"/>
      <w:r>
        <w:t>vida</w:t>
      </w:r>
      <w:proofErr w:type="spellEnd"/>
      <w:r>
        <w:t xml:space="preserve">. </w:t>
      </w:r>
      <w:proofErr w:type="spellStart"/>
      <w:r>
        <w:t>Pensad</w:t>
      </w:r>
      <w:proofErr w:type="spellEnd"/>
      <w:r>
        <w:t xml:space="preserve"> </w:t>
      </w:r>
      <w:proofErr w:type="spellStart"/>
      <w:r>
        <w:t>que</w:t>
      </w:r>
      <w:proofErr w:type="spellEnd"/>
      <w:r>
        <w:t xml:space="preserve"> </w:t>
      </w:r>
      <w:proofErr w:type="spellStart"/>
      <w:r>
        <w:t>cuanto</w:t>
      </w:r>
      <w:proofErr w:type="spellEnd"/>
      <w:r>
        <w:t xml:space="preserve"> </w:t>
      </w:r>
      <w:proofErr w:type="spellStart"/>
      <w:r>
        <w:t>más</w:t>
      </w:r>
      <w:proofErr w:type="spellEnd"/>
      <w:r>
        <w:t xml:space="preserve"> </w:t>
      </w:r>
      <w:proofErr w:type="spellStart"/>
      <w:r>
        <w:t>elevada</w:t>
      </w:r>
      <w:proofErr w:type="spellEnd"/>
      <w:r>
        <w:t xml:space="preserve"> y </w:t>
      </w:r>
      <w:proofErr w:type="spellStart"/>
      <w:r>
        <w:t>espiritual</w:t>
      </w:r>
      <w:proofErr w:type="spellEnd"/>
      <w:r>
        <w:t xml:space="preserve"> sea mi </w:t>
      </w:r>
      <w:proofErr w:type="spellStart"/>
      <w:r>
        <w:t>manifestación</w:t>
      </w:r>
      <w:proofErr w:type="spellEnd"/>
      <w:r>
        <w:t xml:space="preserve">, mayor </w:t>
      </w:r>
      <w:proofErr w:type="spellStart"/>
      <w:r>
        <w:t>será</w:t>
      </w:r>
      <w:proofErr w:type="spellEnd"/>
      <w:r>
        <w:t xml:space="preserve"> </w:t>
      </w:r>
      <w:proofErr w:type="spellStart"/>
      <w:r>
        <w:t>vuestro</w:t>
      </w:r>
      <w:proofErr w:type="spellEnd"/>
      <w:r>
        <w:t xml:space="preserve"> </w:t>
      </w:r>
      <w:proofErr w:type="spellStart"/>
      <w:r>
        <w:t>goce</w:t>
      </w:r>
      <w:proofErr w:type="spellEnd"/>
      <w:r>
        <w:t xml:space="preserve">, </w:t>
      </w:r>
      <w:proofErr w:type="spellStart"/>
      <w:r>
        <w:t>porque</w:t>
      </w:r>
      <w:proofErr w:type="spellEnd"/>
      <w:r>
        <w:t xml:space="preserve"> </w:t>
      </w:r>
      <w:proofErr w:type="spellStart"/>
      <w:r>
        <w:t>ello</w:t>
      </w:r>
      <w:proofErr w:type="spellEnd"/>
      <w:r>
        <w:t xml:space="preserve"> </w:t>
      </w:r>
      <w:proofErr w:type="spellStart"/>
      <w:r>
        <w:t>será</w:t>
      </w:r>
      <w:proofErr w:type="spellEnd"/>
      <w:r>
        <w:t xml:space="preserve"> la </w:t>
      </w:r>
      <w:proofErr w:type="spellStart"/>
      <w:r>
        <w:t>prueba</w:t>
      </w:r>
      <w:proofErr w:type="spellEnd"/>
      <w:r>
        <w:t xml:space="preserve"> de </w:t>
      </w:r>
      <w:proofErr w:type="spellStart"/>
      <w:r>
        <w:t>que</w:t>
      </w:r>
      <w:proofErr w:type="spellEnd"/>
      <w:r>
        <w:t xml:space="preserve"> </w:t>
      </w:r>
      <w:proofErr w:type="spellStart"/>
      <w:r>
        <w:t>ya</w:t>
      </w:r>
      <w:proofErr w:type="spellEnd"/>
      <w:r>
        <w:t xml:space="preserve"> </w:t>
      </w:r>
      <w:proofErr w:type="spellStart"/>
      <w:r>
        <w:t>estáis</w:t>
      </w:r>
      <w:proofErr w:type="spellEnd"/>
      <w:r>
        <w:t xml:space="preserve"> </w:t>
      </w:r>
      <w:proofErr w:type="spellStart"/>
      <w:r>
        <w:t>capacitados</w:t>
      </w:r>
      <w:proofErr w:type="spellEnd"/>
      <w:r>
        <w:t xml:space="preserve"> para </w:t>
      </w:r>
      <w:proofErr w:type="spellStart"/>
      <w:r>
        <w:t>comprender</w:t>
      </w:r>
      <w:proofErr w:type="spellEnd"/>
      <w:r>
        <w:t xml:space="preserve"> mis </w:t>
      </w:r>
      <w:proofErr w:type="spellStart"/>
      <w:r>
        <w:t>grandes</w:t>
      </w:r>
      <w:proofErr w:type="spellEnd"/>
      <w:r>
        <w:t xml:space="preserve"> </w:t>
      </w:r>
      <w:proofErr w:type="spellStart"/>
      <w:r>
        <w:t>lecciones</w:t>
      </w:r>
      <w:proofErr w:type="spellEnd"/>
      <w:r>
        <w:t xml:space="preserve">. </w:t>
      </w:r>
    </w:p>
    <w:p w14:paraId="4AFE1DB7" w14:textId="77777777" w:rsidR="00F50769" w:rsidRDefault="00F50769" w:rsidP="00F50769">
      <w:r>
        <w:t xml:space="preserve">66. </w:t>
      </w:r>
      <w:proofErr w:type="spellStart"/>
      <w:r>
        <w:t>Sois</w:t>
      </w:r>
      <w:proofErr w:type="spellEnd"/>
      <w:r>
        <w:t xml:space="preserve"> </w:t>
      </w:r>
      <w:proofErr w:type="spellStart"/>
      <w:r>
        <w:t>vosotros</w:t>
      </w:r>
      <w:proofErr w:type="spellEnd"/>
      <w:r>
        <w:t xml:space="preserve"> </w:t>
      </w:r>
      <w:proofErr w:type="spellStart"/>
      <w:r>
        <w:t>los</w:t>
      </w:r>
      <w:proofErr w:type="spellEnd"/>
      <w:r>
        <w:t xml:space="preserve"> </w:t>
      </w:r>
      <w:proofErr w:type="spellStart"/>
      <w:r>
        <w:t>que</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aceptasteis</w:t>
      </w:r>
      <w:proofErr w:type="spellEnd"/>
      <w:r>
        <w:t xml:space="preserve"> mi </w:t>
      </w:r>
      <w:proofErr w:type="spellStart"/>
      <w:r>
        <w:t>venida</w:t>
      </w:r>
      <w:proofErr w:type="spellEnd"/>
      <w:r>
        <w:t xml:space="preserve"> </w:t>
      </w:r>
      <w:proofErr w:type="spellStart"/>
      <w:r>
        <w:t>en</w:t>
      </w:r>
      <w:proofErr w:type="spellEnd"/>
      <w:r>
        <w:t xml:space="preserve"> </w:t>
      </w:r>
      <w:proofErr w:type="spellStart"/>
      <w:r>
        <w:t>espíritu</w:t>
      </w:r>
      <w:proofErr w:type="spellEnd"/>
      <w:r>
        <w:t xml:space="preserve"> y </w:t>
      </w:r>
      <w:proofErr w:type="spellStart"/>
      <w:r>
        <w:t>creísteis</w:t>
      </w:r>
      <w:proofErr w:type="spellEnd"/>
      <w:r>
        <w:t xml:space="preserve"> sin </w:t>
      </w:r>
      <w:proofErr w:type="spellStart"/>
      <w:r>
        <w:t>ver</w:t>
      </w:r>
      <w:proofErr w:type="spellEnd"/>
      <w:r>
        <w:t xml:space="preserve">; mas hay </w:t>
      </w:r>
      <w:proofErr w:type="spellStart"/>
      <w:r>
        <w:t>quienes</w:t>
      </w:r>
      <w:proofErr w:type="spellEnd"/>
      <w:r>
        <w:t xml:space="preserve"> me </w:t>
      </w:r>
      <w:proofErr w:type="spellStart"/>
      <w:r>
        <w:t>esperan</w:t>
      </w:r>
      <w:proofErr w:type="spellEnd"/>
      <w:r>
        <w:t xml:space="preserve"> </w:t>
      </w:r>
      <w:proofErr w:type="spellStart"/>
      <w:r>
        <w:t>en</w:t>
      </w:r>
      <w:proofErr w:type="spellEnd"/>
      <w:r>
        <w:t xml:space="preserve"> la forma </w:t>
      </w:r>
      <w:proofErr w:type="spellStart"/>
      <w:r>
        <w:t>en</w:t>
      </w:r>
      <w:proofErr w:type="spellEnd"/>
      <w:r>
        <w:t xml:space="preserve"> </w:t>
      </w:r>
    </w:p>
    <w:p w14:paraId="11C6C55B" w14:textId="77777777" w:rsidR="00F50769" w:rsidRDefault="00F50769" w:rsidP="00F50769">
      <w:proofErr w:type="spellStart"/>
      <w:r>
        <w:t>que</w:t>
      </w:r>
      <w:proofErr w:type="spellEnd"/>
      <w:r>
        <w:t xml:space="preserve"> </w:t>
      </w:r>
      <w:proofErr w:type="spellStart"/>
      <w:r>
        <w:t>estuve</w:t>
      </w:r>
      <w:proofErr w:type="spellEnd"/>
      <w:r>
        <w:t xml:space="preserve"> </w:t>
      </w:r>
      <w:proofErr w:type="spellStart"/>
      <w:r>
        <w:t>en</w:t>
      </w:r>
      <w:proofErr w:type="spellEnd"/>
      <w:r>
        <w:t xml:space="preserve"> </w:t>
      </w:r>
      <w:proofErr w:type="spellStart"/>
      <w:r>
        <w:t>el</w:t>
      </w:r>
      <w:proofErr w:type="spellEnd"/>
      <w:r>
        <w:t xml:space="preserve"> </w:t>
      </w:r>
      <w:proofErr w:type="spellStart"/>
      <w:r>
        <w:t>mundo</w:t>
      </w:r>
      <w:proofErr w:type="spellEnd"/>
      <w:r>
        <w:t xml:space="preserve"> </w:t>
      </w:r>
      <w:proofErr w:type="spellStart"/>
      <w:r>
        <w:t>en</w:t>
      </w:r>
      <w:proofErr w:type="spellEnd"/>
      <w:r>
        <w:t xml:space="preserve"> </w:t>
      </w:r>
      <w:proofErr w:type="spellStart"/>
      <w:r>
        <w:t>el</w:t>
      </w:r>
      <w:proofErr w:type="spellEnd"/>
      <w:r>
        <w:t xml:space="preserve"> Segundo Tiempo; y </w:t>
      </w:r>
      <w:proofErr w:type="spellStart"/>
      <w:r>
        <w:t>otros</w:t>
      </w:r>
      <w:proofErr w:type="spellEnd"/>
      <w:r>
        <w:t xml:space="preserve">, </w:t>
      </w:r>
      <w:proofErr w:type="spellStart"/>
      <w:r>
        <w:t>que</w:t>
      </w:r>
      <w:proofErr w:type="spellEnd"/>
      <w:r>
        <w:t xml:space="preserve"> me </w:t>
      </w:r>
      <w:proofErr w:type="spellStart"/>
      <w:r>
        <w:t>esperan</w:t>
      </w:r>
      <w:proofErr w:type="spellEnd"/>
      <w:r>
        <w:t xml:space="preserve"> bajo </w:t>
      </w:r>
      <w:proofErr w:type="spellStart"/>
      <w:r>
        <w:t>diversas</w:t>
      </w:r>
      <w:proofErr w:type="spellEnd"/>
      <w:r>
        <w:t xml:space="preserve"> formas, </w:t>
      </w:r>
      <w:proofErr w:type="spellStart"/>
      <w:r>
        <w:t>según</w:t>
      </w:r>
      <w:proofErr w:type="spellEnd"/>
      <w:r>
        <w:t xml:space="preserve"> la </w:t>
      </w:r>
      <w:proofErr w:type="spellStart"/>
      <w:r>
        <w:t>interpretación</w:t>
      </w:r>
      <w:proofErr w:type="spellEnd"/>
      <w:r>
        <w:t xml:space="preserve"> </w:t>
      </w:r>
      <w:proofErr w:type="spellStart"/>
      <w:r>
        <w:t>que</w:t>
      </w:r>
      <w:proofErr w:type="spellEnd"/>
      <w:r>
        <w:t xml:space="preserve"> </w:t>
      </w:r>
      <w:proofErr w:type="spellStart"/>
      <w:r>
        <w:t>cada</w:t>
      </w:r>
      <w:proofErr w:type="spellEnd"/>
      <w:r>
        <w:t xml:space="preserve"> </w:t>
      </w:r>
      <w:proofErr w:type="spellStart"/>
      <w:r>
        <w:t>quien</w:t>
      </w:r>
      <w:proofErr w:type="spellEnd"/>
      <w:r>
        <w:t xml:space="preserve"> ha dado a las </w:t>
      </w:r>
      <w:proofErr w:type="spellStart"/>
      <w:r>
        <w:t>profecías</w:t>
      </w:r>
      <w:proofErr w:type="spellEnd"/>
      <w:r>
        <w:t xml:space="preserve">. </w:t>
      </w:r>
      <w:proofErr w:type="spellStart"/>
      <w:r>
        <w:t>Yo</w:t>
      </w:r>
      <w:proofErr w:type="spellEnd"/>
      <w:r>
        <w:t xml:space="preserve"> </w:t>
      </w:r>
      <w:proofErr w:type="spellStart"/>
      <w:r>
        <w:t>bendigo</w:t>
      </w:r>
      <w:proofErr w:type="spellEnd"/>
      <w:r>
        <w:t xml:space="preserve"> a </w:t>
      </w:r>
      <w:proofErr w:type="spellStart"/>
      <w:r>
        <w:t>todos</w:t>
      </w:r>
      <w:proofErr w:type="spellEnd"/>
      <w:r>
        <w:t xml:space="preserve"> </w:t>
      </w:r>
      <w:proofErr w:type="spellStart"/>
      <w:r>
        <w:t>los</w:t>
      </w:r>
      <w:proofErr w:type="spellEnd"/>
      <w:r>
        <w:t xml:space="preserve"> </w:t>
      </w:r>
      <w:proofErr w:type="spellStart"/>
      <w:r>
        <w:t>que</w:t>
      </w:r>
      <w:proofErr w:type="spellEnd"/>
      <w:r>
        <w:t xml:space="preserve"> me </w:t>
      </w:r>
      <w:proofErr w:type="spellStart"/>
      <w:r>
        <w:t>esperan</w:t>
      </w:r>
      <w:proofErr w:type="spellEnd"/>
      <w:r>
        <w:t xml:space="preserve"> y les </w:t>
      </w:r>
      <w:proofErr w:type="spellStart"/>
      <w:r>
        <w:t>envío</w:t>
      </w:r>
      <w:proofErr w:type="spellEnd"/>
      <w:r>
        <w:t xml:space="preserve"> mi luz, para </w:t>
      </w:r>
      <w:proofErr w:type="spellStart"/>
      <w:r>
        <w:t>que</w:t>
      </w:r>
      <w:proofErr w:type="spellEnd"/>
      <w:r>
        <w:t xml:space="preserve"> </w:t>
      </w:r>
      <w:proofErr w:type="spellStart"/>
      <w:r>
        <w:t>cuando</w:t>
      </w:r>
      <w:proofErr w:type="spellEnd"/>
      <w:r>
        <w:t xml:space="preserve"> </w:t>
      </w:r>
      <w:proofErr w:type="spellStart"/>
      <w:r>
        <w:t>sepan</w:t>
      </w:r>
      <w:proofErr w:type="spellEnd"/>
      <w:r>
        <w:t xml:space="preserve"> </w:t>
      </w:r>
      <w:proofErr w:type="spellStart"/>
      <w:r>
        <w:t>que</w:t>
      </w:r>
      <w:proofErr w:type="spellEnd"/>
      <w:r>
        <w:t xml:space="preserve"> mi </w:t>
      </w:r>
      <w:proofErr w:type="spellStart"/>
      <w:r>
        <w:t>presencia</w:t>
      </w:r>
      <w:proofErr w:type="spellEnd"/>
      <w:r>
        <w:t xml:space="preserve"> y mi </w:t>
      </w:r>
      <w:proofErr w:type="spellStart"/>
      <w:r>
        <w:t>comunicación</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es </w:t>
      </w:r>
      <w:proofErr w:type="spellStart"/>
      <w:r>
        <w:t>espiritual</w:t>
      </w:r>
      <w:proofErr w:type="spellEnd"/>
      <w:r>
        <w:t xml:space="preserve">, no se </w:t>
      </w:r>
      <w:proofErr w:type="spellStart"/>
      <w:r>
        <w:t>confundan</w:t>
      </w:r>
      <w:proofErr w:type="spellEnd"/>
      <w:r>
        <w:t xml:space="preserve">. </w:t>
      </w:r>
    </w:p>
    <w:p w14:paraId="118DFFAA" w14:textId="77777777" w:rsidR="00F50769" w:rsidRDefault="00F50769" w:rsidP="00F50769">
      <w:r>
        <w:t xml:space="preserve">67. También </w:t>
      </w:r>
      <w:proofErr w:type="spellStart"/>
      <w:r>
        <w:t>bendigo</w:t>
      </w:r>
      <w:proofErr w:type="spellEnd"/>
      <w:r>
        <w:t xml:space="preserve"> a </w:t>
      </w:r>
      <w:proofErr w:type="spellStart"/>
      <w:r>
        <w:t>los</w:t>
      </w:r>
      <w:proofErr w:type="spellEnd"/>
      <w:r>
        <w:t xml:space="preserve"> </w:t>
      </w:r>
      <w:proofErr w:type="spellStart"/>
      <w:r>
        <w:t>que</w:t>
      </w:r>
      <w:proofErr w:type="spellEnd"/>
      <w:r>
        <w:t xml:space="preserve"> no me </w:t>
      </w:r>
      <w:proofErr w:type="spellStart"/>
      <w:r>
        <w:t>esperan</w:t>
      </w:r>
      <w:proofErr w:type="spellEnd"/>
      <w:r>
        <w:t xml:space="preserve">. </w:t>
      </w:r>
      <w:proofErr w:type="spellStart"/>
      <w:r>
        <w:t>Unos</w:t>
      </w:r>
      <w:proofErr w:type="spellEnd"/>
      <w:r>
        <w:t xml:space="preserve"> </w:t>
      </w:r>
      <w:proofErr w:type="spellStart"/>
      <w:r>
        <w:t>debilitaron</w:t>
      </w:r>
      <w:proofErr w:type="spellEnd"/>
      <w:r>
        <w:t xml:space="preserve"> </w:t>
      </w:r>
      <w:proofErr w:type="spellStart"/>
      <w:r>
        <w:t>en</w:t>
      </w:r>
      <w:proofErr w:type="spellEnd"/>
      <w:r>
        <w:t xml:space="preserve"> la </w:t>
      </w:r>
      <w:proofErr w:type="spellStart"/>
      <w:r>
        <w:t>fe</w:t>
      </w:r>
      <w:proofErr w:type="spellEnd"/>
      <w:r>
        <w:t xml:space="preserve"> y </w:t>
      </w:r>
      <w:proofErr w:type="spellStart"/>
      <w:r>
        <w:t>otros</w:t>
      </w:r>
      <w:proofErr w:type="spellEnd"/>
      <w:r>
        <w:t xml:space="preserve"> se </w:t>
      </w:r>
      <w:proofErr w:type="spellStart"/>
      <w:r>
        <w:t>confundieron</w:t>
      </w:r>
      <w:proofErr w:type="spellEnd"/>
      <w:r>
        <w:t xml:space="preserve"> entre </w:t>
      </w:r>
      <w:proofErr w:type="spellStart"/>
      <w:r>
        <w:t>tantas</w:t>
      </w:r>
      <w:proofErr w:type="spellEnd"/>
      <w:r>
        <w:t xml:space="preserve"> ideas y </w:t>
      </w:r>
      <w:proofErr w:type="spellStart"/>
      <w:r>
        <w:t>doctrinas</w:t>
      </w:r>
      <w:proofErr w:type="spellEnd"/>
      <w:r>
        <w:t xml:space="preserve"> </w:t>
      </w:r>
      <w:proofErr w:type="spellStart"/>
      <w:r>
        <w:t>humanas</w:t>
      </w:r>
      <w:proofErr w:type="spellEnd"/>
      <w:r>
        <w:t xml:space="preserve">, mas </w:t>
      </w:r>
      <w:proofErr w:type="spellStart"/>
      <w:r>
        <w:t>Yo</w:t>
      </w:r>
      <w:proofErr w:type="spellEnd"/>
      <w:r>
        <w:t xml:space="preserve"> </w:t>
      </w:r>
      <w:proofErr w:type="spellStart"/>
      <w:r>
        <w:t>derramo</w:t>
      </w:r>
      <w:proofErr w:type="spellEnd"/>
      <w:r>
        <w:t xml:space="preserve"> mi luz </w:t>
      </w:r>
      <w:proofErr w:type="spellStart"/>
      <w:r>
        <w:t>en</w:t>
      </w:r>
      <w:proofErr w:type="spellEnd"/>
      <w:r>
        <w:t xml:space="preserve"> </w:t>
      </w:r>
      <w:proofErr w:type="spellStart"/>
      <w:r>
        <w:t>todas</w:t>
      </w:r>
      <w:proofErr w:type="spellEnd"/>
      <w:r>
        <w:t xml:space="preserve"> sus </w:t>
      </w:r>
      <w:proofErr w:type="spellStart"/>
      <w:r>
        <w:t>sendas</w:t>
      </w:r>
      <w:proofErr w:type="spellEnd"/>
      <w:r>
        <w:t xml:space="preserve">, para </w:t>
      </w:r>
      <w:proofErr w:type="spellStart"/>
      <w:r>
        <w:t>que</w:t>
      </w:r>
      <w:proofErr w:type="spellEnd"/>
      <w:r>
        <w:t xml:space="preserve"> </w:t>
      </w:r>
      <w:proofErr w:type="spellStart"/>
      <w:r>
        <w:t>alcancen</w:t>
      </w:r>
      <w:proofErr w:type="spellEnd"/>
      <w:r>
        <w:t xml:space="preserve"> </w:t>
      </w:r>
      <w:proofErr w:type="spellStart"/>
      <w:r>
        <w:t>su</w:t>
      </w:r>
      <w:proofErr w:type="spellEnd"/>
      <w:r>
        <w:t xml:space="preserve"> </w:t>
      </w:r>
      <w:proofErr w:type="spellStart"/>
      <w:r>
        <w:t>salvación</w:t>
      </w:r>
      <w:proofErr w:type="spellEnd"/>
      <w:r>
        <w:t xml:space="preserve">. </w:t>
      </w:r>
    </w:p>
    <w:p w14:paraId="0F95DACD" w14:textId="77777777" w:rsidR="00F50769" w:rsidRDefault="00F50769" w:rsidP="00F50769">
      <w:r>
        <w:t xml:space="preserve">68. Hay </w:t>
      </w:r>
      <w:proofErr w:type="spellStart"/>
      <w:r>
        <w:t>quienes</w:t>
      </w:r>
      <w:proofErr w:type="spellEnd"/>
      <w:r>
        <w:t xml:space="preserve"> me </w:t>
      </w:r>
      <w:proofErr w:type="spellStart"/>
      <w:r>
        <w:t>esperan</w:t>
      </w:r>
      <w:proofErr w:type="spellEnd"/>
      <w:r>
        <w:t xml:space="preserve"> </w:t>
      </w:r>
      <w:proofErr w:type="spellStart"/>
      <w:r>
        <w:t>espiritualmente</w:t>
      </w:r>
      <w:proofErr w:type="spellEnd"/>
      <w:r>
        <w:t xml:space="preserve">, y </w:t>
      </w:r>
      <w:proofErr w:type="spellStart"/>
      <w:r>
        <w:t>que</w:t>
      </w:r>
      <w:proofErr w:type="spellEnd"/>
      <w:r>
        <w:t xml:space="preserve"> sin embargo </w:t>
      </w:r>
      <w:proofErr w:type="spellStart"/>
      <w:r>
        <w:t>negarán</w:t>
      </w:r>
      <w:proofErr w:type="spellEnd"/>
      <w:r>
        <w:t xml:space="preserve"> </w:t>
      </w:r>
      <w:proofErr w:type="spellStart"/>
      <w:r>
        <w:t>que</w:t>
      </w:r>
      <w:proofErr w:type="spellEnd"/>
      <w:r>
        <w:t xml:space="preserve"> </w:t>
      </w:r>
      <w:proofErr w:type="spellStart"/>
      <w:r>
        <w:t>sea</w:t>
      </w:r>
      <w:proofErr w:type="spellEnd"/>
      <w:r>
        <w:t xml:space="preserve"> </w:t>
      </w:r>
      <w:proofErr w:type="spellStart"/>
      <w:r>
        <w:t>Yo</w:t>
      </w:r>
      <w:proofErr w:type="spellEnd"/>
      <w:r>
        <w:t xml:space="preserve"> </w:t>
      </w:r>
      <w:proofErr w:type="spellStart"/>
      <w:r>
        <w:t>quien</w:t>
      </w:r>
      <w:proofErr w:type="spellEnd"/>
      <w:r>
        <w:t xml:space="preserve"> se </w:t>
      </w:r>
      <w:proofErr w:type="spellStart"/>
      <w:r>
        <w:t>manifiesta</w:t>
      </w:r>
      <w:proofErr w:type="spellEnd"/>
      <w:r>
        <w:t xml:space="preserve">, </w:t>
      </w:r>
      <w:proofErr w:type="spellStart"/>
      <w:r>
        <w:t>porque</w:t>
      </w:r>
      <w:proofErr w:type="spellEnd"/>
      <w:r>
        <w:t xml:space="preserve"> </w:t>
      </w:r>
      <w:proofErr w:type="spellStart"/>
      <w:r>
        <w:t>ellos</w:t>
      </w:r>
      <w:proofErr w:type="spellEnd"/>
      <w:r>
        <w:t xml:space="preserve"> </w:t>
      </w:r>
      <w:proofErr w:type="spellStart"/>
      <w:r>
        <w:t>querrán</w:t>
      </w:r>
      <w:proofErr w:type="spellEnd"/>
      <w:r>
        <w:t xml:space="preserve"> </w:t>
      </w:r>
      <w:proofErr w:type="spellStart"/>
      <w:r>
        <w:t>verme</w:t>
      </w:r>
      <w:proofErr w:type="spellEnd"/>
      <w:r>
        <w:t xml:space="preserve"> </w:t>
      </w:r>
      <w:proofErr w:type="spellStart"/>
      <w:r>
        <w:t>venir</w:t>
      </w:r>
      <w:proofErr w:type="spellEnd"/>
      <w:r>
        <w:t xml:space="preserve"> </w:t>
      </w:r>
      <w:proofErr w:type="spellStart"/>
      <w:r>
        <w:t>envuelto</w:t>
      </w:r>
      <w:proofErr w:type="spellEnd"/>
      <w:r>
        <w:t xml:space="preserve"> </w:t>
      </w:r>
      <w:proofErr w:type="spellStart"/>
      <w:r>
        <w:t>en</w:t>
      </w:r>
      <w:proofErr w:type="spellEnd"/>
      <w:r>
        <w:t xml:space="preserve"> </w:t>
      </w:r>
      <w:proofErr w:type="spellStart"/>
      <w:r>
        <w:t>el</w:t>
      </w:r>
      <w:proofErr w:type="spellEnd"/>
      <w:r>
        <w:t xml:space="preserve"> </w:t>
      </w:r>
      <w:proofErr w:type="spellStart"/>
      <w:r>
        <w:t>esplendor</w:t>
      </w:r>
      <w:proofErr w:type="spellEnd"/>
      <w:r>
        <w:t xml:space="preserve"> de </w:t>
      </w:r>
      <w:proofErr w:type="spellStart"/>
      <w:r>
        <w:t>una</w:t>
      </w:r>
      <w:proofErr w:type="spellEnd"/>
      <w:r>
        <w:t xml:space="preserve"> luz </w:t>
      </w:r>
      <w:proofErr w:type="spellStart"/>
      <w:r>
        <w:t>cegadora</w:t>
      </w:r>
      <w:proofErr w:type="spellEnd"/>
      <w:r>
        <w:t xml:space="preserve">, para </w:t>
      </w:r>
      <w:proofErr w:type="spellStart"/>
      <w:r>
        <w:t>poder</w:t>
      </w:r>
      <w:proofErr w:type="spellEnd"/>
      <w:r>
        <w:t xml:space="preserve"> </w:t>
      </w:r>
      <w:proofErr w:type="spellStart"/>
      <w:r>
        <w:t>creer</w:t>
      </w:r>
      <w:proofErr w:type="spellEnd"/>
      <w:r>
        <w:t xml:space="preserve">. </w:t>
      </w:r>
      <w:proofErr w:type="spellStart"/>
      <w:r>
        <w:t>Querrán</w:t>
      </w:r>
      <w:proofErr w:type="spellEnd"/>
      <w:r>
        <w:t xml:space="preserve"> </w:t>
      </w:r>
      <w:proofErr w:type="spellStart"/>
      <w:r>
        <w:t>verme</w:t>
      </w:r>
      <w:proofErr w:type="spellEnd"/>
      <w:r>
        <w:t xml:space="preserve"> </w:t>
      </w:r>
      <w:proofErr w:type="spellStart"/>
      <w:r>
        <w:t>llegar</w:t>
      </w:r>
      <w:proofErr w:type="spellEnd"/>
      <w:r>
        <w:t xml:space="preserve"> con la </w:t>
      </w:r>
      <w:proofErr w:type="spellStart"/>
      <w:r>
        <w:t>majestad</w:t>
      </w:r>
      <w:proofErr w:type="spellEnd"/>
      <w:r>
        <w:t xml:space="preserve"> de un </w:t>
      </w:r>
      <w:proofErr w:type="spellStart"/>
      <w:r>
        <w:t>rey</w:t>
      </w:r>
      <w:proofErr w:type="spellEnd"/>
      <w:r>
        <w:t xml:space="preserve"> de la Tierra, </w:t>
      </w:r>
      <w:proofErr w:type="spellStart"/>
      <w:r>
        <w:t>porque</w:t>
      </w:r>
      <w:proofErr w:type="spellEnd"/>
      <w:r>
        <w:t xml:space="preserve"> no </w:t>
      </w:r>
      <w:proofErr w:type="spellStart"/>
      <w:r>
        <w:t>conciben</w:t>
      </w:r>
      <w:proofErr w:type="spellEnd"/>
      <w:r>
        <w:t xml:space="preserve"> la </w:t>
      </w:r>
      <w:proofErr w:type="spellStart"/>
      <w:r>
        <w:t>verdadera</w:t>
      </w:r>
      <w:proofErr w:type="spellEnd"/>
      <w:r>
        <w:t xml:space="preserve"> </w:t>
      </w:r>
      <w:proofErr w:type="spellStart"/>
      <w:r>
        <w:t>grandeza</w:t>
      </w:r>
      <w:proofErr w:type="spellEnd"/>
      <w:r>
        <w:t xml:space="preserve"> </w:t>
      </w:r>
      <w:proofErr w:type="spellStart"/>
      <w:r>
        <w:t>en</w:t>
      </w:r>
      <w:proofErr w:type="spellEnd"/>
      <w:r>
        <w:t xml:space="preserve"> la </w:t>
      </w:r>
      <w:proofErr w:type="spellStart"/>
      <w:r>
        <w:t>humildad</w:t>
      </w:r>
      <w:proofErr w:type="spellEnd"/>
      <w:r>
        <w:t xml:space="preserve">. </w:t>
      </w:r>
      <w:proofErr w:type="spellStart"/>
      <w:r>
        <w:t>Entonces</w:t>
      </w:r>
      <w:proofErr w:type="spellEnd"/>
      <w:r>
        <w:t xml:space="preserve"> </w:t>
      </w:r>
      <w:proofErr w:type="spellStart"/>
      <w:r>
        <w:t>tendré</w:t>
      </w:r>
      <w:proofErr w:type="spellEnd"/>
      <w:r>
        <w:t xml:space="preserve"> </w:t>
      </w:r>
      <w:proofErr w:type="spellStart"/>
      <w:r>
        <w:t>que</w:t>
      </w:r>
      <w:proofErr w:type="spellEnd"/>
      <w:r>
        <w:t xml:space="preserve"> </w:t>
      </w:r>
      <w:proofErr w:type="spellStart"/>
      <w:r>
        <w:t>deciros</w:t>
      </w:r>
      <w:proofErr w:type="spellEnd"/>
      <w:r>
        <w:t xml:space="preserve"> </w:t>
      </w:r>
      <w:proofErr w:type="spellStart"/>
      <w:r>
        <w:t>nuevamente</w:t>
      </w:r>
      <w:proofErr w:type="spellEnd"/>
      <w:r>
        <w:t xml:space="preserve">: Mi Reino no es de </w:t>
      </w:r>
      <w:proofErr w:type="spellStart"/>
      <w:r>
        <w:t>este</w:t>
      </w:r>
      <w:proofErr w:type="spellEnd"/>
      <w:r>
        <w:t xml:space="preserve"> </w:t>
      </w:r>
      <w:proofErr w:type="spellStart"/>
      <w:r>
        <w:t>mundo</w:t>
      </w:r>
      <w:proofErr w:type="spellEnd"/>
      <w:r>
        <w:t xml:space="preserve">. </w:t>
      </w:r>
    </w:p>
    <w:p w14:paraId="02F7AD3D" w14:textId="77777777" w:rsidR="00F50769" w:rsidRDefault="00F50769" w:rsidP="00F50769">
      <w:r>
        <w:t xml:space="preserve"> </w:t>
      </w:r>
    </w:p>
    <w:p w14:paraId="72BDAA90" w14:textId="77777777" w:rsidR="00F50769" w:rsidRDefault="00F50769" w:rsidP="00F50769">
      <w:r>
        <w:t xml:space="preserve">¡MI PAZ SEA CON VOSOTROS! </w:t>
      </w:r>
    </w:p>
    <w:p w14:paraId="7145595D" w14:textId="77777777" w:rsidR="00F50769" w:rsidRDefault="00F50769" w:rsidP="00F50769">
      <w:r>
        <w:t xml:space="preserve"> </w:t>
      </w:r>
    </w:p>
    <w:p w14:paraId="0C8229B8" w14:textId="77777777" w:rsidR="00F50769" w:rsidRDefault="00F50769" w:rsidP="00F50769">
      <w:r>
        <w:lastRenderedPageBreak/>
        <w:t xml:space="preserve"> </w:t>
      </w:r>
    </w:p>
    <w:p w14:paraId="78871EBA" w14:textId="77777777" w:rsidR="00F50769" w:rsidRDefault="00F50769" w:rsidP="00F50769">
      <w:r>
        <w:t xml:space="preserve">ENSEÑANZA N° 110 </w:t>
      </w:r>
    </w:p>
    <w:p w14:paraId="72B2D02F" w14:textId="77777777" w:rsidR="00F50769" w:rsidRDefault="00F50769" w:rsidP="00F50769">
      <w:r>
        <w:t xml:space="preserve"> </w:t>
      </w:r>
    </w:p>
    <w:p w14:paraId="50E99CA0" w14:textId="77777777" w:rsidR="00F50769" w:rsidRDefault="00F50769" w:rsidP="00F50769">
      <w:r>
        <w:t xml:space="preserve">1. </w:t>
      </w:r>
      <w:proofErr w:type="spellStart"/>
      <w:r>
        <w:t>Discípulos</w:t>
      </w:r>
      <w:proofErr w:type="spellEnd"/>
      <w:r>
        <w:t xml:space="preserve">: Elías ha </w:t>
      </w:r>
      <w:proofErr w:type="spellStart"/>
      <w:r>
        <w:t>venido</w:t>
      </w:r>
      <w:proofErr w:type="spellEnd"/>
      <w:r>
        <w:t xml:space="preserve"> a </w:t>
      </w:r>
      <w:proofErr w:type="spellStart"/>
      <w:r>
        <w:t>prepararos</w:t>
      </w:r>
      <w:proofErr w:type="spellEnd"/>
      <w:r>
        <w:t xml:space="preserve"> y ha </w:t>
      </w:r>
      <w:proofErr w:type="spellStart"/>
      <w:r>
        <w:t>dejado</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elevación</w:t>
      </w:r>
      <w:proofErr w:type="spellEnd"/>
      <w:r>
        <w:t xml:space="preserve"> y </w:t>
      </w:r>
      <w:proofErr w:type="spellStart"/>
      <w:r>
        <w:t>paz</w:t>
      </w:r>
      <w:proofErr w:type="spellEnd"/>
      <w:r>
        <w:t xml:space="preserve">. De </w:t>
      </w:r>
      <w:proofErr w:type="spellStart"/>
      <w:r>
        <w:t>cierto</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no </w:t>
      </w:r>
      <w:proofErr w:type="spellStart"/>
      <w:r>
        <w:t>sabéis</w:t>
      </w:r>
      <w:proofErr w:type="spellEnd"/>
      <w:r>
        <w:t xml:space="preserve"> </w:t>
      </w:r>
      <w:proofErr w:type="spellStart"/>
      <w:r>
        <w:t>quién</w:t>
      </w:r>
      <w:proofErr w:type="spellEnd"/>
      <w:r>
        <w:t xml:space="preserve"> es Elías, </w:t>
      </w:r>
      <w:proofErr w:type="spellStart"/>
      <w:r>
        <w:t>ni</w:t>
      </w:r>
      <w:proofErr w:type="spellEnd"/>
      <w:r>
        <w:t xml:space="preserve"> </w:t>
      </w:r>
      <w:proofErr w:type="spellStart"/>
      <w:r>
        <w:t>quién</w:t>
      </w:r>
      <w:proofErr w:type="spellEnd"/>
      <w:r>
        <w:t xml:space="preserve"> </w:t>
      </w:r>
      <w:proofErr w:type="spellStart"/>
      <w:r>
        <w:t>fue</w:t>
      </w:r>
      <w:proofErr w:type="spellEnd"/>
      <w:r>
        <w:t xml:space="preserve">, </w:t>
      </w:r>
      <w:proofErr w:type="spellStart"/>
      <w:r>
        <w:t>ni</w:t>
      </w:r>
      <w:proofErr w:type="spellEnd"/>
      <w:r>
        <w:t xml:space="preserve"> </w:t>
      </w:r>
      <w:proofErr w:type="spellStart"/>
      <w:r>
        <w:t>quién</w:t>
      </w:r>
      <w:proofErr w:type="spellEnd"/>
      <w:r>
        <w:t xml:space="preserve"> </w:t>
      </w:r>
      <w:proofErr w:type="spellStart"/>
      <w:r>
        <w:t>será</w:t>
      </w:r>
      <w:proofErr w:type="spellEnd"/>
      <w:r>
        <w:t xml:space="preserve">, mas </w:t>
      </w:r>
      <w:proofErr w:type="spellStart"/>
      <w:r>
        <w:t>llegará</w:t>
      </w:r>
      <w:proofErr w:type="spellEnd"/>
      <w:r>
        <w:t xml:space="preserve"> </w:t>
      </w:r>
      <w:proofErr w:type="spellStart"/>
      <w:r>
        <w:t>el</w:t>
      </w:r>
      <w:proofErr w:type="spellEnd"/>
      <w:r>
        <w:t xml:space="preserve"> </w:t>
      </w:r>
      <w:proofErr w:type="spellStart"/>
      <w:r>
        <w:t>instante</w:t>
      </w:r>
      <w:proofErr w:type="spellEnd"/>
      <w:r>
        <w:t xml:space="preserve"> </w:t>
      </w:r>
      <w:proofErr w:type="spellStart"/>
      <w:r>
        <w:t>en</w:t>
      </w:r>
      <w:proofErr w:type="spellEnd"/>
      <w:r>
        <w:t xml:space="preserve"> </w:t>
      </w:r>
      <w:proofErr w:type="spellStart"/>
      <w:r>
        <w:t>que</w:t>
      </w:r>
      <w:proofErr w:type="spellEnd"/>
      <w:r>
        <w:t xml:space="preserve"> le </w:t>
      </w:r>
      <w:proofErr w:type="spellStart"/>
      <w:r>
        <w:t>contempléis</w:t>
      </w:r>
      <w:proofErr w:type="spellEnd"/>
      <w:r>
        <w:t xml:space="preserve"> y </w:t>
      </w:r>
      <w:proofErr w:type="spellStart"/>
      <w:r>
        <w:t>digáis</w:t>
      </w:r>
      <w:proofErr w:type="spellEnd"/>
      <w:r>
        <w:t xml:space="preserve">: </w:t>
      </w:r>
      <w:proofErr w:type="spellStart"/>
      <w:r>
        <w:t>Señor</w:t>
      </w:r>
      <w:proofErr w:type="spellEnd"/>
      <w:r>
        <w:t xml:space="preserve">, no </w:t>
      </w:r>
      <w:proofErr w:type="spellStart"/>
      <w:r>
        <w:t>supimos</w:t>
      </w:r>
      <w:proofErr w:type="spellEnd"/>
      <w:r>
        <w:t xml:space="preserve"> </w:t>
      </w:r>
      <w:proofErr w:type="spellStart"/>
      <w:r>
        <w:t>reconocer</w:t>
      </w:r>
      <w:proofErr w:type="spellEnd"/>
      <w:r>
        <w:t xml:space="preserve"> </w:t>
      </w:r>
      <w:proofErr w:type="spellStart"/>
      <w:r>
        <w:t>quién</w:t>
      </w:r>
      <w:proofErr w:type="spellEnd"/>
      <w:r>
        <w:t xml:space="preserve"> era </w:t>
      </w:r>
      <w:proofErr w:type="spellStart"/>
      <w:r>
        <w:t>el</w:t>
      </w:r>
      <w:proofErr w:type="spellEnd"/>
      <w:r>
        <w:t xml:space="preserve"> Pastor hasta hoy. </w:t>
      </w:r>
    </w:p>
    <w:p w14:paraId="2D2A8237" w14:textId="77777777" w:rsidR="00F50769" w:rsidRDefault="00F50769" w:rsidP="00F50769">
      <w:r>
        <w:t xml:space="preserve">2. Voy a </w:t>
      </w:r>
      <w:proofErr w:type="spellStart"/>
      <w:r>
        <w:t>conversar</w:t>
      </w:r>
      <w:proofErr w:type="spellEnd"/>
      <w:r>
        <w:t xml:space="preserve"> </w:t>
      </w:r>
      <w:proofErr w:type="spellStart"/>
      <w:r>
        <w:t>una</w:t>
      </w:r>
      <w:proofErr w:type="spellEnd"/>
      <w:r>
        <w:t xml:space="preserve"> </w:t>
      </w:r>
      <w:proofErr w:type="spellStart"/>
      <w:r>
        <w:t>vez</w:t>
      </w:r>
      <w:proofErr w:type="spellEnd"/>
      <w:r>
        <w:t xml:space="preserve"> </w:t>
      </w:r>
      <w:proofErr w:type="spellStart"/>
      <w:r>
        <w:t>más</w:t>
      </w:r>
      <w:proofErr w:type="spellEnd"/>
      <w:r>
        <w:t xml:space="preserve"> con </w:t>
      </w:r>
      <w:proofErr w:type="spellStart"/>
      <w:r>
        <w:t>vosotros</w:t>
      </w:r>
      <w:proofErr w:type="spellEnd"/>
      <w:r>
        <w:t xml:space="preserve"> </w:t>
      </w:r>
      <w:proofErr w:type="spellStart"/>
      <w:r>
        <w:t>en</w:t>
      </w:r>
      <w:proofErr w:type="spellEnd"/>
      <w:r>
        <w:t xml:space="preserve"> </w:t>
      </w:r>
      <w:proofErr w:type="spellStart"/>
      <w:r>
        <w:t>el</w:t>
      </w:r>
      <w:proofErr w:type="spellEnd"/>
      <w:r>
        <w:t xml:space="preserve"> </w:t>
      </w:r>
      <w:proofErr w:type="spellStart"/>
      <w:r>
        <w:t>lenguaje</w:t>
      </w:r>
      <w:proofErr w:type="spellEnd"/>
      <w:r>
        <w:t xml:space="preserve"> de amor </w:t>
      </w:r>
      <w:proofErr w:type="spellStart"/>
      <w:r>
        <w:t>que</w:t>
      </w:r>
      <w:proofErr w:type="spellEnd"/>
      <w:r>
        <w:t xml:space="preserve"> </w:t>
      </w:r>
      <w:proofErr w:type="spellStart"/>
      <w:r>
        <w:t>os</w:t>
      </w:r>
      <w:proofErr w:type="spellEnd"/>
      <w:r>
        <w:t xml:space="preserve"> he </w:t>
      </w:r>
      <w:proofErr w:type="spellStart"/>
      <w:r>
        <w:t>enseñado</w:t>
      </w:r>
      <w:proofErr w:type="spellEnd"/>
      <w:r>
        <w:t xml:space="preserve">, para </w:t>
      </w:r>
      <w:proofErr w:type="spellStart"/>
      <w:r>
        <w:t>que</w:t>
      </w:r>
      <w:proofErr w:type="spellEnd"/>
      <w:r>
        <w:t xml:space="preserve"> </w:t>
      </w:r>
      <w:proofErr w:type="spellStart"/>
      <w:r>
        <w:t>alcancéis</w:t>
      </w:r>
      <w:proofErr w:type="spellEnd"/>
      <w:r>
        <w:t xml:space="preserve"> la </w:t>
      </w:r>
      <w:proofErr w:type="spellStart"/>
      <w:r>
        <w:t>comunicación</w:t>
      </w:r>
      <w:proofErr w:type="spellEnd"/>
      <w:r>
        <w:t xml:space="preserve"> perfecta con </w:t>
      </w:r>
      <w:proofErr w:type="spellStart"/>
      <w:r>
        <w:t>vuestro</w:t>
      </w:r>
      <w:proofErr w:type="spellEnd"/>
      <w:r>
        <w:t xml:space="preserve"> Padre. No es </w:t>
      </w:r>
      <w:proofErr w:type="spellStart"/>
      <w:r>
        <w:t>vuestra</w:t>
      </w:r>
      <w:proofErr w:type="spellEnd"/>
      <w:r>
        <w:t xml:space="preserve"> </w:t>
      </w:r>
      <w:proofErr w:type="spellStart"/>
      <w:r>
        <w:t>envoltura</w:t>
      </w:r>
      <w:proofErr w:type="spellEnd"/>
      <w:r>
        <w:t xml:space="preserve"> la </w:t>
      </w:r>
      <w:proofErr w:type="spellStart"/>
      <w:r>
        <w:t>que</w:t>
      </w:r>
      <w:proofErr w:type="spellEnd"/>
      <w:r>
        <w:t xml:space="preserve"> </w:t>
      </w:r>
      <w:proofErr w:type="spellStart"/>
      <w:r>
        <w:t>siente</w:t>
      </w:r>
      <w:proofErr w:type="spellEnd"/>
      <w:r>
        <w:t xml:space="preserve"> mi </w:t>
      </w:r>
      <w:proofErr w:type="spellStart"/>
      <w:r>
        <w:t>presencia</w:t>
      </w:r>
      <w:proofErr w:type="spellEnd"/>
      <w:r>
        <w:t xml:space="preserve"> </w:t>
      </w:r>
      <w:proofErr w:type="spellStart"/>
      <w:r>
        <w:t>divina</w:t>
      </w:r>
      <w:proofErr w:type="spellEnd"/>
      <w:r>
        <w:t xml:space="preserve">; </w:t>
      </w:r>
      <w:proofErr w:type="spellStart"/>
      <w:r>
        <w:t>porque</w:t>
      </w:r>
      <w:proofErr w:type="spellEnd"/>
      <w:r>
        <w:t xml:space="preserve"> no son </w:t>
      </w:r>
      <w:proofErr w:type="spellStart"/>
      <w:r>
        <w:t>vuestros</w:t>
      </w:r>
      <w:proofErr w:type="spellEnd"/>
      <w:r>
        <w:t xml:space="preserve"> ojos </w:t>
      </w:r>
      <w:proofErr w:type="spellStart"/>
      <w:r>
        <w:t>los</w:t>
      </w:r>
      <w:proofErr w:type="spellEnd"/>
      <w:r>
        <w:t xml:space="preserve"> </w:t>
      </w:r>
      <w:proofErr w:type="spellStart"/>
      <w:r>
        <w:t>que</w:t>
      </w:r>
      <w:proofErr w:type="spellEnd"/>
      <w:r>
        <w:t xml:space="preserve"> me </w:t>
      </w:r>
      <w:proofErr w:type="spellStart"/>
      <w:r>
        <w:t>ven</w:t>
      </w:r>
      <w:proofErr w:type="spellEnd"/>
      <w:r>
        <w:t xml:space="preserve">, </w:t>
      </w:r>
      <w:proofErr w:type="spellStart"/>
      <w:r>
        <w:t>ni</w:t>
      </w:r>
      <w:proofErr w:type="spellEnd"/>
      <w:r>
        <w:t xml:space="preserve"> </w:t>
      </w:r>
      <w:proofErr w:type="spellStart"/>
      <w:r>
        <w:t>vuestros</w:t>
      </w:r>
      <w:proofErr w:type="spellEnd"/>
      <w:r>
        <w:t xml:space="preserve"> </w:t>
      </w:r>
      <w:proofErr w:type="spellStart"/>
      <w:r>
        <w:t>oídos</w:t>
      </w:r>
      <w:proofErr w:type="spellEnd"/>
      <w:r>
        <w:t xml:space="preserve"> </w:t>
      </w:r>
      <w:proofErr w:type="spellStart"/>
      <w:r>
        <w:t>los</w:t>
      </w:r>
      <w:proofErr w:type="spellEnd"/>
      <w:r>
        <w:t xml:space="preserve"> </w:t>
      </w:r>
      <w:proofErr w:type="spellStart"/>
      <w:r>
        <w:t>que</w:t>
      </w:r>
      <w:proofErr w:type="spellEnd"/>
      <w:r>
        <w:t xml:space="preserve"> me </w:t>
      </w:r>
      <w:proofErr w:type="spellStart"/>
      <w:r>
        <w:t>escuchan</w:t>
      </w:r>
      <w:proofErr w:type="spellEnd"/>
      <w:r>
        <w:t xml:space="preserve">, </w:t>
      </w:r>
      <w:proofErr w:type="spellStart"/>
      <w:r>
        <w:t>ni</w:t>
      </w:r>
      <w:proofErr w:type="spellEnd"/>
      <w:r>
        <w:t xml:space="preserve"> </w:t>
      </w:r>
      <w:proofErr w:type="spellStart"/>
      <w:r>
        <w:t>vuestros</w:t>
      </w:r>
      <w:proofErr w:type="spellEnd"/>
      <w:r>
        <w:t xml:space="preserve"> </w:t>
      </w:r>
      <w:proofErr w:type="spellStart"/>
      <w:r>
        <w:t>labios</w:t>
      </w:r>
      <w:proofErr w:type="spellEnd"/>
      <w:r>
        <w:t xml:space="preserve"> </w:t>
      </w:r>
      <w:proofErr w:type="spellStart"/>
      <w:r>
        <w:t>los</w:t>
      </w:r>
      <w:proofErr w:type="spellEnd"/>
      <w:r>
        <w:t xml:space="preserve"> </w:t>
      </w:r>
      <w:proofErr w:type="spellStart"/>
      <w:r>
        <w:t>que</w:t>
      </w:r>
      <w:proofErr w:type="spellEnd"/>
      <w:r>
        <w:t xml:space="preserve"> me </w:t>
      </w:r>
      <w:proofErr w:type="spellStart"/>
      <w:r>
        <w:t>hablan</w:t>
      </w:r>
      <w:proofErr w:type="spellEnd"/>
      <w:r>
        <w:t xml:space="preserve">. </w:t>
      </w:r>
      <w:proofErr w:type="spellStart"/>
      <w:r>
        <w:t>Vuestros</w:t>
      </w:r>
      <w:proofErr w:type="spellEnd"/>
      <w:r>
        <w:t xml:space="preserve"> </w:t>
      </w:r>
      <w:proofErr w:type="spellStart"/>
      <w:r>
        <w:t>sentidos</w:t>
      </w:r>
      <w:proofErr w:type="spellEnd"/>
      <w:r>
        <w:t xml:space="preserve"> </w:t>
      </w:r>
      <w:proofErr w:type="spellStart"/>
      <w:r>
        <w:t>corporales</w:t>
      </w:r>
      <w:proofErr w:type="spellEnd"/>
      <w:r>
        <w:t xml:space="preserve"> </w:t>
      </w:r>
      <w:proofErr w:type="spellStart"/>
      <w:r>
        <w:t>reciben</w:t>
      </w:r>
      <w:proofErr w:type="spellEnd"/>
      <w:r>
        <w:t xml:space="preserve"> mi </w:t>
      </w:r>
      <w:proofErr w:type="spellStart"/>
      <w:r>
        <w:t>manifestación</w:t>
      </w:r>
      <w:proofErr w:type="spellEnd"/>
      <w:r>
        <w:t xml:space="preserve"> a </w:t>
      </w:r>
      <w:proofErr w:type="spellStart"/>
      <w:r>
        <w:t>través</w:t>
      </w:r>
      <w:proofErr w:type="spellEnd"/>
      <w:r>
        <w:t xml:space="preserve"> de un </w:t>
      </w:r>
      <w:proofErr w:type="spellStart"/>
      <w:r>
        <w:t>cuerpo</w:t>
      </w:r>
      <w:proofErr w:type="spellEnd"/>
      <w:r>
        <w:t xml:space="preserve"> </w:t>
      </w:r>
      <w:proofErr w:type="spellStart"/>
      <w:r>
        <w:t>humano</w:t>
      </w:r>
      <w:proofErr w:type="spellEnd"/>
      <w:r>
        <w:t xml:space="preserve">, </w:t>
      </w:r>
      <w:proofErr w:type="spellStart"/>
      <w:r>
        <w:t>más</w:t>
      </w:r>
      <w:proofErr w:type="spellEnd"/>
      <w:r>
        <w:t xml:space="preserve"> la </w:t>
      </w:r>
      <w:proofErr w:type="spellStart"/>
      <w:r>
        <w:t>esencia</w:t>
      </w:r>
      <w:proofErr w:type="spellEnd"/>
      <w:r>
        <w:t xml:space="preserve"> de la palabra </w:t>
      </w:r>
      <w:proofErr w:type="spellStart"/>
      <w:r>
        <w:t>que</w:t>
      </w:r>
      <w:proofErr w:type="spellEnd"/>
      <w:r>
        <w:t xml:space="preserve"> </w:t>
      </w:r>
      <w:proofErr w:type="spellStart"/>
      <w:r>
        <w:t>pronuncia</w:t>
      </w:r>
      <w:proofErr w:type="spellEnd"/>
      <w:r>
        <w:t xml:space="preserve"> </w:t>
      </w:r>
      <w:proofErr w:type="spellStart"/>
      <w:r>
        <w:t>el</w:t>
      </w:r>
      <w:proofErr w:type="spellEnd"/>
      <w:r>
        <w:t xml:space="preserve"> </w:t>
      </w:r>
      <w:proofErr w:type="spellStart"/>
      <w:r>
        <w:t>portavoz</w:t>
      </w:r>
      <w:proofErr w:type="spellEnd"/>
      <w:r>
        <w:t xml:space="preserve">, es la </w:t>
      </w:r>
      <w:proofErr w:type="spellStart"/>
      <w:r>
        <w:t>parte</w:t>
      </w:r>
      <w:proofErr w:type="spellEnd"/>
      <w:r>
        <w:t xml:space="preserve"> </w:t>
      </w:r>
      <w:proofErr w:type="spellStart"/>
      <w:r>
        <w:t>divina</w:t>
      </w:r>
      <w:proofErr w:type="spellEnd"/>
      <w:r>
        <w:t xml:space="preserve"> </w:t>
      </w:r>
      <w:proofErr w:type="spellStart"/>
      <w:r>
        <w:t>que</w:t>
      </w:r>
      <w:proofErr w:type="spellEnd"/>
      <w:r>
        <w:t xml:space="preserve"> </w:t>
      </w:r>
      <w:proofErr w:type="spellStart"/>
      <w:r>
        <w:t>recibe</w:t>
      </w:r>
      <w:proofErr w:type="spellEnd"/>
      <w:r>
        <w:t xml:space="preserve"> </w:t>
      </w:r>
      <w:proofErr w:type="spellStart"/>
      <w:r>
        <w:t>vuestro</w:t>
      </w:r>
      <w:proofErr w:type="spellEnd"/>
      <w:r>
        <w:t xml:space="preserve"> </w:t>
      </w:r>
      <w:proofErr w:type="spellStart"/>
      <w:r>
        <w:t>espíritu</w:t>
      </w:r>
      <w:proofErr w:type="spellEnd"/>
      <w:r>
        <w:t xml:space="preserve">. </w:t>
      </w:r>
    </w:p>
    <w:p w14:paraId="52D23486" w14:textId="77777777" w:rsidR="00F50769" w:rsidRDefault="00F50769" w:rsidP="00F50769">
      <w:r>
        <w:t xml:space="preserve">3. </w:t>
      </w:r>
      <w:proofErr w:type="spellStart"/>
      <w:r>
        <w:t>Sois</w:t>
      </w:r>
      <w:proofErr w:type="spellEnd"/>
      <w:r>
        <w:t xml:space="preserve"> soldados </w:t>
      </w:r>
      <w:proofErr w:type="spellStart"/>
      <w:r>
        <w:t>en</w:t>
      </w:r>
      <w:proofErr w:type="spellEnd"/>
      <w:r>
        <w:t xml:space="preserve"> </w:t>
      </w:r>
      <w:proofErr w:type="spellStart"/>
      <w:r>
        <w:t>el</w:t>
      </w:r>
      <w:proofErr w:type="spellEnd"/>
      <w:r>
        <w:t xml:space="preserve"> largo </w:t>
      </w:r>
      <w:proofErr w:type="spellStart"/>
      <w:r>
        <w:t>combate</w:t>
      </w:r>
      <w:proofErr w:type="spellEnd"/>
      <w:r>
        <w:t xml:space="preserve"> de </w:t>
      </w:r>
      <w:proofErr w:type="spellStart"/>
      <w:r>
        <w:t>esta</w:t>
      </w:r>
      <w:proofErr w:type="spellEnd"/>
      <w:r>
        <w:t xml:space="preserve"> </w:t>
      </w:r>
      <w:proofErr w:type="spellStart"/>
      <w:r>
        <w:t>vida</w:t>
      </w:r>
      <w:proofErr w:type="spellEnd"/>
      <w:r>
        <w:t xml:space="preserve"> y </w:t>
      </w:r>
      <w:proofErr w:type="spellStart"/>
      <w:r>
        <w:t>todos</w:t>
      </w:r>
      <w:proofErr w:type="spellEnd"/>
      <w:r>
        <w:t xml:space="preserve"> </w:t>
      </w:r>
      <w:proofErr w:type="spellStart"/>
      <w:r>
        <w:t>llegaréis</w:t>
      </w:r>
      <w:proofErr w:type="spellEnd"/>
      <w:r>
        <w:t xml:space="preserve"> a la tierra </w:t>
      </w:r>
      <w:proofErr w:type="spellStart"/>
      <w:r>
        <w:t>que</w:t>
      </w:r>
      <w:proofErr w:type="spellEnd"/>
      <w:r>
        <w:t xml:space="preserve"> </w:t>
      </w:r>
      <w:proofErr w:type="spellStart"/>
      <w:r>
        <w:t>buscáis</w:t>
      </w:r>
      <w:proofErr w:type="spellEnd"/>
      <w:r>
        <w:t>. ¡</w:t>
      </w:r>
      <w:proofErr w:type="spellStart"/>
      <w:r>
        <w:t>Qué</w:t>
      </w:r>
      <w:proofErr w:type="spellEnd"/>
      <w:r>
        <w:t xml:space="preserve"> </w:t>
      </w:r>
      <w:proofErr w:type="spellStart"/>
      <w:r>
        <w:t>alegría</w:t>
      </w:r>
      <w:proofErr w:type="spellEnd"/>
      <w:r>
        <w:t xml:space="preserve"> para </w:t>
      </w:r>
      <w:proofErr w:type="spellStart"/>
      <w:r>
        <w:t>vuestro</w:t>
      </w:r>
      <w:proofErr w:type="spellEnd"/>
      <w:r>
        <w:t xml:space="preserve"> Padre y también para </w:t>
      </w:r>
      <w:proofErr w:type="spellStart"/>
      <w:r>
        <w:t>vuestro</w:t>
      </w:r>
      <w:proofErr w:type="spellEnd"/>
      <w:r>
        <w:t xml:space="preserve"> </w:t>
      </w:r>
      <w:proofErr w:type="spellStart"/>
      <w:r>
        <w:t>espíritu</w:t>
      </w:r>
      <w:proofErr w:type="spellEnd"/>
      <w:r>
        <w:t xml:space="preserve"> </w:t>
      </w:r>
      <w:proofErr w:type="spellStart"/>
      <w:r>
        <w:t>cuando</w:t>
      </w:r>
      <w:proofErr w:type="spellEnd"/>
      <w:r>
        <w:t xml:space="preserve"> </w:t>
      </w:r>
      <w:proofErr w:type="spellStart"/>
      <w:r>
        <w:t>lleguéis</w:t>
      </w:r>
      <w:proofErr w:type="spellEnd"/>
      <w:r>
        <w:t xml:space="preserve"> al Reino </w:t>
      </w:r>
      <w:proofErr w:type="spellStart"/>
      <w:r>
        <w:t>prometido</w:t>
      </w:r>
      <w:proofErr w:type="spellEnd"/>
      <w:r>
        <w:t xml:space="preserve"> </w:t>
      </w:r>
      <w:proofErr w:type="spellStart"/>
      <w:r>
        <w:t>después</w:t>
      </w:r>
      <w:proofErr w:type="spellEnd"/>
      <w:r>
        <w:t xml:space="preserve"> de </w:t>
      </w:r>
      <w:proofErr w:type="spellStart"/>
      <w:r>
        <w:t>haber</w:t>
      </w:r>
      <w:proofErr w:type="spellEnd"/>
      <w:r>
        <w:t xml:space="preserve"> </w:t>
      </w:r>
      <w:proofErr w:type="spellStart"/>
      <w:r>
        <w:t>pasado</w:t>
      </w:r>
      <w:proofErr w:type="spellEnd"/>
      <w:r>
        <w:t xml:space="preserve"> </w:t>
      </w:r>
      <w:proofErr w:type="spellStart"/>
      <w:r>
        <w:t>por</w:t>
      </w:r>
      <w:proofErr w:type="spellEnd"/>
      <w:r>
        <w:t xml:space="preserve"> </w:t>
      </w:r>
      <w:proofErr w:type="spellStart"/>
      <w:r>
        <w:t>tantas</w:t>
      </w:r>
      <w:proofErr w:type="spellEnd"/>
      <w:r>
        <w:t xml:space="preserve"> </w:t>
      </w:r>
      <w:proofErr w:type="spellStart"/>
      <w:r>
        <w:t>vicisitudes</w:t>
      </w:r>
      <w:proofErr w:type="spellEnd"/>
      <w:r>
        <w:t xml:space="preserve"> y de </w:t>
      </w:r>
      <w:proofErr w:type="spellStart"/>
      <w:r>
        <w:t>haber</w:t>
      </w:r>
      <w:proofErr w:type="spellEnd"/>
      <w:r>
        <w:t xml:space="preserve"> </w:t>
      </w:r>
      <w:proofErr w:type="spellStart"/>
      <w:r>
        <w:t>sostenido</w:t>
      </w:r>
      <w:proofErr w:type="spellEnd"/>
      <w:r>
        <w:t xml:space="preserve"> </w:t>
      </w:r>
      <w:proofErr w:type="spellStart"/>
      <w:r>
        <w:t>tantas</w:t>
      </w:r>
      <w:proofErr w:type="spellEnd"/>
      <w:r>
        <w:t xml:space="preserve"> </w:t>
      </w:r>
      <w:proofErr w:type="spellStart"/>
      <w:r>
        <w:t>batallas</w:t>
      </w:r>
      <w:proofErr w:type="spellEnd"/>
      <w:r>
        <w:t xml:space="preserve">! </w:t>
      </w:r>
      <w:proofErr w:type="spellStart"/>
      <w:r>
        <w:t>Será</w:t>
      </w:r>
      <w:proofErr w:type="spellEnd"/>
      <w:r>
        <w:t xml:space="preserve"> </w:t>
      </w:r>
      <w:proofErr w:type="spellStart"/>
      <w:r>
        <w:t>cuando</w:t>
      </w:r>
      <w:proofErr w:type="spellEnd"/>
      <w:r>
        <w:t xml:space="preserve"> al fin se </w:t>
      </w:r>
      <w:proofErr w:type="spellStart"/>
      <w:r>
        <w:t>imponga</w:t>
      </w:r>
      <w:proofErr w:type="spellEnd"/>
      <w:r>
        <w:t xml:space="preserve"> </w:t>
      </w:r>
      <w:proofErr w:type="spellStart"/>
      <w:r>
        <w:t>el</w:t>
      </w:r>
      <w:proofErr w:type="spellEnd"/>
      <w:r>
        <w:t xml:space="preserve"> </w:t>
      </w:r>
      <w:proofErr w:type="spellStart"/>
      <w:r>
        <w:t>espíritu</w:t>
      </w:r>
      <w:proofErr w:type="spellEnd"/>
      <w:r>
        <w:t xml:space="preserve"> a la carne y a </w:t>
      </w:r>
      <w:proofErr w:type="spellStart"/>
      <w:r>
        <w:t>través</w:t>
      </w:r>
      <w:proofErr w:type="spellEnd"/>
      <w:r>
        <w:t xml:space="preserve"> de </w:t>
      </w:r>
      <w:proofErr w:type="spellStart"/>
      <w:r>
        <w:t>ella</w:t>
      </w:r>
      <w:proofErr w:type="spellEnd"/>
      <w:r>
        <w:t xml:space="preserve"> </w:t>
      </w:r>
      <w:proofErr w:type="spellStart"/>
      <w:r>
        <w:t>logre</w:t>
      </w:r>
      <w:proofErr w:type="spellEnd"/>
      <w:r>
        <w:t xml:space="preserve"> </w:t>
      </w:r>
      <w:proofErr w:type="spellStart"/>
      <w:r>
        <w:t>manifestar</w:t>
      </w:r>
      <w:proofErr w:type="spellEnd"/>
      <w:r>
        <w:t xml:space="preserve"> </w:t>
      </w:r>
      <w:proofErr w:type="spellStart"/>
      <w:r>
        <w:t>su</w:t>
      </w:r>
      <w:proofErr w:type="spellEnd"/>
      <w:r>
        <w:t xml:space="preserve"> luz. </w:t>
      </w:r>
      <w:proofErr w:type="spellStart"/>
      <w:r>
        <w:t>Dejará</w:t>
      </w:r>
      <w:proofErr w:type="spellEnd"/>
      <w:r>
        <w:t xml:space="preserve"> la </w:t>
      </w:r>
      <w:proofErr w:type="spellStart"/>
      <w:r>
        <w:t>materia</w:t>
      </w:r>
      <w:proofErr w:type="spellEnd"/>
      <w:r>
        <w:t xml:space="preserve"> de ser </w:t>
      </w:r>
      <w:proofErr w:type="spellStart"/>
      <w:r>
        <w:t>el</w:t>
      </w:r>
      <w:proofErr w:type="spellEnd"/>
      <w:r>
        <w:t xml:space="preserve"> </w:t>
      </w:r>
      <w:proofErr w:type="spellStart"/>
      <w:r>
        <w:t>obstáculo</w:t>
      </w:r>
      <w:proofErr w:type="spellEnd"/>
      <w:r>
        <w:t xml:space="preserve">, </w:t>
      </w:r>
      <w:proofErr w:type="spellStart"/>
      <w:r>
        <w:t>el</w:t>
      </w:r>
      <w:proofErr w:type="spellEnd"/>
      <w:r>
        <w:t xml:space="preserve"> </w:t>
      </w:r>
      <w:proofErr w:type="spellStart"/>
      <w:r>
        <w:t>abismo</w:t>
      </w:r>
      <w:proofErr w:type="spellEnd"/>
      <w:r>
        <w:t xml:space="preserve"> y </w:t>
      </w:r>
      <w:proofErr w:type="spellStart"/>
      <w:r>
        <w:t>el</w:t>
      </w:r>
      <w:proofErr w:type="spellEnd"/>
      <w:r>
        <w:t xml:space="preserve"> </w:t>
      </w:r>
      <w:proofErr w:type="spellStart"/>
      <w:r>
        <w:t>tentador</w:t>
      </w:r>
      <w:proofErr w:type="spellEnd"/>
      <w:r>
        <w:t xml:space="preserve"> del </w:t>
      </w:r>
      <w:proofErr w:type="spellStart"/>
      <w:r>
        <w:t>espíritu</w:t>
      </w:r>
      <w:proofErr w:type="spellEnd"/>
      <w:r>
        <w:t xml:space="preserve">. </w:t>
      </w:r>
    </w:p>
    <w:p w14:paraId="6535C986" w14:textId="77777777" w:rsidR="00F50769" w:rsidRDefault="00F50769" w:rsidP="00F50769">
      <w:r>
        <w:t xml:space="preserve">4. Mis </w:t>
      </w:r>
      <w:proofErr w:type="spellStart"/>
      <w:r>
        <w:t>marcados</w:t>
      </w:r>
      <w:proofErr w:type="spellEnd"/>
      <w:r>
        <w:t xml:space="preserve"> </w:t>
      </w:r>
      <w:proofErr w:type="spellStart"/>
      <w:r>
        <w:t>serán</w:t>
      </w:r>
      <w:proofErr w:type="spellEnd"/>
      <w:r>
        <w:t xml:space="preserve"> </w:t>
      </w:r>
      <w:proofErr w:type="spellStart"/>
      <w:r>
        <w:t>reconocidos</w:t>
      </w:r>
      <w:proofErr w:type="spellEnd"/>
      <w:r>
        <w:t xml:space="preserve"> </w:t>
      </w:r>
      <w:proofErr w:type="spellStart"/>
      <w:r>
        <w:t>en</w:t>
      </w:r>
      <w:proofErr w:type="spellEnd"/>
      <w:r>
        <w:t xml:space="preserve"> la Tierra; </w:t>
      </w:r>
      <w:proofErr w:type="spellStart"/>
      <w:r>
        <w:t>aun</w:t>
      </w:r>
      <w:proofErr w:type="spellEnd"/>
      <w:r>
        <w:t xml:space="preserve"> </w:t>
      </w:r>
      <w:proofErr w:type="spellStart"/>
      <w:r>
        <w:t>cuando</w:t>
      </w:r>
      <w:proofErr w:type="spellEnd"/>
      <w:r>
        <w:t xml:space="preserve"> </w:t>
      </w:r>
      <w:proofErr w:type="spellStart"/>
      <w:r>
        <w:t>vuestras</w:t>
      </w:r>
      <w:proofErr w:type="spellEnd"/>
      <w:r>
        <w:t xml:space="preserve"> manos se </w:t>
      </w:r>
      <w:proofErr w:type="spellStart"/>
      <w:r>
        <w:t>cerrasen</w:t>
      </w:r>
      <w:proofErr w:type="spellEnd"/>
      <w:r>
        <w:t xml:space="preserve"> para </w:t>
      </w:r>
      <w:proofErr w:type="spellStart"/>
      <w:r>
        <w:t>ocultar</w:t>
      </w:r>
      <w:proofErr w:type="spellEnd"/>
      <w:r>
        <w:t xml:space="preserve"> sus </w:t>
      </w:r>
      <w:proofErr w:type="spellStart"/>
      <w:r>
        <w:t>dones</w:t>
      </w:r>
      <w:proofErr w:type="spellEnd"/>
      <w:r>
        <w:t xml:space="preserve">, </w:t>
      </w:r>
      <w:proofErr w:type="spellStart"/>
      <w:r>
        <w:t>ahí</w:t>
      </w:r>
      <w:proofErr w:type="spellEnd"/>
      <w:r>
        <w:t xml:space="preserve"> </w:t>
      </w:r>
      <w:proofErr w:type="spellStart"/>
      <w:r>
        <w:t>serán</w:t>
      </w:r>
      <w:proofErr w:type="spellEnd"/>
      <w:r>
        <w:t xml:space="preserve"> </w:t>
      </w:r>
      <w:proofErr w:type="spellStart"/>
      <w:r>
        <w:t>descubiertos</w:t>
      </w:r>
      <w:proofErr w:type="spellEnd"/>
      <w:r>
        <w:t xml:space="preserve">; </w:t>
      </w:r>
      <w:proofErr w:type="spellStart"/>
      <w:r>
        <w:t>aunque</w:t>
      </w:r>
      <w:proofErr w:type="spellEnd"/>
      <w:r>
        <w:t xml:space="preserve"> </w:t>
      </w:r>
      <w:proofErr w:type="spellStart"/>
      <w:r>
        <w:t>callaseis</w:t>
      </w:r>
      <w:proofErr w:type="spellEnd"/>
      <w:r>
        <w:t xml:space="preserve">, </w:t>
      </w:r>
      <w:proofErr w:type="spellStart"/>
      <w:r>
        <w:t>en</w:t>
      </w:r>
      <w:proofErr w:type="spellEnd"/>
      <w:r>
        <w:t xml:space="preserve"> </w:t>
      </w:r>
      <w:proofErr w:type="spellStart"/>
      <w:r>
        <w:t>vuestros</w:t>
      </w:r>
      <w:proofErr w:type="spellEnd"/>
      <w:r>
        <w:t xml:space="preserve"> </w:t>
      </w:r>
      <w:proofErr w:type="spellStart"/>
      <w:r>
        <w:t>labios</w:t>
      </w:r>
      <w:proofErr w:type="spellEnd"/>
      <w:r>
        <w:t xml:space="preserve"> </w:t>
      </w:r>
      <w:proofErr w:type="spellStart"/>
      <w:r>
        <w:t>sorprenderían</w:t>
      </w:r>
      <w:proofErr w:type="spellEnd"/>
      <w:r>
        <w:t xml:space="preserve"> </w:t>
      </w:r>
      <w:proofErr w:type="spellStart"/>
      <w:r>
        <w:t>los</w:t>
      </w:r>
      <w:proofErr w:type="spellEnd"/>
      <w:r>
        <w:t xml:space="preserve"> hombres mi </w:t>
      </w:r>
      <w:proofErr w:type="spellStart"/>
      <w:r>
        <w:t>enseñanza</w:t>
      </w:r>
      <w:proofErr w:type="spellEnd"/>
      <w:r>
        <w:t xml:space="preserve">, y </w:t>
      </w:r>
      <w:proofErr w:type="spellStart"/>
      <w:r>
        <w:t>aunque</w:t>
      </w:r>
      <w:proofErr w:type="spellEnd"/>
      <w:r>
        <w:t xml:space="preserve"> </w:t>
      </w:r>
      <w:proofErr w:type="spellStart"/>
      <w:r>
        <w:t>pretendieseis</w:t>
      </w:r>
      <w:proofErr w:type="spellEnd"/>
      <w:r>
        <w:t xml:space="preserve"> </w:t>
      </w:r>
      <w:proofErr w:type="spellStart"/>
      <w:r>
        <w:t>ocultar</w:t>
      </w:r>
      <w:proofErr w:type="spellEnd"/>
      <w:r>
        <w:t xml:space="preserve"> la </w:t>
      </w:r>
      <w:proofErr w:type="spellStart"/>
      <w:r>
        <w:t>señal</w:t>
      </w:r>
      <w:proofErr w:type="spellEnd"/>
      <w:r>
        <w:t xml:space="preserve"> </w:t>
      </w:r>
      <w:proofErr w:type="spellStart"/>
      <w:r>
        <w:t>que</w:t>
      </w:r>
      <w:proofErr w:type="spellEnd"/>
      <w:r>
        <w:t xml:space="preserve"> </w:t>
      </w:r>
      <w:proofErr w:type="spellStart"/>
      <w:r>
        <w:t>en</w:t>
      </w:r>
      <w:proofErr w:type="spellEnd"/>
      <w:r>
        <w:t xml:space="preserve"> </w:t>
      </w:r>
      <w:proofErr w:type="spellStart"/>
      <w:r>
        <w:t>vosotros</w:t>
      </w:r>
      <w:proofErr w:type="spellEnd"/>
      <w:r>
        <w:t xml:space="preserve"> he </w:t>
      </w:r>
    </w:p>
    <w:p w14:paraId="5B811982" w14:textId="77777777" w:rsidR="00F50769" w:rsidRDefault="00F50769" w:rsidP="00F50769">
      <w:proofErr w:type="spellStart"/>
      <w:r>
        <w:t>puesto</w:t>
      </w:r>
      <w:proofErr w:type="spellEnd"/>
      <w:r>
        <w:t xml:space="preserve">, </w:t>
      </w:r>
      <w:proofErr w:type="spellStart"/>
      <w:r>
        <w:t>ella</w:t>
      </w:r>
      <w:proofErr w:type="spellEnd"/>
      <w:r>
        <w:t xml:space="preserve"> </w:t>
      </w:r>
      <w:proofErr w:type="spellStart"/>
      <w:r>
        <w:t>dará</w:t>
      </w:r>
      <w:proofErr w:type="spellEnd"/>
      <w:r>
        <w:t xml:space="preserve"> </w:t>
      </w:r>
      <w:proofErr w:type="spellStart"/>
      <w:r>
        <w:t>reflejos</w:t>
      </w:r>
      <w:proofErr w:type="spellEnd"/>
      <w:r>
        <w:t xml:space="preserve"> y </w:t>
      </w:r>
      <w:proofErr w:type="spellStart"/>
      <w:r>
        <w:t>os</w:t>
      </w:r>
      <w:proofErr w:type="spellEnd"/>
      <w:r>
        <w:t xml:space="preserve"> </w:t>
      </w:r>
      <w:proofErr w:type="spellStart"/>
      <w:r>
        <w:t>descubrirá</w:t>
      </w:r>
      <w:proofErr w:type="spellEnd"/>
      <w:r>
        <w:t xml:space="preserve">; mas ¿Por </w:t>
      </w:r>
      <w:proofErr w:type="spellStart"/>
      <w:r>
        <w:t>qué</w:t>
      </w:r>
      <w:proofErr w:type="spellEnd"/>
      <w:r>
        <w:t xml:space="preserve"> </w:t>
      </w:r>
      <w:proofErr w:type="spellStart"/>
      <w:r>
        <w:t>ocultaros</w:t>
      </w:r>
      <w:proofErr w:type="spellEnd"/>
      <w:r>
        <w:t xml:space="preserve">? ¿Es </w:t>
      </w:r>
      <w:proofErr w:type="spellStart"/>
      <w:r>
        <w:t>porque</w:t>
      </w:r>
      <w:proofErr w:type="spellEnd"/>
      <w:r>
        <w:t xml:space="preserve"> </w:t>
      </w:r>
      <w:proofErr w:type="spellStart"/>
      <w:r>
        <w:t>aún</w:t>
      </w:r>
      <w:proofErr w:type="spellEnd"/>
      <w:r>
        <w:t xml:space="preserve"> </w:t>
      </w:r>
      <w:proofErr w:type="spellStart"/>
      <w:r>
        <w:t>os</w:t>
      </w:r>
      <w:proofErr w:type="spellEnd"/>
      <w:r>
        <w:t xml:space="preserve"> </w:t>
      </w:r>
      <w:proofErr w:type="spellStart"/>
      <w:r>
        <w:t>sentís</w:t>
      </w:r>
      <w:proofErr w:type="spellEnd"/>
      <w:r>
        <w:t xml:space="preserve"> </w:t>
      </w:r>
      <w:proofErr w:type="spellStart"/>
      <w:r>
        <w:t>débiles</w:t>
      </w:r>
      <w:proofErr w:type="spellEnd"/>
      <w:r>
        <w:t xml:space="preserve"> y </w:t>
      </w:r>
      <w:proofErr w:type="spellStart"/>
      <w:r>
        <w:t>torpes</w:t>
      </w:r>
      <w:proofErr w:type="spellEnd"/>
      <w:r>
        <w:t xml:space="preserve">? </w:t>
      </w:r>
      <w:proofErr w:type="spellStart"/>
      <w:r>
        <w:t>Yo</w:t>
      </w:r>
      <w:proofErr w:type="spellEnd"/>
      <w:r>
        <w:t xml:space="preserve"> </w:t>
      </w:r>
      <w:proofErr w:type="spellStart"/>
      <w:r>
        <w:t>os</w:t>
      </w:r>
      <w:proofErr w:type="spellEnd"/>
      <w:r>
        <w:t xml:space="preserve"> </w:t>
      </w:r>
      <w:proofErr w:type="spellStart"/>
      <w:r>
        <w:t>seguiré</w:t>
      </w:r>
      <w:proofErr w:type="spellEnd"/>
      <w:r>
        <w:t xml:space="preserve"> </w:t>
      </w:r>
      <w:proofErr w:type="spellStart"/>
      <w:r>
        <w:t>enseñando</w:t>
      </w:r>
      <w:proofErr w:type="spellEnd"/>
      <w:r>
        <w:t xml:space="preserve"> hasta </w:t>
      </w:r>
      <w:proofErr w:type="spellStart"/>
      <w:r>
        <w:t>dejaros</w:t>
      </w:r>
      <w:proofErr w:type="spellEnd"/>
      <w:r>
        <w:t xml:space="preserve"> </w:t>
      </w:r>
      <w:proofErr w:type="spellStart"/>
      <w:r>
        <w:t>fuertes</w:t>
      </w:r>
      <w:proofErr w:type="spellEnd"/>
      <w:r>
        <w:t xml:space="preserve">, </w:t>
      </w:r>
      <w:proofErr w:type="spellStart"/>
      <w:r>
        <w:t>llenos</w:t>
      </w:r>
      <w:proofErr w:type="spellEnd"/>
      <w:r>
        <w:t xml:space="preserve"> de </w:t>
      </w:r>
      <w:proofErr w:type="spellStart"/>
      <w:r>
        <w:t>fe</w:t>
      </w:r>
      <w:proofErr w:type="spellEnd"/>
      <w:r>
        <w:t xml:space="preserve"> y de amor a mi causa. </w:t>
      </w:r>
      <w:proofErr w:type="spellStart"/>
      <w:r>
        <w:t>Entonces</w:t>
      </w:r>
      <w:proofErr w:type="spellEnd"/>
      <w:r>
        <w:t xml:space="preserve"> a nada </w:t>
      </w:r>
      <w:proofErr w:type="spellStart"/>
      <w:r>
        <w:t>temeréis</w:t>
      </w:r>
      <w:proofErr w:type="spellEnd"/>
      <w:r>
        <w:t xml:space="preserve">. </w:t>
      </w:r>
    </w:p>
    <w:p w14:paraId="02BC656D" w14:textId="77777777" w:rsidR="00F50769" w:rsidRDefault="00F50769" w:rsidP="00F50769">
      <w:r>
        <w:t xml:space="preserve">5. El </w:t>
      </w:r>
      <w:proofErr w:type="spellStart"/>
      <w:r>
        <w:t>concepto</w:t>
      </w:r>
      <w:proofErr w:type="spellEnd"/>
      <w:r>
        <w:t xml:space="preserve"> de </w:t>
      </w:r>
      <w:proofErr w:type="spellStart"/>
      <w:r>
        <w:t>los</w:t>
      </w:r>
      <w:proofErr w:type="spellEnd"/>
      <w:r>
        <w:t xml:space="preserve"> hombres </w:t>
      </w:r>
      <w:proofErr w:type="spellStart"/>
      <w:r>
        <w:t>sobre</w:t>
      </w:r>
      <w:proofErr w:type="spellEnd"/>
      <w:r>
        <w:t xml:space="preserve"> lo </w:t>
      </w:r>
      <w:proofErr w:type="spellStart"/>
      <w:r>
        <w:t>espiritual</w:t>
      </w:r>
      <w:proofErr w:type="spellEnd"/>
      <w:r>
        <w:t xml:space="preserve"> ha </w:t>
      </w:r>
      <w:proofErr w:type="spellStart"/>
      <w:r>
        <w:t>cambiado</w:t>
      </w:r>
      <w:proofErr w:type="spellEnd"/>
      <w:r>
        <w:t xml:space="preserve">, mi luz les ha </w:t>
      </w:r>
      <w:proofErr w:type="spellStart"/>
      <w:r>
        <w:t>hecho</w:t>
      </w:r>
      <w:proofErr w:type="spellEnd"/>
      <w:r>
        <w:t xml:space="preserve"> </w:t>
      </w:r>
      <w:proofErr w:type="spellStart"/>
      <w:r>
        <w:t>comprender</w:t>
      </w:r>
      <w:proofErr w:type="spellEnd"/>
      <w:r>
        <w:t xml:space="preserve"> </w:t>
      </w:r>
      <w:proofErr w:type="spellStart"/>
      <w:r>
        <w:t>que</w:t>
      </w:r>
      <w:proofErr w:type="spellEnd"/>
      <w:r>
        <w:t xml:space="preserve"> </w:t>
      </w:r>
      <w:proofErr w:type="spellStart"/>
      <w:r>
        <w:t>el</w:t>
      </w:r>
      <w:proofErr w:type="spellEnd"/>
      <w:r>
        <w:t xml:space="preserve"> </w:t>
      </w:r>
      <w:proofErr w:type="spellStart"/>
      <w:r>
        <w:t>espíritu</w:t>
      </w:r>
      <w:proofErr w:type="spellEnd"/>
      <w:r>
        <w:t xml:space="preserve"> es libre de </w:t>
      </w:r>
      <w:proofErr w:type="spellStart"/>
      <w:r>
        <w:t>creer</w:t>
      </w:r>
      <w:proofErr w:type="spellEnd"/>
      <w:r>
        <w:t xml:space="preserve">, </w:t>
      </w:r>
      <w:proofErr w:type="gramStart"/>
      <w:r>
        <w:t>no</w:t>
      </w:r>
      <w:proofErr w:type="gramEnd"/>
      <w:r>
        <w:t xml:space="preserve"> le </w:t>
      </w:r>
      <w:proofErr w:type="spellStart"/>
      <w:r>
        <w:t>impongo</w:t>
      </w:r>
      <w:proofErr w:type="spellEnd"/>
      <w:r>
        <w:t xml:space="preserve"> </w:t>
      </w:r>
      <w:proofErr w:type="spellStart"/>
      <w:r>
        <w:t>determinado</w:t>
      </w:r>
      <w:proofErr w:type="spellEnd"/>
      <w:r>
        <w:t xml:space="preserve"> credo a </w:t>
      </w:r>
      <w:proofErr w:type="spellStart"/>
      <w:r>
        <w:t>nadie</w:t>
      </w:r>
      <w:proofErr w:type="spellEnd"/>
      <w:r>
        <w:t xml:space="preserve"> </w:t>
      </w:r>
      <w:proofErr w:type="spellStart"/>
      <w:r>
        <w:t>ni</w:t>
      </w:r>
      <w:proofErr w:type="spellEnd"/>
      <w:r>
        <w:t xml:space="preserve"> </w:t>
      </w:r>
      <w:proofErr w:type="spellStart"/>
      <w:r>
        <w:t>obligo</w:t>
      </w:r>
      <w:proofErr w:type="spellEnd"/>
      <w:r>
        <w:t xml:space="preserve"> a </w:t>
      </w:r>
      <w:proofErr w:type="spellStart"/>
      <w:r>
        <w:t>ninguno</w:t>
      </w:r>
      <w:proofErr w:type="spellEnd"/>
      <w:r>
        <w:t xml:space="preserve"> a </w:t>
      </w:r>
      <w:proofErr w:type="spellStart"/>
      <w:r>
        <w:t>que</w:t>
      </w:r>
      <w:proofErr w:type="spellEnd"/>
      <w:r>
        <w:t xml:space="preserve"> me </w:t>
      </w:r>
      <w:proofErr w:type="spellStart"/>
      <w:r>
        <w:t>ame</w:t>
      </w:r>
      <w:proofErr w:type="spellEnd"/>
      <w:r>
        <w:t xml:space="preserve">. </w:t>
      </w:r>
    </w:p>
    <w:p w14:paraId="108BA7DE" w14:textId="77777777" w:rsidR="00F50769" w:rsidRDefault="00F50769" w:rsidP="00F50769">
      <w:r>
        <w:t xml:space="preserve">6. Las tierras </w:t>
      </w:r>
      <w:proofErr w:type="spellStart"/>
      <w:r>
        <w:t>preparadas</w:t>
      </w:r>
      <w:proofErr w:type="spellEnd"/>
      <w:r>
        <w:t xml:space="preserve"> con </w:t>
      </w:r>
      <w:proofErr w:type="spellStart"/>
      <w:r>
        <w:t>el</w:t>
      </w:r>
      <w:proofErr w:type="spellEnd"/>
      <w:r>
        <w:t xml:space="preserve"> </w:t>
      </w:r>
      <w:proofErr w:type="spellStart"/>
      <w:r>
        <w:t>rocío</w:t>
      </w:r>
      <w:proofErr w:type="spellEnd"/>
      <w:r>
        <w:t xml:space="preserve"> de mi </w:t>
      </w:r>
      <w:proofErr w:type="spellStart"/>
      <w:r>
        <w:t>gracia</w:t>
      </w:r>
      <w:proofErr w:type="spellEnd"/>
      <w:r>
        <w:t xml:space="preserve">, </w:t>
      </w:r>
      <w:proofErr w:type="spellStart"/>
      <w:r>
        <w:t>serán</w:t>
      </w:r>
      <w:proofErr w:type="spellEnd"/>
      <w:r>
        <w:t xml:space="preserve"> </w:t>
      </w:r>
      <w:proofErr w:type="spellStart"/>
      <w:r>
        <w:t>favorables</w:t>
      </w:r>
      <w:proofErr w:type="spellEnd"/>
      <w:r>
        <w:t xml:space="preserve"> para </w:t>
      </w:r>
      <w:proofErr w:type="spellStart"/>
      <w:r>
        <w:t>que</w:t>
      </w:r>
      <w:proofErr w:type="spellEnd"/>
      <w:r>
        <w:t xml:space="preserve"> </w:t>
      </w:r>
      <w:proofErr w:type="spellStart"/>
      <w:r>
        <w:t>cultivéis</w:t>
      </w:r>
      <w:proofErr w:type="spellEnd"/>
      <w:r>
        <w:t xml:space="preserve"> </w:t>
      </w:r>
      <w:proofErr w:type="spellStart"/>
      <w:r>
        <w:t>esta</w:t>
      </w:r>
      <w:proofErr w:type="spellEnd"/>
      <w:r>
        <w:t xml:space="preserve"> </w:t>
      </w:r>
      <w:proofErr w:type="spellStart"/>
      <w:r>
        <w:t>semilla</w:t>
      </w:r>
      <w:proofErr w:type="spellEnd"/>
      <w:r>
        <w:t xml:space="preserve">. Las </w:t>
      </w:r>
      <w:proofErr w:type="spellStart"/>
      <w:r>
        <w:t>cadenas</w:t>
      </w:r>
      <w:proofErr w:type="spellEnd"/>
      <w:r>
        <w:t xml:space="preserve"> del </w:t>
      </w:r>
      <w:proofErr w:type="spellStart"/>
      <w:r>
        <w:t>fanatismo</w:t>
      </w:r>
      <w:proofErr w:type="spellEnd"/>
      <w:r>
        <w:t xml:space="preserve"> religioso </w:t>
      </w:r>
      <w:proofErr w:type="spellStart"/>
      <w:r>
        <w:t>quedarán</w:t>
      </w:r>
      <w:proofErr w:type="spellEnd"/>
      <w:r>
        <w:t xml:space="preserve"> </w:t>
      </w:r>
      <w:proofErr w:type="spellStart"/>
      <w:r>
        <w:t>rotas</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y </w:t>
      </w:r>
      <w:proofErr w:type="spellStart"/>
      <w:r>
        <w:t>desaparecerá</w:t>
      </w:r>
      <w:proofErr w:type="spellEnd"/>
      <w:r>
        <w:t xml:space="preserve"> la </w:t>
      </w:r>
      <w:proofErr w:type="spellStart"/>
      <w:r>
        <w:t>idolatría</w:t>
      </w:r>
      <w:proofErr w:type="spellEnd"/>
      <w:r>
        <w:t xml:space="preserve">. El </w:t>
      </w:r>
      <w:proofErr w:type="spellStart"/>
      <w:r>
        <w:t>espíritu</w:t>
      </w:r>
      <w:proofErr w:type="spellEnd"/>
      <w:r>
        <w:t xml:space="preserve"> </w:t>
      </w:r>
      <w:proofErr w:type="spellStart"/>
      <w:r>
        <w:t>dejará</w:t>
      </w:r>
      <w:proofErr w:type="spellEnd"/>
      <w:r>
        <w:t xml:space="preserve"> de ser </w:t>
      </w:r>
      <w:proofErr w:type="spellStart"/>
      <w:r>
        <w:t>esclavo</w:t>
      </w:r>
      <w:proofErr w:type="spellEnd"/>
      <w:r>
        <w:t xml:space="preserve"> y se </w:t>
      </w:r>
      <w:proofErr w:type="spellStart"/>
      <w:r>
        <w:t>levantará</w:t>
      </w:r>
      <w:proofErr w:type="spellEnd"/>
      <w:r>
        <w:t xml:space="preserve"> a </w:t>
      </w:r>
      <w:proofErr w:type="spellStart"/>
      <w:r>
        <w:t>buscarme</w:t>
      </w:r>
      <w:proofErr w:type="spellEnd"/>
      <w:r>
        <w:t xml:space="preserve"> </w:t>
      </w:r>
      <w:proofErr w:type="spellStart"/>
      <w:r>
        <w:t>por</w:t>
      </w:r>
      <w:proofErr w:type="spellEnd"/>
      <w:r>
        <w:t xml:space="preserve"> </w:t>
      </w:r>
      <w:proofErr w:type="spellStart"/>
      <w:r>
        <w:t>el</w:t>
      </w:r>
      <w:proofErr w:type="spellEnd"/>
      <w:r>
        <w:t xml:space="preserve"> camino de la </w:t>
      </w:r>
      <w:proofErr w:type="spellStart"/>
      <w:r>
        <w:t>verdad</w:t>
      </w:r>
      <w:proofErr w:type="spellEnd"/>
      <w:r>
        <w:t xml:space="preserve">. </w:t>
      </w:r>
      <w:r>
        <w:lastRenderedPageBreak/>
        <w:t xml:space="preserve">La </w:t>
      </w:r>
      <w:proofErr w:type="spellStart"/>
      <w:r>
        <w:t>evolución</w:t>
      </w:r>
      <w:proofErr w:type="spellEnd"/>
      <w:r>
        <w:t xml:space="preserve"> y </w:t>
      </w:r>
      <w:proofErr w:type="spellStart"/>
      <w:r>
        <w:t>el</w:t>
      </w:r>
      <w:proofErr w:type="spellEnd"/>
      <w:r>
        <w:t xml:space="preserve"> </w:t>
      </w:r>
      <w:proofErr w:type="spellStart"/>
      <w:r>
        <w:t>conocimiento</w:t>
      </w:r>
      <w:proofErr w:type="spellEnd"/>
      <w:r>
        <w:t xml:space="preserve"> </w:t>
      </w:r>
      <w:proofErr w:type="spellStart"/>
      <w:r>
        <w:t>que</w:t>
      </w:r>
      <w:proofErr w:type="spellEnd"/>
      <w:r>
        <w:t xml:space="preserve"> </w:t>
      </w:r>
      <w:proofErr w:type="spellStart"/>
      <w:r>
        <w:t>el</w:t>
      </w:r>
      <w:proofErr w:type="spellEnd"/>
      <w:r>
        <w:t xml:space="preserve"> </w:t>
      </w:r>
      <w:proofErr w:type="spellStart"/>
      <w:r>
        <w:t>espíritu</w:t>
      </w:r>
      <w:proofErr w:type="spellEnd"/>
      <w:r>
        <w:t xml:space="preserve"> ha </w:t>
      </w:r>
      <w:proofErr w:type="spellStart"/>
      <w:r>
        <w:t>recogido</w:t>
      </w:r>
      <w:proofErr w:type="spellEnd"/>
      <w:r>
        <w:t xml:space="preserve"> </w:t>
      </w:r>
      <w:proofErr w:type="spellStart"/>
      <w:r>
        <w:t>en</w:t>
      </w:r>
      <w:proofErr w:type="spellEnd"/>
      <w:r>
        <w:t xml:space="preserve"> la </w:t>
      </w:r>
      <w:proofErr w:type="spellStart"/>
      <w:r>
        <w:t>vida</w:t>
      </w:r>
      <w:proofErr w:type="spellEnd"/>
      <w:r>
        <w:t xml:space="preserve">, hoy le </w:t>
      </w:r>
      <w:proofErr w:type="spellStart"/>
      <w:r>
        <w:t>permite</w:t>
      </w:r>
      <w:proofErr w:type="spellEnd"/>
      <w:r>
        <w:t xml:space="preserve"> </w:t>
      </w:r>
      <w:proofErr w:type="spellStart"/>
      <w:r>
        <w:t>desempeñar</w:t>
      </w:r>
      <w:proofErr w:type="spellEnd"/>
      <w:r>
        <w:t xml:space="preserve"> la </w:t>
      </w:r>
      <w:proofErr w:type="spellStart"/>
      <w:r>
        <w:t>misión</w:t>
      </w:r>
      <w:proofErr w:type="spellEnd"/>
      <w:r>
        <w:t xml:space="preserve"> </w:t>
      </w:r>
      <w:proofErr w:type="spellStart"/>
      <w:r>
        <w:t>que</w:t>
      </w:r>
      <w:proofErr w:type="spellEnd"/>
      <w:r>
        <w:t xml:space="preserve"> le he </w:t>
      </w:r>
      <w:proofErr w:type="spellStart"/>
      <w:r>
        <w:t>asignado</w:t>
      </w:r>
      <w:proofErr w:type="spellEnd"/>
      <w:r>
        <w:t xml:space="preserve">. </w:t>
      </w:r>
    </w:p>
    <w:p w14:paraId="58B3BC00" w14:textId="77777777" w:rsidR="00F50769" w:rsidRDefault="00F50769" w:rsidP="00F50769">
      <w:r>
        <w:t xml:space="preserve">7. Es </w:t>
      </w:r>
      <w:proofErr w:type="spellStart"/>
      <w:r>
        <w:t>verdad</w:t>
      </w:r>
      <w:proofErr w:type="spellEnd"/>
      <w:r>
        <w:t xml:space="preserve"> </w:t>
      </w:r>
      <w:proofErr w:type="spellStart"/>
      <w:r>
        <w:t>que</w:t>
      </w:r>
      <w:proofErr w:type="spellEnd"/>
      <w:r>
        <w:t xml:space="preserve"> no </w:t>
      </w:r>
      <w:proofErr w:type="spellStart"/>
      <w:r>
        <w:t>habéis</w:t>
      </w:r>
      <w:proofErr w:type="spellEnd"/>
      <w:r>
        <w:t xml:space="preserve"> </w:t>
      </w:r>
      <w:proofErr w:type="spellStart"/>
      <w:r>
        <w:t>nacido</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sois</w:t>
      </w:r>
      <w:proofErr w:type="spellEnd"/>
      <w:r>
        <w:t xml:space="preserve"> </w:t>
      </w:r>
      <w:proofErr w:type="spellStart"/>
      <w:r>
        <w:t>espiritualmente</w:t>
      </w:r>
      <w:proofErr w:type="spellEnd"/>
      <w:r>
        <w:t xml:space="preserve"> </w:t>
      </w:r>
      <w:proofErr w:type="spellStart"/>
      <w:r>
        <w:t>el</w:t>
      </w:r>
      <w:proofErr w:type="spellEnd"/>
      <w:r>
        <w:t xml:space="preserve"> </w:t>
      </w:r>
      <w:proofErr w:type="spellStart"/>
      <w:r>
        <w:t>mismo</w:t>
      </w:r>
      <w:proofErr w:type="spellEnd"/>
      <w:r>
        <w:t xml:space="preserve"> pueblo a </w:t>
      </w:r>
      <w:proofErr w:type="spellStart"/>
      <w:r>
        <w:t>quien</w:t>
      </w:r>
      <w:proofErr w:type="spellEnd"/>
      <w:r>
        <w:t xml:space="preserve"> he </w:t>
      </w:r>
      <w:proofErr w:type="spellStart"/>
      <w:r>
        <w:t>venido</w:t>
      </w:r>
      <w:proofErr w:type="spellEnd"/>
      <w:r>
        <w:t xml:space="preserve"> </w:t>
      </w:r>
      <w:proofErr w:type="spellStart"/>
      <w:r>
        <w:t>doctrinando</w:t>
      </w:r>
      <w:proofErr w:type="spellEnd"/>
      <w:r>
        <w:t xml:space="preserve"> </w:t>
      </w:r>
      <w:proofErr w:type="spellStart"/>
      <w:r>
        <w:t>en</w:t>
      </w:r>
      <w:proofErr w:type="spellEnd"/>
      <w:r>
        <w:t xml:space="preserve"> </w:t>
      </w:r>
      <w:proofErr w:type="spellStart"/>
      <w:r>
        <w:t>todos</w:t>
      </w:r>
      <w:proofErr w:type="spellEnd"/>
      <w:r>
        <w:t xml:space="preserve"> </w:t>
      </w:r>
      <w:proofErr w:type="spellStart"/>
      <w:r>
        <w:t>los</w:t>
      </w:r>
      <w:proofErr w:type="spellEnd"/>
      <w:r>
        <w:t xml:space="preserve"> </w:t>
      </w:r>
      <w:proofErr w:type="spellStart"/>
      <w:r>
        <w:t>tiempos</w:t>
      </w:r>
      <w:proofErr w:type="spellEnd"/>
      <w:r>
        <w:t xml:space="preserve">, </w:t>
      </w:r>
      <w:proofErr w:type="spellStart"/>
      <w:r>
        <w:t>el</w:t>
      </w:r>
      <w:proofErr w:type="spellEnd"/>
      <w:r>
        <w:t xml:space="preserve"> </w:t>
      </w:r>
      <w:proofErr w:type="spellStart"/>
      <w:r>
        <w:t>cual</w:t>
      </w:r>
      <w:proofErr w:type="spellEnd"/>
      <w:r>
        <w:t xml:space="preserve"> ha </w:t>
      </w:r>
      <w:proofErr w:type="spellStart"/>
      <w:r>
        <w:t>reencarnado</w:t>
      </w:r>
      <w:proofErr w:type="spellEnd"/>
      <w:r>
        <w:t xml:space="preserve"> era </w:t>
      </w:r>
      <w:proofErr w:type="spellStart"/>
      <w:r>
        <w:t>tras</w:t>
      </w:r>
      <w:proofErr w:type="spellEnd"/>
      <w:r>
        <w:t xml:space="preserve"> era, </w:t>
      </w:r>
      <w:proofErr w:type="spellStart"/>
      <w:r>
        <w:t>porque</w:t>
      </w:r>
      <w:proofErr w:type="spellEnd"/>
      <w:r>
        <w:t xml:space="preserve"> </w:t>
      </w:r>
      <w:proofErr w:type="spellStart"/>
      <w:r>
        <w:t>en</w:t>
      </w:r>
      <w:proofErr w:type="spellEnd"/>
      <w:r>
        <w:t xml:space="preserve"> </w:t>
      </w:r>
      <w:proofErr w:type="spellStart"/>
      <w:r>
        <w:t>una</w:t>
      </w:r>
      <w:proofErr w:type="spellEnd"/>
      <w:r>
        <w:t xml:space="preserve"> sola </w:t>
      </w:r>
      <w:proofErr w:type="spellStart"/>
      <w:r>
        <w:t>existencia</w:t>
      </w:r>
      <w:proofErr w:type="spellEnd"/>
      <w:r>
        <w:t xml:space="preserve"> no </w:t>
      </w:r>
      <w:proofErr w:type="spellStart"/>
      <w:r>
        <w:t>podría</w:t>
      </w:r>
      <w:proofErr w:type="spellEnd"/>
      <w:r>
        <w:t xml:space="preserve"> </w:t>
      </w:r>
      <w:proofErr w:type="spellStart"/>
      <w:r>
        <w:t>haber</w:t>
      </w:r>
      <w:proofErr w:type="spellEnd"/>
      <w:r>
        <w:t xml:space="preserve"> </w:t>
      </w:r>
      <w:proofErr w:type="spellStart"/>
      <w:r>
        <w:t>cumplido</w:t>
      </w:r>
      <w:proofErr w:type="spellEnd"/>
      <w:r>
        <w:t xml:space="preserve"> con la gran </w:t>
      </w:r>
      <w:proofErr w:type="spellStart"/>
      <w:r>
        <w:t>misión</w:t>
      </w:r>
      <w:proofErr w:type="spellEnd"/>
      <w:r>
        <w:t xml:space="preserve"> </w:t>
      </w:r>
      <w:proofErr w:type="spellStart"/>
      <w:r>
        <w:t>que</w:t>
      </w:r>
      <w:proofErr w:type="spellEnd"/>
      <w:r>
        <w:t xml:space="preserve"> </w:t>
      </w:r>
      <w:proofErr w:type="spellStart"/>
      <w:r>
        <w:t>trae</w:t>
      </w:r>
      <w:proofErr w:type="spellEnd"/>
      <w:r>
        <w:t xml:space="preserve"> </w:t>
      </w:r>
      <w:proofErr w:type="spellStart"/>
      <w:r>
        <w:t>en</w:t>
      </w:r>
      <w:proofErr w:type="spellEnd"/>
      <w:r>
        <w:t xml:space="preserve"> </w:t>
      </w:r>
      <w:proofErr w:type="spellStart"/>
      <w:r>
        <w:t>su</w:t>
      </w:r>
      <w:proofErr w:type="spellEnd"/>
      <w:r>
        <w:t xml:space="preserve"> </w:t>
      </w:r>
      <w:proofErr w:type="spellStart"/>
      <w:r>
        <w:t>destino</w:t>
      </w:r>
      <w:proofErr w:type="spellEnd"/>
      <w:r>
        <w:t xml:space="preserve">. A </w:t>
      </w:r>
      <w:proofErr w:type="spellStart"/>
      <w:r>
        <w:t>veces</w:t>
      </w:r>
      <w:proofErr w:type="spellEnd"/>
      <w:r>
        <w:t xml:space="preserve"> </w:t>
      </w:r>
      <w:proofErr w:type="spellStart"/>
      <w:r>
        <w:t>una</w:t>
      </w:r>
      <w:proofErr w:type="spellEnd"/>
      <w:r>
        <w:t xml:space="preserve"> </w:t>
      </w:r>
      <w:proofErr w:type="spellStart"/>
      <w:r>
        <w:t>vida</w:t>
      </w:r>
      <w:proofErr w:type="spellEnd"/>
      <w:r>
        <w:t xml:space="preserve"> </w:t>
      </w:r>
      <w:proofErr w:type="spellStart"/>
      <w:r>
        <w:t>alcanza</w:t>
      </w:r>
      <w:proofErr w:type="spellEnd"/>
      <w:r>
        <w:t xml:space="preserve"> </w:t>
      </w:r>
      <w:proofErr w:type="spellStart"/>
      <w:r>
        <w:t>apenas</w:t>
      </w:r>
      <w:proofErr w:type="spellEnd"/>
      <w:r>
        <w:t xml:space="preserve"> para </w:t>
      </w:r>
      <w:proofErr w:type="spellStart"/>
      <w:r>
        <w:t>sembrar</w:t>
      </w:r>
      <w:proofErr w:type="spellEnd"/>
      <w:r>
        <w:t xml:space="preserve"> </w:t>
      </w:r>
      <w:proofErr w:type="spellStart"/>
      <w:r>
        <w:t>una</w:t>
      </w:r>
      <w:proofErr w:type="spellEnd"/>
      <w:r>
        <w:t xml:space="preserve"> </w:t>
      </w:r>
      <w:proofErr w:type="spellStart"/>
      <w:r>
        <w:t>semilla</w:t>
      </w:r>
      <w:proofErr w:type="spellEnd"/>
      <w:r>
        <w:t xml:space="preserve">, sin </w:t>
      </w:r>
      <w:proofErr w:type="spellStart"/>
      <w:r>
        <w:t>dar</w:t>
      </w:r>
      <w:proofErr w:type="spellEnd"/>
      <w:r>
        <w:t xml:space="preserve"> </w:t>
      </w:r>
      <w:proofErr w:type="spellStart"/>
      <w:r>
        <w:t>tiempo</w:t>
      </w:r>
      <w:proofErr w:type="spellEnd"/>
      <w:r>
        <w:t xml:space="preserve"> a </w:t>
      </w:r>
      <w:proofErr w:type="spellStart"/>
      <w:r>
        <w:t>cultivarla</w:t>
      </w:r>
      <w:proofErr w:type="spellEnd"/>
      <w:r>
        <w:t xml:space="preserve"> y </w:t>
      </w:r>
      <w:proofErr w:type="spellStart"/>
      <w:r>
        <w:t>menos</w:t>
      </w:r>
      <w:proofErr w:type="spellEnd"/>
      <w:r>
        <w:t xml:space="preserve"> a </w:t>
      </w:r>
      <w:proofErr w:type="spellStart"/>
      <w:r>
        <w:t>verla</w:t>
      </w:r>
      <w:proofErr w:type="spellEnd"/>
      <w:r>
        <w:t xml:space="preserve"> </w:t>
      </w:r>
      <w:proofErr w:type="spellStart"/>
      <w:r>
        <w:t>florecer</w:t>
      </w:r>
      <w:proofErr w:type="spellEnd"/>
      <w:r>
        <w:t xml:space="preserve">. </w:t>
      </w:r>
    </w:p>
    <w:p w14:paraId="0240405E" w14:textId="77777777" w:rsidR="00F50769" w:rsidRDefault="00F50769" w:rsidP="00F50769">
      <w:r>
        <w:t xml:space="preserve">8. En </w:t>
      </w:r>
      <w:proofErr w:type="spellStart"/>
      <w:r>
        <w:t>muchas</w:t>
      </w:r>
      <w:proofErr w:type="spellEnd"/>
      <w:r>
        <w:t xml:space="preserve"> de mis </w:t>
      </w:r>
      <w:proofErr w:type="spellStart"/>
      <w:r>
        <w:t>enseñanzas</w:t>
      </w:r>
      <w:proofErr w:type="spellEnd"/>
      <w:r>
        <w:t xml:space="preserve"> </w:t>
      </w:r>
      <w:proofErr w:type="spellStart"/>
      <w:r>
        <w:t>menciono</w:t>
      </w:r>
      <w:proofErr w:type="spellEnd"/>
      <w:r>
        <w:t xml:space="preserve"> al pueblo de Israel, </w:t>
      </w:r>
      <w:proofErr w:type="spellStart"/>
      <w:r>
        <w:t>porque</w:t>
      </w:r>
      <w:proofErr w:type="spellEnd"/>
      <w:r>
        <w:t xml:space="preserve"> </w:t>
      </w:r>
      <w:proofErr w:type="spellStart"/>
      <w:r>
        <w:t>fue</w:t>
      </w:r>
      <w:proofErr w:type="spellEnd"/>
      <w:r>
        <w:t xml:space="preserve"> un </w:t>
      </w:r>
      <w:proofErr w:type="spellStart"/>
      <w:r>
        <w:t>instrumento</w:t>
      </w:r>
      <w:proofErr w:type="spellEnd"/>
      <w:r>
        <w:t xml:space="preserve"> de mi </w:t>
      </w:r>
      <w:proofErr w:type="spellStart"/>
      <w:r>
        <w:t>Divinidad</w:t>
      </w:r>
      <w:proofErr w:type="spellEnd"/>
      <w:r>
        <w:t xml:space="preserve"> para </w:t>
      </w:r>
      <w:proofErr w:type="spellStart"/>
      <w:r>
        <w:t>dar</w:t>
      </w:r>
      <w:proofErr w:type="spellEnd"/>
      <w:r>
        <w:t xml:space="preserve"> </w:t>
      </w:r>
      <w:proofErr w:type="spellStart"/>
      <w:r>
        <w:t>lecciones</w:t>
      </w:r>
      <w:proofErr w:type="spellEnd"/>
      <w:r>
        <w:t xml:space="preserve"> y </w:t>
      </w:r>
      <w:proofErr w:type="spellStart"/>
      <w:r>
        <w:t>hablar</w:t>
      </w:r>
      <w:proofErr w:type="spellEnd"/>
      <w:r>
        <w:t xml:space="preserve"> a la </w:t>
      </w:r>
      <w:proofErr w:type="spellStart"/>
      <w:r>
        <w:t>humanidad</w:t>
      </w:r>
      <w:proofErr w:type="spellEnd"/>
      <w:r>
        <w:t xml:space="preserve">, </w:t>
      </w:r>
      <w:proofErr w:type="spellStart"/>
      <w:r>
        <w:t>sobre</w:t>
      </w:r>
      <w:proofErr w:type="spellEnd"/>
      <w:r>
        <w:t xml:space="preserve"> </w:t>
      </w:r>
      <w:proofErr w:type="spellStart"/>
      <w:r>
        <w:t>él</w:t>
      </w:r>
      <w:proofErr w:type="spellEnd"/>
      <w:r>
        <w:t xml:space="preserve"> </w:t>
      </w:r>
      <w:proofErr w:type="spellStart"/>
      <w:r>
        <w:t>derramé</w:t>
      </w:r>
      <w:proofErr w:type="spellEnd"/>
      <w:r>
        <w:t xml:space="preserve"> mi amor y mis </w:t>
      </w:r>
      <w:proofErr w:type="spellStart"/>
      <w:r>
        <w:t>complacencias</w:t>
      </w:r>
      <w:proofErr w:type="spellEnd"/>
      <w:r>
        <w:t xml:space="preserve">, mas también las </w:t>
      </w:r>
      <w:proofErr w:type="spellStart"/>
      <w:r>
        <w:t>grandes</w:t>
      </w:r>
      <w:proofErr w:type="spellEnd"/>
      <w:r>
        <w:t xml:space="preserve"> </w:t>
      </w:r>
      <w:proofErr w:type="spellStart"/>
      <w:r>
        <w:t>Pruebas</w:t>
      </w:r>
      <w:proofErr w:type="spellEnd"/>
      <w:r>
        <w:t xml:space="preserve"> de mi </w:t>
      </w:r>
      <w:proofErr w:type="spellStart"/>
      <w:r>
        <w:t>justicia</w:t>
      </w:r>
      <w:proofErr w:type="spellEnd"/>
      <w:r>
        <w:t xml:space="preserve">. Me </w:t>
      </w:r>
      <w:proofErr w:type="spellStart"/>
      <w:r>
        <w:t>serví</w:t>
      </w:r>
      <w:proofErr w:type="spellEnd"/>
      <w:r>
        <w:t xml:space="preserve"> de </w:t>
      </w:r>
      <w:proofErr w:type="spellStart"/>
      <w:r>
        <w:t>su</w:t>
      </w:r>
      <w:proofErr w:type="spellEnd"/>
      <w:r>
        <w:t xml:space="preserve"> amor para </w:t>
      </w:r>
      <w:proofErr w:type="spellStart"/>
      <w:r>
        <w:t>dar</w:t>
      </w:r>
      <w:proofErr w:type="spellEnd"/>
      <w:r>
        <w:t xml:space="preserve"> mi </w:t>
      </w:r>
      <w:proofErr w:type="spellStart"/>
      <w:r>
        <w:t>enseñanza</w:t>
      </w:r>
      <w:proofErr w:type="spellEnd"/>
      <w:r>
        <w:t xml:space="preserve">, </w:t>
      </w:r>
      <w:proofErr w:type="spellStart"/>
      <w:r>
        <w:t>así</w:t>
      </w:r>
      <w:proofErr w:type="spellEnd"/>
      <w:r>
        <w:t xml:space="preserve"> </w:t>
      </w:r>
      <w:proofErr w:type="spellStart"/>
      <w:r>
        <w:t>como</w:t>
      </w:r>
      <w:proofErr w:type="spellEnd"/>
      <w:r>
        <w:t xml:space="preserve"> de </w:t>
      </w:r>
      <w:proofErr w:type="spellStart"/>
      <w:r>
        <w:t>su</w:t>
      </w:r>
      <w:proofErr w:type="spellEnd"/>
      <w:r>
        <w:t xml:space="preserve"> </w:t>
      </w:r>
      <w:proofErr w:type="spellStart"/>
      <w:r>
        <w:t>flaqueza</w:t>
      </w:r>
      <w:proofErr w:type="spellEnd"/>
      <w:r>
        <w:t xml:space="preserve"> e </w:t>
      </w:r>
      <w:proofErr w:type="spellStart"/>
      <w:r>
        <w:t>incredulidad</w:t>
      </w:r>
      <w:proofErr w:type="spellEnd"/>
      <w:r>
        <w:t xml:space="preserve">; </w:t>
      </w:r>
      <w:proofErr w:type="spellStart"/>
      <w:r>
        <w:t>reyes</w:t>
      </w:r>
      <w:proofErr w:type="spellEnd"/>
      <w:r>
        <w:t xml:space="preserve">, </w:t>
      </w:r>
      <w:proofErr w:type="spellStart"/>
      <w:r>
        <w:t>sacerdotes</w:t>
      </w:r>
      <w:proofErr w:type="spellEnd"/>
      <w:r>
        <w:t xml:space="preserve">, </w:t>
      </w:r>
      <w:proofErr w:type="spellStart"/>
      <w:r>
        <w:t>publicanos</w:t>
      </w:r>
      <w:proofErr w:type="spellEnd"/>
      <w:r>
        <w:t xml:space="preserve"> y hasta </w:t>
      </w:r>
      <w:proofErr w:type="spellStart"/>
      <w:r>
        <w:t>los</w:t>
      </w:r>
      <w:proofErr w:type="spellEnd"/>
      <w:r>
        <w:t xml:space="preserve"> hombres </w:t>
      </w:r>
      <w:proofErr w:type="spellStart"/>
      <w:r>
        <w:t>más</w:t>
      </w:r>
      <w:proofErr w:type="spellEnd"/>
      <w:r>
        <w:t xml:space="preserve"> </w:t>
      </w:r>
      <w:proofErr w:type="spellStart"/>
      <w:r>
        <w:t>ignorantes</w:t>
      </w:r>
      <w:proofErr w:type="spellEnd"/>
      <w:r>
        <w:t xml:space="preserve">, </w:t>
      </w:r>
      <w:proofErr w:type="spellStart"/>
      <w:r>
        <w:t>fueron</w:t>
      </w:r>
      <w:proofErr w:type="spellEnd"/>
      <w:r>
        <w:t xml:space="preserve"> </w:t>
      </w:r>
      <w:proofErr w:type="spellStart"/>
      <w:r>
        <w:t>instrumentos</w:t>
      </w:r>
      <w:proofErr w:type="spellEnd"/>
      <w:r>
        <w:t xml:space="preserve"> para mis </w:t>
      </w:r>
      <w:proofErr w:type="spellStart"/>
      <w:r>
        <w:t>lecciones</w:t>
      </w:r>
      <w:proofErr w:type="spellEnd"/>
      <w:r>
        <w:t xml:space="preserve"> y </w:t>
      </w:r>
      <w:proofErr w:type="spellStart"/>
      <w:r>
        <w:t>ejemplos</w:t>
      </w:r>
      <w:proofErr w:type="spellEnd"/>
      <w:r>
        <w:t xml:space="preserve">. Mas he </w:t>
      </w:r>
      <w:proofErr w:type="spellStart"/>
      <w:r>
        <w:t>aquí</w:t>
      </w:r>
      <w:proofErr w:type="spellEnd"/>
      <w:r>
        <w:t xml:space="preserve">, </w:t>
      </w:r>
      <w:proofErr w:type="spellStart"/>
      <w:r>
        <w:t>que</w:t>
      </w:r>
      <w:proofErr w:type="spellEnd"/>
      <w:r>
        <w:t xml:space="preserve"> </w:t>
      </w:r>
      <w:proofErr w:type="spellStart"/>
      <w:r>
        <w:t>mientras</w:t>
      </w:r>
      <w:proofErr w:type="spellEnd"/>
      <w:r>
        <w:t xml:space="preserve"> </w:t>
      </w:r>
      <w:proofErr w:type="spellStart"/>
      <w:r>
        <w:t>unos</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han</w:t>
      </w:r>
      <w:proofErr w:type="spellEnd"/>
      <w:r>
        <w:t xml:space="preserve"> </w:t>
      </w:r>
      <w:proofErr w:type="spellStart"/>
      <w:r>
        <w:t>venido</w:t>
      </w:r>
      <w:proofErr w:type="spellEnd"/>
      <w:r>
        <w:t xml:space="preserve"> a </w:t>
      </w:r>
      <w:proofErr w:type="spellStart"/>
      <w:r>
        <w:t>resurgir</w:t>
      </w:r>
      <w:proofErr w:type="spellEnd"/>
      <w:r>
        <w:t xml:space="preserve"> </w:t>
      </w:r>
      <w:proofErr w:type="spellStart"/>
      <w:r>
        <w:t>en</w:t>
      </w:r>
      <w:proofErr w:type="spellEnd"/>
      <w:r>
        <w:t xml:space="preserve"> </w:t>
      </w:r>
      <w:proofErr w:type="spellStart"/>
      <w:r>
        <w:t>otras</w:t>
      </w:r>
      <w:proofErr w:type="spellEnd"/>
      <w:r>
        <w:t xml:space="preserve"> tierras para </w:t>
      </w:r>
      <w:proofErr w:type="spellStart"/>
      <w:r>
        <w:t>reconocer</w:t>
      </w:r>
      <w:proofErr w:type="spellEnd"/>
      <w:r>
        <w:t xml:space="preserve"> </w:t>
      </w:r>
      <w:proofErr w:type="spellStart"/>
      <w:r>
        <w:t>que</w:t>
      </w:r>
      <w:proofErr w:type="spellEnd"/>
      <w:r>
        <w:t xml:space="preserve"> la Tierra </w:t>
      </w:r>
      <w:proofErr w:type="spellStart"/>
      <w:r>
        <w:t>Prometida</w:t>
      </w:r>
      <w:proofErr w:type="spellEnd"/>
      <w:r>
        <w:t xml:space="preserve"> no es </w:t>
      </w:r>
      <w:proofErr w:type="spellStart"/>
      <w:r>
        <w:t>Canaán</w:t>
      </w:r>
      <w:proofErr w:type="spellEnd"/>
      <w:r>
        <w:t xml:space="preserve"> </w:t>
      </w:r>
      <w:proofErr w:type="spellStart"/>
      <w:r>
        <w:t>sino</w:t>
      </w:r>
      <w:proofErr w:type="spellEnd"/>
      <w:r>
        <w:t xml:space="preserve"> mi Reino, </w:t>
      </w:r>
      <w:proofErr w:type="spellStart"/>
      <w:r>
        <w:t>otros</w:t>
      </w:r>
      <w:proofErr w:type="spellEnd"/>
      <w:r>
        <w:t xml:space="preserve">, </w:t>
      </w:r>
      <w:proofErr w:type="spellStart"/>
      <w:r>
        <w:t>que</w:t>
      </w:r>
      <w:proofErr w:type="spellEnd"/>
      <w:r>
        <w:t xml:space="preserve"> </w:t>
      </w:r>
      <w:proofErr w:type="spellStart"/>
      <w:r>
        <w:t>sólo</w:t>
      </w:r>
      <w:proofErr w:type="spellEnd"/>
      <w:r>
        <w:t xml:space="preserve"> </w:t>
      </w:r>
      <w:proofErr w:type="spellStart"/>
      <w:r>
        <w:t>han</w:t>
      </w:r>
      <w:proofErr w:type="spellEnd"/>
      <w:r>
        <w:t xml:space="preserve"> </w:t>
      </w:r>
      <w:proofErr w:type="spellStart"/>
      <w:r>
        <w:t>heredado</w:t>
      </w:r>
      <w:proofErr w:type="spellEnd"/>
      <w:r>
        <w:t xml:space="preserve"> la </w:t>
      </w:r>
      <w:proofErr w:type="spellStart"/>
      <w:r>
        <w:t>sangre</w:t>
      </w:r>
      <w:proofErr w:type="spellEnd"/>
      <w:r>
        <w:t xml:space="preserve"> de </w:t>
      </w:r>
      <w:proofErr w:type="spellStart"/>
      <w:r>
        <w:t>aquel</w:t>
      </w:r>
      <w:proofErr w:type="spellEnd"/>
      <w:r>
        <w:t xml:space="preserve"> pueblo, </w:t>
      </w:r>
      <w:proofErr w:type="spellStart"/>
      <w:r>
        <w:t>viven</w:t>
      </w:r>
      <w:proofErr w:type="spellEnd"/>
      <w:r>
        <w:t xml:space="preserve"> </w:t>
      </w:r>
      <w:proofErr w:type="spellStart"/>
      <w:r>
        <w:t>aún</w:t>
      </w:r>
      <w:proofErr w:type="spellEnd"/>
      <w:r>
        <w:t xml:space="preserve"> </w:t>
      </w:r>
      <w:proofErr w:type="spellStart"/>
      <w:r>
        <w:t>apegados</w:t>
      </w:r>
      <w:proofErr w:type="spellEnd"/>
      <w:r>
        <w:t xml:space="preserve"> a sus </w:t>
      </w:r>
      <w:proofErr w:type="spellStart"/>
      <w:r>
        <w:t>tradiciones</w:t>
      </w:r>
      <w:proofErr w:type="spellEnd"/>
      <w:r>
        <w:t xml:space="preserve"> y a la </w:t>
      </w:r>
      <w:proofErr w:type="spellStart"/>
      <w:r>
        <w:t>interpretación</w:t>
      </w:r>
      <w:proofErr w:type="spellEnd"/>
      <w:r>
        <w:t xml:space="preserve"> material </w:t>
      </w:r>
      <w:proofErr w:type="spellStart"/>
      <w:r>
        <w:t>que</w:t>
      </w:r>
      <w:proofErr w:type="spellEnd"/>
      <w:r>
        <w:t xml:space="preserve"> a las </w:t>
      </w:r>
      <w:proofErr w:type="spellStart"/>
      <w:r>
        <w:t>lecciones</w:t>
      </w:r>
      <w:proofErr w:type="spellEnd"/>
      <w:r>
        <w:t xml:space="preserve"> </w:t>
      </w:r>
      <w:proofErr w:type="spellStart"/>
      <w:r>
        <w:t>divinas</w:t>
      </w:r>
      <w:proofErr w:type="spellEnd"/>
      <w:r>
        <w:t xml:space="preserve"> </w:t>
      </w:r>
      <w:proofErr w:type="spellStart"/>
      <w:r>
        <w:t>dieron</w:t>
      </w:r>
      <w:proofErr w:type="spellEnd"/>
      <w:r>
        <w:t xml:space="preserve"> sus </w:t>
      </w:r>
      <w:proofErr w:type="spellStart"/>
      <w:r>
        <w:t>antepasados</w:t>
      </w:r>
      <w:proofErr w:type="spellEnd"/>
      <w:r>
        <w:t xml:space="preserve">. </w:t>
      </w:r>
    </w:p>
    <w:p w14:paraId="75F20CFE" w14:textId="77777777" w:rsidR="00F50769" w:rsidRDefault="00F50769" w:rsidP="00F50769">
      <w:r>
        <w:t xml:space="preserve">9. Todo lo he </w:t>
      </w:r>
      <w:proofErr w:type="spellStart"/>
      <w:r>
        <w:t>cambiado</w:t>
      </w:r>
      <w:proofErr w:type="spellEnd"/>
      <w:r>
        <w:t xml:space="preserve"> para mi </w:t>
      </w:r>
      <w:proofErr w:type="spellStart"/>
      <w:r>
        <w:t>nueva</w:t>
      </w:r>
      <w:proofErr w:type="spellEnd"/>
      <w:r>
        <w:t xml:space="preserve"> </w:t>
      </w:r>
      <w:proofErr w:type="spellStart"/>
      <w:r>
        <w:t>manifestación</w:t>
      </w:r>
      <w:proofErr w:type="spellEnd"/>
      <w:r>
        <w:t xml:space="preserve">: sitios y </w:t>
      </w:r>
      <w:proofErr w:type="spellStart"/>
      <w:r>
        <w:t>medios</w:t>
      </w:r>
      <w:proofErr w:type="spellEnd"/>
      <w:r>
        <w:t xml:space="preserve"> de </w:t>
      </w:r>
      <w:proofErr w:type="spellStart"/>
      <w:r>
        <w:t>comunicación</w:t>
      </w:r>
      <w:proofErr w:type="spellEnd"/>
      <w:r>
        <w:t xml:space="preserve">, para </w:t>
      </w:r>
      <w:proofErr w:type="spellStart"/>
      <w:r>
        <w:t>destruir</w:t>
      </w:r>
      <w:proofErr w:type="spellEnd"/>
      <w:r>
        <w:t xml:space="preserve"> la </w:t>
      </w:r>
      <w:proofErr w:type="spellStart"/>
      <w:r>
        <w:t>ignorancia</w:t>
      </w:r>
      <w:proofErr w:type="spellEnd"/>
      <w:r>
        <w:t xml:space="preserve">, la </w:t>
      </w:r>
      <w:proofErr w:type="spellStart"/>
      <w:r>
        <w:t>confusión</w:t>
      </w:r>
      <w:proofErr w:type="spellEnd"/>
      <w:r>
        <w:t xml:space="preserve"> y la mala </w:t>
      </w:r>
      <w:proofErr w:type="spellStart"/>
      <w:r>
        <w:t>interpretación</w:t>
      </w:r>
      <w:proofErr w:type="spellEnd"/>
      <w:r>
        <w:t xml:space="preserve"> </w:t>
      </w:r>
      <w:proofErr w:type="spellStart"/>
      <w:r>
        <w:t>que</w:t>
      </w:r>
      <w:proofErr w:type="spellEnd"/>
      <w:r>
        <w:t xml:space="preserve"> se ha dado a mis </w:t>
      </w:r>
      <w:proofErr w:type="spellStart"/>
      <w:r>
        <w:t>anteriores</w:t>
      </w:r>
      <w:proofErr w:type="spellEnd"/>
      <w:r>
        <w:t xml:space="preserve"> </w:t>
      </w:r>
      <w:proofErr w:type="spellStart"/>
      <w:r>
        <w:t>revelaciones</w:t>
      </w:r>
      <w:proofErr w:type="spellEnd"/>
      <w:r>
        <w:t xml:space="preserve">. </w:t>
      </w:r>
      <w:proofErr w:type="spellStart"/>
      <w:r>
        <w:t>Así</w:t>
      </w:r>
      <w:proofErr w:type="spellEnd"/>
      <w:r>
        <w:t xml:space="preserve"> </w:t>
      </w:r>
      <w:proofErr w:type="spellStart"/>
      <w:r>
        <w:t>como</w:t>
      </w:r>
      <w:proofErr w:type="spellEnd"/>
      <w:r>
        <w:t xml:space="preserve"> </w:t>
      </w:r>
      <w:proofErr w:type="spellStart"/>
      <w:r>
        <w:t>el</w:t>
      </w:r>
      <w:proofErr w:type="spellEnd"/>
      <w:r>
        <w:t xml:space="preserve"> sol </w:t>
      </w:r>
      <w:proofErr w:type="spellStart"/>
      <w:r>
        <w:t>aparece</w:t>
      </w:r>
      <w:proofErr w:type="spellEnd"/>
      <w:r>
        <w:t xml:space="preserve"> </w:t>
      </w:r>
      <w:proofErr w:type="spellStart"/>
      <w:r>
        <w:t>en</w:t>
      </w:r>
      <w:proofErr w:type="spellEnd"/>
      <w:r>
        <w:t xml:space="preserve"> </w:t>
      </w:r>
      <w:proofErr w:type="spellStart"/>
      <w:r>
        <w:t>el</w:t>
      </w:r>
      <w:proofErr w:type="spellEnd"/>
      <w:r>
        <w:t xml:space="preserve"> </w:t>
      </w:r>
      <w:proofErr w:type="spellStart"/>
      <w:r>
        <w:t>oriente</w:t>
      </w:r>
      <w:proofErr w:type="spellEnd"/>
      <w:r>
        <w:t xml:space="preserve"> y le </w:t>
      </w:r>
      <w:proofErr w:type="spellStart"/>
      <w:r>
        <w:t>veis</w:t>
      </w:r>
      <w:proofErr w:type="spellEnd"/>
      <w:r>
        <w:t xml:space="preserve"> </w:t>
      </w:r>
      <w:proofErr w:type="spellStart"/>
      <w:r>
        <w:t>en</w:t>
      </w:r>
      <w:proofErr w:type="spellEnd"/>
      <w:r>
        <w:t xml:space="preserve"> </w:t>
      </w:r>
      <w:proofErr w:type="spellStart"/>
      <w:r>
        <w:t>el</w:t>
      </w:r>
      <w:proofErr w:type="spellEnd"/>
      <w:r>
        <w:t xml:space="preserve"> </w:t>
      </w:r>
      <w:proofErr w:type="spellStart"/>
      <w:r>
        <w:t>zenit</w:t>
      </w:r>
      <w:proofErr w:type="spellEnd"/>
      <w:r>
        <w:t xml:space="preserve"> al </w:t>
      </w:r>
      <w:proofErr w:type="spellStart"/>
      <w:r>
        <w:t>mediodía</w:t>
      </w:r>
      <w:proofErr w:type="spellEnd"/>
      <w:r>
        <w:t xml:space="preserve">, para luego </w:t>
      </w:r>
      <w:proofErr w:type="spellStart"/>
      <w:r>
        <w:t>contemplar</w:t>
      </w:r>
      <w:proofErr w:type="spellEnd"/>
      <w:r>
        <w:t xml:space="preserve"> </w:t>
      </w:r>
      <w:proofErr w:type="spellStart"/>
      <w:r>
        <w:t>cómo</w:t>
      </w:r>
      <w:proofErr w:type="spellEnd"/>
      <w:r>
        <w:t xml:space="preserve"> se </w:t>
      </w:r>
      <w:proofErr w:type="spellStart"/>
      <w:r>
        <w:t>oculta</w:t>
      </w:r>
      <w:proofErr w:type="spellEnd"/>
      <w:r>
        <w:t xml:space="preserve"> </w:t>
      </w:r>
      <w:proofErr w:type="spellStart"/>
      <w:r>
        <w:t>en</w:t>
      </w:r>
      <w:proofErr w:type="spellEnd"/>
      <w:r>
        <w:t xml:space="preserve"> </w:t>
      </w:r>
      <w:proofErr w:type="spellStart"/>
      <w:r>
        <w:t>occidente</w:t>
      </w:r>
      <w:proofErr w:type="spellEnd"/>
      <w:r>
        <w:t xml:space="preserve">; </w:t>
      </w:r>
      <w:proofErr w:type="spellStart"/>
      <w:r>
        <w:t>así</w:t>
      </w:r>
      <w:proofErr w:type="spellEnd"/>
      <w:r>
        <w:t xml:space="preserve"> la luz de mi Espíritu ha </w:t>
      </w:r>
      <w:proofErr w:type="spellStart"/>
      <w:r>
        <w:t>venido</w:t>
      </w:r>
      <w:proofErr w:type="spellEnd"/>
      <w:r>
        <w:t xml:space="preserve"> de </w:t>
      </w:r>
      <w:proofErr w:type="spellStart"/>
      <w:r>
        <w:t>tiempo</w:t>
      </w:r>
      <w:proofErr w:type="spellEnd"/>
      <w:r>
        <w:t xml:space="preserve"> </w:t>
      </w:r>
      <w:proofErr w:type="spellStart"/>
      <w:r>
        <w:t>en</w:t>
      </w:r>
      <w:proofErr w:type="spellEnd"/>
      <w:r>
        <w:t xml:space="preserve"> </w:t>
      </w:r>
      <w:proofErr w:type="spellStart"/>
      <w:r>
        <w:t>tiempo</w:t>
      </w:r>
      <w:proofErr w:type="spellEnd"/>
      <w:r>
        <w:t xml:space="preserve"> </w:t>
      </w:r>
      <w:proofErr w:type="spellStart"/>
      <w:r>
        <w:t>avanzando</w:t>
      </w:r>
      <w:proofErr w:type="spellEnd"/>
      <w:r>
        <w:t xml:space="preserve"> de Oriente </w:t>
      </w:r>
      <w:proofErr w:type="spellStart"/>
      <w:r>
        <w:t>hacia</w:t>
      </w:r>
      <w:proofErr w:type="spellEnd"/>
      <w:r>
        <w:t xml:space="preserve"> Occidente, para </w:t>
      </w:r>
      <w:proofErr w:type="spellStart"/>
      <w:r>
        <w:t>que</w:t>
      </w:r>
      <w:proofErr w:type="spellEnd"/>
      <w:r>
        <w:t xml:space="preserve"> no </w:t>
      </w:r>
      <w:proofErr w:type="spellStart"/>
      <w:r>
        <w:t>limitéis</w:t>
      </w:r>
      <w:proofErr w:type="spellEnd"/>
      <w:r>
        <w:t xml:space="preserve"> mi </w:t>
      </w:r>
      <w:proofErr w:type="spellStart"/>
      <w:r>
        <w:t>grandeza</w:t>
      </w:r>
      <w:proofErr w:type="spellEnd"/>
      <w:r>
        <w:t xml:space="preserve"> y mi </w:t>
      </w:r>
      <w:proofErr w:type="spellStart"/>
      <w:r>
        <w:t>poder</w:t>
      </w:r>
      <w:proofErr w:type="spellEnd"/>
      <w:r>
        <w:t xml:space="preserve"> a </w:t>
      </w:r>
      <w:proofErr w:type="spellStart"/>
      <w:r>
        <w:t>lugares</w:t>
      </w:r>
      <w:proofErr w:type="spellEnd"/>
      <w:r>
        <w:t xml:space="preserve">, a hombres </w:t>
      </w:r>
      <w:proofErr w:type="spellStart"/>
      <w:r>
        <w:t>o</w:t>
      </w:r>
      <w:proofErr w:type="spellEnd"/>
      <w:r>
        <w:t xml:space="preserve"> a </w:t>
      </w:r>
      <w:proofErr w:type="spellStart"/>
      <w:r>
        <w:t>razas</w:t>
      </w:r>
      <w:proofErr w:type="spellEnd"/>
      <w:r>
        <w:t xml:space="preserve">. </w:t>
      </w:r>
    </w:p>
    <w:p w14:paraId="61E96AFA" w14:textId="77777777" w:rsidR="00F50769" w:rsidRDefault="00F50769" w:rsidP="00F50769">
      <w:r>
        <w:t xml:space="preserve">10. Hoy </w:t>
      </w:r>
      <w:proofErr w:type="spellStart"/>
      <w:r>
        <w:t>habitáis</w:t>
      </w:r>
      <w:proofErr w:type="spellEnd"/>
      <w:r>
        <w:t xml:space="preserve"> </w:t>
      </w:r>
      <w:proofErr w:type="spellStart"/>
      <w:r>
        <w:t>pasaderamente</w:t>
      </w:r>
      <w:proofErr w:type="spellEnd"/>
      <w:r>
        <w:t xml:space="preserve"> </w:t>
      </w:r>
      <w:proofErr w:type="spellStart"/>
      <w:r>
        <w:t>una</w:t>
      </w:r>
      <w:proofErr w:type="spellEnd"/>
      <w:r>
        <w:t xml:space="preserve"> </w:t>
      </w:r>
      <w:proofErr w:type="spellStart"/>
      <w:r>
        <w:t>nueva</w:t>
      </w:r>
      <w:proofErr w:type="spellEnd"/>
      <w:r>
        <w:t xml:space="preserve"> tierra, la </w:t>
      </w:r>
      <w:proofErr w:type="spellStart"/>
      <w:r>
        <w:t>cual</w:t>
      </w:r>
      <w:proofErr w:type="spellEnd"/>
      <w:r>
        <w:t xml:space="preserve"> </w:t>
      </w:r>
      <w:proofErr w:type="spellStart"/>
      <w:r>
        <w:t>encontrasteis</w:t>
      </w:r>
      <w:proofErr w:type="spellEnd"/>
      <w:r>
        <w:t xml:space="preserve"> también </w:t>
      </w:r>
      <w:proofErr w:type="spellStart"/>
      <w:r>
        <w:t>por</w:t>
      </w:r>
      <w:proofErr w:type="spellEnd"/>
      <w:r>
        <w:t xml:space="preserve"> </w:t>
      </w:r>
      <w:proofErr w:type="spellStart"/>
      <w:r>
        <w:t>anuncio</w:t>
      </w:r>
      <w:proofErr w:type="spellEnd"/>
      <w:r>
        <w:t xml:space="preserve"> </w:t>
      </w:r>
      <w:proofErr w:type="spellStart"/>
      <w:r>
        <w:t>divino</w:t>
      </w:r>
      <w:proofErr w:type="spellEnd"/>
      <w:r>
        <w:t xml:space="preserve">, para </w:t>
      </w:r>
      <w:proofErr w:type="spellStart"/>
      <w:r>
        <w:t>que</w:t>
      </w:r>
      <w:proofErr w:type="spellEnd"/>
      <w:r>
        <w:t xml:space="preserve"> </w:t>
      </w:r>
      <w:proofErr w:type="spellStart"/>
      <w:r>
        <w:t>ella</w:t>
      </w:r>
      <w:proofErr w:type="spellEnd"/>
      <w:r>
        <w:t xml:space="preserve">, </w:t>
      </w:r>
      <w:proofErr w:type="spellStart"/>
      <w:r>
        <w:t>aunque</w:t>
      </w:r>
      <w:proofErr w:type="spellEnd"/>
      <w:r>
        <w:t xml:space="preserve"> </w:t>
      </w:r>
      <w:proofErr w:type="spellStart"/>
      <w:r>
        <w:t>pasajera</w:t>
      </w:r>
      <w:proofErr w:type="spellEnd"/>
      <w:r>
        <w:t xml:space="preserve">, </w:t>
      </w:r>
      <w:proofErr w:type="spellStart"/>
      <w:r>
        <w:t>fuese</w:t>
      </w:r>
      <w:proofErr w:type="spellEnd"/>
      <w:r>
        <w:t xml:space="preserve"> </w:t>
      </w:r>
      <w:proofErr w:type="spellStart"/>
      <w:r>
        <w:t>vuestra</w:t>
      </w:r>
      <w:proofErr w:type="spellEnd"/>
      <w:r>
        <w:t xml:space="preserve"> </w:t>
      </w:r>
      <w:proofErr w:type="spellStart"/>
      <w:r>
        <w:t>heredad</w:t>
      </w:r>
      <w:proofErr w:type="spellEnd"/>
      <w:r>
        <w:t xml:space="preserve">. Llena de </w:t>
      </w:r>
      <w:proofErr w:type="spellStart"/>
      <w:r>
        <w:t>dulzura</w:t>
      </w:r>
      <w:proofErr w:type="spellEnd"/>
      <w:r>
        <w:t xml:space="preserve"> </w:t>
      </w:r>
      <w:proofErr w:type="spellStart"/>
      <w:r>
        <w:t>estaba</w:t>
      </w:r>
      <w:proofErr w:type="spellEnd"/>
      <w:r>
        <w:t xml:space="preserve"> </w:t>
      </w:r>
      <w:proofErr w:type="spellStart"/>
      <w:r>
        <w:t>preparada</w:t>
      </w:r>
      <w:proofErr w:type="spellEnd"/>
      <w:r>
        <w:t xml:space="preserve"> </w:t>
      </w:r>
      <w:proofErr w:type="spellStart"/>
      <w:r>
        <w:t>esta</w:t>
      </w:r>
      <w:proofErr w:type="spellEnd"/>
      <w:r>
        <w:t xml:space="preserve"> tierra, </w:t>
      </w:r>
      <w:proofErr w:type="spellStart"/>
      <w:r>
        <w:t>pero</w:t>
      </w:r>
      <w:proofErr w:type="spellEnd"/>
      <w:r>
        <w:t xml:space="preserve"> </w:t>
      </w:r>
      <w:proofErr w:type="spellStart"/>
      <w:r>
        <w:t>otros</w:t>
      </w:r>
      <w:proofErr w:type="spellEnd"/>
      <w:r>
        <w:t xml:space="preserve"> pueblos </w:t>
      </w:r>
      <w:proofErr w:type="spellStart"/>
      <w:r>
        <w:t>os</w:t>
      </w:r>
      <w:proofErr w:type="spellEnd"/>
      <w:r>
        <w:t xml:space="preserve"> </w:t>
      </w:r>
      <w:proofErr w:type="spellStart"/>
      <w:r>
        <w:t>han</w:t>
      </w:r>
      <w:proofErr w:type="spellEnd"/>
      <w:r>
        <w:t xml:space="preserve"> </w:t>
      </w:r>
      <w:proofErr w:type="spellStart"/>
      <w:r>
        <w:t>hecho</w:t>
      </w:r>
      <w:proofErr w:type="spellEnd"/>
      <w:r>
        <w:t xml:space="preserve"> </w:t>
      </w:r>
      <w:proofErr w:type="spellStart"/>
      <w:r>
        <w:t>amarga</w:t>
      </w:r>
      <w:proofErr w:type="spellEnd"/>
      <w:r>
        <w:t xml:space="preserve"> y dura </w:t>
      </w:r>
      <w:proofErr w:type="spellStart"/>
      <w:r>
        <w:t>vuestra</w:t>
      </w:r>
      <w:proofErr w:type="spellEnd"/>
      <w:r>
        <w:t xml:space="preserve"> </w:t>
      </w:r>
      <w:proofErr w:type="spellStart"/>
      <w:r>
        <w:t>vida</w:t>
      </w:r>
      <w:proofErr w:type="spellEnd"/>
      <w:r>
        <w:t xml:space="preserve">. A </w:t>
      </w:r>
      <w:proofErr w:type="spellStart"/>
      <w:r>
        <w:t>pesar</w:t>
      </w:r>
      <w:proofErr w:type="spellEnd"/>
      <w:r>
        <w:t xml:space="preserve"> de </w:t>
      </w:r>
      <w:proofErr w:type="spellStart"/>
      <w:r>
        <w:t>ello</w:t>
      </w:r>
      <w:proofErr w:type="spellEnd"/>
      <w:r>
        <w:t xml:space="preserve">, </w:t>
      </w:r>
    </w:p>
    <w:p w14:paraId="52B9EF95" w14:textId="77777777" w:rsidR="00F50769" w:rsidRDefault="00F50769" w:rsidP="00F50769">
      <w:proofErr w:type="spellStart"/>
      <w:r>
        <w:t>este</w:t>
      </w:r>
      <w:proofErr w:type="spellEnd"/>
      <w:r>
        <w:t xml:space="preserve"> pueblo </w:t>
      </w:r>
      <w:proofErr w:type="spellStart"/>
      <w:r>
        <w:t>nunca</w:t>
      </w:r>
      <w:proofErr w:type="spellEnd"/>
      <w:r>
        <w:t xml:space="preserve"> </w:t>
      </w:r>
      <w:proofErr w:type="spellStart"/>
      <w:r>
        <w:t>tendrá</w:t>
      </w:r>
      <w:proofErr w:type="spellEnd"/>
      <w:r>
        <w:t xml:space="preserve"> </w:t>
      </w:r>
      <w:proofErr w:type="spellStart"/>
      <w:r>
        <w:t>actos</w:t>
      </w:r>
      <w:proofErr w:type="spellEnd"/>
      <w:r>
        <w:t xml:space="preserve"> de </w:t>
      </w:r>
      <w:proofErr w:type="spellStart"/>
      <w:r>
        <w:t>venganza</w:t>
      </w:r>
      <w:proofErr w:type="spellEnd"/>
      <w:r>
        <w:t xml:space="preserve">, </w:t>
      </w:r>
      <w:proofErr w:type="spellStart"/>
      <w:r>
        <w:t>sólo</w:t>
      </w:r>
      <w:proofErr w:type="spellEnd"/>
      <w:r>
        <w:t xml:space="preserve"> de </w:t>
      </w:r>
      <w:proofErr w:type="spellStart"/>
      <w:r>
        <w:t>perdón</w:t>
      </w:r>
      <w:proofErr w:type="spellEnd"/>
      <w:r>
        <w:t xml:space="preserve"> para sus </w:t>
      </w:r>
      <w:proofErr w:type="spellStart"/>
      <w:r>
        <w:t>hermanos</w:t>
      </w:r>
      <w:proofErr w:type="spellEnd"/>
      <w:r>
        <w:t xml:space="preserve">. También la Judea </w:t>
      </w:r>
      <w:proofErr w:type="spellStart"/>
      <w:r>
        <w:t>fue</w:t>
      </w:r>
      <w:proofErr w:type="spellEnd"/>
      <w:r>
        <w:t xml:space="preserve"> </w:t>
      </w:r>
      <w:proofErr w:type="spellStart"/>
      <w:r>
        <w:t>pasto</w:t>
      </w:r>
      <w:proofErr w:type="spellEnd"/>
      <w:r>
        <w:t xml:space="preserve"> de </w:t>
      </w:r>
      <w:proofErr w:type="spellStart"/>
      <w:r>
        <w:t>los</w:t>
      </w:r>
      <w:proofErr w:type="spellEnd"/>
      <w:r>
        <w:t xml:space="preserve"> </w:t>
      </w:r>
      <w:proofErr w:type="spellStart"/>
      <w:r>
        <w:t>extranjeros</w:t>
      </w:r>
      <w:proofErr w:type="spellEnd"/>
      <w:r>
        <w:t xml:space="preserve">, hasta </w:t>
      </w:r>
      <w:proofErr w:type="spellStart"/>
      <w:r>
        <w:t>que</w:t>
      </w:r>
      <w:proofErr w:type="spellEnd"/>
      <w:r>
        <w:t xml:space="preserve"> la </w:t>
      </w:r>
      <w:proofErr w:type="spellStart"/>
      <w:r>
        <w:t>convirtieron</w:t>
      </w:r>
      <w:proofErr w:type="spellEnd"/>
      <w:r>
        <w:t xml:space="preserve"> </w:t>
      </w:r>
      <w:proofErr w:type="spellStart"/>
      <w:r>
        <w:t>en</w:t>
      </w:r>
      <w:proofErr w:type="spellEnd"/>
      <w:r>
        <w:t xml:space="preserve"> </w:t>
      </w:r>
      <w:proofErr w:type="spellStart"/>
      <w:r>
        <w:t>ruinas</w:t>
      </w:r>
      <w:proofErr w:type="spellEnd"/>
      <w:r>
        <w:t xml:space="preserve"> y </w:t>
      </w:r>
      <w:proofErr w:type="spellStart"/>
      <w:r>
        <w:t>escombros</w:t>
      </w:r>
      <w:proofErr w:type="spellEnd"/>
      <w:r>
        <w:t xml:space="preserve">. </w:t>
      </w:r>
    </w:p>
    <w:p w14:paraId="4228FD26" w14:textId="77777777" w:rsidR="00F50769" w:rsidRDefault="00F50769" w:rsidP="00F50769">
      <w:r>
        <w:t xml:space="preserve">11. El dolor ha </w:t>
      </w:r>
      <w:proofErr w:type="spellStart"/>
      <w:r>
        <w:t>sido</w:t>
      </w:r>
      <w:proofErr w:type="spellEnd"/>
      <w:r>
        <w:t xml:space="preserve"> </w:t>
      </w:r>
      <w:proofErr w:type="spellStart"/>
      <w:r>
        <w:t>vuestro</w:t>
      </w:r>
      <w:proofErr w:type="spellEnd"/>
      <w:r>
        <w:t xml:space="preserve"> </w:t>
      </w:r>
      <w:proofErr w:type="spellStart"/>
      <w:r>
        <w:t>crisol</w:t>
      </w:r>
      <w:proofErr w:type="spellEnd"/>
      <w:r>
        <w:t xml:space="preserve">, </w:t>
      </w:r>
      <w:proofErr w:type="spellStart"/>
      <w:r>
        <w:t>en</w:t>
      </w:r>
      <w:proofErr w:type="spellEnd"/>
      <w:r>
        <w:t xml:space="preserve"> </w:t>
      </w:r>
      <w:proofErr w:type="spellStart"/>
      <w:r>
        <w:t>él</w:t>
      </w:r>
      <w:proofErr w:type="spellEnd"/>
      <w:r>
        <w:t xml:space="preserve"> se ha </w:t>
      </w:r>
      <w:proofErr w:type="spellStart"/>
      <w:r>
        <w:t>templado</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porque</w:t>
      </w:r>
      <w:proofErr w:type="spellEnd"/>
      <w:r>
        <w:t xml:space="preserve"> </w:t>
      </w:r>
      <w:proofErr w:type="spellStart"/>
      <w:r>
        <w:t>mañana</w:t>
      </w:r>
      <w:proofErr w:type="spellEnd"/>
      <w:r>
        <w:t xml:space="preserve"> </w:t>
      </w:r>
      <w:proofErr w:type="spellStart"/>
      <w:r>
        <w:t>tendrá</w:t>
      </w:r>
      <w:proofErr w:type="spellEnd"/>
      <w:r>
        <w:t xml:space="preserve"> </w:t>
      </w:r>
      <w:proofErr w:type="spellStart"/>
      <w:r>
        <w:t>que</w:t>
      </w:r>
      <w:proofErr w:type="spellEnd"/>
      <w:r>
        <w:t xml:space="preserve"> </w:t>
      </w:r>
      <w:proofErr w:type="spellStart"/>
      <w:r>
        <w:t>dar</w:t>
      </w:r>
      <w:proofErr w:type="spellEnd"/>
      <w:r>
        <w:t xml:space="preserve"> a la </w:t>
      </w:r>
      <w:proofErr w:type="spellStart"/>
      <w:r>
        <w:t>humanidad</w:t>
      </w:r>
      <w:proofErr w:type="spellEnd"/>
      <w:r>
        <w:t xml:space="preserve"> </w:t>
      </w:r>
      <w:proofErr w:type="spellStart"/>
      <w:r>
        <w:t>los</w:t>
      </w:r>
      <w:proofErr w:type="spellEnd"/>
      <w:r>
        <w:t xml:space="preserve"> </w:t>
      </w:r>
      <w:proofErr w:type="spellStart"/>
      <w:r>
        <w:t>frutos</w:t>
      </w:r>
      <w:proofErr w:type="spellEnd"/>
      <w:r>
        <w:t xml:space="preserve"> de </w:t>
      </w:r>
      <w:proofErr w:type="spellStart"/>
      <w:r>
        <w:t>evolución</w:t>
      </w:r>
      <w:proofErr w:type="spellEnd"/>
      <w:r>
        <w:t xml:space="preserve"> de </w:t>
      </w:r>
      <w:proofErr w:type="spellStart"/>
      <w:r>
        <w:t>su</w:t>
      </w:r>
      <w:proofErr w:type="spellEnd"/>
      <w:r>
        <w:t xml:space="preserve"> </w:t>
      </w:r>
      <w:proofErr w:type="spellStart"/>
      <w:r>
        <w:t>experiencia</w:t>
      </w:r>
      <w:proofErr w:type="spellEnd"/>
      <w:r>
        <w:t xml:space="preserve">. La </w:t>
      </w:r>
      <w:proofErr w:type="spellStart"/>
      <w:r>
        <w:t>guerra</w:t>
      </w:r>
      <w:proofErr w:type="spellEnd"/>
      <w:r>
        <w:t xml:space="preserve"> no ha </w:t>
      </w:r>
      <w:proofErr w:type="spellStart"/>
      <w:r>
        <w:t>penetrado</w:t>
      </w:r>
      <w:proofErr w:type="spellEnd"/>
      <w:r>
        <w:t xml:space="preserve"> </w:t>
      </w:r>
      <w:r>
        <w:lastRenderedPageBreak/>
        <w:t xml:space="preserve">entre </w:t>
      </w:r>
      <w:proofErr w:type="spellStart"/>
      <w:r>
        <w:t>vosotros</w:t>
      </w:r>
      <w:proofErr w:type="spellEnd"/>
      <w:r>
        <w:t>, ¿</w:t>
      </w:r>
      <w:proofErr w:type="spellStart"/>
      <w:r>
        <w:t>Qué</w:t>
      </w:r>
      <w:proofErr w:type="spellEnd"/>
      <w:r>
        <w:t xml:space="preserve"> </w:t>
      </w:r>
      <w:proofErr w:type="spellStart"/>
      <w:r>
        <w:t>nuevas</w:t>
      </w:r>
      <w:proofErr w:type="spellEnd"/>
      <w:r>
        <w:t xml:space="preserve"> </w:t>
      </w:r>
      <w:proofErr w:type="spellStart"/>
      <w:r>
        <w:t>lecciones</w:t>
      </w:r>
      <w:proofErr w:type="spellEnd"/>
      <w:r>
        <w:t xml:space="preserve"> </w:t>
      </w:r>
      <w:proofErr w:type="spellStart"/>
      <w:r>
        <w:t>podríais</w:t>
      </w:r>
      <w:proofErr w:type="spellEnd"/>
      <w:r>
        <w:t xml:space="preserve"> </w:t>
      </w:r>
      <w:proofErr w:type="spellStart"/>
      <w:r>
        <w:t>sacar</w:t>
      </w:r>
      <w:proofErr w:type="spellEnd"/>
      <w:r>
        <w:t xml:space="preserve"> de </w:t>
      </w:r>
      <w:proofErr w:type="spellStart"/>
      <w:r>
        <w:t>ella</w:t>
      </w:r>
      <w:proofErr w:type="spellEnd"/>
      <w:r>
        <w:t>? ¿</w:t>
      </w:r>
      <w:proofErr w:type="spellStart"/>
      <w:r>
        <w:t>Qué</w:t>
      </w:r>
      <w:proofErr w:type="spellEnd"/>
      <w:r>
        <w:t xml:space="preserve"> temple </w:t>
      </w:r>
      <w:proofErr w:type="spellStart"/>
      <w:r>
        <w:t>podría</w:t>
      </w:r>
      <w:proofErr w:type="spellEnd"/>
      <w:r>
        <w:t xml:space="preserve"> </w:t>
      </w:r>
      <w:proofErr w:type="spellStart"/>
      <w:r>
        <w:t>dar</w:t>
      </w:r>
      <w:proofErr w:type="spellEnd"/>
      <w:r>
        <w:t xml:space="preserve"> a </w:t>
      </w:r>
      <w:proofErr w:type="spellStart"/>
      <w:r>
        <w:t>los</w:t>
      </w:r>
      <w:proofErr w:type="spellEnd"/>
      <w:r>
        <w:t xml:space="preserve"> </w:t>
      </w:r>
      <w:proofErr w:type="spellStart"/>
      <w:r>
        <w:t>que</w:t>
      </w:r>
      <w:proofErr w:type="spellEnd"/>
      <w:r>
        <w:t xml:space="preserve"> </w:t>
      </w:r>
      <w:proofErr w:type="spellStart"/>
      <w:r>
        <w:t>ya</w:t>
      </w:r>
      <w:proofErr w:type="spellEnd"/>
      <w:r>
        <w:t xml:space="preserve"> se </w:t>
      </w:r>
      <w:proofErr w:type="spellStart"/>
      <w:r>
        <w:t>han</w:t>
      </w:r>
      <w:proofErr w:type="spellEnd"/>
      <w:r>
        <w:t xml:space="preserve"> </w:t>
      </w:r>
      <w:proofErr w:type="spellStart"/>
      <w:r>
        <w:t>fortalecido</w:t>
      </w:r>
      <w:proofErr w:type="spellEnd"/>
      <w:r>
        <w:t xml:space="preserve"> </w:t>
      </w:r>
      <w:proofErr w:type="spellStart"/>
      <w:r>
        <w:t>en</w:t>
      </w:r>
      <w:proofErr w:type="spellEnd"/>
      <w:r>
        <w:t xml:space="preserve"> </w:t>
      </w:r>
      <w:proofErr w:type="spellStart"/>
      <w:r>
        <w:t>el</w:t>
      </w:r>
      <w:proofErr w:type="spellEnd"/>
      <w:r>
        <w:t xml:space="preserve"> dolor? </w:t>
      </w:r>
    </w:p>
    <w:p w14:paraId="3984625D" w14:textId="77777777" w:rsidR="00F50769" w:rsidRDefault="00F50769" w:rsidP="00F50769">
      <w:r>
        <w:t xml:space="preserve">12. </w:t>
      </w:r>
      <w:proofErr w:type="spellStart"/>
      <w:r>
        <w:t>Vuestra</w:t>
      </w:r>
      <w:proofErr w:type="spellEnd"/>
      <w:r>
        <w:t xml:space="preserve"> </w:t>
      </w:r>
      <w:proofErr w:type="spellStart"/>
      <w:r>
        <w:t>misión</w:t>
      </w:r>
      <w:proofErr w:type="spellEnd"/>
      <w:r>
        <w:t xml:space="preserve"> es </w:t>
      </w:r>
      <w:proofErr w:type="spellStart"/>
      <w:r>
        <w:t>otra</w:t>
      </w:r>
      <w:proofErr w:type="spellEnd"/>
      <w:r>
        <w:t xml:space="preserve">. Cuando 1950 </w:t>
      </w:r>
      <w:proofErr w:type="spellStart"/>
      <w:r>
        <w:t>haya</w:t>
      </w:r>
      <w:proofErr w:type="spellEnd"/>
      <w:r>
        <w:t xml:space="preserve"> </w:t>
      </w:r>
      <w:proofErr w:type="spellStart"/>
      <w:r>
        <w:t>pasado</w:t>
      </w:r>
      <w:proofErr w:type="spellEnd"/>
      <w:r>
        <w:t xml:space="preserve">, </w:t>
      </w:r>
      <w:proofErr w:type="spellStart"/>
      <w:r>
        <w:t>os</w:t>
      </w:r>
      <w:proofErr w:type="spellEnd"/>
      <w:r>
        <w:t xml:space="preserve"> </w:t>
      </w:r>
      <w:proofErr w:type="spellStart"/>
      <w:r>
        <w:t>levantaréis</w:t>
      </w:r>
      <w:proofErr w:type="spellEnd"/>
      <w:r>
        <w:t xml:space="preserve"> </w:t>
      </w:r>
      <w:proofErr w:type="spellStart"/>
      <w:r>
        <w:t>como</w:t>
      </w:r>
      <w:proofErr w:type="spellEnd"/>
      <w:r>
        <w:t xml:space="preserve"> </w:t>
      </w:r>
      <w:proofErr w:type="spellStart"/>
      <w:r>
        <w:t>profetas</w:t>
      </w:r>
      <w:proofErr w:type="spellEnd"/>
      <w:r>
        <w:t xml:space="preserve">, </w:t>
      </w:r>
      <w:proofErr w:type="spellStart"/>
      <w:r>
        <w:t>vuestros</w:t>
      </w:r>
      <w:proofErr w:type="spellEnd"/>
      <w:r>
        <w:t xml:space="preserve"> </w:t>
      </w:r>
      <w:proofErr w:type="spellStart"/>
      <w:r>
        <w:t>labios</w:t>
      </w:r>
      <w:proofErr w:type="spellEnd"/>
      <w:r>
        <w:t xml:space="preserve"> </w:t>
      </w:r>
      <w:proofErr w:type="spellStart"/>
      <w:r>
        <w:t>hablarán</w:t>
      </w:r>
      <w:proofErr w:type="spellEnd"/>
      <w:r>
        <w:t xml:space="preserve"> bajo mi </w:t>
      </w:r>
      <w:proofErr w:type="spellStart"/>
      <w:r>
        <w:t>inspiración</w:t>
      </w:r>
      <w:proofErr w:type="spellEnd"/>
      <w:r>
        <w:t xml:space="preserve"> y </w:t>
      </w:r>
      <w:proofErr w:type="spellStart"/>
      <w:r>
        <w:t>haréis</w:t>
      </w:r>
      <w:proofErr w:type="spellEnd"/>
      <w:r>
        <w:t xml:space="preserve"> </w:t>
      </w:r>
      <w:proofErr w:type="spellStart"/>
      <w:r>
        <w:t>prodigios</w:t>
      </w:r>
      <w:proofErr w:type="spellEnd"/>
      <w:r>
        <w:t xml:space="preserve">. Para ese </w:t>
      </w:r>
      <w:proofErr w:type="spellStart"/>
      <w:r>
        <w:t>tiempo</w:t>
      </w:r>
      <w:proofErr w:type="spellEnd"/>
      <w:r>
        <w:t xml:space="preserve">, </w:t>
      </w:r>
      <w:proofErr w:type="spellStart"/>
      <w:r>
        <w:t>ya</w:t>
      </w:r>
      <w:proofErr w:type="spellEnd"/>
      <w:r>
        <w:t xml:space="preserve"> no </w:t>
      </w:r>
      <w:proofErr w:type="spellStart"/>
      <w:r>
        <w:t>esperaréis</w:t>
      </w:r>
      <w:proofErr w:type="spellEnd"/>
      <w:r>
        <w:t xml:space="preserve"> </w:t>
      </w:r>
      <w:proofErr w:type="spellStart"/>
      <w:r>
        <w:t>que</w:t>
      </w:r>
      <w:proofErr w:type="spellEnd"/>
      <w:r>
        <w:t xml:space="preserve"> mi palabra </w:t>
      </w:r>
      <w:proofErr w:type="spellStart"/>
      <w:r>
        <w:t>brote</w:t>
      </w:r>
      <w:proofErr w:type="spellEnd"/>
      <w:r>
        <w:t xml:space="preserve"> </w:t>
      </w:r>
      <w:proofErr w:type="spellStart"/>
      <w:r>
        <w:t>como</w:t>
      </w:r>
      <w:proofErr w:type="spellEnd"/>
      <w:r>
        <w:t xml:space="preserve"> </w:t>
      </w:r>
      <w:proofErr w:type="spellStart"/>
      <w:r>
        <w:t>ahora</w:t>
      </w:r>
      <w:proofErr w:type="spellEnd"/>
      <w:r>
        <w:t xml:space="preserve"> </w:t>
      </w:r>
      <w:proofErr w:type="spellStart"/>
      <w:r>
        <w:t>por</w:t>
      </w:r>
      <w:proofErr w:type="spellEnd"/>
      <w:r>
        <w:t xml:space="preserve"> </w:t>
      </w:r>
      <w:proofErr w:type="spellStart"/>
      <w:r>
        <w:t>los</w:t>
      </w:r>
      <w:proofErr w:type="spellEnd"/>
      <w:r>
        <w:t xml:space="preserve"> </w:t>
      </w:r>
      <w:proofErr w:type="spellStart"/>
      <w:r>
        <w:t>labios</w:t>
      </w:r>
      <w:proofErr w:type="spellEnd"/>
      <w:r>
        <w:t xml:space="preserve"> del </w:t>
      </w:r>
      <w:proofErr w:type="spellStart"/>
      <w:r>
        <w:t>portavoz</w:t>
      </w:r>
      <w:proofErr w:type="spellEnd"/>
      <w:r>
        <w:t xml:space="preserve">, </w:t>
      </w:r>
      <w:proofErr w:type="spellStart"/>
      <w:r>
        <w:t>más</w:t>
      </w:r>
      <w:proofErr w:type="spellEnd"/>
      <w:r>
        <w:t xml:space="preserve"> </w:t>
      </w:r>
      <w:proofErr w:type="spellStart"/>
      <w:r>
        <w:t>si</w:t>
      </w:r>
      <w:proofErr w:type="spellEnd"/>
      <w:r>
        <w:t xml:space="preserve"> </w:t>
      </w:r>
      <w:proofErr w:type="spellStart"/>
      <w:r>
        <w:t>os</w:t>
      </w:r>
      <w:proofErr w:type="spellEnd"/>
      <w:r>
        <w:t xml:space="preserve"> </w:t>
      </w:r>
      <w:proofErr w:type="spellStart"/>
      <w:r>
        <w:t>preparáis</w:t>
      </w:r>
      <w:proofErr w:type="spellEnd"/>
      <w:r>
        <w:t xml:space="preserve"> </w:t>
      </w:r>
      <w:proofErr w:type="spellStart"/>
      <w:r>
        <w:t>en</w:t>
      </w:r>
      <w:proofErr w:type="spellEnd"/>
      <w:r>
        <w:t xml:space="preserve"> </w:t>
      </w:r>
      <w:proofErr w:type="spellStart"/>
      <w:r>
        <w:t>oración</w:t>
      </w:r>
      <w:proofErr w:type="spellEnd"/>
      <w:r>
        <w:t xml:space="preserve">, </w:t>
      </w:r>
      <w:proofErr w:type="spellStart"/>
      <w:r>
        <w:t>todo</w:t>
      </w:r>
      <w:proofErr w:type="spellEnd"/>
      <w:r>
        <w:t xml:space="preserve"> </w:t>
      </w:r>
      <w:proofErr w:type="spellStart"/>
      <w:r>
        <w:t>aquello</w:t>
      </w:r>
      <w:proofErr w:type="spellEnd"/>
      <w:r>
        <w:t xml:space="preserve"> </w:t>
      </w:r>
      <w:proofErr w:type="spellStart"/>
      <w:r>
        <w:t>que</w:t>
      </w:r>
      <w:proofErr w:type="spellEnd"/>
      <w:r>
        <w:t xml:space="preserve"> </w:t>
      </w:r>
      <w:proofErr w:type="spellStart"/>
      <w:r>
        <w:t>aparentemente</w:t>
      </w:r>
      <w:proofErr w:type="spellEnd"/>
      <w:r>
        <w:t xml:space="preserve"> </w:t>
      </w:r>
      <w:proofErr w:type="spellStart"/>
      <w:r>
        <w:t>habíais</w:t>
      </w:r>
      <w:proofErr w:type="spellEnd"/>
      <w:r>
        <w:t xml:space="preserve"> </w:t>
      </w:r>
      <w:proofErr w:type="spellStart"/>
      <w:r>
        <w:t>olvidado</w:t>
      </w:r>
      <w:proofErr w:type="spellEnd"/>
      <w:r>
        <w:t xml:space="preserve">, </w:t>
      </w:r>
      <w:proofErr w:type="spellStart"/>
      <w:r>
        <w:t>surgirá</w:t>
      </w:r>
      <w:proofErr w:type="spellEnd"/>
      <w:r>
        <w:t xml:space="preserve"> de </w:t>
      </w:r>
      <w:proofErr w:type="spellStart"/>
      <w:r>
        <w:t>vuestro</w:t>
      </w:r>
      <w:proofErr w:type="spellEnd"/>
      <w:r>
        <w:t xml:space="preserve"> </w:t>
      </w:r>
      <w:proofErr w:type="spellStart"/>
      <w:r>
        <w:t>corazón</w:t>
      </w:r>
      <w:proofErr w:type="spellEnd"/>
      <w:r>
        <w:t xml:space="preserve"> </w:t>
      </w:r>
      <w:proofErr w:type="spellStart"/>
      <w:r>
        <w:t>porque</w:t>
      </w:r>
      <w:proofErr w:type="spellEnd"/>
      <w:r>
        <w:t xml:space="preserve"> </w:t>
      </w:r>
      <w:proofErr w:type="spellStart"/>
      <w:r>
        <w:t>os</w:t>
      </w:r>
      <w:proofErr w:type="spellEnd"/>
      <w:r>
        <w:t xml:space="preserve"> </w:t>
      </w:r>
      <w:proofErr w:type="spellStart"/>
      <w:r>
        <w:t>seguiré</w:t>
      </w:r>
      <w:proofErr w:type="spellEnd"/>
      <w:r>
        <w:t xml:space="preserve"> </w:t>
      </w:r>
      <w:proofErr w:type="spellStart"/>
      <w:r>
        <w:t>hablando</w:t>
      </w:r>
      <w:proofErr w:type="spellEnd"/>
      <w:r>
        <w:t xml:space="preserve"> a </w:t>
      </w:r>
      <w:proofErr w:type="spellStart"/>
      <w:r>
        <w:t>través</w:t>
      </w:r>
      <w:proofErr w:type="spellEnd"/>
      <w:r>
        <w:t xml:space="preserve"> de </w:t>
      </w:r>
      <w:proofErr w:type="spellStart"/>
      <w:r>
        <w:t>vuestra</w:t>
      </w:r>
      <w:proofErr w:type="spellEnd"/>
      <w:r>
        <w:t xml:space="preserve"> </w:t>
      </w:r>
      <w:proofErr w:type="spellStart"/>
      <w:r>
        <w:t>conciencia</w:t>
      </w:r>
      <w:proofErr w:type="spellEnd"/>
      <w:r>
        <w:t xml:space="preserve">. </w:t>
      </w:r>
    </w:p>
    <w:p w14:paraId="26BE4F2C" w14:textId="77777777" w:rsidR="00F50769" w:rsidRDefault="00F50769" w:rsidP="00F50769">
      <w:r>
        <w:t xml:space="preserve">13. </w:t>
      </w:r>
      <w:proofErr w:type="spellStart"/>
      <w:r>
        <w:t>Veréis</w:t>
      </w:r>
      <w:proofErr w:type="spellEnd"/>
      <w:r>
        <w:t xml:space="preserve"> con </w:t>
      </w:r>
      <w:proofErr w:type="spellStart"/>
      <w:r>
        <w:t>sorpresa</w:t>
      </w:r>
      <w:proofErr w:type="spellEnd"/>
      <w:r>
        <w:t xml:space="preserve"> a </w:t>
      </w:r>
      <w:proofErr w:type="gramStart"/>
      <w:r>
        <w:t>hombres</w:t>
      </w:r>
      <w:proofErr w:type="gramEnd"/>
      <w:r>
        <w:t xml:space="preserve"> de </w:t>
      </w:r>
      <w:proofErr w:type="spellStart"/>
      <w:r>
        <w:t>distintas</w:t>
      </w:r>
      <w:proofErr w:type="spellEnd"/>
      <w:r>
        <w:t xml:space="preserve"> </w:t>
      </w:r>
      <w:proofErr w:type="spellStart"/>
      <w:r>
        <w:t>religiones</w:t>
      </w:r>
      <w:proofErr w:type="spellEnd"/>
      <w:r>
        <w:t xml:space="preserve"> </w:t>
      </w:r>
      <w:proofErr w:type="spellStart"/>
      <w:r>
        <w:t>levantarse</w:t>
      </w:r>
      <w:proofErr w:type="spellEnd"/>
      <w:r>
        <w:t xml:space="preserve"> a </w:t>
      </w:r>
      <w:proofErr w:type="spellStart"/>
      <w:r>
        <w:t>seguiros</w:t>
      </w:r>
      <w:proofErr w:type="spellEnd"/>
      <w:r>
        <w:t xml:space="preserve">, </w:t>
      </w:r>
      <w:proofErr w:type="spellStart"/>
      <w:r>
        <w:t>confesando</w:t>
      </w:r>
      <w:proofErr w:type="spellEnd"/>
      <w:r>
        <w:t xml:space="preserve"> </w:t>
      </w:r>
      <w:proofErr w:type="spellStart"/>
      <w:r>
        <w:t>que</w:t>
      </w:r>
      <w:proofErr w:type="spellEnd"/>
      <w:r>
        <w:t xml:space="preserve"> a </w:t>
      </w:r>
      <w:proofErr w:type="spellStart"/>
      <w:r>
        <w:t>quien</w:t>
      </w:r>
      <w:proofErr w:type="spellEnd"/>
      <w:r>
        <w:t xml:space="preserve"> </w:t>
      </w:r>
      <w:proofErr w:type="spellStart"/>
      <w:r>
        <w:t>tuvisteis</w:t>
      </w:r>
      <w:proofErr w:type="spellEnd"/>
      <w:r>
        <w:t xml:space="preserve"> entre </w:t>
      </w:r>
      <w:proofErr w:type="spellStart"/>
      <w:r>
        <w:t>vosotros</w:t>
      </w:r>
      <w:proofErr w:type="spellEnd"/>
      <w:r>
        <w:t xml:space="preserve"> </w:t>
      </w:r>
      <w:proofErr w:type="spellStart"/>
      <w:r>
        <w:t>fue</w:t>
      </w:r>
      <w:proofErr w:type="spellEnd"/>
      <w:r>
        <w:t xml:space="preserve"> </w:t>
      </w:r>
      <w:proofErr w:type="spellStart"/>
      <w:r>
        <w:t>el</w:t>
      </w:r>
      <w:proofErr w:type="spellEnd"/>
      <w:r>
        <w:t xml:space="preserve"> Maestro. </w:t>
      </w:r>
      <w:proofErr w:type="spellStart"/>
      <w:r>
        <w:t>Ellos</w:t>
      </w:r>
      <w:proofErr w:type="spellEnd"/>
      <w:r>
        <w:t xml:space="preserve"> </w:t>
      </w:r>
      <w:proofErr w:type="spellStart"/>
      <w:r>
        <w:t>serán</w:t>
      </w:r>
      <w:proofErr w:type="spellEnd"/>
      <w:r>
        <w:t xml:space="preserve"> </w:t>
      </w:r>
      <w:proofErr w:type="spellStart"/>
      <w:r>
        <w:t>como</w:t>
      </w:r>
      <w:proofErr w:type="spellEnd"/>
      <w:r>
        <w:t xml:space="preserve"> Nicodemus, </w:t>
      </w:r>
      <w:proofErr w:type="spellStart"/>
      <w:r>
        <w:t>que</w:t>
      </w:r>
      <w:proofErr w:type="spellEnd"/>
      <w:r>
        <w:t xml:space="preserve"> a </w:t>
      </w:r>
      <w:proofErr w:type="spellStart"/>
      <w:r>
        <w:t>solas</w:t>
      </w:r>
      <w:proofErr w:type="spellEnd"/>
      <w:r>
        <w:t xml:space="preserve"> </w:t>
      </w:r>
      <w:proofErr w:type="spellStart"/>
      <w:r>
        <w:t>hablaba</w:t>
      </w:r>
      <w:proofErr w:type="spellEnd"/>
      <w:r>
        <w:t xml:space="preserve"> con Jesús, al </w:t>
      </w:r>
      <w:proofErr w:type="spellStart"/>
      <w:r>
        <w:t>cual</w:t>
      </w:r>
      <w:proofErr w:type="spellEnd"/>
      <w:r>
        <w:t xml:space="preserve"> </w:t>
      </w:r>
      <w:proofErr w:type="spellStart"/>
      <w:r>
        <w:t>reconoció</w:t>
      </w:r>
      <w:proofErr w:type="spellEnd"/>
      <w:r>
        <w:t xml:space="preserve"> </w:t>
      </w:r>
      <w:proofErr w:type="spellStart"/>
      <w:r>
        <w:t>como</w:t>
      </w:r>
      <w:proofErr w:type="spellEnd"/>
      <w:r>
        <w:t xml:space="preserve"> al </w:t>
      </w:r>
      <w:proofErr w:type="spellStart"/>
      <w:r>
        <w:t>Hijo</w:t>
      </w:r>
      <w:proofErr w:type="spellEnd"/>
      <w:r>
        <w:t xml:space="preserve"> de Dios, lo </w:t>
      </w:r>
      <w:proofErr w:type="spellStart"/>
      <w:r>
        <w:t>amó</w:t>
      </w:r>
      <w:proofErr w:type="spellEnd"/>
      <w:r>
        <w:t xml:space="preserve"> </w:t>
      </w:r>
      <w:proofErr w:type="spellStart"/>
      <w:r>
        <w:t>como</w:t>
      </w:r>
      <w:proofErr w:type="spellEnd"/>
      <w:r>
        <w:t xml:space="preserve"> a </w:t>
      </w:r>
      <w:proofErr w:type="spellStart"/>
      <w:r>
        <w:t>su</w:t>
      </w:r>
      <w:proofErr w:type="spellEnd"/>
      <w:r>
        <w:t xml:space="preserve"> Maestro y </w:t>
      </w:r>
      <w:proofErr w:type="spellStart"/>
      <w:r>
        <w:t>lloró</w:t>
      </w:r>
      <w:proofErr w:type="spellEnd"/>
      <w:r>
        <w:t xml:space="preserve"> </w:t>
      </w:r>
      <w:proofErr w:type="spellStart"/>
      <w:r>
        <w:t>amargamente</w:t>
      </w:r>
      <w:proofErr w:type="spellEnd"/>
      <w:r>
        <w:t xml:space="preserve"> </w:t>
      </w:r>
      <w:proofErr w:type="spellStart"/>
      <w:r>
        <w:t>cuando</w:t>
      </w:r>
      <w:proofErr w:type="spellEnd"/>
      <w:r>
        <w:t xml:space="preserve"> lo </w:t>
      </w:r>
      <w:proofErr w:type="spellStart"/>
      <w:r>
        <w:t>vio</w:t>
      </w:r>
      <w:proofErr w:type="spellEnd"/>
      <w:r>
        <w:t xml:space="preserve"> </w:t>
      </w:r>
      <w:proofErr w:type="spellStart"/>
      <w:r>
        <w:t>salir</w:t>
      </w:r>
      <w:proofErr w:type="spellEnd"/>
      <w:r>
        <w:t xml:space="preserve"> de Jerusalén, </w:t>
      </w:r>
      <w:proofErr w:type="spellStart"/>
      <w:r>
        <w:t>llevando</w:t>
      </w:r>
      <w:proofErr w:type="spellEnd"/>
      <w:r>
        <w:t xml:space="preserve"> a </w:t>
      </w:r>
      <w:proofErr w:type="gramStart"/>
      <w:r>
        <w:t>cuestas</w:t>
      </w:r>
      <w:proofErr w:type="gramEnd"/>
      <w:r>
        <w:t xml:space="preserve"> la </w:t>
      </w:r>
      <w:proofErr w:type="spellStart"/>
      <w:r>
        <w:t>cruz</w:t>
      </w:r>
      <w:proofErr w:type="spellEnd"/>
      <w:r>
        <w:t xml:space="preserve"> de la </w:t>
      </w:r>
      <w:proofErr w:type="spellStart"/>
      <w:r>
        <w:t>injusticia</w:t>
      </w:r>
      <w:proofErr w:type="spellEnd"/>
      <w:r>
        <w:t xml:space="preserve"> y de la </w:t>
      </w:r>
      <w:proofErr w:type="spellStart"/>
      <w:r>
        <w:t>ingratitud</w:t>
      </w:r>
      <w:proofErr w:type="spellEnd"/>
      <w:r>
        <w:t xml:space="preserve">. En ese </w:t>
      </w:r>
      <w:proofErr w:type="spellStart"/>
      <w:r>
        <w:t>instante</w:t>
      </w:r>
      <w:proofErr w:type="spellEnd"/>
      <w:r>
        <w:t xml:space="preserve"> </w:t>
      </w:r>
      <w:proofErr w:type="spellStart"/>
      <w:r>
        <w:t>su</w:t>
      </w:r>
      <w:proofErr w:type="spellEnd"/>
      <w:r>
        <w:t xml:space="preserve"> </w:t>
      </w:r>
      <w:proofErr w:type="spellStart"/>
      <w:r>
        <w:t>espíritu</w:t>
      </w:r>
      <w:proofErr w:type="spellEnd"/>
      <w:r>
        <w:t xml:space="preserve"> </w:t>
      </w:r>
      <w:proofErr w:type="spellStart"/>
      <w:r>
        <w:t>sollozante</w:t>
      </w:r>
      <w:proofErr w:type="spellEnd"/>
      <w:r>
        <w:t xml:space="preserve"> me </w:t>
      </w:r>
      <w:proofErr w:type="spellStart"/>
      <w:r>
        <w:t>dijo</w:t>
      </w:r>
      <w:proofErr w:type="spellEnd"/>
      <w:r>
        <w:t xml:space="preserve">: Maestro, </w:t>
      </w:r>
      <w:proofErr w:type="spellStart"/>
      <w:r>
        <w:t>yo</w:t>
      </w:r>
      <w:proofErr w:type="spellEnd"/>
      <w:r>
        <w:t xml:space="preserve"> </w:t>
      </w:r>
      <w:proofErr w:type="spellStart"/>
      <w:r>
        <w:t>os</w:t>
      </w:r>
      <w:proofErr w:type="spellEnd"/>
      <w:r>
        <w:t xml:space="preserve"> </w:t>
      </w:r>
      <w:proofErr w:type="spellStart"/>
      <w:r>
        <w:t>seguiré</w:t>
      </w:r>
      <w:proofErr w:type="spellEnd"/>
      <w:r>
        <w:t xml:space="preserve">. Y me </w:t>
      </w:r>
      <w:proofErr w:type="spellStart"/>
      <w:r>
        <w:t>siguió</w:t>
      </w:r>
      <w:proofErr w:type="spellEnd"/>
      <w:r>
        <w:t xml:space="preserve">. </w:t>
      </w:r>
    </w:p>
    <w:p w14:paraId="6DF0061A" w14:textId="77777777" w:rsidR="00F50769" w:rsidRDefault="00F50769" w:rsidP="00F50769">
      <w:r>
        <w:t xml:space="preserve">14. </w:t>
      </w:r>
      <w:proofErr w:type="spellStart"/>
      <w:r>
        <w:t>Bienaventurados</w:t>
      </w:r>
      <w:proofErr w:type="spellEnd"/>
      <w:r>
        <w:t xml:space="preserve"> </w:t>
      </w:r>
      <w:proofErr w:type="spellStart"/>
      <w:r>
        <w:t>los</w:t>
      </w:r>
      <w:proofErr w:type="spellEnd"/>
      <w:r>
        <w:t xml:space="preserve"> </w:t>
      </w:r>
      <w:proofErr w:type="spellStart"/>
      <w:r>
        <w:t>que</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se </w:t>
      </w:r>
      <w:proofErr w:type="spellStart"/>
      <w:r>
        <w:t>levanten</w:t>
      </w:r>
      <w:proofErr w:type="spellEnd"/>
      <w:r>
        <w:t xml:space="preserve"> </w:t>
      </w:r>
      <w:proofErr w:type="spellStart"/>
      <w:r>
        <w:t>así</w:t>
      </w:r>
      <w:proofErr w:type="spellEnd"/>
      <w:r>
        <w:t xml:space="preserve">, sin </w:t>
      </w:r>
      <w:proofErr w:type="spellStart"/>
      <w:r>
        <w:t>temor</w:t>
      </w:r>
      <w:proofErr w:type="spellEnd"/>
      <w:r>
        <w:t xml:space="preserve"> a </w:t>
      </w:r>
      <w:proofErr w:type="spellStart"/>
      <w:r>
        <w:t>los</w:t>
      </w:r>
      <w:proofErr w:type="spellEnd"/>
      <w:r>
        <w:t xml:space="preserve"> hombres, </w:t>
      </w:r>
      <w:proofErr w:type="spellStart"/>
      <w:r>
        <w:t>porque</w:t>
      </w:r>
      <w:proofErr w:type="spellEnd"/>
      <w:r>
        <w:t xml:space="preserve"> </w:t>
      </w:r>
      <w:proofErr w:type="spellStart"/>
      <w:r>
        <w:t>en</w:t>
      </w:r>
      <w:proofErr w:type="spellEnd"/>
      <w:r>
        <w:t xml:space="preserve"> </w:t>
      </w:r>
      <w:proofErr w:type="spellStart"/>
      <w:r>
        <w:t>ellos</w:t>
      </w:r>
      <w:proofErr w:type="spellEnd"/>
      <w:r>
        <w:t xml:space="preserve"> </w:t>
      </w:r>
      <w:proofErr w:type="spellStart"/>
      <w:r>
        <w:t>será</w:t>
      </w:r>
      <w:proofErr w:type="spellEnd"/>
      <w:r>
        <w:t xml:space="preserve"> mi luz. </w:t>
      </w:r>
    </w:p>
    <w:p w14:paraId="2C26F959" w14:textId="77777777" w:rsidR="00F50769" w:rsidRDefault="00F50769" w:rsidP="00F50769">
      <w:r>
        <w:t xml:space="preserve">15. ¿En </w:t>
      </w:r>
      <w:proofErr w:type="spellStart"/>
      <w:r>
        <w:t>qué</w:t>
      </w:r>
      <w:proofErr w:type="spellEnd"/>
      <w:r>
        <w:t xml:space="preserve"> </w:t>
      </w:r>
      <w:proofErr w:type="spellStart"/>
      <w:r>
        <w:t>pensáis</w:t>
      </w:r>
      <w:proofErr w:type="spellEnd"/>
      <w:r>
        <w:t xml:space="preserve">, mis </w:t>
      </w:r>
      <w:proofErr w:type="spellStart"/>
      <w:r>
        <w:t>hijos</w:t>
      </w:r>
      <w:proofErr w:type="spellEnd"/>
      <w:r>
        <w:t xml:space="preserve">? </w:t>
      </w:r>
      <w:proofErr w:type="spellStart"/>
      <w:r>
        <w:t>Yo</w:t>
      </w:r>
      <w:proofErr w:type="spellEnd"/>
      <w:r>
        <w:t xml:space="preserve"> lo </w:t>
      </w:r>
      <w:proofErr w:type="spellStart"/>
      <w:r>
        <w:t>sé</w:t>
      </w:r>
      <w:proofErr w:type="spellEnd"/>
      <w:r>
        <w:t xml:space="preserve">; </w:t>
      </w:r>
      <w:proofErr w:type="spellStart"/>
      <w:r>
        <w:t>pensáis</w:t>
      </w:r>
      <w:proofErr w:type="spellEnd"/>
      <w:r>
        <w:t xml:space="preserve"> </w:t>
      </w:r>
      <w:proofErr w:type="spellStart"/>
      <w:r>
        <w:t>que</w:t>
      </w:r>
      <w:proofErr w:type="spellEnd"/>
      <w:r>
        <w:t xml:space="preserve"> </w:t>
      </w:r>
      <w:proofErr w:type="spellStart"/>
      <w:r>
        <w:t>el</w:t>
      </w:r>
      <w:proofErr w:type="spellEnd"/>
      <w:r>
        <w:t xml:space="preserve"> Padre </w:t>
      </w:r>
      <w:proofErr w:type="spellStart"/>
      <w:r>
        <w:t>acaba</w:t>
      </w:r>
      <w:proofErr w:type="spellEnd"/>
      <w:r>
        <w:t xml:space="preserve"> de </w:t>
      </w:r>
      <w:proofErr w:type="spellStart"/>
      <w:r>
        <w:t>confiaros</w:t>
      </w:r>
      <w:proofErr w:type="spellEnd"/>
      <w:r>
        <w:t xml:space="preserve"> un nuevo </w:t>
      </w:r>
      <w:proofErr w:type="spellStart"/>
      <w:r>
        <w:t>año</w:t>
      </w:r>
      <w:proofErr w:type="spellEnd"/>
      <w:r>
        <w:t xml:space="preserve"> para </w:t>
      </w:r>
      <w:proofErr w:type="spellStart"/>
      <w:r>
        <w:t>que</w:t>
      </w:r>
      <w:proofErr w:type="spellEnd"/>
      <w:r>
        <w:t xml:space="preserve"> </w:t>
      </w:r>
      <w:proofErr w:type="spellStart"/>
      <w:r>
        <w:t>en</w:t>
      </w:r>
      <w:proofErr w:type="spellEnd"/>
      <w:r>
        <w:t xml:space="preserve"> </w:t>
      </w:r>
      <w:proofErr w:type="spellStart"/>
      <w:r>
        <w:t>él</w:t>
      </w:r>
      <w:proofErr w:type="spellEnd"/>
      <w:r>
        <w:t xml:space="preserve"> </w:t>
      </w:r>
      <w:proofErr w:type="spellStart"/>
      <w:r>
        <w:t>logréis</w:t>
      </w:r>
      <w:proofErr w:type="spellEnd"/>
      <w:r>
        <w:t xml:space="preserve"> </w:t>
      </w:r>
      <w:proofErr w:type="spellStart"/>
      <w:r>
        <w:t>dar</w:t>
      </w:r>
      <w:proofErr w:type="spellEnd"/>
      <w:r>
        <w:t xml:space="preserve"> un paso </w:t>
      </w:r>
      <w:proofErr w:type="spellStart"/>
      <w:r>
        <w:t>hacia</w:t>
      </w:r>
      <w:proofErr w:type="spellEnd"/>
      <w:r>
        <w:t xml:space="preserve"> </w:t>
      </w:r>
      <w:proofErr w:type="spellStart"/>
      <w:r>
        <w:t>adelante</w:t>
      </w:r>
      <w:proofErr w:type="spellEnd"/>
      <w:r>
        <w:t xml:space="preserve">; un </w:t>
      </w:r>
      <w:proofErr w:type="spellStart"/>
      <w:r>
        <w:t>año</w:t>
      </w:r>
      <w:proofErr w:type="spellEnd"/>
      <w:r>
        <w:t xml:space="preserve"> </w:t>
      </w:r>
      <w:proofErr w:type="spellStart"/>
      <w:r>
        <w:t>que</w:t>
      </w:r>
      <w:proofErr w:type="spellEnd"/>
      <w:r>
        <w:t xml:space="preserve"> a </w:t>
      </w:r>
      <w:proofErr w:type="spellStart"/>
      <w:r>
        <w:t>veces</w:t>
      </w:r>
      <w:proofErr w:type="spellEnd"/>
      <w:r>
        <w:t xml:space="preserve"> </w:t>
      </w:r>
      <w:proofErr w:type="spellStart"/>
      <w:r>
        <w:t>parece</w:t>
      </w:r>
      <w:proofErr w:type="spellEnd"/>
      <w:r>
        <w:t xml:space="preserve"> interminable y </w:t>
      </w:r>
      <w:proofErr w:type="spellStart"/>
      <w:r>
        <w:t>que</w:t>
      </w:r>
      <w:proofErr w:type="spellEnd"/>
      <w:r>
        <w:t xml:space="preserve"> para </w:t>
      </w:r>
      <w:proofErr w:type="spellStart"/>
      <w:r>
        <w:t>el</w:t>
      </w:r>
      <w:proofErr w:type="spellEnd"/>
      <w:r>
        <w:t xml:space="preserve"> </w:t>
      </w:r>
      <w:proofErr w:type="spellStart"/>
      <w:r>
        <w:t>espíritu</w:t>
      </w:r>
      <w:proofErr w:type="spellEnd"/>
      <w:r>
        <w:t xml:space="preserve"> es tan </w:t>
      </w:r>
      <w:proofErr w:type="spellStart"/>
      <w:r>
        <w:t>sólo</w:t>
      </w:r>
      <w:proofErr w:type="spellEnd"/>
      <w:r>
        <w:t xml:space="preserve"> </w:t>
      </w:r>
      <w:proofErr w:type="spellStart"/>
      <w:r>
        <w:t>como</w:t>
      </w:r>
      <w:proofErr w:type="spellEnd"/>
      <w:r>
        <w:t xml:space="preserve"> un </w:t>
      </w:r>
      <w:proofErr w:type="spellStart"/>
      <w:r>
        <w:t>segundo</w:t>
      </w:r>
      <w:proofErr w:type="spellEnd"/>
      <w:r>
        <w:t xml:space="preserve"> </w:t>
      </w:r>
      <w:proofErr w:type="spellStart"/>
      <w:r>
        <w:t>en</w:t>
      </w:r>
      <w:proofErr w:type="spellEnd"/>
      <w:r>
        <w:t xml:space="preserve"> la </w:t>
      </w:r>
      <w:proofErr w:type="spellStart"/>
      <w:r>
        <w:t>eternidad</w:t>
      </w:r>
      <w:proofErr w:type="spellEnd"/>
      <w:r>
        <w:t xml:space="preserve">. </w:t>
      </w:r>
    </w:p>
    <w:p w14:paraId="6E38A65E" w14:textId="77777777" w:rsidR="00F50769" w:rsidRDefault="00F50769" w:rsidP="00F50769">
      <w:r>
        <w:t xml:space="preserve">16. Un </w:t>
      </w:r>
      <w:proofErr w:type="spellStart"/>
      <w:r>
        <w:t>año</w:t>
      </w:r>
      <w:proofErr w:type="spellEnd"/>
      <w:r>
        <w:t xml:space="preserve"> </w:t>
      </w:r>
      <w:proofErr w:type="spellStart"/>
      <w:r>
        <w:t>pasó</w:t>
      </w:r>
      <w:proofErr w:type="spellEnd"/>
      <w:r>
        <w:t xml:space="preserve"> </w:t>
      </w:r>
      <w:proofErr w:type="spellStart"/>
      <w:r>
        <w:t>ya</w:t>
      </w:r>
      <w:proofErr w:type="spellEnd"/>
      <w:r>
        <w:t xml:space="preserve">, </w:t>
      </w:r>
      <w:proofErr w:type="spellStart"/>
      <w:r>
        <w:t>dejando</w:t>
      </w:r>
      <w:proofErr w:type="spellEnd"/>
      <w:r>
        <w:t xml:space="preserve"> </w:t>
      </w:r>
      <w:proofErr w:type="spellStart"/>
      <w:r>
        <w:t>su</w:t>
      </w:r>
      <w:proofErr w:type="spellEnd"/>
      <w:r>
        <w:t xml:space="preserve"> </w:t>
      </w:r>
      <w:proofErr w:type="spellStart"/>
      <w:r>
        <w:t>huella</w:t>
      </w:r>
      <w:proofErr w:type="spellEnd"/>
      <w:r>
        <w:t xml:space="preserve"> </w:t>
      </w:r>
      <w:proofErr w:type="spellStart"/>
      <w:r>
        <w:t>en</w:t>
      </w:r>
      <w:proofErr w:type="spellEnd"/>
      <w:r>
        <w:t xml:space="preserve"> </w:t>
      </w:r>
      <w:proofErr w:type="spellStart"/>
      <w:r>
        <w:t>los</w:t>
      </w:r>
      <w:proofErr w:type="spellEnd"/>
      <w:r>
        <w:t xml:space="preserve"> hombres. Al </w:t>
      </w:r>
      <w:proofErr w:type="spellStart"/>
      <w:r>
        <w:t>escuchar</w:t>
      </w:r>
      <w:proofErr w:type="spellEnd"/>
      <w:r>
        <w:t xml:space="preserve"> mi palabra de </w:t>
      </w:r>
      <w:proofErr w:type="spellStart"/>
      <w:r>
        <w:t>Juez</w:t>
      </w:r>
      <w:proofErr w:type="spellEnd"/>
      <w:r>
        <w:t xml:space="preserve"> ha </w:t>
      </w:r>
      <w:proofErr w:type="spellStart"/>
      <w:r>
        <w:t>despertado</w:t>
      </w:r>
      <w:proofErr w:type="spellEnd"/>
      <w:r>
        <w:t xml:space="preserve"> </w:t>
      </w:r>
      <w:proofErr w:type="spellStart"/>
      <w:r>
        <w:t>vuestro</w:t>
      </w:r>
      <w:proofErr w:type="spellEnd"/>
      <w:r>
        <w:t xml:space="preserve"> </w:t>
      </w:r>
      <w:proofErr w:type="spellStart"/>
      <w:r>
        <w:t>espíritu</w:t>
      </w:r>
      <w:proofErr w:type="spellEnd"/>
      <w:r>
        <w:t xml:space="preserve">, y </w:t>
      </w:r>
      <w:proofErr w:type="spellStart"/>
      <w:r>
        <w:t>por</w:t>
      </w:r>
      <w:proofErr w:type="spellEnd"/>
      <w:r>
        <w:t xml:space="preserve"> </w:t>
      </w:r>
      <w:proofErr w:type="spellStart"/>
      <w:r>
        <w:t>vuestra</w:t>
      </w:r>
      <w:proofErr w:type="spellEnd"/>
      <w:r>
        <w:t xml:space="preserve"> memoria </w:t>
      </w:r>
      <w:proofErr w:type="spellStart"/>
      <w:r>
        <w:t>pasó</w:t>
      </w:r>
      <w:proofErr w:type="spellEnd"/>
      <w:r>
        <w:t xml:space="preserve"> </w:t>
      </w:r>
      <w:proofErr w:type="spellStart"/>
      <w:r>
        <w:t>el</w:t>
      </w:r>
      <w:proofErr w:type="spellEnd"/>
      <w:r>
        <w:t xml:space="preserve"> </w:t>
      </w:r>
      <w:proofErr w:type="spellStart"/>
      <w:r>
        <w:t>recuerdo</w:t>
      </w:r>
      <w:proofErr w:type="spellEnd"/>
      <w:r>
        <w:t xml:space="preserve"> de </w:t>
      </w:r>
      <w:proofErr w:type="spellStart"/>
      <w:r>
        <w:t>vuestras</w:t>
      </w:r>
      <w:proofErr w:type="spellEnd"/>
      <w:r>
        <w:t xml:space="preserve"> </w:t>
      </w:r>
      <w:proofErr w:type="spellStart"/>
      <w:r>
        <w:t>obras</w:t>
      </w:r>
      <w:proofErr w:type="spellEnd"/>
      <w:r>
        <w:t xml:space="preserve">, palabras y </w:t>
      </w:r>
      <w:proofErr w:type="spellStart"/>
      <w:r>
        <w:t>pensamientos</w:t>
      </w:r>
      <w:proofErr w:type="spellEnd"/>
      <w:r>
        <w:t xml:space="preserve">, de </w:t>
      </w:r>
      <w:proofErr w:type="spellStart"/>
      <w:r>
        <w:t>todos</w:t>
      </w:r>
      <w:proofErr w:type="spellEnd"/>
      <w:r>
        <w:t xml:space="preserve"> </w:t>
      </w:r>
      <w:proofErr w:type="spellStart"/>
      <w:r>
        <w:t>vuestros</w:t>
      </w:r>
      <w:proofErr w:type="spellEnd"/>
      <w:r>
        <w:t xml:space="preserve"> </w:t>
      </w:r>
      <w:proofErr w:type="spellStart"/>
      <w:r>
        <w:t>sufrimientos</w:t>
      </w:r>
      <w:proofErr w:type="spellEnd"/>
      <w:r>
        <w:t xml:space="preserve"> y </w:t>
      </w:r>
      <w:proofErr w:type="spellStart"/>
      <w:r>
        <w:t>alegrías</w:t>
      </w:r>
      <w:proofErr w:type="spellEnd"/>
      <w:r>
        <w:t xml:space="preserve">, de </w:t>
      </w:r>
      <w:proofErr w:type="spellStart"/>
      <w:r>
        <w:t>todo</w:t>
      </w:r>
      <w:proofErr w:type="spellEnd"/>
      <w:r>
        <w:t xml:space="preserve"> lo </w:t>
      </w:r>
      <w:proofErr w:type="spellStart"/>
      <w:r>
        <w:t>que</w:t>
      </w:r>
      <w:proofErr w:type="spellEnd"/>
      <w:r>
        <w:t xml:space="preserve"> </w:t>
      </w:r>
      <w:proofErr w:type="spellStart"/>
      <w:r>
        <w:t>lograsteis</w:t>
      </w:r>
      <w:proofErr w:type="spellEnd"/>
      <w:r>
        <w:t xml:space="preserve"> y lo </w:t>
      </w:r>
      <w:proofErr w:type="spellStart"/>
      <w:r>
        <w:t>que</w:t>
      </w:r>
      <w:proofErr w:type="spellEnd"/>
      <w:r>
        <w:t xml:space="preserve"> no </w:t>
      </w:r>
      <w:proofErr w:type="spellStart"/>
      <w:r>
        <w:t>pudisteis</w:t>
      </w:r>
      <w:proofErr w:type="spellEnd"/>
      <w:r>
        <w:t xml:space="preserve"> </w:t>
      </w:r>
      <w:proofErr w:type="spellStart"/>
      <w:r>
        <w:t>alcanzar</w:t>
      </w:r>
      <w:proofErr w:type="spellEnd"/>
      <w:r>
        <w:t xml:space="preserve">. Y al </w:t>
      </w:r>
      <w:proofErr w:type="spellStart"/>
      <w:r>
        <w:t>terminar</w:t>
      </w:r>
      <w:proofErr w:type="spellEnd"/>
      <w:r>
        <w:t xml:space="preserve"> </w:t>
      </w:r>
      <w:proofErr w:type="spellStart"/>
      <w:r>
        <w:t>vuestro</w:t>
      </w:r>
      <w:proofErr w:type="spellEnd"/>
      <w:r>
        <w:t xml:space="preserve"> examen ante la luz de </w:t>
      </w:r>
      <w:proofErr w:type="spellStart"/>
      <w:r>
        <w:t>vuestra</w:t>
      </w:r>
      <w:proofErr w:type="spellEnd"/>
      <w:r>
        <w:t xml:space="preserve"> </w:t>
      </w:r>
      <w:proofErr w:type="spellStart"/>
      <w:r>
        <w:t>conciencia</w:t>
      </w:r>
      <w:proofErr w:type="spellEnd"/>
      <w:r>
        <w:t xml:space="preserve">, </w:t>
      </w:r>
      <w:proofErr w:type="spellStart"/>
      <w:r>
        <w:t>habéis</w:t>
      </w:r>
      <w:proofErr w:type="spellEnd"/>
      <w:r>
        <w:t xml:space="preserve"> dado gracias a </w:t>
      </w:r>
      <w:proofErr w:type="spellStart"/>
      <w:r>
        <w:t>vuestro</w:t>
      </w:r>
      <w:proofErr w:type="spellEnd"/>
      <w:r>
        <w:t xml:space="preserve"> </w:t>
      </w:r>
      <w:proofErr w:type="spellStart"/>
      <w:r>
        <w:t>Creador</w:t>
      </w:r>
      <w:proofErr w:type="spellEnd"/>
      <w:r>
        <w:t xml:space="preserve"> </w:t>
      </w:r>
      <w:proofErr w:type="spellStart"/>
      <w:r>
        <w:t>por</w:t>
      </w:r>
      <w:proofErr w:type="spellEnd"/>
      <w:r>
        <w:t xml:space="preserve"> </w:t>
      </w:r>
      <w:proofErr w:type="spellStart"/>
      <w:r>
        <w:t>todo</w:t>
      </w:r>
      <w:proofErr w:type="spellEnd"/>
      <w:r>
        <w:t xml:space="preserve"> </w:t>
      </w:r>
      <w:proofErr w:type="spellStart"/>
      <w:r>
        <w:t>cuanto</w:t>
      </w:r>
      <w:proofErr w:type="spellEnd"/>
      <w:r>
        <w:t xml:space="preserve"> de El </w:t>
      </w:r>
      <w:proofErr w:type="spellStart"/>
      <w:r>
        <w:t>habéis</w:t>
      </w:r>
      <w:proofErr w:type="spellEnd"/>
      <w:r>
        <w:t xml:space="preserve"> </w:t>
      </w:r>
      <w:proofErr w:type="spellStart"/>
      <w:r>
        <w:t>recibido</w:t>
      </w:r>
      <w:proofErr w:type="spellEnd"/>
      <w:r>
        <w:t xml:space="preserve">.  </w:t>
      </w:r>
    </w:p>
    <w:p w14:paraId="0E535897" w14:textId="77777777" w:rsidR="00F50769" w:rsidRDefault="00F50769" w:rsidP="00F50769">
      <w:r>
        <w:t xml:space="preserve">17. El hombre y </w:t>
      </w:r>
      <w:proofErr w:type="spellStart"/>
      <w:r>
        <w:t>toda</w:t>
      </w:r>
      <w:proofErr w:type="spellEnd"/>
      <w:r>
        <w:t xml:space="preserve"> la </w:t>
      </w:r>
      <w:proofErr w:type="spellStart"/>
      <w:r>
        <w:t>creación</w:t>
      </w:r>
      <w:proofErr w:type="spellEnd"/>
      <w:r>
        <w:t xml:space="preserve"> me </w:t>
      </w:r>
      <w:proofErr w:type="spellStart"/>
      <w:r>
        <w:t>han</w:t>
      </w:r>
      <w:proofErr w:type="spellEnd"/>
      <w:r>
        <w:t xml:space="preserve"> </w:t>
      </w:r>
      <w:proofErr w:type="spellStart"/>
      <w:r>
        <w:t>entregado</w:t>
      </w:r>
      <w:proofErr w:type="spellEnd"/>
      <w:r>
        <w:t xml:space="preserve"> </w:t>
      </w:r>
      <w:proofErr w:type="spellStart"/>
      <w:r>
        <w:t>su</w:t>
      </w:r>
      <w:proofErr w:type="spellEnd"/>
      <w:r>
        <w:t xml:space="preserve"> </w:t>
      </w:r>
      <w:proofErr w:type="spellStart"/>
      <w:r>
        <w:t>tributo</w:t>
      </w:r>
      <w:proofErr w:type="spellEnd"/>
      <w:r>
        <w:t xml:space="preserve"> y </w:t>
      </w:r>
      <w:proofErr w:type="spellStart"/>
      <w:r>
        <w:t>su</w:t>
      </w:r>
      <w:proofErr w:type="spellEnd"/>
      <w:r>
        <w:t xml:space="preserve"> ofrenda. ¡</w:t>
      </w:r>
      <w:proofErr w:type="spellStart"/>
      <w:r>
        <w:t>Benditos</w:t>
      </w:r>
      <w:proofErr w:type="spellEnd"/>
      <w:r>
        <w:t xml:space="preserve"> </w:t>
      </w:r>
      <w:proofErr w:type="spellStart"/>
      <w:r>
        <w:t>seáis</w:t>
      </w:r>
      <w:proofErr w:type="spellEnd"/>
      <w:r>
        <w:t xml:space="preserve">! </w:t>
      </w:r>
    </w:p>
    <w:p w14:paraId="2E7A56AC" w14:textId="77777777" w:rsidR="00F50769" w:rsidRDefault="00F50769" w:rsidP="00F50769">
      <w:r>
        <w:t xml:space="preserve">18. Como </w:t>
      </w:r>
      <w:proofErr w:type="spellStart"/>
      <w:r>
        <w:t>si</w:t>
      </w:r>
      <w:proofErr w:type="spellEnd"/>
      <w:r>
        <w:t xml:space="preserve"> </w:t>
      </w:r>
      <w:proofErr w:type="spellStart"/>
      <w:r>
        <w:t>todas</w:t>
      </w:r>
      <w:proofErr w:type="spellEnd"/>
      <w:r>
        <w:t xml:space="preserve"> las </w:t>
      </w:r>
      <w:proofErr w:type="spellStart"/>
      <w:r>
        <w:t>criaturas</w:t>
      </w:r>
      <w:proofErr w:type="spellEnd"/>
      <w:r>
        <w:t xml:space="preserve"> se </w:t>
      </w:r>
      <w:proofErr w:type="spellStart"/>
      <w:r>
        <w:t>dieran</w:t>
      </w:r>
      <w:proofErr w:type="spellEnd"/>
      <w:r>
        <w:t xml:space="preserve"> </w:t>
      </w:r>
      <w:proofErr w:type="spellStart"/>
      <w:r>
        <w:t>cita</w:t>
      </w:r>
      <w:proofErr w:type="spellEnd"/>
      <w:r>
        <w:t xml:space="preserve"> </w:t>
      </w:r>
      <w:proofErr w:type="spellStart"/>
      <w:r>
        <w:t>en</w:t>
      </w:r>
      <w:proofErr w:type="spellEnd"/>
      <w:r>
        <w:t xml:space="preserve"> </w:t>
      </w:r>
      <w:proofErr w:type="spellStart"/>
      <w:r>
        <w:t>este</w:t>
      </w:r>
      <w:proofErr w:type="spellEnd"/>
      <w:r>
        <w:t xml:space="preserve"> </w:t>
      </w:r>
      <w:proofErr w:type="spellStart"/>
      <w:r>
        <w:t>instante</w:t>
      </w:r>
      <w:proofErr w:type="spellEnd"/>
      <w:r>
        <w:t xml:space="preserve"> para </w:t>
      </w:r>
      <w:proofErr w:type="spellStart"/>
      <w:r>
        <w:t>unirse</w:t>
      </w:r>
      <w:proofErr w:type="spellEnd"/>
      <w:r>
        <w:t xml:space="preserve"> </w:t>
      </w:r>
      <w:proofErr w:type="spellStart"/>
      <w:r>
        <w:t>en</w:t>
      </w:r>
      <w:proofErr w:type="spellEnd"/>
      <w:r>
        <w:t xml:space="preserve"> un </w:t>
      </w:r>
      <w:proofErr w:type="spellStart"/>
      <w:r>
        <w:t>homenaje</w:t>
      </w:r>
      <w:proofErr w:type="spellEnd"/>
      <w:r>
        <w:t xml:space="preserve"> al Padre, </w:t>
      </w:r>
      <w:proofErr w:type="spellStart"/>
      <w:r>
        <w:t>así</w:t>
      </w:r>
      <w:proofErr w:type="spellEnd"/>
      <w:r>
        <w:t xml:space="preserve"> </w:t>
      </w:r>
      <w:proofErr w:type="spellStart"/>
      <w:r>
        <w:t>contemplo</w:t>
      </w:r>
      <w:proofErr w:type="spellEnd"/>
      <w:r>
        <w:t xml:space="preserve"> </w:t>
      </w:r>
      <w:proofErr w:type="spellStart"/>
      <w:r>
        <w:t>todos</w:t>
      </w:r>
      <w:proofErr w:type="spellEnd"/>
      <w:r>
        <w:t xml:space="preserve"> </w:t>
      </w:r>
      <w:proofErr w:type="spellStart"/>
      <w:r>
        <w:t>los</w:t>
      </w:r>
      <w:proofErr w:type="spellEnd"/>
      <w:r>
        <w:t xml:space="preserve"> </w:t>
      </w:r>
      <w:proofErr w:type="spellStart"/>
      <w:r>
        <w:t>mundos</w:t>
      </w:r>
      <w:proofErr w:type="spellEnd"/>
      <w:r>
        <w:t xml:space="preserve"> y a </w:t>
      </w:r>
      <w:proofErr w:type="spellStart"/>
      <w:r>
        <w:t>todos</w:t>
      </w:r>
      <w:proofErr w:type="spellEnd"/>
      <w:r>
        <w:t xml:space="preserve"> </w:t>
      </w:r>
      <w:proofErr w:type="spellStart"/>
      <w:r>
        <w:t>los</w:t>
      </w:r>
      <w:proofErr w:type="spellEnd"/>
      <w:r>
        <w:t xml:space="preserve"> </w:t>
      </w:r>
      <w:proofErr w:type="spellStart"/>
      <w:r>
        <w:t>seres</w:t>
      </w:r>
      <w:proofErr w:type="spellEnd"/>
      <w:r>
        <w:t xml:space="preserve"> </w:t>
      </w:r>
      <w:proofErr w:type="spellStart"/>
      <w:r>
        <w:t>unidos</w:t>
      </w:r>
      <w:proofErr w:type="spellEnd"/>
      <w:r>
        <w:t xml:space="preserve"> ante mi </w:t>
      </w:r>
      <w:proofErr w:type="spellStart"/>
      <w:r>
        <w:t>mirada</w:t>
      </w:r>
      <w:proofErr w:type="spellEnd"/>
      <w:r>
        <w:t xml:space="preserve">. </w:t>
      </w:r>
      <w:proofErr w:type="spellStart"/>
      <w:r>
        <w:t>Contemplo</w:t>
      </w:r>
      <w:proofErr w:type="spellEnd"/>
      <w:r>
        <w:t xml:space="preserve"> hasta las </w:t>
      </w:r>
      <w:proofErr w:type="spellStart"/>
      <w:r>
        <w:t>obras</w:t>
      </w:r>
      <w:proofErr w:type="spellEnd"/>
      <w:r>
        <w:t xml:space="preserve"> </w:t>
      </w:r>
      <w:proofErr w:type="spellStart"/>
      <w:r>
        <w:t>más</w:t>
      </w:r>
      <w:proofErr w:type="spellEnd"/>
      <w:r>
        <w:t xml:space="preserve"> </w:t>
      </w:r>
      <w:proofErr w:type="spellStart"/>
      <w:r>
        <w:t>pequeñas</w:t>
      </w:r>
      <w:proofErr w:type="spellEnd"/>
      <w:r>
        <w:t xml:space="preserve"> </w:t>
      </w:r>
      <w:proofErr w:type="spellStart"/>
      <w:r>
        <w:t>hechas</w:t>
      </w:r>
      <w:proofErr w:type="spellEnd"/>
      <w:r>
        <w:t xml:space="preserve"> </w:t>
      </w:r>
      <w:proofErr w:type="spellStart"/>
      <w:r>
        <w:t>por</w:t>
      </w:r>
      <w:proofErr w:type="spellEnd"/>
      <w:r>
        <w:t xml:space="preserve"> </w:t>
      </w:r>
      <w:proofErr w:type="spellStart"/>
      <w:r>
        <w:t>Mí</w:t>
      </w:r>
      <w:proofErr w:type="spellEnd"/>
      <w:r>
        <w:t xml:space="preserve">, </w:t>
      </w:r>
      <w:proofErr w:type="spellStart"/>
      <w:r>
        <w:t>escucho</w:t>
      </w:r>
      <w:proofErr w:type="spellEnd"/>
      <w:r>
        <w:t xml:space="preserve"> la </w:t>
      </w:r>
      <w:proofErr w:type="spellStart"/>
      <w:r>
        <w:t>voz</w:t>
      </w:r>
      <w:proofErr w:type="spellEnd"/>
      <w:r>
        <w:t xml:space="preserve"> de mis </w:t>
      </w:r>
      <w:proofErr w:type="spellStart"/>
      <w:r>
        <w:t>criaturas</w:t>
      </w:r>
      <w:proofErr w:type="spellEnd"/>
      <w:r>
        <w:t xml:space="preserve"> </w:t>
      </w:r>
      <w:proofErr w:type="spellStart"/>
      <w:r>
        <w:t>cuando</w:t>
      </w:r>
      <w:proofErr w:type="spellEnd"/>
      <w:r>
        <w:t xml:space="preserve"> me </w:t>
      </w:r>
      <w:proofErr w:type="spellStart"/>
      <w:r>
        <w:t>invocan</w:t>
      </w:r>
      <w:proofErr w:type="spellEnd"/>
      <w:r>
        <w:t xml:space="preserve"> y </w:t>
      </w:r>
      <w:proofErr w:type="spellStart"/>
      <w:r>
        <w:t>el</w:t>
      </w:r>
      <w:proofErr w:type="spellEnd"/>
      <w:r>
        <w:t xml:space="preserve"> </w:t>
      </w:r>
      <w:proofErr w:type="spellStart"/>
      <w:r>
        <w:t>himno</w:t>
      </w:r>
      <w:proofErr w:type="spellEnd"/>
      <w:r>
        <w:t xml:space="preserve"> de </w:t>
      </w:r>
      <w:proofErr w:type="spellStart"/>
      <w:r>
        <w:t>los</w:t>
      </w:r>
      <w:proofErr w:type="spellEnd"/>
      <w:r>
        <w:t xml:space="preserve"> </w:t>
      </w:r>
      <w:proofErr w:type="spellStart"/>
      <w:r>
        <w:t>que</w:t>
      </w:r>
      <w:proofErr w:type="spellEnd"/>
      <w:r>
        <w:t xml:space="preserve"> me </w:t>
      </w:r>
      <w:proofErr w:type="spellStart"/>
      <w:r>
        <w:t>glorifican</w:t>
      </w:r>
      <w:proofErr w:type="spellEnd"/>
      <w:r>
        <w:t xml:space="preserve">. </w:t>
      </w:r>
    </w:p>
    <w:p w14:paraId="265BD8B5" w14:textId="77777777" w:rsidR="00F50769" w:rsidRDefault="00F50769" w:rsidP="00F50769">
      <w:r>
        <w:t xml:space="preserve">19. En </w:t>
      </w:r>
      <w:proofErr w:type="spellStart"/>
      <w:r>
        <w:t>todo</w:t>
      </w:r>
      <w:proofErr w:type="spellEnd"/>
      <w:r>
        <w:t xml:space="preserve"> lo </w:t>
      </w:r>
      <w:proofErr w:type="spellStart"/>
      <w:r>
        <w:t>creado</w:t>
      </w:r>
      <w:proofErr w:type="spellEnd"/>
      <w:r>
        <w:t xml:space="preserve"> hay </w:t>
      </w:r>
      <w:proofErr w:type="spellStart"/>
      <w:r>
        <w:t>vida</w:t>
      </w:r>
      <w:proofErr w:type="spellEnd"/>
      <w:r>
        <w:t xml:space="preserve"> y </w:t>
      </w:r>
      <w:proofErr w:type="spellStart"/>
      <w:r>
        <w:t>existe</w:t>
      </w:r>
      <w:proofErr w:type="spellEnd"/>
      <w:r>
        <w:t xml:space="preserve"> </w:t>
      </w:r>
      <w:proofErr w:type="spellStart"/>
      <w:r>
        <w:t>sensibilidad</w:t>
      </w:r>
      <w:proofErr w:type="spellEnd"/>
      <w:r>
        <w:t xml:space="preserve">; </w:t>
      </w:r>
      <w:proofErr w:type="spellStart"/>
      <w:r>
        <w:t>en</w:t>
      </w:r>
      <w:proofErr w:type="spellEnd"/>
      <w:r>
        <w:t xml:space="preserve"> </w:t>
      </w:r>
      <w:proofErr w:type="spellStart"/>
      <w:r>
        <w:t>verdad</w:t>
      </w:r>
      <w:proofErr w:type="spellEnd"/>
      <w:r>
        <w:t xml:space="preserve"> </w:t>
      </w:r>
      <w:proofErr w:type="spellStart"/>
      <w:r>
        <w:t>os</w:t>
      </w:r>
      <w:proofErr w:type="spellEnd"/>
      <w:r>
        <w:t xml:space="preserve"> </w:t>
      </w:r>
      <w:proofErr w:type="spellStart"/>
      <w:r>
        <w:t>digo</w:t>
      </w:r>
      <w:proofErr w:type="spellEnd"/>
      <w:r>
        <w:t xml:space="preserve">, </w:t>
      </w:r>
      <w:proofErr w:type="spellStart"/>
      <w:r>
        <w:t>que</w:t>
      </w:r>
      <w:proofErr w:type="spellEnd"/>
      <w:r>
        <w:t xml:space="preserve"> hasta las </w:t>
      </w:r>
      <w:proofErr w:type="spellStart"/>
      <w:r>
        <w:t>mismas</w:t>
      </w:r>
      <w:proofErr w:type="spellEnd"/>
      <w:r>
        <w:t xml:space="preserve"> </w:t>
      </w:r>
      <w:proofErr w:type="spellStart"/>
      <w:r>
        <w:t>piedras</w:t>
      </w:r>
      <w:proofErr w:type="spellEnd"/>
      <w:r>
        <w:t xml:space="preserve"> son </w:t>
      </w:r>
      <w:proofErr w:type="spellStart"/>
      <w:r>
        <w:t>sensibles</w:t>
      </w:r>
      <w:proofErr w:type="spellEnd"/>
      <w:r>
        <w:t xml:space="preserve"> al toque </w:t>
      </w:r>
      <w:proofErr w:type="spellStart"/>
      <w:r>
        <w:t>divino</w:t>
      </w:r>
      <w:proofErr w:type="spellEnd"/>
      <w:r>
        <w:t xml:space="preserve">: </w:t>
      </w:r>
      <w:proofErr w:type="spellStart"/>
      <w:r>
        <w:t>Todas</w:t>
      </w:r>
      <w:proofErr w:type="spellEnd"/>
      <w:r>
        <w:t xml:space="preserve"> las </w:t>
      </w:r>
    </w:p>
    <w:p w14:paraId="2C955186" w14:textId="77777777" w:rsidR="00F50769" w:rsidRDefault="00F50769" w:rsidP="00F50769">
      <w:proofErr w:type="spellStart"/>
      <w:r>
        <w:lastRenderedPageBreak/>
        <w:t>criaturas</w:t>
      </w:r>
      <w:proofErr w:type="spellEnd"/>
      <w:r>
        <w:t xml:space="preserve"> se </w:t>
      </w:r>
      <w:proofErr w:type="spellStart"/>
      <w:r>
        <w:t>recrean</w:t>
      </w:r>
      <w:proofErr w:type="spellEnd"/>
      <w:r>
        <w:t xml:space="preserve"> </w:t>
      </w:r>
      <w:proofErr w:type="spellStart"/>
      <w:r>
        <w:t>en</w:t>
      </w:r>
      <w:proofErr w:type="spellEnd"/>
      <w:r>
        <w:t xml:space="preserve"> </w:t>
      </w:r>
      <w:proofErr w:type="spellStart"/>
      <w:r>
        <w:t>sí</w:t>
      </w:r>
      <w:proofErr w:type="spellEnd"/>
      <w:r>
        <w:t xml:space="preserve"> </w:t>
      </w:r>
      <w:proofErr w:type="spellStart"/>
      <w:r>
        <w:t>mismas</w:t>
      </w:r>
      <w:proofErr w:type="spellEnd"/>
      <w:r>
        <w:t xml:space="preserve">, </w:t>
      </w:r>
      <w:proofErr w:type="spellStart"/>
      <w:r>
        <w:t>que</w:t>
      </w:r>
      <w:proofErr w:type="spellEnd"/>
      <w:r>
        <w:t xml:space="preserve"> es </w:t>
      </w:r>
      <w:proofErr w:type="spellStart"/>
      <w:r>
        <w:t>como</w:t>
      </w:r>
      <w:proofErr w:type="spellEnd"/>
      <w:r>
        <w:t xml:space="preserve"> </w:t>
      </w:r>
      <w:proofErr w:type="spellStart"/>
      <w:r>
        <w:t>recrearse</w:t>
      </w:r>
      <w:proofErr w:type="spellEnd"/>
      <w:r>
        <w:t xml:space="preserve"> con mi </w:t>
      </w:r>
      <w:proofErr w:type="spellStart"/>
      <w:r>
        <w:t>Divinidad</w:t>
      </w:r>
      <w:proofErr w:type="spellEnd"/>
      <w:r>
        <w:t xml:space="preserve">. </w:t>
      </w:r>
    </w:p>
    <w:p w14:paraId="77655D3D" w14:textId="77777777" w:rsidR="00F50769" w:rsidRDefault="00F50769" w:rsidP="00F50769">
      <w:r>
        <w:t xml:space="preserve">20. El astro </w:t>
      </w:r>
      <w:proofErr w:type="spellStart"/>
      <w:r>
        <w:t>rey</w:t>
      </w:r>
      <w:proofErr w:type="spellEnd"/>
      <w:r>
        <w:t xml:space="preserve">, es la imagen de un padre </w:t>
      </w:r>
      <w:proofErr w:type="spellStart"/>
      <w:r>
        <w:t>que</w:t>
      </w:r>
      <w:proofErr w:type="spellEnd"/>
      <w:r>
        <w:t xml:space="preserve"> </w:t>
      </w:r>
      <w:proofErr w:type="spellStart"/>
      <w:r>
        <w:t>entrega</w:t>
      </w:r>
      <w:proofErr w:type="spellEnd"/>
      <w:r>
        <w:t xml:space="preserve"> a sus </w:t>
      </w:r>
      <w:proofErr w:type="spellStart"/>
      <w:r>
        <w:t>hijos</w:t>
      </w:r>
      <w:proofErr w:type="spellEnd"/>
      <w:r>
        <w:t xml:space="preserve"> </w:t>
      </w:r>
      <w:proofErr w:type="spellStart"/>
      <w:r>
        <w:t>su</w:t>
      </w:r>
      <w:proofErr w:type="spellEnd"/>
      <w:r>
        <w:t xml:space="preserve"> </w:t>
      </w:r>
      <w:proofErr w:type="spellStart"/>
      <w:r>
        <w:t>vida</w:t>
      </w:r>
      <w:proofErr w:type="spellEnd"/>
      <w:r>
        <w:t xml:space="preserve">, </w:t>
      </w:r>
      <w:proofErr w:type="spellStart"/>
      <w:r>
        <w:t>su</w:t>
      </w:r>
      <w:proofErr w:type="spellEnd"/>
      <w:r>
        <w:t xml:space="preserve"> </w:t>
      </w:r>
      <w:proofErr w:type="spellStart"/>
      <w:r>
        <w:t>energía</w:t>
      </w:r>
      <w:proofErr w:type="spellEnd"/>
      <w:r>
        <w:t xml:space="preserve">, </w:t>
      </w:r>
      <w:proofErr w:type="spellStart"/>
      <w:r>
        <w:t>su</w:t>
      </w:r>
      <w:proofErr w:type="spellEnd"/>
      <w:r>
        <w:t xml:space="preserve"> </w:t>
      </w:r>
      <w:proofErr w:type="spellStart"/>
      <w:r>
        <w:t>calor</w:t>
      </w:r>
      <w:proofErr w:type="spellEnd"/>
      <w:r>
        <w:t xml:space="preserve"> y </w:t>
      </w:r>
      <w:proofErr w:type="spellStart"/>
      <w:r>
        <w:t>su</w:t>
      </w:r>
      <w:proofErr w:type="spellEnd"/>
      <w:r>
        <w:t xml:space="preserve"> luz. </w:t>
      </w:r>
    </w:p>
    <w:p w14:paraId="06B6EC05" w14:textId="77777777" w:rsidR="00F50769" w:rsidRDefault="00F50769" w:rsidP="00F50769">
      <w:r>
        <w:t xml:space="preserve">21. La tierra es </w:t>
      </w:r>
      <w:proofErr w:type="spellStart"/>
      <w:r>
        <w:t>como</w:t>
      </w:r>
      <w:proofErr w:type="spellEnd"/>
      <w:r>
        <w:t xml:space="preserve"> </w:t>
      </w:r>
      <w:proofErr w:type="spellStart"/>
      <w:r>
        <w:t>una</w:t>
      </w:r>
      <w:proofErr w:type="spellEnd"/>
      <w:r>
        <w:t xml:space="preserve"> madre, </w:t>
      </w:r>
      <w:proofErr w:type="spellStart"/>
      <w:r>
        <w:t>cuyo</w:t>
      </w:r>
      <w:proofErr w:type="spellEnd"/>
      <w:r>
        <w:t xml:space="preserve"> </w:t>
      </w:r>
      <w:proofErr w:type="spellStart"/>
      <w:r>
        <w:t>regazo</w:t>
      </w:r>
      <w:proofErr w:type="spellEnd"/>
      <w:r>
        <w:t xml:space="preserve"> es </w:t>
      </w:r>
      <w:proofErr w:type="spellStart"/>
      <w:r>
        <w:t>fuente</w:t>
      </w:r>
      <w:proofErr w:type="spellEnd"/>
      <w:r>
        <w:t xml:space="preserve"> </w:t>
      </w:r>
      <w:proofErr w:type="spellStart"/>
      <w:r>
        <w:t>inagotable</w:t>
      </w:r>
      <w:proofErr w:type="spellEnd"/>
      <w:r>
        <w:t xml:space="preserve"> de </w:t>
      </w:r>
      <w:proofErr w:type="spellStart"/>
      <w:r>
        <w:t>caricias</w:t>
      </w:r>
      <w:proofErr w:type="spellEnd"/>
      <w:r>
        <w:t xml:space="preserve">; </w:t>
      </w:r>
      <w:proofErr w:type="spellStart"/>
      <w:r>
        <w:t>en</w:t>
      </w:r>
      <w:proofErr w:type="spellEnd"/>
      <w:r>
        <w:t xml:space="preserve"> </w:t>
      </w:r>
      <w:proofErr w:type="spellStart"/>
      <w:r>
        <w:t>ella</w:t>
      </w:r>
      <w:proofErr w:type="spellEnd"/>
      <w:r>
        <w:t xml:space="preserve"> </w:t>
      </w:r>
      <w:proofErr w:type="spellStart"/>
      <w:r>
        <w:t>existe</w:t>
      </w:r>
      <w:proofErr w:type="spellEnd"/>
      <w:r>
        <w:t xml:space="preserve"> </w:t>
      </w:r>
      <w:proofErr w:type="spellStart"/>
      <w:r>
        <w:t>el</w:t>
      </w:r>
      <w:proofErr w:type="spellEnd"/>
      <w:r>
        <w:t xml:space="preserve"> </w:t>
      </w:r>
      <w:proofErr w:type="spellStart"/>
      <w:r>
        <w:t>manto</w:t>
      </w:r>
      <w:proofErr w:type="spellEnd"/>
      <w:r>
        <w:t xml:space="preserve"> </w:t>
      </w:r>
      <w:proofErr w:type="spellStart"/>
      <w:r>
        <w:t>que</w:t>
      </w:r>
      <w:proofErr w:type="spellEnd"/>
      <w:r>
        <w:t xml:space="preserve"> protege al </w:t>
      </w:r>
      <w:proofErr w:type="spellStart"/>
      <w:r>
        <w:t>huérfano</w:t>
      </w:r>
      <w:proofErr w:type="spellEnd"/>
      <w:r>
        <w:t xml:space="preserve">, </w:t>
      </w:r>
      <w:proofErr w:type="spellStart"/>
      <w:r>
        <w:t>el</w:t>
      </w:r>
      <w:proofErr w:type="spellEnd"/>
      <w:r>
        <w:t xml:space="preserve"> </w:t>
      </w:r>
      <w:proofErr w:type="spellStart"/>
      <w:r>
        <w:t>seno</w:t>
      </w:r>
      <w:proofErr w:type="spellEnd"/>
      <w:r>
        <w:t xml:space="preserve"> </w:t>
      </w:r>
      <w:proofErr w:type="spellStart"/>
      <w:r>
        <w:t>que</w:t>
      </w:r>
      <w:proofErr w:type="spellEnd"/>
      <w:r>
        <w:t xml:space="preserve"> </w:t>
      </w:r>
      <w:proofErr w:type="spellStart"/>
      <w:r>
        <w:t>alimenta</w:t>
      </w:r>
      <w:proofErr w:type="spellEnd"/>
      <w:r>
        <w:t xml:space="preserve">, y </w:t>
      </w:r>
      <w:proofErr w:type="spellStart"/>
      <w:r>
        <w:t>el</w:t>
      </w:r>
      <w:proofErr w:type="spellEnd"/>
      <w:r>
        <w:t xml:space="preserve"> </w:t>
      </w:r>
      <w:proofErr w:type="spellStart"/>
      <w:r>
        <w:t>albergue</w:t>
      </w:r>
      <w:proofErr w:type="spellEnd"/>
      <w:r>
        <w:t xml:space="preserve"> </w:t>
      </w:r>
      <w:proofErr w:type="spellStart"/>
      <w:r>
        <w:t>cálido</w:t>
      </w:r>
      <w:proofErr w:type="spellEnd"/>
      <w:r>
        <w:t xml:space="preserve"> y </w:t>
      </w:r>
      <w:proofErr w:type="spellStart"/>
      <w:r>
        <w:t>confortable</w:t>
      </w:r>
      <w:proofErr w:type="spellEnd"/>
      <w:r>
        <w:t xml:space="preserve"> para sus </w:t>
      </w:r>
      <w:proofErr w:type="spellStart"/>
      <w:r>
        <w:t>hijos</w:t>
      </w:r>
      <w:proofErr w:type="spellEnd"/>
      <w:r>
        <w:t xml:space="preserve">. Su </w:t>
      </w:r>
      <w:proofErr w:type="spellStart"/>
      <w:r>
        <w:t>arcano</w:t>
      </w:r>
      <w:proofErr w:type="spellEnd"/>
      <w:r>
        <w:t xml:space="preserve"> ha </w:t>
      </w:r>
      <w:proofErr w:type="spellStart"/>
      <w:r>
        <w:t>revelado</w:t>
      </w:r>
      <w:proofErr w:type="spellEnd"/>
      <w:r>
        <w:t xml:space="preserve"> sus </w:t>
      </w:r>
      <w:proofErr w:type="spellStart"/>
      <w:r>
        <w:t>grandes</w:t>
      </w:r>
      <w:proofErr w:type="spellEnd"/>
      <w:r>
        <w:t xml:space="preserve"> </w:t>
      </w:r>
      <w:proofErr w:type="spellStart"/>
      <w:r>
        <w:t>secretos</w:t>
      </w:r>
      <w:proofErr w:type="spellEnd"/>
      <w:r>
        <w:t xml:space="preserve"> a </w:t>
      </w:r>
      <w:proofErr w:type="spellStart"/>
      <w:r>
        <w:t>los</w:t>
      </w:r>
      <w:proofErr w:type="spellEnd"/>
      <w:r>
        <w:t xml:space="preserve"> hombres y </w:t>
      </w:r>
      <w:proofErr w:type="spellStart"/>
      <w:r>
        <w:t>en</w:t>
      </w:r>
      <w:proofErr w:type="spellEnd"/>
      <w:r>
        <w:t xml:space="preserve"> </w:t>
      </w:r>
      <w:proofErr w:type="spellStart"/>
      <w:r>
        <w:t>su</w:t>
      </w:r>
      <w:proofErr w:type="spellEnd"/>
      <w:r>
        <w:t xml:space="preserve"> </w:t>
      </w:r>
      <w:proofErr w:type="spellStart"/>
      <w:r>
        <w:t>faz</w:t>
      </w:r>
      <w:proofErr w:type="spellEnd"/>
      <w:r>
        <w:t xml:space="preserve"> se ha </w:t>
      </w:r>
      <w:proofErr w:type="spellStart"/>
      <w:r>
        <w:t>reflejado</w:t>
      </w:r>
      <w:proofErr w:type="spellEnd"/>
      <w:r>
        <w:t xml:space="preserve"> </w:t>
      </w:r>
      <w:proofErr w:type="spellStart"/>
      <w:r>
        <w:t>siempre</w:t>
      </w:r>
      <w:proofErr w:type="spellEnd"/>
      <w:r>
        <w:t xml:space="preserve"> la </w:t>
      </w:r>
      <w:proofErr w:type="spellStart"/>
      <w:r>
        <w:t>castidad</w:t>
      </w:r>
      <w:proofErr w:type="spellEnd"/>
      <w:r>
        <w:t xml:space="preserve"> y la </w:t>
      </w:r>
      <w:proofErr w:type="spellStart"/>
      <w:r>
        <w:t>belleza</w:t>
      </w:r>
      <w:proofErr w:type="spellEnd"/>
      <w:r>
        <w:t xml:space="preserve">. </w:t>
      </w:r>
    </w:p>
    <w:p w14:paraId="32891CDC" w14:textId="77777777" w:rsidR="00F50769" w:rsidRDefault="00F50769" w:rsidP="00F50769">
      <w:r>
        <w:t xml:space="preserve">22. El </w:t>
      </w:r>
      <w:proofErr w:type="spellStart"/>
      <w:r>
        <w:t>año</w:t>
      </w:r>
      <w:proofErr w:type="spellEnd"/>
      <w:r>
        <w:t xml:space="preserve"> </w:t>
      </w:r>
      <w:proofErr w:type="spellStart"/>
      <w:r>
        <w:t>que</w:t>
      </w:r>
      <w:proofErr w:type="spellEnd"/>
      <w:r>
        <w:t xml:space="preserve"> </w:t>
      </w:r>
      <w:proofErr w:type="spellStart"/>
      <w:r>
        <w:t>pasó</w:t>
      </w:r>
      <w:proofErr w:type="spellEnd"/>
      <w:r>
        <w:t xml:space="preserve">, </w:t>
      </w:r>
      <w:proofErr w:type="spellStart"/>
      <w:r>
        <w:t>fue</w:t>
      </w:r>
      <w:proofErr w:type="spellEnd"/>
      <w:r>
        <w:t xml:space="preserve"> de </w:t>
      </w:r>
      <w:proofErr w:type="spellStart"/>
      <w:r>
        <w:t>prueba</w:t>
      </w:r>
      <w:proofErr w:type="spellEnd"/>
      <w:r>
        <w:t xml:space="preserve">; </w:t>
      </w:r>
      <w:proofErr w:type="spellStart"/>
      <w:r>
        <w:t>año</w:t>
      </w:r>
      <w:proofErr w:type="spellEnd"/>
      <w:r>
        <w:t xml:space="preserve"> </w:t>
      </w:r>
      <w:proofErr w:type="spellStart"/>
      <w:r>
        <w:t>en</w:t>
      </w:r>
      <w:proofErr w:type="spellEnd"/>
      <w:r>
        <w:t xml:space="preserve"> </w:t>
      </w:r>
      <w:proofErr w:type="spellStart"/>
      <w:r>
        <w:t>que</w:t>
      </w:r>
      <w:proofErr w:type="spellEnd"/>
      <w:r>
        <w:t xml:space="preserve"> la </w:t>
      </w:r>
      <w:proofErr w:type="spellStart"/>
      <w:r>
        <w:t>justicia</w:t>
      </w:r>
      <w:proofErr w:type="spellEnd"/>
      <w:r>
        <w:t xml:space="preserve"> </w:t>
      </w:r>
      <w:proofErr w:type="spellStart"/>
      <w:r>
        <w:t>divina</w:t>
      </w:r>
      <w:proofErr w:type="spellEnd"/>
      <w:r>
        <w:t xml:space="preserve"> se </w:t>
      </w:r>
      <w:proofErr w:type="spellStart"/>
      <w:r>
        <w:t>hizo</w:t>
      </w:r>
      <w:proofErr w:type="spellEnd"/>
      <w:r>
        <w:t xml:space="preserve"> </w:t>
      </w:r>
      <w:proofErr w:type="spellStart"/>
      <w:r>
        <w:t>sentir</w:t>
      </w:r>
      <w:proofErr w:type="spellEnd"/>
      <w:r>
        <w:t xml:space="preserve"> </w:t>
      </w:r>
      <w:proofErr w:type="spellStart"/>
      <w:r>
        <w:t>en</w:t>
      </w:r>
      <w:proofErr w:type="spellEnd"/>
      <w:r>
        <w:t xml:space="preserve"> </w:t>
      </w:r>
      <w:proofErr w:type="spellStart"/>
      <w:r>
        <w:t>toda</w:t>
      </w:r>
      <w:proofErr w:type="spellEnd"/>
      <w:r>
        <w:t xml:space="preserve"> </w:t>
      </w:r>
      <w:proofErr w:type="spellStart"/>
      <w:r>
        <w:t>criatura</w:t>
      </w:r>
      <w:proofErr w:type="spellEnd"/>
      <w:r>
        <w:t xml:space="preserve"> humana. ¿</w:t>
      </w:r>
      <w:proofErr w:type="spellStart"/>
      <w:r>
        <w:t>Quién</w:t>
      </w:r>
      <w:proofErr w:type="spellEnd"/>
      <w:r>
        <w:t xml:space="preserve"> no </w:t>
      </w:r>
      <w:proofErr w:type="spellStart"/>
      <w:r>
        <w:t>apuró</w:t>
      </w:r>
      <w:proofErr w:type="spellEnd"/>
      <w:r>
        <w:t xml:space="preserve"> </w:t>
      </w:r>
      <w:proofErr w:type="spellStart"/>
      <w:r>
        <w:t>el</w:t>
      </w:r>
      <w:proofErr w:type="spellEnd"/>
      <w:r>
        <w:t xml:space="preserve"> </w:t>
      </w:r>
      <w:proofErr w:type="spellStart"/>
      <w:r>
        <w:t>cáliz</w:t>
      </w:r>
      <w:proofErr w:type="spellEnd"/>
      <w:r>
        <w:t xml:space="preserve"> de </w:t>
      </w:r>
      <w:proofErr w:type="spellStart"/>
      <w:r>
        <w:t>amargura</w:t>
      </w:r>
      <w:proofErr w:type="spellEnd"/>
      <w:r>
        <w:t xml:space="preserve">? </w:t>
      </w:r>
    </w:p>
    <w:p w14:paraId="512501BB" w14:textId="77777777" w:rsidR="00F50769" w:rsidRDefault="00F50769" w:rsidP="00F50769">
      <w:r>
        <w:t xml:space="preserve">23. </w:t>
      </w:r>
      <w:proofErr w:type="spellStart"/>
      <w:r>
        <w:t>Cuántos</w:t>
      </w:r>
      <w:proofErr w:type="spellEnd"/>
      <w:r>
        <w:t xml:space="preserve"> </w:t>
      </w:r>
      <w:proofErr w:type="spellStart"/>
      <w:r>
        <w:t>seres</w:t>
      </w:r>
      <w:proofErr w:type="spellEnd"/>
      <w:r>
        <w:t xml:space="preserve"> </w:t>
      </w:r>
      <w:proofErr w:type="spellStart"/>
      <w:r>
        <w:t>queridos</w:t>
      </w:r>
      <w:proofErr w:type="spellEnd"/>
      <w:r>
        <w:t xml:space="preserve"> </w:t>
      </w:r>
      <w:proofErr w:type="spellStart"/>
      <w:r>
        <w:t>dejaron</w:t>
      </w:r>
      <w:proofErr w:type="spellEnd"/>
      <w:r>
        <w:t xml:space="preserve"> </w:t>
      </w:r>
      <w:proofErr w:type="spellStart"/>
      <w:r>
        <w:t>esta</w:t>
      </w:r>
      <w:proofErr w:type="spellEnd"/>
      <w:r>
        <w:t xml:space="preserve"> Tierra, para volar al </w:t>
      </w:r>
      <w:proofErr w:type="spellStart"/>
      <w:r>
        <w:t>más</w:t>
      </w:r>
      <w:proofErr w:type="spellEnd"/>
      <w:r>
        <w:t xml:space="preserve"> </w:t>
      </w:r>
      <w:proofErr w:type="spellStart"/>
      <w:r>
        <w:t>allá</w:t>
      </w:r>
      <w:proofErr w:type="spellEnd"/>
      <w:r>
        <w:t xml:space="preserve">, </w:t>
      </w:r>
      <w:proofErr w:type="spellStart"/>
      <w:r>
        <w:t>porque</w:t>
      </w:r>
      <w:proofErr w:type="spellEnd"/>
      <w:r>
        <w:t xml:space="preserve"> la </w:t>
      </w:r>
      <w:proofErr w:type="spellStart"/>
      <w:r>
        <w:t>vida</w:t>
      </w:r>
      <w:proofErr w:type="spellEnd"/>
      <w:r>
        <w:t xml:space="preserve"> </w:t>
      </w:r>
      <w:proofErr w:type="spellStart"/>
      <w:r>
        <w:t>espiritual</w:t>
      </w:r>
      <w:proofErr w:type="spellEnd"/>
      <w:r>
        <w:t xml:space="preserve"> les </w:t>
      </w:r>
      <w:proofErr w:type="spellStart"/>
      <w:r>
        <w:t>llamaba</w:t>
      </w:r>
      <w:proofErr w:type="spellEnd"/>
      <w:r>
        <w:t xml:space="preserve">. Los </w:t>
      </w:r>
      <w:proofErr w:type="spellStart"/>
      <w:r>
        <w:t>corazones</w:t>
      </w:r>
      <w:proofErr w:type="spellEnd"/>
      <w:r>
        <w:t xml:space="preserve"> al fin </w:t>
      </w:r>
      <w:proofErr w:type="spellStart"/>
      <w:r>
        <w:t>manaron</w:t>
      </w:r>
      <w:proofErr w:type="spellEnd"/>
      <w:r>
        <w:t xml:space="preserve"> </w:t>
      </w:r>
      <w:proofErr w:type="spellStart"/>
      <w:r>
        <w:t>agua</w:t>
      </w:r>
      <w:proofErr w:type="spellEnd"/>
      <w:r>
        <w:t xml:space="preserve"> </w:t>
      </w:r>
      <w:proofErr w:type="spellStart"/>
      <w:r>
        <w:t>cristalina</w:t>
      </w:r>
      <w:proofErr w:type="spellEnd"/>
      <w:r>
        <w:t xml:space="preserve"> y </w:t>
      </w:r>
      <w:proofErr w:type="spellStart"/>
      <w:r>
        <w:t>sobre</w:t>
      </w:r>
      <w:proofErr w:type="spellEnd"/>
      <w:r>
        <w:t xml:space="preserve"> las </w:t>
      </w:r>
      <w:proofErr w:type="spellStart"/>
      <w:r>
        <w:t>sienes</w:t>
      </w:r>
      <w:proofErr w:type="spellEnd"/>
      <w:r>
        <w:t xml:space="preserve"> del </w:t>
      </w:r>
      <w:proofErr w:type="spellStart"/>
      <w:r>
        <w:t>anciano</w:t>
      </w:r>
      <w:proofErr w:type="spellEnd"/>
      <w:r>
        <w:t xml:space="preserve"> </w:t>
      </w:r>
      <w:proofErr w:type="spellStart"/>
      <w:r>
        <w:t>aparecieron</w:t>
      </w:r>
      <w:proofErr w:type="spellEnd"/>
      <w:r>
        <w:t xml:space="preserve"> </w:t>
      </w:r>
      <w:proofErr w:type="spellStart"/>
      <w:r>
        <w:t>muchas</w:t>
      </w:r>
      <w:proofErr w:type="spellEnd"/>
      <w:r>
        <w:t xml:space="preserve"> </w:t>
      </w:r>
      <w:proofErr w:type="spellStart"/>
      <w:r>
        <w:t>canas</w:t>
      </w:r>
      <w:proofErr w:type="spellEnd"/>
      <w:r>
        <w:t xml:space="preserve">; sin embargo también </w:t>
      </w:r>
      <w:proofErr w:type="spellStart"/>
      <w:r>
        <w:t>tuvisteis</w:t>
      </w:r>
      <w:proofErr w:type="spellEnd"/>
      <w:r>
        <w:t xml:space="preserve"> </w:t>
      </w:r>
      <w:proofErr w:type="spellStart"/>
      <w:r>
        <w:t>alegrías</w:t>
      </w:r>
      <w:proofErr w:type="spellEnd"/>
      <w:r>
        <w:t xml:space="preserve">: </w:t>
      </w:r>
      <w:proofErr w:type="spellStart"/>
      <w:r>
        <w:t>nuevos</w:t>
      </w:r>
      <w:proofErr w:type="spellEnd"/>
      <w:r>
        <w:t xml:space="preserve"> </w:t>
      </w:r>
      <w:proofErr w:type="spellStart"/>
      <w:r>
        <w:t>hijos</w:t>
      </w:r>
      <w:proofErr w:type="spellEnd"/>
      <w:r>
        <w:t xml:space="preserve"> </w:t>
      </w:r>
      <w:proofErr w:type="spellStart"/>
      <w:r>
        <w:t>vinieron</w:t>
      </w:r>
      <w:proofErr w:type="spellEnd"/>
      <w:r>
        <w:t xml:space="preserve"> al </w:t>
      </w:r>
      <w:proofErr w:type="spellStart"/>
      <w:r>
        <w:t>mundo</w:t>
      </w:r>
      <w:proofErr w:type="spellEnd"/>
      <w:r>
        <w:t xml:space="preserve"> con </w:t>
      </w:r>
      <w:proofErr w:type="spellStart"/>
      <w:r>
        <w:t>su</w:t>
      </w:r>
      <w:proofErr w:type="spellEnd"/>
      <w:r>
        <w:t xml:space="preserve"> </w:t>
      </w:r>
      <w:proofErr w:type="spellStart"/>
      <w:r>
        <w:t>mensaje</w:t>
      </w:r>
      <w:proofErr w:type="spellEnd"/>
      <w:r>
        <w:t xml:space="preserve"> de </w:t>
      </w:r>
      <w:proofErr w:type="spellStart"/>
      <w:r>
        <w:t>inocencia</w:t>
      </w:r>
      <w:proofErr w:type="spellEnd"/>
      <w:r>
        <w:t xml:space="preserve">, </w:t>
      </w:r>
      <w:proofErr w:type="spellStart"/>
      <w:r>
        <w:t>los</w:t>
      </w:r>
      <w:proofErr w:type="spellEnd"/>
      <w:r>
        <w:t xml:space="preserve"> </w:t>
      </w:r>
      <w:proofErr w:type="spellStart"/>
      <w:r>
        <w:t>enfermos</w:t>
      </w:r>
      <w:proofErr w:type="spellEnd"/>
      <w:r>
        <w:t xml:space="preserve"> </w:t>
      </w:r>
      <w:proofErr w:type="spellStart"/>
      <w:r>
        <w:t>recobraron</w:t>
      </w:r>
      <w:proofErr w:type="spellEnd"/>
      <w:r>
        <w:t xml:space="preserve"> </w:t>
      </w:r>
      <w:proofErr w:type="spellStart"/>
      <w:r>
        <w:t>su</w:t>
      </w:r>
      <w:proofErr w:type="spellEnd"/>
      <w:r>
        <w:t xml:space="preserve"> </w:t>
      </w:r>
      <w:proofErr w:type="spellStart"/>
      <w:r>
        <w:t>salud</w:t>
      </w:r>
      <w:proofErr w:type="spellEnd"/>
      <w:r>
        <w:t xml:space="preserve">, y </w:t>
      </w:r>
      <w:proofErr w:type="spellStart"/>
      <w:r>
        <w:t>los</w:t>
      </w:r>
      <w:proofErr w:type="spellEnd"/>
      <w:r>
        <w:t xml:space="preserve"> </w:t>
      </w:r>
      <w:proofErr w:type="spellStart"/>
      <w:r>
        <w:t>que</w:t>
      </w:r>
      <w:proofErr w:type="spellEnd"/>
      <w:r>
        <w:t xml:space="preserve"> </w:t>
      </w:r>
      <w:proofErr w:type="spellStart"/>
      <w:r>
        <w:t>habían</w:t>
      </w:r>
      <w:proofErr w:type="spellEnd"/>
      <w:r>
        <w:t xml:space="preserve"> </w:t>
      </w:r>
      <w:proofErr w:type="spellStart"/>
      <w:r>
        <w:t>sido</w:t>
      </w:r>
      <w:proofErr w:type="spellEnd"/>
      <w:r>
        <w:t xml:space="preserve"> </w:t>
      </w:r>
      <w:proofErr w:type="spellStart"/>
      <w:r>
        <w:t>abandonados</w:t>
      </w:r>
      <w:proofErr w:type="spellEnd"/>
      <w:r>
        <w:t xml:space="preserve"> </w:t>
      </w:r>
      <w:proofErr w:type="spellStart"/>
      <w:r>
        <w:t>visteis</w:t>
      </w:r>
      <w:proofErr w:type="spellEnd"/>
      <w:r>
        <w:t xml:space="preserve"> </w:t>
      </w:r>
      <w:proofErr w:type="spellStart"/>
      <w:r>
        <w:t>retornar</w:t>
      </w:r>
      <w:proofErr w:type="spellEnd"/>
      <w:r>
        <w:t xml:space="preserve"> al ser </w:t>
      </w:r>
      <w:proofErr w:type="spellStart"/>
      <w:r>
        <w:t>querido</w:t>
      </w:r>
      <w:proofErr w:type="spellEnd"/>
      <w:r>
        <w:t xml:space="preserve">. </w:t>
      </w:r>
    </w:p>
    <w:p w14:paraId="13C04CA9" w14:textId="77777777" w:rsidR="00F50769" w:rsidRDefault="00F50769" w:rsidP="00F50769">
      <w:r>
        <w:t xml:space="preserve">24. Me </w:t>
      </w:r>
      <w:proofErr w:type="spellStart"/>
      <w:r>
        <w:t>escucháis</w:t>
      </w:r>
      <w:proofErr w:type="spellEnd"/>
      <w:r>
        <w:t xml:space="preserve"> con </w:t>
      </w:r>
      <w:proofErr w:type="spellStart"/>
      <w:r>
        <w:t>gozo</w:t>
      </w:r>
      <w:proofErr w:type="spellEnd"/>
      <w:r>
        <w:t xml:space="preserve"> </w:t>
      </w:r>
      <w:proofErr w:type="spellStart"/>
      <w:r>
        <w:t>en</w:t>
      </w:r>
      <w:proofErr w:type="spellEnd"/>
      <w:r>
        <w:t xml:space="preserve"> </w:t>
      </w:r>
      <w:proofErr w:type="spellStart"/>
      <w:r>
        <w:t>el</w:t>
      </w:r>
      <w:proofErr w:type="spellEnd"/>
      <w:r>
        <w:t xml:space="preserve"> </w:t>
      </w:r>
      <w:proofErr w:type="spellStart"/>
      <w:r>
        <w:t>espíritu</w:t>
      </w:r>
      <w:proofErr w:type="spellEnd"/>
      <w:r>
        <w:t xml:space="preserve"> y me </w:t>
      </w:r>
      <w:proofErr w:type="spellStart"/>
      <w:r>
        <w:t>pedís</w:t>
      </w:r>
      <w:proofErr w:type="spellEnd"/>
      <w:r>
        <w:t xml:space="preserve"> </w:t>
      </w:r>
      <w:proofErr w:type="spellStart"/>
      <w:r>
        <w:t>que</w:t>
      </w:r>
      <w:proofErr w:type="spellEnd"/>
      <w:r>
        <w:t xml:space="preserve"> </w:t>
      </w:r>
      <w:proofErr w:type="spellStart"/>
      <w:r>
        <w:t>descorra</w:t>
      </w:r>
      <w:proofErr w:type="spellEnd"/>
      <w:r>
        <w:t xml:space="preserve"> </w:t>
      </w:r>
      <w:proofErr w:type="spellStart"/>
      <w:r>
        <w:t>el</w:t>
      </w:r>
      <w:proofErr w:type="spellEnd"/>
      <w:r>
        <w:t xml:space="preserve"> velo de </w:t>
      </w:r>
      <w:proofErr w:type="spellStart"/>
      <w:r>
        <w:t>misterio</w:t>
      </w:r>
      <w:proofErr w:type="spellEnd"/>
      <w:r>
        <w:t xml:space="preserve"> </w:t>
      </w:r>
      <w:proofErr w:type="spellStart"/>
      <w:r>
        <w:t>que</w:t>
      </w:r>
      <w:proofErr w:type="spellEnd"/>
      <w:r>
        <w:t xml:space="preserve"> </w:t>
      </w:r>
      <w:proofErr w:type="spellStart"/>
      <w:r>
        <w:t>envuelve</w:t>
      </w:r>
      <w:proofErr w:type="spellEnd"/>
      <w:r>
        <w:t xml:space="preserve"> al nuevo </w:t>
      </w:r>
      <w:proofErr w:type="spellStart"/>
      <w:r>
        <w:t>año</w:t>
      </w:r>
      <w:proofErr w:type="spellEnd"/>
      <w:r>
        <w:t xml:space="preserve"> </w:t>
      </w:r>
      <w:proofErr w:type="spellStart"/>
      <w:r>
        <w:t>que</w:t>
      </w:r>
      <w:proofErr w:type="spellEnd"/>
      <w:r>
        <w:t xml:space="preserve"> ante </w:t>
      </w:r>
      <w:proofErr w:type="spellStart"/>
      <w:r>
        <w:t>vosotros</w:t>
      </w:r>
      <w:proofErr w:type="spellEnd"/>
      <w:r>
        <w:t xml:space="preserve"> se </w:t>
      </w:r>
      <w:proofErr w:type="spellStart"/>
      <w:r>
        <w:t>presenta</w:t>
      </w:r>
      <w:proofErr w:type="spellEnd"/>
      <w:r>
        <w:t xml:space="preserve"> </w:t>
      </w:r>
      <w:proofErr w:type="spellStart"/>
      <w:r>
        <w:t>como</w:t>
      </w:r>
      <w:proofErr w:type="spellEnd"/>
      <w:r>
        <w:t xml:space="preserve"> un camino </w:t>
      </w:r>
      <w:proofErr w:type="spellStart"/>
      <w:r>
        <w:t>que</w:t>
      </w:r>
      <w:proofErr w:type="spellEnd"/>
      <w:r>
        <w:t xml:space="preserve"> </w:t>
      </w:r>
      <w:proofErr w:type="spellStart"/>
      <w:r>
        <w:t>habéis</w:t>
      </w:r>
      <w:proofErr w:type="spellEnd"/>
      <w:r>
        <w:t xml:space="preserve"> de </w:t>
      </w:r>
      <w:proofErr w:type="spellStart"/>
      <w:r>
        <w:t>recorrer</w:t>
      </w:r>
      <w:proofErr w:type="spellEnd"/>
      <w:r>
        <w:t xml:space="preserve">, y </w:t>
      </w:r>
      <w:proofErr w:type="spellStart"/>
      <w:r>
        <w:t>os</w:t>
      </w:r>
      <w:proofErr w:type="spellEnd"/>
      <w:r>
        <w:t xml:space="preserve"> </w:t>
      </w:r>
      <w:proofErr w:type="spellStart"/>
      <w:r>
        <w:t>digo</w:t>
      </w:r>
      <w:proofErr w:type="spellEnd"/>
      <w:r>
        <w:t xml:space="preserve">: </w:t>
      </w:r>
      <w:proofErr w:type="spellStart"/>
      <w:r>
        <w:t>haced</w:t>
      </w:r>
      <w:proofErr w:type="spellEnd"/>
      <w:r>
        <w:t xml:space="preserve"> </w:t>
      </w:r>
      <w:proofErr w:type="spellStart"/>
      <w:r>
        <w:t>en</w:t>
      </w:r>
      <w:proofErr w:type="spellEnd"/>
      <w:r>
        <w:t xml:space="preserve"> </w:t>
      </w:r>
      <w:proofErr w:type="spellStart"/>
      <w:r>
        <w:t>el</w:t>
      </w:r>
      <w:proofErr w:type="spellEnd"/>
      <w:r>
        <w:t xml:space="preserve"> </w:t>
      </w:r>
      <w:proofErr w:type="spellStart"/>
      <w:r>
        <w:t>futuro</w:t>
      </w:r>
      <w:proofErr w:type="spellEnd"/>
      <w:r>
        <w:t xml:space="preserve"> lo </w:t>
      </w:r>
      <w:proofErr w:type="spellStart"/>
      <w:r>
        <w:t>que</w:t>
      </w:r>
      <w:proofErr w:type="spellEnd"/>
      <w:r>
        <w:t xml:space="preserve"> </w:t>
      </w:r>
      <w:proofErr w:type="spellStart"/>
      <w:r>
        <w:t>habéis</w:t>
      </w:r>
      <w:proofErr w:type="spellEnd"/>
      <w:r>
        <w:t xml:space="preserve"> </w:t>
      </w:r>
      <w:proofErr w:type="spellStart"/>
      <w:r>
        <w:t>hecho</w:t>
      </w:r>
      <w:proofErr w:type="spellEnd"/>
      <w:r>
        <w:t xml:space="preserve"> </w:t>
      </w:r>
      <w:proofErr w:type="spellStart"/>
      <w:r>
        <w:t>en</w:t>
      </w:r>
      <w:proofErr w:type="spellEnd"/>
      <w:r>
        <w:t xml:space="preserve"> </w:t>
      </w:r>
      <w:proofErr w:type="spellStart"/>
      <w:r>
        <w:t>el</w:t>
      </w:r>
      <w:proofErr w:type="spellEnd"/>
      <w:r>
        <w:t xml:space="preserve"> </w:t>
      </w:r>
      <w:proofErr w:type="spellStart"/>
      <w:r>
        <w:t>pasado</w:t>
      </w:r>
      <w:proofErr w:type="spellEnd"/>
      <w:r>
        <w:t xml:space="preserve">; </w:t>
      </w:r>
      <w:proofErr w:type="spellStart"/>
      <w:r>
        <w:t>escuchadme</w:t>
      </w:r>
      <w:proofErr w:type="spellEnd"/>
      <w:r>
        <w:t xml:space="preserve"> hoy </w:t>
      </w:r>
      <w:proofErr w:type="spellStart"/>
      <w:r>
        <w:t>en</w:t>
      </w:r>
      <w:proofErr w:type="spellEnd"/>
      <w:r>
        <w:t xml:space="preserve"> </w:t>
      </w:r>
      <w:proofErr w:type="spellStart"/>
      <w:r>
        <w:t>que</w:t>
      </w:r>
      <w:proofErr w:type="spellEnd"/>
      <w:r>
        <w:t xml:space="preserve"> la </w:t>
      </w:r>
      <w:proofErr w:type="spellStart"/>
      <w:r>
        <w:t>savia</w:t>
      </w:r>
      <w:proofErr w:type="spellEnd"/>
      <w:r>
        <w:t xml:space="preserve"> de mi palabra se </w:t>
      </w:r>
      <w:proofErr w:type="spellStart"/>
      <w:r>
        <w:t>derrama</w:t>
      </w:r>
      <w:proofErr w:type="spellEnd"/>
      <w:r>
        <w:t xml:space="preserve"> </w:t>
      </w:r>
      <w:proofErr w:type="spellStart"/>
      <w:r>
        <w:t>aún</w:t>
      </w:r>
      <w:proofErr w:type="spellEnd"/>
      <w:r>
        <w:t xml:space="preserve"> entre </w:t>
      </w:r>
      <w:proofErr w:type="spellStart"/>
      <w:r>
        <w:t>vosotros</w:t>
      </w:r>
      <w:proofErr w:type="spellEnd"/>
      <w:r>
        <w:t xml:space="preserve">, a </w:t>
      </w:r>
      <w:proofErr w:type="spellStart"/>
      <w:r>
        <w:t>semejanza</w:t>
      </w:r>
      <w:proofErr w:type="spellEnd"/>
      <w:r>
        <w:t xml:space="preserve"> de la </w:t>
      </w:r>
      <w:proofErr w:type="spellStart"/>
      <w:r>
        <w:t>sangre</w:t>
      </w:r>
      <w:proofErr w:type="spellEnd"/>
      <w:r>
        <w:t xml:space="preserve"> del Redentor </w:t>
      </w:r>
      <w:proofErr w:type="spellStart"/>
      <w:r>
        <w:t>que</w:t>
      </w:r>
      <w:proofErr w:type="spellEnd"/>
      <w:r>
        <w:t xml:space="preserve"> </w:t>
      </w:r>
      <w:proofErr w:type="spellStart"/>
      <w:r>
        <w:t>fue</w:t>
      </w:r>
      <w:proofErr w:type="spellEnd"/>
      <w:r>
        <w:t xml:space="preserve"> </w:t>
      </w:r>
      <w:proofErr w:type="spellStart"/>
      <w:r>
        <w:t>vertida</w:t>
      </w:r>
      <w:proofErr w:type="spellEnd"/>
      <w:r>
        <w:t xml:space="preserve"> </w:t>
      </w:r>
      <w:proofErr w:type="spellStart"/>
      <w:r>
        <w:t>en</w:t>
      </w:r>
      <w:proofErr w:type="spellEnd"/>
      <w:r>
        <w:t xml:space="preserve"> </w:t>
      </w:r>
      <w:proofErr w:type="spellStart"/>
      <w:r>
        <w:t>aquel</w:t>
      </w:r>
      <w:proofErr w:type="spellEnd"/>
      <w:r>
        <w:t xml:space="preserve"> </w:t>
      </w:r>
      <w:proofErr w:type="spellStart"/>
      <w:r>
        <w:t>tiempo</w:t>
      </w:r>
      <w:proofErr w:type="spellEnd"/>
      <w:r>
        <w:t xml:space="preserve"> </w:t>
      </w:r>
      <w:proofErr w:type="spellStart"/>
      <w:r>
        <w:t>en</w:t>
      </w:r>
      <w:proofErr w:type="spellEnd"/>
      <w:r>
        <w:t xml:space="preserve"> </w:t>
      </w:r>
      <w:proofErr w:type="spellStart"/>
      <w:r>
        <w:t>todo</w:t>
      </w:r>
      <w:proofErr w:type="spellEnd"/>
      <w:r>
        <w:t xml:space="preserve"> </w:t>
      </w:r>
      <w:proofErr w:type="spellStart"/>
      <w:r>
        <w:t>espíritu</w:t>
      </w:r>
      <w:proofErr w:type="spellEnd"/>
      <w:r>
        <w:t xml:space="preserve">. </w:t>
      </w:r>
    </w:p>
    <w:p w14:paraId="5349AE2F" w14:textId="77777777" w:rsidR="00F50769" w:rsidRDefault="00F50769" w:rsidP="00F50769">
      <w:r>
        <w:t xml:space="preserve">25. </w:t>
      </w:r>
      <w:proofErr w:type="spellStart"/>
      <w:r>
        <w:t>Pasó</w:t>
      </w:r>
      <w:proofErr w:type="spellEnd"/>
      <w:r>
        <w:t xml:space="preserve"> un </w:t>
      </w:r>
      <w:proofErr w:type="spellStart"/>
      <w:r>
        <w:t>año</w:t>
      </w:r>
      <w:proofErr w:type="spellEnd"/>
      <w:r>
        <w:t xml:space="preserve">, pueblo, y </w:t>
      </w:r>
      <w:proofErr w:type="spellStart"/>
      <w:r>
        <w:t>en</w:t>
      </w:r>
      <w:proofErr w:type="spellEnd"/>
      <w:r>
        <w:t xml:space="preserve"> él la </w:t>
      </w:r>
      <w:proofErr w:type="spellStart"/>
      <w:r>
        <w:t>guerra</w:t>
      </w:r>
      <w:proofErr w:type="spellEnd"/>
      <w:r>
        <w:t xml:space="preserve"> no </w:t>
      </w:r>
      <w:proofErr w:type="spellStart"/>
      <w:r>
        <w:t>terminó</w:t>
      </w:r>
      <w:proofErr w:type="spellEnd"/>
      <w:r>
        <w:t xml:space="preserve">, </w:t>
      </w:r>
      <w:proofErr w:type="spellStart"/>
      <w:r>
        <w:t>los</w:t>
      </w:r>
      <w:proofErr w:type="spellEnd"/>
      <w:r>
        <w:t xml:space="preserve"> hombres no se </w:t>
      </w:r>
      <w:proofErr w:type="spellStart"/>
      <w:r>
        <w:t>reconciliaron</w:t>
      </w:r>
      <w:proofErr w:type="spellEnd"/>
      <w:r>
        <w:t xml:space="preserve">, </w:t>
      </w:r>
      <w:proofErr w:type="spellStart"/>
      <w:r>
        <w:t>los</w:t>
      </w:r>
      <w:proofErr w:type="spellEnd"/>
      <w:r>
        <w:t xml:space="preserve"> </w:t>
      </w:r>
      <w:proofErr w:type="spellStart"/>
      <w:r>
        <w:t>grandes</w:t>
      </w:r>
      <w:proofErr w:type="spellEnd"/>
      <w:r>
        <w:t xml:space="preserve"> </w:t>
      </w:r>
      <w:proofErr w:type="spellStart"/>
      <w:r>
        <w:t>gobernantes</w:t>
      </w:r>
      <w:proofErr w:type="spellEnd"/>
      <w:r>
        <w:t xml:space="preserve"> no se </w:t>
      </w:r>
      <w:proofErr w:type="spellStart"/>
      <w:r>
        <w:t>dieron</w:t>
      </w:r>
      <w:proofErr w:type="spellEnd"/>
      <w:r>
        <w:t xml:space="preserve"> la mano </w:t>
      </w:r>
      <w:proofErr w:type="spellStart"/>
      <w:r>
        <w:t>en</w:t>
      </w:r>
      <w:proofErr w:type="spellEnd"/>
      <w:r>
        <w:t xml:space="preserve"> </w:t>
      </w:r>
      <w:proofErr w:type="spellStart"/>
      <w:r>
        <w:t>señal</w:t>
      </w:r>
      <w:proofErr w:type="spellEnd"/>
      <w:r>
        <w:t xml:space="preserve"> de </w:t>
      </w:r>
      <w:proofErr w:type="spellStart"/>
      <w:r>
        <w:t>paz</w:t>
      </w:r>
      <w:proofErr w:type="spellEnd"/>
      <w:r>
        <w:t xml:space="preserve">. Y </w:t>
      </w:r>
      <w:proofErr w:type="spellStart"/>
      <w:r>
        <w:t>en</w:t>
      </w:r>
      <w:proofErr w:type="spellEnd"/>
      <w:r>
        <w:t xml:space="preserve"> </w:t>
      </w:r>
      <w:proofErr w:type="spellStart"/>
      <w:r>
        <w:t>este</w:t>
      </w:r>
      <w:proofErr w:type="spellEnd"/>
      <w:r>
        <w:t xml:space="preserve"> </w:t>
      </w:r>
      <w:proofErr w:type="spellStart"/>
      <w:r>
        <w:t>preciso</w:t>
      </w:r>
      <w:proofErr w:type="spellEnd"/>
      <w:r>
        <w:t xml:space="preserve"> </w:t>
      </w:r>
      <w:proofErr w:type="spellStart"/>
      <w:r>
        <w:t>instante</w:t>
      </w:r>
      <w:proofErr w:type="spellEnd"/>
      <w:r>
        <w:t xml:space="preserve"> </w:t>
      </w:r>
      <w:proofErr w:type="spellStart"/>
      <w:r>
        <w:t>en</w:t>
      </w:r>
      <w:proofErr w:type="spellEnd"/>
      <w:r>
        <w:t xml:space="preserve"> </w:t>
      </w:r>
      <w:proofErr w:type="spellStart"/>
      <w:r>
        <w:t>que</w:t>
      </w:r>
      <w:proofErr w:type="spellEnd"/>
      <w:r>
        <w:t xml:space="preserve"> </w:t>
      </w:r>
      <w:proofErr w:type="spellStart"/>
      <w:r>
        <w:t>vosotros</w:t>
      </w:r>
      <w:proofErr w:type="spellEnd"/>
      <w:r>
        <w:t xml:space="preserve"> </w:t>
      </w:r>
      <w:proofErr w:type="spellStart"/>
      <w:r>
        <w:t>os</w:t>
      </w:r>
      <w:proofErr w:type="spellEnd"/>
      <w:r>
        <w:t xml:space="preserve"> </w:t>
      </w:r>
      <w:proofErr w:type="spellStart"/>
      <w:r>
        <w:t>recreáis</w:t>
      </w:r>
      <w:proofErr w:type="spellEnd"/>
      <w:r>
        <w:t xml:space="preserve"> </w:t>
      </w:r>
      <w:proofErr w:type="spellStart"/>
      <w:r>
        <w:t>espiritualmente</w:t>
      </w:r>
      <w:proofErr w:type="spellEnd"/>
      <w:r>
        <w:t xml:space="preserve"> </w:t>
      </w:r>
      <w:proofErr w:type="spellStart"/>
      <w:r>
        <w:t>en</w:t>
      </w:r>
      <w:proofErr w:type="spellEnd"/>
      <w:r>
        <w:t xml:space="preserve"> </w:t>
      </w:r>
      <w:proofErr w:type="spellStart"/>
      <w:r>
        <w:t>esta</w:t>
      </w:r>
      <w:proofErr w:type="spellEnd"/>
      <w:r>
        <w:t xml:space="preserve"> </w:t>
      </w:r>
      <w:proofErr w:type="spellStart"/>
      <w:r>
        <w:t>comunión</w:t>
      </w:r>
      <w:proofErr w:type="spellEnd"/>
      <w:r>
        <w:t xml:space="preserve"> con mi </w:t>
      </w:r>
      <w:proofErr w:type="spellStart"/>
      <w:r>
        <w:t>divino</w:t>
      </w:r>
      <w:proofErr w:type="spellEnd"/>
      <w:r>
        <w:t xml:space="preserve"> Espíritu, </w:t>
      </w:r>
      <w:proofErr w:type="spellStart"/>
      <w:r>
        <w:t>están</w:t>
      </w:r>
      <w:proofErr w:type="spellEnd"/>
      <w:r>
        <w:t xml:space="preserve"> </w:t>
      </w:r>
      <w:proofErr w:type="spellStart"/>
      <w:r>
        <w:t>cayendo</w:t>
      </w:r>
      <w:proofErr w:type="spellEnd"/>
      <w:r>
        <w:t xml:space="preserve"> </w:t>
      </w:r>
      <w:proofErr w:type="spellStart"/>
      <w:r>
        <w:t>vidas</w:t>
      </w:r>
      <w:proofErr w:type="spellEnd"/>
      <w:r>
        <w:t xml:space="preserve">, </w:t>
      </w:r>
      <w:proofErr w:type="spellStart"/>
      <w:r>
        <w:t>está</w:t>
      </w:r>
      <w:proofErr w:type="spellEnd"/>
      <w:r>
        <w:t xml:space="preserve"> </w:t>
      </w:r>
      <w:proofErr w:type="spellStart"/>
      <w:r>
        <w:t>aumentando</w:t>
      </w:r>
      <w:proofErr w:type="spellEnd"/>
      <w:r>
        <w:t xml:space="preserve"> </w:t>
      </w:r>
      <w:proofErr w:type="spellStart"/>
      <w:r>
        <w:t>el</w:t>
      </w:r>
      <w:proofErr w:type="spellEnd"/>
      <w:r>
        <w:t xml:space="preserve"> </w:t>
      </w:r>
      <w:proofErr w:type="spellStart"/>
      <w:r>
        <w:t>número</w:t>
      </w:r>
      <w:proofErr w:type="spellEnd"/>
      <w:r>
        <w:t xml:space="preserve"> de </w:t>
      </w:r>
      <w:proofErr w:type="spellStart"/>
      <w:r>
        <w:t>huérfanos</w:t>
      </w:r>
      <w:proofErr w:type="spellEnd"/>
      <w:r>
        <w:t xml:space="preserve"> y </w:t>
      </w:r>
      <w:proofErr w:type="spellStart"/>
      <w:r>
        <w:t>viudas</w:t>
      </w:r>
      <w:proofErr w:type="spellEnd"/>
      <w:r>
        <w:t xml:space="preserve"> y la </w:t>
      </w:r>
      <w:proofErr w:type="spellStart"/>
      <w:r>
        <w:t>sangre</w:t>
      </w:r>
      <w:proofErr w:type="spellEnd"/>
      <w:r>
        <w:t xml:space="preserve"> </w:t>
      </w:r>
      <w:proofErr w:type="spellStart"/>
      <w:r>
        <w:t>sigue</w:t>
      </w:r>
      <w:proofErr w:type="spellEnd"/>
      <w:r>
        <w:t xml:space="preserve"> </w:t>
      </w:r>
      <w:proofErr w:type="spellStart"/>
      <w:r>
        <w:t>corriendo</w:t>
      </w:r>
      <w:proofErr w:type="spellEnd"/>
      <w:r>
        <w:t xml:space="preserve"> y </w:t>
      </w:r>
      <w:proofErr w:type="spellStart"/>
      <w:r>
        <w:t>humedeciendo</w:t>
      </w:r>
      <w:proofErr w:type="spellEnd"/>
      <w:r>
        <w:t xml:space="preserve"> la Tierra, la </w:t>
      </w:r>
      <w:proofErr w:type="spellStart"/>
      <w:r>
        <w:t>sangre</w:t>
      </w:r>
      <w:proofErr w:type="spellEnd"/>
      <w:r>
        <w:t xml:space="preserve"> de </w:t>
      </w:r>
      <w:proofErr w:type="spellStart"/>
      <w:r>
        <w:t>los</w:t>
      </w:r>
      <w:proofErr w:type="spellEnd"/>
      <w:r>
        <w:t xml:space="preserve"> hombres </w:t>
      </w:r>
      <w:proofErr w:type="spellStart"/>
      <w:r>
        <w:t>que</w:t>
      </w:r>
      <w:proofErr w:type="spellEnd"/>
      <w:r>
        <w:t xml:space="preserve"> es </w:t>
      </w:r>
      <w:proofErr w:type="spellStart"/>
      <w:r>
        <w:t>mí</w:t>
      </w:r>
      <w:proofErr w:type="spellEnd"/>
      <w:r>
        <w:t xml:space="preserve"> </w:t>
      </w:r>
      <w:proofErr w:type="spellStart"/>
      <w:r>
        <w:t>sangre</w:t>
      </w:r>
      <w:proofErr w:type="spellEnd"/>
      <w:r>
        <w:t xml:space="preserve">. </w:t>
      </w:r>
    </w:p>
    <w:p w14:paraId="4CAC2328" w14:textId="77777777" w:rsidR="00F50769" w:rsidRDefault="00F50769" w:rsidP="00F50769">
      <w:r>
        <w:t xml:space="preserve">26. Voy a </w:t>
      </w:r>
      <w:proofErr w:type="spellStart"/>
      <w:r>
        <w:t>proponer</w:t>
      </w:r>
      <w:proofErr w:type="spellEnd"/>
      <w:r>
        <w:t xml:space="preserve"> </w:t>
      </w:r>
      <w:proofErr w:type="spellStart"/>
      <w:r>
        <w:t>nuevamente</w:t>
      </w:r>
      <w:proofErr w:type="spellEnd"/>
      <w:r>
        <w:t xml:space="preserve"> la </w:t>
      </w:r>
      <w:proofErr w:type="spellStart"/>
      <w:r>
        <w:t>paz</w:t>
      </w:r>
      <w:proofErr w:type="spellEnd"/>
      <w:r>
        <w:t xml:space="preserve"> a </w:t>
      </w:r>
      <w:proofErr w:type="spellStart"/>
      <w:r>
        <w:t>los</w:t>
      </w:r>
      <w:proofErr w:type="spellEnd"/>
      <w:r>
        <w:t xml:space="preserve"> hombres, </w:t>
      </w:r>
      <w:proofErr w:type="spellStart"/>
      <w:r>
        <w:t>confiándoles</w:t>
      </w:r>
      <w:proofErr w:type="spellEnd"/>
      <w:r>
        <w:t xml:space="preserve"> un </w:t>
      </w:r>
      <w:proofErr w:type="spellStart"/>
      <w:r>
        <w:t>tiempo</w:t>
      </w:r>
      <w:proofErr w:type="spellEnd"/>
      <w:r>
        <w:t xml:space="preserve"> </w:t>
      </w:r>
      <w:proofErr w:type="spellStart"/>
      <w:r>
        <w:t>más</w:t>
      </w:r>
      <w:proofErr w:type="spellEnd"/>
      <w:r>
        <w:t xml:space="preserve"> para </w:t>
      </w:r>
      <w:proofErr w:type="spellStart"/>
      <w:r>
        <w:t>que</w:t>
      </w:r>
      <w:proofErr w:type="spellEnd"/>
      <w:r>
        <w:t xml:space="preserve"> </w:t>
      </w:r>
      <w:proofErr w:type="spellStart"/>
      <w:r>
        <w:t>alcancen</w:t>
      </w:r>
      <w:proofErr w:type="spellEnd"/>
      <w:r>
        <w:t xml:space="preserve"> ese supremo bien del </w:t>
      </w:r>
      <w:proofErr w:type="spellStart"/>
      <w:r>
        <w:t>espíritu</w:t>
      </w:r>
      <w:proofErr w:type="spellEnd"/>
      <w:r>
        <w:t xml:space="preserve">. Más </w:t>
      </w:r>
      <w:proofErr w:type="spellStart"/>
      <w:r>
        <w:t>si</w:t>
      </w:r>
      <w:proofErr w:type="spellEnd"/>
      <w:r>
        <w:t xml:space="preserve"> </w:t>
      </w:r>
      <w:proofErr w:type="spellStart"/>
      <w:r>
        <w:t>desaprovechan</w:t>
      </w:r>
      <w:proofErr w:type="spellEnd"/>
      <w:r>
        <w:t xml:space="preserve"> </w:t>
      </w:r>
      <w:proofErr w:type="spellStart"/>
      <w:r>
        <w:t>esta</w:t>
      </w:r>
      <w:proofErr w:type="spellEnd"/>
      <w:r>
        <w:t xml:space="preserve"> </w:t>
      </w:r>
      <w:proofErr w:type="spellStart"/>
      <w:r>
        <w:t>ocasión</w:t>
      </w:r>
      <w:proofErr w:type="spellEnd"/>
      <w:r>
        <w:t xml:space="preserve">, sus </w:t>
      </w:r>
      <w:proofErr w:type="spellStart"/>
      <w:r>
        <w:t>dolores</w:t>
      </w:r>
      <w:proofErr w:type="spellEnd"/>
      <w:r>
        <w:t xml:space="preserve"> y </w:t>
      </w:r>
      <w:proofErr w:type="spellStart"/>
      <w:r>
        <w:t>amarguras</w:t>
      </w:r>
      <w:proofErr w:type="spellEnd"/>
      <w:r>
        <w:t xml:space="preserve"> </w:t>
      </w:r>
      <w:proofErr w:type="spellStart"/>
      <w:r>
        <w:t>aumentarán</w:t>
      </w:r>
      <w:proofErr w:type="spellEnd"/>
      <w:r>
        <w:t xml:space="preserve">. </w:t>
      </w:r>
    </w:p>
    <w:p w14:paraId="02CD8675" w14:textId="77777777" w:rsidR="00F50769" w:rsidRDefault="00F50769" w:rsidP="00F50769">
      <w:r>
        <w:t xml:space="preserve">27. </w:t>
      </w:r>
      <w:proofErr w:type="spellStart"/>
      <w:r>
        <w:t>Vosotros</w:t>
      </w:r>
      <w:proofErr w:type="spellEnd"/>
      <w:r>
        <w:t xml:space="preserve"> </w:t>
      </w:r>
      <w:proofErr w:type="spellStart"/>
      <w:r>
        <w:t>atraed</w:t>
      </w:r>
      <w:proofErr w:type="spellEnd"/>
      <w:r>
        <w:t xml:space="preserve"> la </w:t>
      </w:r>
      <w:proofErr w:type="spellStart"/>
      <w:r>
        <w:t>paz</w:t>
      </w:r>
      <w:proofErr w:type="spellEnd"/>
      <w:r>
        <w:t xml:space="preserve"> con la </w:t>
      </w:r>
      <w:proofErr w:type="spellStart"/>
      <w:r>
        <w:t>regeneración</w:t>
      </w:r>
      <w:proofErr w:type="spellEnd"/>
      <w:r>
        <w:t xml:space="preserve">, con la </w:t>
      </w:r>
      <w:proofErr w:type="spellStart"/>
      <w:r>
        <w:t>oración</w:t>
      </w:r>
      <w:proofErr w:type="spellEnd"/>
      <w:r>
        <w:t xml:space="preserve"> y la </w:t>
      </w:r>
      <w:proofErr w:type="spellStart"/>
      <w:r>
        <w:t>práctica</w:t>
      </w:r>
      <w:proofErr w:type="spellEnd"/>
      <w:r>
        <w:t xml:space="preserve"> de mi </w:t>
      </w:r>
      <w:proofErr w:type="spellStart"/>
      <w:r>
        <w:t>Doctrina</w:t>
      </w:r>
      <w:proofErr w:type="spellEnd"/>
      <w:r>
        <w:t xml:space="preserve">. </w:t>
      </w:r>
      <w:proofErr w:type="spellStart"/>
      <w:r>
        <w:t>Haced</w:t>
      </w:r>
      <w:proofErr w:type="spellEnd"/>
      <w:r>
        <w:t xml:space="preserve"> </w:t>
      </w:r>
      <w:proofErr w:type="spellStart"/>
      <w:r>
        <w:t>obras</w:t>
      </w:r>
      <w:proofErr w:type="spellEnd"/>
      <w:r>
        <w:t xml:space="preserve"> </w:t>
      </w:r>
      <w:proofErr w:type="spellStart"/>
      <w:r>
        <w:t>dignas</w:t>
      </w:r>
      <w:proofErr w:type="spellEnd"/>
      <w:r>
        <w:t xml:space="preserve"> de </w:t>
      </w:r>
      <w:proofErr w:type="spellStart"/>
      <w:r>
        <w:t>vuestro</w:t>
      </w:r>
      <w:proofErr w:type="spellEnd"/>
      <w:r>
        <w:t xml:space="preserve"> </w:t>
      </w:r>
      <w:proofErr w:type="spellStart"/>
      <w:r>
        <w:t>espíritu</w:t>
      </w:r>
      <w:proofErr w:type="spellEnd"/>
      <w:r>
        <w:t xml:space="preserve">, </w:t>
      </w:r>
      <w:proofErr w:type="spellStart"/>
      <w:r>
        <w:t>que</w:t>
      </w:r>
      <w:proofErr w:type="spellEnd"/>
      <w:r>
        <w:t xml:space="preserve"> también lo </w:t>
      </w:r>
      <w:proofErr w:type="spellStart"/>
      <w:r>
        <w:t>serán</w:t>
      </w:r>
      <w:proofErr w:type="spellEnd"/>
      <w:r>
        <w:t xml:space="preserve"> del </w:t>
      </w:r>
      <w:proofErr w:type="spellStart"/>
      <w:r>
        <w:t>Mío</w:t>
      </w:r>
      <w:proofErr w:type="spellEnd"/>
      <w:r>
        <w:t xml:space="preserve">. Es </w:t>
      </w:r>
      <w:proofErr w:type="spellStart"/>
      <w:r>
        <w:t>tiempo</w:t>
      </w:r>
      <w:proofErr w:type="spellEnd"/>
      <w:r>
        <w:t xml:space="preserve"> de </w:t>
      </w:r>
      <w:proofErr w:type="spellStart"/>
      <w:r>
        <w:t>que</w:t>
      </w:r>
      <w:proofErr w:type="spellEnd"/>
      <w:r>
        <w:t xml:space="preserve"> </w:t>
      </w:r>
      <w:proofErr w:type="spellStart"/>
      <w:r>
        <w:t>os</w:t>
      </w:r>
      <w:proofErr w:type="spellEnd"/>
      <w:r>
        <w:t xml:space="preserve"> </w:t>
      </w:r>
      <w:proofErr w:type="spellStart"/>
      <w:r>
        <w:lastRenderedPageBreak/>
        <w:t>estiméis</w:t>
      </w:r>
      <w:proofErr w:type="spellEnd"/>
      <w:r>
        <w:t xml:space="preserve"> </w:t>
      </w:r>
      <w:proofErr w:type="spellStart"/>
      <w:r>
        <w:t>en</w:t>
      </w:r>
      <w:proofErr w:type="spellEnd"/>
      <w:r>
        <w:t xml:space="preserve"> algo </w:t>
      </w:r>
      <w:proofErr w:type="spellStart"/>
      <w:r>
        <w:t>más</w:t>
      </w:r>
      <w:proofErr w:type="spellEnd"/>
      <w:r>
        <w:t xml:space="preserve"> alto, </w:t>
      </w:r>
      <w:proofErr w:type="spellStart"/>
      <w:r>
        <w:t>en</w:t>
      </w:r>
      <w:proofErr w:type="spellEnd"/>
      <w:r>
        <w:t xml:space="preserve"> </w:t>
      </w:r>
      <w:proofErr w:type="spellStart"/>
      <w:r>
        <w:t>que</w:t>
      </w:r>
      <w:proofErr w:type="spellEnd"/>
      <w:r>
        <w:t xml:space="preserve"> le </w:t>
      </w:r>
      <w:proofErr w:type="spellStart"/>
      <w:r>
        <w:t>deis</w:t>
      </w:r>
      <w:proofErr w:type="spellEnd"/>
      <w:r>
        <w:t xml:space="preserve"> </w:t>
      </w:r>
      <w:proofErr w:type="spellStart"/>
      <w:r>
        <w:t>su</w:t>
      </w:r>
      <w:proofErr w:type="spellEnd"/>
      <w:r>
        <w:t xml:space="preserve"> </w:t>
      </w:r>
      <w:proofErr w:type="spellStart"/>
      <w:r>
        <w:t>justo</w:t>
      </w:r>
      <w:proofErr w:type="spellEnd"/>
      <w:r>
        <w:t xml:space="preserve"> valor a lo </w:t>
      </w:r>
      <w:proofErr w:type="spellStart"/>
      <w:r>
        <w:t>que</w:t>
      </w:r>
      <w:proofErr w:type="spellEnd"/>
      <w:r>
        <w:t xml:space="preserve"> he </w:t>
      </w:r>
      <w:proofErr w:type="spellStart"/>
      <w:r>
        <w:t>puesto</w:t>
      </w:r>
      <w:proofErr w:type="spellEnd"/>
      <w:r>
        <w:t xml:space="preserve"> </w:t>
      </w:r>
      <w:proofErr w:type="spellStart"/>
      <w:r>
        <w:t>en</w:t>
      </w:r>
      <w:proofErr w:type="spellEnd"/>
      <w:r>
        <w:t xml:space="preserve"> </w:t>
      </w:r>
      <w:proofErr w:type="spellStart"/>
      <w:r>
        <w:t>el</w:t>
      </w:r>
      <w:proofErr w:type="spellEnd"/>
      <w:r>
        <w:t xml:space="preserve"> hombre: </w:t>
      </w:r>
      <w:proofErr w:type="spellStart"/>
      <w:r>
        <w:t>el</w:t>
      </w:r>
      <w:proofErr w:type="spellEnd"/>
      <w:r>
        <w:t xml:space="preserve"> </w:t>
      </w:r>
      <w:proofErr w:type="spellStart"/>
      <w:r>
        <w:t>espíritu</w:t>
      </w:r>
      <w:proofErr w:type="spellEnd"/>
      <w:r>
        <w:t xml:space="preserve">. </w:t>
      </w:r>
    </w:p>
    <w:p w14:paraId="21ABF093" w14:textId="77777777" w:rsidR="00F50769" w:rsidRDefault="00F50769" w:rsidP="00F50769">
      <w:r>
        <w:t xml:space="preserve">28. Cuando </w:t>
      </w:r>
      <w:proofErr w:type="spellStart"/>
      <w:r>
        <w:t>lleguéis</w:t>
      </w:r>
      <w:proofErr w:type="spellEnd"/>
      <w:r>
        <w:t xml:space="preserve"> a </w:t>
      </w:r>
      <w:proofErr w:type="spellStart"/>
      <w:r>
        <w:t>tener</w:t>
      </w:r>
      <w:proofErr w:type="spellEnd"/>
      <w:r>
        <w:t xml:space="preserve"> </w:t>
      </w:r>
      <w:proofErr w:type="spellStart"/>
      <w:r>
        <w:t>el</w:t>
      </w:r>
      <w:proofErr w:type="spellEnd"/>
      <w:r>
        <w:t xml:space="preserve"> </w:t>
      </w:r>
      <w:proofErr w:type="spellStart"/>
      <w:r>
        <w:t>verdadero</w:t>
      </w:r>
      <w:proofErr w:type="spellEnd"/>
      <w:r>
        <w:t xml:space="preserve"> </w:t>
      </w:r>
      <w:proofErr w:type="spellStart"/>
      <w:r>
        <w:t>conocimiento</w:t>
      </w:r>
      <w:proofErr w:type="spellEnd"/>
      <w:r>
        <w:t xml:space="preserve"> de </w:t>
      </w:r>
      <w:proofErr w:type="spellStart"/>
      <w:r>
        <w:t>vuestro</w:t>
      </w:r>
      <w:proofErr w:type="spellEnd"/>
      <w:r>
        <w:t xml:space="preserve"> valor, no </w:t>
      </w:r>
      <w:proofErr w:type="spellStart"/>
      <w:r>
        <w:t>os</w:t>
      </w:r>
      <w:proofErr w:type="spellEnd"/>
      <w:r>
        <w:t xml:space="preserve"> </w:t>
      </w:r>
      <w:proofErr w:type="spellStart"/>
      <w:r>
        <w:t>envanezcáis</w:t>
      </w:r>
      <w:proofErr w:type="spellEnd"/>
      <w:r>
        <w:t xml:space="preserve">, </w:t>
      </w:r>
      <w:proofErr w:type="spellStart"/>
      <w:r>
        <w:t>reconoced</w:t>
      </w:r>
      <w:proofErr w:type="spellEnd"/>
      <w:r>
        <w:t xml:space="preserve"> </w:t>
      </w:r>
      <w:proofErr w:type="spellStart"/>
      <w:r>
        <w:t>que</w:t>
      </w:r>
      <w:proofErr w:type="spellEnd"/>
      <w:r>
        <w:t xml:space="preserve"> no </w:t>
      </w:r>
      <w:proofErr w:type="spellStart"/>
      <w:r>
        <w:t>sois</w:t>
      </w:r>
      <w:proofErr w:type="spellEnd"/>
      <w:r>
        <w:t xml:space="preserve"> </w:t>
      </w:r>
      <w:proofErr w:type="spellStart"/>
      <w:r>
        <w:t>más</w:t>
      </w:r>
      <w:proofErr w:type="spellEnd"/>
      <w:r>
        <w:t xml:space="preserve"> </w:t>
      </w:r>
      <w:proofErr w:type="spellStart"/>
      <w:r>
        <w:t>que</w:t>
      </w:r>
      <w:proofErr w:type="spellEnd"/>
      <w:r>
        <w:t xml:space="preserve"> simples </w:t>
      </w:r>
      <w:proofErr w:type="spellStart"/>
      <w:r>
        <w:t>mortales</w:t>
      </w:r>
      <w:proofErr w:type="spellEnd"/>
      <w:r>
        <w:t xml:space="preserve">, </w:t>
      </w:r>
      <w:proofErr w:type="spellStart"/>
      <w:r>
        <w:t>que</w:t>
      </w:r>
      <w:proofErr w:type="spellEnd"/>
      <w:r>
        <w:t xml:space="preserve"> </w:t>
      </w:r>
      <w:proofErr w:type="spellStart"/>
      <w:r>
        <w:t>sois</w:t>
      </w:r>
      <w:proofErr w:type="spellEnd"/>
      <w:r>
        <w:t xml:space="preserve"> </w:t>
      </w:r>
      <w:proofErr w:type="spellStart"/>
      <w:r>
        <w:t>enviados</w:t>
      </w:r>
      <w:proofErr w:type="spellEnd"/>
      <w:r>
        <w:t xml:space="preserve"> e </w:t>
      </w:r>
      <w:proofErr w:type="spellStart"/>
      <w:r>
        <w:t>instrumentos</w:t>
      </w:r>
      <w:proofErr w:type="spellEnd"/>
      <w:r>
        <w:t xml:space="preserve"> de mis </w:t>
      </w:r>
      <w:proofErr w:type="spellStart"/>
      <w:r>
        <w:t>designios</w:t>
      </w:r>
      <w:proofErr w:type="spellEnd"/>
      <w:r>
        <w:t xml:space="preserve"> </w:t>
      </w:r>
      <w:proofErr w:type="spellStart"/>
      <w:r>
        <w:t>divinos</w:t>
      </w:r>
      <w:proofErr w:type="spellEnd"/>
      <w:r>
        <w:t xml:space="preserve">. </w:t>
      </w:r>
    </w:p>
    <w:p w14:paraId="5C39087A" w14:textId="77777777" w:rsidR="00F50769" w:rsidRDefault="00F50769" w:rsidP="00F50769">
      <w:r>
        <w:t xml:space="preserve">29. Nadie ha </w:t>
      </w:r>
      <w:proofErr w:type="spellStart"/>
      <w:r>
        <w:t>nacido</w:t>
      </w:r>
      <w:proofErr w:type="spellEnd"/>
      <w:r>
        <w:t xml:space="preserve"> </w:t>
      </w:r>
      <w:proofErr w:type="spellStart"/>
      <w:r>
        <w:t>por</w:t>
      </w:r>
      <w:proofErr w:type="spellEnd"/>
      <w:r>
        <w:t xml:space="preserve"> </w:t>
      </w:r>
      <w:proofErr w:type="spellStart"/>
      <w:r>
        <w:t>casualidad</w:t>
      </w:r>
      <w:proofErr w:type="spellEnd"/>
      <w:r>
        <w:t xml:space="preserve">, </w:t>
      </w:r>
      <w:proofErr w:type="spellStart"/>
      <w:r>
        <w:t>nadie</w:t>
      </w:r>
      <w:proofErr w:type="spellEnd"/>
      <w:r>
        <w:t xml:space="preserve"> ha </w:t>
      </w:r>
      <w:proofErr w:type="spellStart"/>
      <w:r>
        <w:t>sido</w:t>
      </w:r>
      <w:proofErr w:type="spellEnd"/>
      <w:r>
        <w:t xml:space="preserve"> </w:t>
      </w:r>
      <w:proofErr w:type="spellStart"/>
      <w:r>
        <w:t>creado</w:t>
      </w:r>
      <w:proofErr w:type="spellEnd"/>
      <w:r>
        <w:t xml:space="preserve"> </w:t>
      </w:r>
      <w:proofErr w:type="spellStart"/>
      <w:r>
        <w:t>por</w:t>
      </w:r>
      <w:proofErr w:type="spellEnd"/>
      <w:r>
        <w:t xml:space="preserve"> </w:t>
      </w:r>
      <w:proofErr w:type="spellStart"/>
      <w:r>
        <w:t>el</w:t>
      </w:r>
      <w:proofErr w:type="spellEnd"/>
      <w:r>
        <w:t xml:space="preserve"> </w:t>
      </w:r>
      <w:proofErr w:type="spellStart"/>
      <w:r>
        <w:t>acaso</w:t>
      </w:r>
      <w:proofErr w:type="spellEnd"/>
      <w:r>
        <w:t xml:space="preserve">; </w:t>
      </w:r>
      <w:proofErr w:type="spellStart"/>
      <w:r>
        <w:t>comprendedme</w:t>
      </w:r>
      <w:proofErr w:type="spellEnd"/>
      <w:r>
        <w:t xml:space="preserve"> y </w:t>
      </w:r>
      <w:proofErr w:type="spellStart"/>
      <w:r>
        <w:t>reconoceréis</w:t>
      </w:r>
      <w:proofErr w:type="spellEnd"/>
      <w:r>
        <w:t xml:space="preserve"> </w:t>
      </w:r>
      <w:proofErr w:type="spellStart"/>
      <w:r>
        <w:t>que</w:t>
      </w:r>
      <w:proofErr w:type="spellEnd"/>
      <w:r>
        <w:t xml:space="preserve"> </w:t>
      </w:r>
      <w:proofErr w:type="spellStart"/>
      <w:r>
        <w:t>nadie</w:t>
      </w:r>
      <w:proofErr w:type="spellEnd"/>
      <w:r>
        <w:t xml:space="preserve"> es libre </w:t>
      </w:r>
      <w:proofErr w:type="spellStart"/>
      <w:r>
        <w:t>en</w:t>
      </w:r>
      <w:proofErr w:type="spellEnd"/>
      <w:r>
        <w:t xml:space="preserve"> </w:t>
      </w:r>
      <w:proofErr w:type="spellStart"/>
      <w:r>
        <w:t>el</w:t>
      </w:r>
      <w:proofErr w:type="spellEnd"/>
      <w:r>
        <w:t xml:space="preserve"> camino de </w:t>
      </w:r>
      <w:proofErr w:type="spellStart"/>
      <w:r>
        <w:t>su</w:t>
      </w:r>
      <w:proofErr w:type="spellEnd"/>
      <w:r>
        <w:t xml:space="preserve"> </w:t>
      </w:r>
      <w:proofErr w:type="spellStart"/>
      <w:r>
        <w:t>vida</w:t>
      </w:r>
      <w:proofErr w:type="spellEnd"/>
      <w:r>
        <w:t xml:space="preserve">, </w:t>
      </w:r>
      <w:proofErr w:type="spellStart"/>
      <w:r>
        <w:t>que</w:t>
      </w:r>
      <w:proofErr w:type="spellEnd"/>
      <w:r>
        <w:t xml:space="preserve"> </w:t>
      </w:r>
      <w:proofErr w:type="spellStart"/>
      <w:r>
        <w:t>existe</w:t>
      </w:r>
      <w:proofErr w:type="spellEnd"/>
      <w:r>
        <w:t xml:space="preserve"> </w:t>
      </w:r>
      <w:proofErr w:type="spellStart"/>
      <w:r>
        <w:t>una</w:t>
      </w:r>
      <w:proofErr w:type="spellEnd"/>
      <w:r>
        <w:t xml:space="preserve"> ley </w:t>
      </w:r>
      <w:proofErr w:type="spellStart"/>
      <w:r>
        <w:t>que</w:t>
      </w:r>
      <w:proofErr w:type="spellEnd"/>
      <w:r>
        <w:t xml:space="preserve"> </w:t>
      </w:r>
      <w:proofErr w:type="spellStart"/>
      <w:r>
        <w:t>rige</w:t>
      </w:r>
      <w:proofErr w:type="spellEnd"/>
      <w:r>
        <w:t xml:space="preserve"> y </w:t>
      </w:r>
      <w:proofErr w:type="spellStart"/>
      <w:r>
        <w:t>gobierna</w:t>
      </w:r>
      <w:proofErr w:type="spellEnd"/>
      <w:r>
        <w:t xml:space="preserve"> </w:t>
      </w:r>
      <w:proofErr w:type="spellStart"/>
      <w:r>
        <w:t>todos</w:t>
      </w:r>
      <w:proofErr w:type="spellEnd"/>
      <w:r>
        <w:t xml:space="preserve"> </w:t>
      </w:r>
      <w:proofErr w:type="spellStart"/>
      <w:r>
        <w:t>los</w:t>
      </w:r>
      <w:proofErr w:type="spellEnd"/>
      <w:r>
        <w:t xml:space="preserve"> </w:t>
      </w:r>
      <w:proofErr w:type="spellStart"/>
      <w:r>
        <w:t>destinos</w:t>
      </w:r>
      <w:proofErr w:type="spellEnd"/>
      <w:r>
        <w:t xml:space="preserve">. </w:t>
      </w:r>
    </w:p>
    <w:p w14:paraId="13070F55" w14:textId="77777777" w:rsidR="00F50769" w:rsidRDefault="00F50769" w:rsidP="00F50769">
      <w:r>
        <w:t xml:space="preserve">30. </w:t>
      </w:r>
      <w:proofErr w:type="spellStart"/>
      <w:r>
        <w:t>Conversemos</w:t>
      </w:r>
      <w:proofErr w:type="spellEnd"/>
      <w:r>
        <w:t xml:space="preserve">, </w:t>
      </w:r>
      <w:proofErr w:type="spellStart"/>
      <w:r>
        <w:t>hijos</w:t>
      </w:r>
      <w:proofErr w:type="spellEnd"/>
      <w:r>
        <w:t xml:space="preserve"> </w:t>
      </w:r>
      <w:proofErr w:type="spellStart"/>
      <w:r>
        <w:t>míos</w:t>
      </w:r>
      <w:proofErr w:type="spellEnd"/>
      <w:r>
        <w:t xml:space="preserve">; </w:t>
      </w:r>
      <w:proofErr w:type="spellStart"/>
      <w:r>
        <w:t>conversad</w:t>
      </w:r>
      <w:proofErr w:type="spellEnd"/>
      <w:r>
        <w:t xml:space="preserve"> con </w:t>
      </w:r>
      <w:proofErr w:type="spellStart"/>
      <w:r>
        <w:t>el</w:t>
      </w:r>
      <w:proofErr w:type="spellEnd"/>
      <w:r>
        <w:t xml:space="preserve"> Maestro. </w:t>
      </w:r>
      <w:proofErr w:type="gramStart"/>
      <w:r>
        <w:t>No</w:t>
      </w:r>
      <w:proofErr w:type="gramEnd"/>
      <w:r>
        <w:t xml:space="preserve"> he </w:t>
      </w:r>
      <w:proofErr w:type="spellStart"/>
      <w:r>
        <w:t>venido</w:t>
      </w:r>
      <w:proofErr w:type="spellEnd"/>
      <w:r>
        <w:t xml:space="preserve"> a </w:t>
      </w:r>
      <w:proofErr w:type="spellStart"/>
      <w:r>
        <w:t>reclamaros</w:t>
      </w:r>
      <w:proofErr w:type="spellEnd"/>
      <w:r>
        <w:t xml:space="preserve"> </w:t>
      </w:r>
      <w:proofErr w:type="spellStart"/>
      <w:r>
        <w:t>sino</w:t>
      </w:r>
      <w:proofErr w:type="spellEnd"/>
      <w:r>
        <w:t xml:space="preserve"> a </w:t>
      </w:r>
      <w:proofErr w:type="spellStart"/>
      <w:r>
        <w:t>bendeciros</w:t>
      </w:r>
      <w:proofErr w:type="spellEnd"/>
      <w:r>
        <w:t xml:space="preserve">, y </w:t>
      </w:r>
      <w:proofErr w:type="spellStart"/>
      <w:r>
        <w:t>así</w:t>
      </w:r>
      <w:proofErr w:type="spellEnd"/>
      <w:r>
        <w:t xml:space="preserve"> </w:t>
      </w:r>
      <w:proofErr w:type="spellStart"/>
      <w:r>
        <w:t>como</w:t>
      </w:r>
      <w:proofErr w:type="spellEnd"/>
      <w:r>
        <w:t xml:space="preserve"> </w:t>
      </w:r>
      <w:proofErr w:type="spellStart"/>
      <w:r>
        <w:t>comencé</w:t>
      </w:r>
      <w:proofErr w:type="spellEnd"/>
      <w:r>
        <w:t xml:space="preserve">, </w:t>
      </w:r>
      <w:proofErr w:type="spellStart"/>
      <w:r>
        <w:t>quiero</w:t>
      </w:r>
      <w:proofErr w:type="spellEnd"/>
      <w:r>
        <w:t xml:space="preserve"> </w:t>
      </w:r>
      <w:proofErr w:type="spellStart"/>
      <w:r>
        <w:t>terminar</w:t>
      </w:r>
      <w:proofErr w:type="spellEnd"/>
      <w:r>
        <w:t xml:space="preserve"> mi </w:t>
      </w:r>
      <w:proofErr w:type="spellStart"/>
      <w:r>
        <w:t>lección</w:t>
      </w:r>
      <w:proofErr w:type="spellEnd"/>
      <w:r>
        <w:t xml:space="preserve"> entre </w:t>
      </w:r>
      <w:proofErr w:type="spellStart"/>
      <w:r>
        <w:t>vosotros</w:t>
      </w:r>
      <w:proofErr w:type="spellEnd"/>
      <w:r>
        <w:t xml:space="preserve"> </w:t>
      </w:r>
      <w:proofErr w:type="spellStart"/>
      <w:r>
        <w:t>acariciándoos</w:t>
      </w:r>
      <w:proofErr w:type="spellEnd"/>
      <w:r>
        <w:t xml:space="preserve">. </w:t>
      </w:r>
    </w:p>
    <w:p w14:paraId="10E3EFA5" w14:textId="77777777" w:rsidR="00F50769" w:rsidRDefault="00F50769" w:rsidP="00F50769">
      <w:r>
        <w:t xml:space="preserve">31. </w:t>
      </w:r>
      <w:proofErr w:type="spellStart"/>
      <w:r>
        <w:t>Contadme</w:t>
      </w:r>
      <w:proofErr w:type="spellEnd"/>
      <w:r>
        <w:t xml:space="preserve"> </w:t>
      </w:r>
      <w:proofErr w:type="spellStart"/>
      <w:r>
        <w:t>en</w:t>
      </w:r>
      <w:proofErr w:type="spellEnd"/>
      <w:r>
        <w:t xml:space="preserve"> </w:t>
      </w:r>
      <w:proofErr w:type="spellStart"/>
      <w:r>
        <w:t>silencio</w:t>
      </w:r>
      <w:proofErr w:type="spellEnd"/>
      <w:r>
        <w:t xml:space="preserve"> </w:t>
      </w:r>
      <w:proofErr w:type="spellStart"/>
      <w:r>
        <w:t>vuestras</w:t>
      </w:r>
      <w:proofErr w:type="spellEnd"/>
      <w:r>
        <w:t xml:space="preserve"> </w:t>
      </w:r>
      <w:proofErr w:type="spellStart"/>
      <w:r>
        <w:t>penas</w:t>
      </w:r>
      <w:proofErr w:type="spellEnd"/>
      <w:r>
        <w:t xml:space="preserve">, </w:t>
      </w:r>
      <w:proofErr w:type="spellStart"/>
      <w:r>
        <w:t>confiadme</w:t>
      </w:r>
      <w:proofErr w:type="spellEnd"/>
      <w:r>
        <w:t xml:space="preserve"> </w:t>
      </w:r>
      <w:proofErr w:type="spellStart"/>
      <w:r>
        <w:t>vuestros</w:t>
      </w:r>
      <w:proofErr w:type="spellEnd"/>
      <w:r>
        <w:t xml:space="preserve"> </w:t>
      </w:r>
      <w:proofErr w:type="spellStart"/>
      <w:r>
        <w:t>anhelos</w:t>
      </w:r>
      <w:proofErr w:type="spellEnd"/>
      <w:r>
        <w:t xml:space="preserve">. </w:t>
      </w:r>
      <w:proofErr w:type="spellStart"/>
      <w:r>
        <w:t>Aunque</w:t>
      </w:r>
      <w:proofErr w:type="spellEnd"/>
      <w:r>
        <w:t xml:space="preserve"> </w:t>
      </w:r>
      <w:proofErr w:type="spellStart"/>
      <w:r>
        <w:t>todo</w:t>
      </w:r>
      <w:proofErr w:type="spellEnd"/>
      <w:r>
        <w:t xml:space="preserve"> lo </w:t>
      </w:r>
      <w:proofErr w:type="spellStart"/>
      <w:r>
        <w:t>sé</w:t>
      </w:r>
      <w:proofErr w:type="spellEnd"/>
      <w:r>
        <w:t xml:space="preserve">, </w:t>
      </w:r>
      <w:proofErr w:type="spellStart"/>
      <w:r>
        <w:t>quiero</w:t>
      </w:r>
      <w:proofErr w:type="spellEnd"/>
      <w:r>
        <w:t xml:space="preserve"> </w:t>
      </w:r>
      <w:proofErr w:type="spellStart"/>
      <w:r>
        <w:t>que</w:t>
      </w:r>
      <w:proofErr w:type="spellEnd"/>
      <w:r>
        <w:t xml:space="preserve"> </w:t>
      </w:r>
      <w:proofErr w:type="spellStart"/>
      <w:r>
        <w:t>vayáis</w:t>
      </w:r>
      <w:proofErr w:type="spellEnd"/>
      <w:r>
        <w:t xml:space="preserve"> </w:t>
      </w:r>
      <w:proofErr w:type="spellStart"/>
      <w:r>
        <w:t>aprendiendo</w:t>
      </w:r>
      <w:proofErr w:type="spellEnd"/>
      <w:r>
        <w:t xml:space="preserve"> a </w:t>
      </w:r>
      <w:proofErr w:type="spellStart"/>
      <w:r>
        <w:t>formar</w:t>
      </w:r>
      <w:proofErr w:type="spellEnd"/>
      <w:r>
        <w:t xml:space="preserve"> </w:t>
      </w:r>
      <w:proofErr w:type="spellStart"/>
      <w:r>
        <w:t>vuestra</w:t>
      </w:r>
      <w:proofErr w:type="spellEnd"/>
      <w:r>
        <w:t xml:space="preserve"> </w:t>
      </w:r>
      <w:proofErr w:type="spellStart"/>
      <w:r>
        <w:t>propia</w:t>
      </w:r>
      <w:proofErr w:type="spellEnd"/>
      <w:r>
        <w:t xml:space="preserve"> </w:t>
      </w:r>
      <w:proofErr w:type="spellStart"/>
      <w:r>
        <w:t>oración</w:t>
      </w:r>
      <w:proofErr w:type="spellEnd"/>
      <w:r>
        <w:t xml:space="preserve">, hasta </w:t>
      </w:r>
      <w:proofErr w:type="spellStart"/>
      <w:r>
        <w:t>que</w:t>
      </w:r>
      <w:proofErr w:type="spellEnd"/>
      <w:r>
        <w:t xml:space="preserve"> </w:t>
      </w:r>
      <w:proofErr w:type="spellStart"/>
      <w:r>
        <w:t>lleguéis</w:t>
      </w:r>
      <w:proofErr w:type="spellEnd"/>
      <w:r>
        <w:t xml:space="preserve"> a </w:t>
      </w:r>
      <w:proofErr w:type="spellStart"/>
      <w:r>
        <w:t>practicar</w:t>
      </w:r>
      <w:proofErr w:type="spellEnd"/>
      <w:r>
        <w:t xml:space="preserve"> la </w:t>
      </w:r>
      <w:proofErr w:type="spellStart"/>
      <w:r>
        <w:t>comunicación</w:t>
      </w:r>
      <w:proofErr w:type="spellEnd"/>
      <w:r>
        <w:t xml:space="preserve"> perfecta de </w:t>
      </w:r>
      <w:proofErr w:type="spellStart"/>
      <w:r>
        <w:t>vuestro</w:t>
      </w:r>
      <w:proofErr w:type="spellEnd"/>
      <w:r>
        <w:t xml:space="preserve"> </w:t>
      </w:r>
      <w:proofErr w:type="spellStart"/>
      <w:r>
        <w:t>espíritu</w:t>
      </w:r>
      <w:proofErr w:type="spellEnd"/>
      <w:r>
        <w:t xml:space="preserve"> con </w:t>
      </w:r>
      <w:proofErr w:type="spellStart"/>
      <w:r>
        <w:t>el</w:t>
      </w:r>
      <w:proofErr w:type="spellEnd"/>
      <w:r>
        <w:t xml:space="preserve"> Padre. </w:t>
      </w:r>
    </w:p>
    <w:p w14:paraId="136D5686" w14:textId="77777777" w:rsidR="00F50769" w:rsidRDefault="00F50769" w:rsidP="00F50769">
      <w:r>
        <w:t xml:space="preserve">32. </w:t>
      </w:r>
      <w:proofErr w:type="spellStart"/>
      <w:r>
        <w:t>Ancianos</w:t>
      </w:r>
      <w:proofErr w:type="spellEnd"/>
      <w:r>
        <w:t xml:space="preserve">, </w:t>
      </w:r>
      <w:proofErr w:type="spellStart"/>
      <w:r>
        <w:t>jóvenes</w:t>
      </w:r>
      <w:proofErr w:type="spellEnd"/>
      <w:r>
        <w:t xml:space="preserve">, doncellas, </w:t>
      </w:r>
      <w:proofErr w:type="spellStart"/>
      <w:r>
        <w:t>niños</w:t>
      </w:r>
      <w:proofErr w:type="spellEnd"/>
      <w:r>
        <w:t xml:space="preserve"> y padres de familia; </w:t>
      </w:r>
      <w:proofErr w:type="spellStart"/>
      <w:r>
        <w:t>pedid</w:t>
      </w:r>
      <w:proofErr w:type="spellEnd"/>
      <w:r>
        <w:t xml:space="preserve"> </w:t>
      </w:r>
      <w:proofErr w:type="spellStart"/>
      <w:r>
        <w:t>que</w:t>
      </w:r>
      <w:proofErr w:type="spellEnd"/>
      <w:r>
        <w:t xml:space="preserve"> se </w:t>
      </w:r>
      <w:proofErr w:type="spellStart"/>
      <w:r>
        <w:t>os</w:t>
      </w:r>
      <w:proofErr w:type="spellEnd"/>
      <w:r>
        <w:t xml:space="preserve"> </w:t>
      </w:r>
      <w:proofErr w:type="spellStart"/>
      <w:r>
        <w:t>dará</w:t>
      </w:r>
      <w:proofErr w:type="spellEnd"/>
      <w:r>
        <w:t xml:space="preserve">. Soy </w:t>
      </w:r>
      <w:proofErr w:type="spellStart"/>
      <w:r>
        <w:t>fuente</w:t>
      </w:r>
      <w:proofErr w:type="spellEnd"/>
      <w:r>
        <w:t xml:space="preserve"> de </w:t>
      </w:r>
      <w:proofErr w:type="spellStart"/>
      <w:r>
        <w:t>justicia</w:t>
      </w:r>
      <w:proofErr w:type="spellEnd"/>
      <w:r>
        <w:t xml:space="preserve"> y amor y </w:t>
      </w:r>
      <w:proofErr w:type="spellStart"/>
      <w:r>
        <w:t>os</w:t>
      </w:r>
      <w:proofErr w:type="spellEnd"/>
      <w:r>
        <w:t xml:space="preserve"> </w:t>
      </w:r>
      <w:proofErr w:type="spellStart"/>
      <w:r>
        <w:t>presentaré</w:t>
      </w:r>
      <w:proofErr w:type="spellEnd"/>
      <w:r>
        <w:t xml:space="preserve"> </w:t>
      </w:r>
      <w:proofErr w:type="spellStart"/>
      <w:r>
        <w:t>el</w:t>
      </w:r>
      <w:proofErr w:type="spellEnd"/>
      <w:r>
        <w:t xml:space="preserve"> camino de </w:t>
      </w:r>
      <w:proofErr w:type="spellStart"/>
      <w:r>
        <w:t>vuestra</w:t>
      </w:r>
      <w:proofErr w:type="spellEnd"/>
      <w:r>
        <w:t xml:space="preserve"> </w:t>
      </w:r>
      <w:proofErr w:type="spellStart"/>
      <w:r>
        <w:t>vida</w:t>
      </w:r>
      <w:proofErr w:type="spellEnd"/>
      <w:r>
        <w:t xml:space="preserve"> </w:t>
      </w:r>
      <w:proofErr w:type="spellStart"/>
      <w:r>
        <w:t>iluminado</w:t>
      </w:r>
      <w:proofErr w:type="spellEnd"/>
      <w:r>
        <w:t xml:space="preserve"> con mi luz. </w:t>
      </w:r>
    </w:p>
    <w:p w14:paraId="649D1464" w14:textId="77777777" w:rsidR="00F50769" w:rsidRDefault="00F50769" w:rsidP="00F50769">
      <w:r>
        <w:t>33. ¿</w:t>
      </w:r>
      <w:proofErr w:type="spellStart"/>
      <w:r>
        <w:t>Qué</w:t>
      </w:r>
      <w:proofErr w:type="spellEnd"/>
      <w:r>
        <w:t xml:space="preserve"> me </w:t>
      </w:r>
      <w:proofErr w:type="spellStart"/>
      <w:r>
        <w:t>pedís</w:t>
      </w:r>
      <w:proofErr w:type="spellEnd"/>
      <w:r>
        <w:t xml:space="preserve"> para la Tierra </w:t>
      </w:r>
      <w:proofErr w:type="spellStart"/>
      <w:r>
        <w:t>que</w:t>
      </w:r>
      <w:proofErr w:type="spellEnd"/>
      <w:r>
        <w:t xml:space="preserve"> </w:t>
      </w:r>
      <w:proofErr w:type="spellStart"/>
      <w:r>
        <w:t>os</w:t>
      </w:r>
      <w:proofErr w:type="spellEnd"/>
      <w:r>
        <w:t xml:space="preserve"> da </w:t>
      </w:r>
      <w:proofErr w:type="spellStart"/>
      <w:r>
        <w:t>albergue</w:t>
      </w:r>
      <w:proofErr w:type="spellEnd"/>
      <w:r>
        <w:t>? ¿</w:t>
      </w:r>
      <w:proofErr w:type="spellStart"/>
      <w:r>
        <w:t>Qué</w:t>
      </w:r>
      <w:proofErr w:type="spellEnd"/>
      <w:r>
        <w:t xml:space="preserve"> es lo </w:t>
      </w:r>
      <w:proofErr w:type="spellStart"/>
      <w:r>
        <w:t>que</w:t>
      </w:r>
      <w:proofErr w:type="spellEnd"/>
      <w:r>
        <w:t xml:space="preserve"> </w:t>
      </w:r>
      <w:proofErr w:type="spellStart"/>
      <w:r>
        <w:t>sentís</w:t>
      </w:r>
      <w:proofErr w:type="spellEnd"/>
      <w:r>
        <w:t xml:space="preserve"> </w:t>
      </w:r>
      <w:proofErr w:type="spellStart"/>
      <w:r>
        <w:t>por</w:t>
      </w:r>
      <w:proofErr w:type="spellEnd"/>
      <w:r>
        <w:t xml:space="preserve"> </w:t>
      </w:r>
      <w:proofErr w:type="spellStart"/>
      <w:r>
        <w:t>todas</w:t>
      </w:r>
      <w:proofErr w:type="spellEnd"/>
      <w:r>
        <w:t xml:space="preserve"> las </w:t>
      </w:r>
      <w:proofErr w:type="spellStart"/>
      <w:r>
        <w:t>criaturas</w:t>
      </w:r>
      <w:proofErr w:type="spellEnd"/>
      <w:r>
        <w:t xml:space="preserve"> del Padre? Vivid </w:t>
      </w:r>
      <w:proofErr w:type="spellStart"/>
      <w:r>
        <w:t>en</w:t>
      </w:r>
      <w:proofErr w:type="spellEnd"/>
      <w:r>
        <w:t xml:space="preserve"> </w:t>
      </w:r>
      <w:proofErr w:type="spellStart"/>
      <w:r>
        <w:t>armonía</w:t>
      </w:r>
      <w:proofErr w:type="spellEnd"/>
      <w:r>
        <w:t xml:space="preserve"> con </w:t>
      </w:r>
      <w:proofErr w:type="spellStart"/>
      <w:r>
        <w:t>todos</w:t>
      </w:r>
      <w:proofErr w:type="spellEnd"/>
      <w:r>
        <w:t xml:space="preserve"> </w:t>
      </w:r>
      <w:proofErr w:type="spellStart"/>
      <w:r>
        <w:t>los</w:t>
      </w:r>
      <w:proofErr w:type="spellEnd"/>
      <w:r>
        <w:t xml:space="preserve"> </w:t>
      </w:r>
      <w:proofErr w:type="spellStart"/>
      <w:r>
        <w:t>seres</w:t>
      </w:r>
      <w:proofErr w:type="spellEnd"/>
      <w:r>
        <w:t xml:space="preserve">, </w:t>
      </w:r>
      <w:proofErr w:type="spellStart"/>
      <w:r>
        <w:t>porque</w:t>
      </w:r>
      <w:proofErr w:type="spellEnd"/>
      <w:r>
        <w:t xml:space="preserve"> </w:t>
      </w:r>
      <w:proofErr w:type="spellStart"/>
      <w:r>
        <w:t>en</w:t>
      </w:r>
      <w:proofErr w:type="spellEnd"/>
      <w:r>
        <w:t xml:space="preserve"> </w:t>
      </w:r>
      <w:proofErr w:type="spellStart"/>
      <w:r>
        <w:t>verdad</w:t>
      </w:r>
      <w:proofErr w:type="spellEnd"/>
      <w:r>
        <w:t xml:space="preserve"> </w:t>
      </w:r>
      <w:proofErr w:type="spellStart"/>
      <w:r>
        <w:t>todos</w:t>
      </w:r>
      <w:proofErr w:type="spellEnd"/>
      <w:r>
        <w:t xml:space="preserve"> </w:t>
      </w:r>
      <w:proofErr w:type="spellStart"/>
      <w:r>
        <w:t>sois</w:t>
      </w:r>
      <w:proofErr w:type="spellEnd"/>
      <w:r>
        <w:t xml:space="preserve"> </w:t>
      </w:r>
      <w:proofErr w:type="spellStart"/>
      <w:r>
        <w:t>hermanos</w:t>
      </w:r>
      <w:proofErr w:type="spellEnd"/>
      <w:r>
        <w:t xml:space="preserve"> </w:t>
      </w:r>
      <w:proofErr w:type="spellStart"/>
      <w:r>
        <w:t>delante</w:t>
      </w:r>
      <w:proofErr w:type="spellEnd"/>
      <w:r>
        <w:t xml:space="preserve"> de </w:t>
      </w:r>
      <w:proofErr w:type="spellStart"/>
      <w:r>
        <w:t>Mí</w:t>
      </w:r>
      <w:proofErr w:type="spellEnd"/>
      <w:r>
        <w:t xml:space="preserve">. </w:t>
      </w:r>
      <w:proofErr w:type="spellStart"/>
      <w:r>
        <w:t>Bendecid</w:t>
      </w:r>
      <w:proofErr w:type="spellEnd"/>
      <w:r>
        <w:t xml:space="preserve"> </w:t>
      </w:r>
      <w:proofErr w:type="spellStart"/>
      <w:r>
        <w:t>todo</w:t>
      </w:r>
      <w:proofErr w:type="spellEnd"/>
      <w:r>
        <w:t xml:space="preserve"> lo </w:t>
      </w:r>
      <w:proofErr w:type="spellStart"/>
      <w:r>
        <w:t>creado</w:t>
      </w:r>
      <w:proofErr w:type="spellEnd"/>
      <w:r>
        <w:t xml:space="preserve"> y me </w:t>
      </w:r>
      <w:proofErr w:type="spellStart"/>
      <w:r>
        <w:t>estaréis</w:t>
      </w:r>
      <w:proofErr w:type="spellEnd"/>
      <w:r>
        <w:t xml:space="preserve"> </w:t>
      </w:r>
      <w:proofErr w:type="spellStart"/>
      <w:r>
        <w:t>bendiciendo</w:t>
      </w:r>
      <w:proofErr w:type="spellEnd"/>
      <w:r>
        <w:t xml:space="preserve"> a </w:t>
      </w:r>
      <w:proofErr w:type="spellStart"/>
      <w:r>
        <w:t>Mí</w:t>
      </w:r>
      <w:proofErr w:type="spellEnd"/>
      <w:r>
        <w:t xml:space="preserve">. </w:t>
      </w:r>
    </w:p>
    <w:p w14:paraId="792425A1" w14:textId="77777777" w:rsidR="00F50769" w:rsidRDefault="00F50769" w:rsidP="00F50769">
      <w:r>
        <w:t xml:space="preserve">34. Veo </w:t>
      </w:r>
      <w:proofErr w:type="spellStart"/>
      <w:r>
        <w:t>que</w:t>
      </w:r>
      <w:proofErr w:type="spellEnd"/>
      <w:r>
        <w:t xml:space="preserve"> </w:t>
      </w:r>
      <w:proofErr w:type="spellStart"/>
      <w:r>
        <w:t>teméis</w:t>
      </w:r>
      <w:proofErr w:type="spellEnd"/>
      <w:r>
        <w:t xml:space="preserve"> al </w:t>
      </w:r>
      <w:proofErr w:type="spellStart"/>
      <w:r>
        <w:t>futuro</w:t>
      </w:r>
      <w:proofErr w:type="spellEnd"/>
      <w:r>
        <w:t xml:space="preserve">, </w:t>
      </w:r>
      <w:proofErr w:type="spellStart"/>
      <w:r>
        <w:t>porque</w:t>
      </w:r>
      <w:proofErr w:type="spellEnd"/>
      <w:r>
        <w:t xml:space="preserve"> la sombra de la </w:t>
      </w:r>
      <w:proofErr w:type="spellStart"/>
      <w:r>
        <w:t>guerra</w:t>
      </w:r>
      <w:proofErr w:type="spellEnd"/>
      <w:r>
        <w:t xml:space="preserve"> y </w:t>
      </w:r>
      <w:proofErr w:type="spellStart"/>
      <w:r>
        <w:t>el</w:t>
      </w:r>
      <w:proofErr w:type="spellEnd"/>
      <w:r>
        <w:t xml:space="preserve"> eco de </w:t>
      </w:r>
      <w:proofErr w:type="spellStart"/>
      <w:r>
        <w:t>su</w:t>
      </w:r>
      <w:proofErr w:type="spellEnd"/>
      <w:r>
        <w:t xml:space="preserve"> </w:t>
      </w:r>
      <w:proofErr w:type="spellStart"/>
      <w:r>
        <w:t>estruendo</w:t>
      </w:r>
      <w:proofErr w:type="spellEnd"/>
      <w:r>
        <w:t xml:space="preserve"> </w:t>
      </w:r>
      <w:proofErr w:type="spellStart"/>
      <w:r>
        <w:t>llega</w:t>
      </w:r>
      <w:proofErr w:type="spellEnd"/>
      <w:r>
        <w:t xml:space="preserve"> hasta </w:t>
      </w:r>
      <w:proofErr w:type="spellStart"/>
      <w:r>
        <w:t>vosotros</w:t>
      </w:r>
      <w:proofErr w:type="spellEnd"/>
      <w:r>
        <w:t xml:space="preserve">, </w:t>
      </w:r>
      <w:proofErr w:type="spellStart"/>
      <w:r>
        <w:t>porque</w:t>
      </w:r>
      <w:proofErr w:type="spellEnd"/>
      <w:r>
        <w:t xml:space="preserve"> la </w:t>
      </w:r>
      <w:proofErr w:type="spellStart"/>
      <w:r>
        <w:t>amenaza</w:t>
      </w:r>
      <w:proofErr w:type="spellEnd"/>
      <w:r>
        <w:t xml:space="preserve"> del </w:t>
      </w:r>
      <w:proofErr w:type="spellStart"/>
      <w:r>
        <w:t>hambre</w:t>
      </w:r>
      <w:proofErr w:type="spellEnd"/>
      <w:r>
        <w:t xml:space="preserve">, de la </w:t>
      </w:r>
      <w:proofErr w:type="spellStart"/>
      <w:r>
        <w:t>peste</w:t>
      </w:r>
      <w:proofErr w:type="spellEnd"/>
      <w:r>
        <w:t xml:space="preserve"> y de la </w:t>
      </w:r>
      <w:proofErr w:type="spellStart"/>
      <w:r>
        <w:t>desolación</w:t>
      </w:r>
      <w:proofErr w:type="spellEnd"/>
      <w:r>
        <w:t xml:space="preserve"> </w:t>
      </w:r>
      <w:proofErr w:type="spellStart"/>
      <w:r>
        <w:t>acecha</w:t>
      </w:r>
      <w:proofErr w:type="spellEnd"/>
      <w:r>
        <w:t xml:space="preserve"> </w:t>
      </w:r>
      <w:proofErr w:type="spellStart"/>
      <w:r>
        <w:t>por</w:t>
      </w:r>
      <w:proofErr w:type="spellEnd"/>
      <w:r>
        <w:t xml:space="preserve"> </w:t>
      </w:r>
      <w:proofErr w:type="spellStart"/>
      <w:r>
        <w:t>doquier</w:t>
      </w:r>
      <w:proofErr w:type="spellEnd"/>
      <w:r>
        <w:t>. Mas ¿</w:t>
      </w:r>
      <w:proofErr w:type="spellStart"/>
      <w:r>
        <w:t>Qué</w:t>
      </w:r>
      <w:proofErr w:type="spellEnd"/>
      <w:r>
        <w:t xml:space="preserve"> </w:t>
      </w:r>
      <w:proofErr w:type="spellStart"/>
      <w:r>
        <w:t>teméis</w:t>
      </w:r>
      <w:proofErr w:type="spellEnd"/>
      <w:r>
        <w:t xml:space="preserve"> </w:t>
      </w:r>
      <w:proofErr w:type="spellStart"/>
      <w:r>
        <w:t>si</w:t>
      </w:r>
      <w:proofErr w:type="spellEnd"/>
      <w:r>
        <w:t xml:space="preserve"> </w:t>
      </w:r>
      <w:proofErr w:type="spellStart"/>
      <w:r>
        <w:t>lleváis</w:t>
      </w:r>
      <w:proofErr w:type="spellEnd"/>
      <w:r>
        <w:t xml:space="preserve"> </w:t>
      </w:r>
      <w:proofErr w:type="spellStart"/>
      <w:r>
        <w:t>en</w:t>
      </w:r>
      <w:proofErr w:type="spellEnd"/>
      <w:r>
        <w:t xml:space="preserve"> </w:t>
      </w:r>
      <w:proofErr w:type="spellStart"/>
      <w:r>
        <w:t>vuestro</w:t>
      </w:r>
      <w:proofErr w:type="spellEnd"/>
      <w:r>
        <w:t xml:space="preserve"> </w:t>
      </w:r>
      <w:proofErr w:type="spellStart"/>
      <w:r>
        <w:t>espíritu</w:t>
      </w:r>
      <w:proofErr w:type="spellEnd"/>
      <w:r>
        <w:t xml:space="preserve"> mi luz? ¿No </w:t>
      </w:r>
      <w:proofErr w:type="spellStart"/>
      <w:r>
        <w:t>os</w:t>
      </w:r>
      <w:proofErr w:type="spellEnd"/>
      <w:r>
        <w:t xml:space="preserve"> he </w:t>
      </w:r>
      <w:proofErr w:type="spellStart"/>
      <w:r>
        <w:t>nombrado</w:t>
      </w:r>
      <w:proofErr w:type="spellEnd"/>
      <w:r>
        <w:t xml:space="preserve"> soldados de mi causa? </w:t>
      </w:r>
      <w:proofErr w:type="spellStart"/>
      <w:r>
        <w:t>Dejad</w:t>
      </w:r>
      <w:proofErr w:type="spellEnd"/>
      <w:r>
        <w:t xml:space="preserve"> </w:t>
      </w:r>
      <w:proofErr w:type="spellStart"/>
      <w:r>
        <w:t>el</w:t>
      </w:r>
      <w:proofErr w:type="spellEnd"/>
      <w:r>
        <w:t xml:space="preserve"> </w:t>
      </w:r>
      <w:proofErr w:type="spellStart"/>
      <w:r>
        <w:t>temor</w:t>
      </w:r>
      <w:proofErr w:type="spellEnd"/>
      <w:r>
        <w:t xml:space="preserve"> para </w:t>
      </w:r>
      <w:proofErr w:type="spellStart"/>
      <w:r>
        <w:t>los</w:t>
      </w:r>
      <w:proofErr w:type="spellEnd"/>
      <w:r>
        <w:t xml:space="preserve"> </w:t>
      </w:r>
      <w:proofErr w:type="spellStart"/>
      <w:r>
        <w:t>que</w:t>
      </w:r>
      <w:proofErr w:type="spellEnd"/>
      <w:r>
        <w:t xml:space="preserve"> no </w:t>
      </w:r>
      <w:proofErr w:type="spellStart"/>
      <w:r>
        <w:t>tienen</w:t>
      </w:r>
      <w:proofErr w:type="spellEnd"/>
      <w:r>
        <w:t xml:space="preserve"> </w:t>
      </w:r>
      <w:proofErr w:type="spellStart"/>
      <w:r>
        <w:t>fe</w:t>
      </w:r>
      <w:proofErr w:type="spellEnd"/>
      <w:r>
        <w:t xml:space="preserve">, para </w:t>
      </w:r>
      <w:proofErr w:type="spellStart"/>
      <w:r>
        <w:t>los</w:t>
      </w:r>
      <w:proofErr w:type="spellEnd"/>
      <w:r>
        <w:t xml:space="preserve"> </w:t>
      </w:r>
      <w:proofErr w:type="spellStart"/>
      <w:r>
        <w:t>que</w:t>
      </w:r>
      <w:proofErr w:type="spellEnd"/>
      <w:r>
        <w:t xml:space="preserve"> me van </w:t>
      </w:r>
      <w:proofErr w:type="spellStart"/>
      <w:r>
        <w:t>negando</w:t>
      </w:r>
      <w:proofErr w:type="spellEnd"/>
      <w:r>
        <w:t xml:space="preserve">. </w:t>
      </w:r>
    </w:p>
    <w:p w14:paraId="7AC48181" w14:textId="77777777" w:rsidR="00F50769" w:rsidRDefault="00F50769" w:rsidP="00F50769">
      <w:r>
        <w:t xml:space="preserve">35. </w:t>
      </w:r>
      <w:proofErr w:type="spellStart"/>
      <w:r>
        <w:t>Muchas</w:t>
      </w:r>
      <w:proofErr w:type="spellEnd"/>
      <w:r>
        <w:t xml:space="preserve"> </w:t>
      </w:r>
      <w:proofErr w:type="spellStart"/>
      <w:r>
        <w:t>pruebas</w:t>
      </w:r>
      <w:proofErr w:type="spellEnd"/>
      <w:r>
        <w:t xml:space="preserve"> </w:t>
      </w:r>
      <w:proofErr w:type="spellStart"/>
      <w:r>
        <w:t>llegarán</w:t>
      </w:r>
      <w:proofErr w:type="spellEnd"/>
      <w:r>
        <w:t xml:space="preserve"> a la </w:t>
      </w:r>
      <w:proofErr w:type="spellStart"/>
      <w:r>
        <w:t>humanidad</w:t>
      </w:r>
      <w:proofErr w:type="spellEnd"/>
      <w:r>
        <w:t xml:space="preserve"> y a causa de </w:t>
      </w:r>
      <w:proofErr w:type="spellStart"/>
      <w:r>
        <w:t>ellas</w:t>
      </w:r>
      <w:proofErr w:type="spellEnd"/>
      <w:r>
        <w:t xml:space="preserve"> </w:t>
      </w:r>
      <w:proofErr w:type="spellStart"/>
      <w:r>
        <w:t>conocerá</w:t>
      </w:r>
      <w:proofErr w:type="spellEnd"/>
      <w:r>
        <w:t xml:space="preserve"> mi palabra y mi Obra. </w:t>
      </w:r>
    </w:p>
    <w:p w14:paraId="5FA920FB" w14:textId="77777777" w:rsidR="00F50769" w:rsidRDefault="00F50769" w:rsidP="00F50769">
      <w:r>
        <w:t xml:space="preserve">36. </w:t>
      </w:r>
      <w:proofErr w:type="spellStart"/>
      <w:r>
        <w:t>Quiero</w:t>
      </w:r>
      <w:proofErr w:type="spellEnd"/>
      <w:r>
        <w:t xml:space="preserve"> </w:t>
      </w:r>
      <w:proofErr w:type="spellStart"/>
      <w:r>
        <w:t>que</w:t>
      </w:r>
      <w:proofErr w:type="spellEnd"/>
      <w:r>
        <w:t xml:space="preserve"> </w:t>
      </w:r>
      <w:proofErr w:type="spellStart"/>
      <w:r>
        <w:t>vuestro</w:t>
      </w:r>
      <w:proofErr w:type="spellEnd"/>
      <w:r>
        <w:t xml:space="preserve"> </w:t>
      </w:r>
      <w:proofErr w:type="spellStart"/>
      <w:r>
        <w:t>corazón</w:t>
      </w:r>
      <w:proofErr w:type="spellEnd"/>
      <w:r>
        <w:t xml:space="preserve"> </w:t>
      </w:r>
      <w:proofErr w:type="spellStart"/>
      <w:r>
        <w:t>permanezca</w:t>
      </w:r>
      <w:proofErr w:type="spellEnd"/>
      <w:r>
        <w:t xml:space="preserve"> sensible al dolor, al </w:t>
      </w:r>
      <w:proofErr w:type="spellStart"/>
      <w:r>
        <w:t>necesitado</w:t>
      </w:r>
      <w:proofErr w:type="spellEnd"/>
      <w:r>
        <w:t xml:space="preserve">, al </w:t>
      </w:r>
      <w:proofErr w:type="spellStart"/>
      <w:r>
        <w:t>hambriento</w:t>
      </w:r>
      <w:proofErr w:type="spellEnd"/>
      <w:r>
        <w:t xml:space="preserve">, al </w:t>
      </w:r>
      <w:proofErr w:type="spellStart"/>
      <w:r>
        <w:t>enfermo</w:t>
      </w:r>
      <w:proofErr w:type="spellEnd"/>
      <w:r>
        <w:t xml:space="preserve">, </w:t>
      </w:r>
      <w:proofErr w:type="spellStart"/>
      <w:r>
        <w:t>que</w:t>
      </w:r>
      <w:proofErr w:type="spellEnd"/>
      <w:r>
        <w:t xml:space="preserve"> </w:t>
      </w:r>
      <w:proofErr w:type="spellStart"/>
      <w:r>
        <w:t>sea</w:t>
      </w:r>
      <w:proofErr w:type="spellEnd"/>
      <w:r>
        <w:t xml:space="preserve"> </w:t>
      </w:r>
      <w:proofErr w:type="spellStart"/>
      <w:r>
        <w:t>como</w:t>
      </w:r>
      <w:proofErr w:type="spellEnd"/>
      <w:r>
        <w:t xml:space="preserve"> </w:t>
      </w:r>
      <w:proofErr w:type="spellStart"/>
      <w:r>
        <w:t>los</w:t>
      </w:r>
      <w:proofErr w:type="spellEnd"/>
      <w:r>
        <w:t xml:space="preserve"> </w:t>
      </w:r>
      <w:proofErr w:type="spellStart"/>
      <w:r>
        <w:t>umbrales</w:t>
      </w:r>
      <w:proofErr w:type="spellEnd"/>
      <w:r>
        <w:t xml:space="preserve"> de la </w:t>
      </w:r>
      <w:proofErr w:type="spellStart"/>
      <w:r>
        <w:t>nueva</w:t>
      </w:r>
      <w:proofErr w:type="spellEnd"/>
      <w:r>
        <w:t xml:space="preserve"> Jerusalén, </w:t>
      </w:r>
      <w:proofErr w:type="spellStart"/>
      <w:r>
        <w:t>donde</w:t>
      </w:r>
      <w:proofErr w:type="spellEnd"/>
      <w:r>
        <w:t xml:space="preserve"> se </w:t>
      </w:r>
      <w:proofErr w:type="spellStart"/>
      <w:r>
        <w:t>congregue</w:t>
      </w:r>
      <w:proofErr w:type="spellEnd"/>
      <w:r>
        <w:t xml:space="preserve"> </w:t>
      </w:r>
      <w:proofErr w:type="spellStart"/>
      <w:r>
        <w:t>el</w:t>
      </w:r>
      <w:proofErr w:type="spellEnd"/>
      <w:r>
        <w:t xml:space="preserve"> pueblo de Dios, </w:t>
      </w:r>
      <w:proofErr w:type="spellStart"/>
      <w:r>
        <w:t>que</w:t>
      </w:r>
      <w:proofErr w:type="spellEnd"/>
      <w:r>
        <w:t xml:space="preserve"> es la </w:t>
      </w:r>
      <w:proofErr w:type="spellStart"/>
      <w:r>
        <w:t>humanidad</w:t>
      </w:r>
      <w:proofErr w:type="spellEnd"/>
      <w:r>
        <w:t xml:space="preserve">. </w:t>
      </w:r>
    </w:p>
    <w:p w14:paraId="76632568" w14:textId="77777777" w:rsidR="00F50769" w:rsidRDefault="00F50769" w:rsidP="00F50769">
      <w:r>
        <w:t xml:space="preserve">37. El Sexto Sello </w:t>
      </w:r>
      <w:proofErr w:type="spellStart"/>
      <w:r>
        <w:t>está</w:t>
      </w:r>
      <w:proofErr w:type="spellEnd"/>
      <w:r>
        <w:t xml:space="preserve"> </w:t>
      </w:r>
      <w:proofErr w:type="spellStart"/>
      <w:r>
        <w:t>desatado</w:t>
      </w:r>
      <w:proofErr w:type="spellEnd"/>
      <w:r>
        <w:t xml:space="preserve"> y </w:t>
      </w:r>
      <w:proofErr w:type="spellStart"/>
      <w:r>
        <w:t>en</w:t>
      </w:r>
      <w:proofErr w:type="spellEnd"/>
      <w:r>
        <w:t xml:space="preserve"> </w:t>
      </w:r>
      <w:proofErr w:type="spellStart"/>
      <w:r>
        <w:t>él</w:t>
      </w:r>
      <w:proofErr w:type="spellEnd"/>
      <w:r>
        <w:t xml:space="preserve"> </w:t>
      </w:r>
      <w:proofErr w:type="spellStart"/>
      <w:r>
        <w:t>habéis</w:t>
      </w:r>
      <w:proofErr w:type="spellEnd"/>
      <w:r>
        <w:t xml:space="preserve"> </w:t>
      </w:r>
      <w:proofErr w:type="spellStart"/>
      <w:r>
        <w:t>escuchado</w:t>
      </w:r>
      <w:proofErr w:type="spellEnd"/>
      <w:r>
        <w:t xml:space="preserve"> mi palabra a </w:t>
      </w:r>
      <w:proofErr w:type="spellStart"/>
      <w:r>
        <w:t>través</w:t>
      </w:r>
      <w:proofErr w:type="spellEnd"/>
      <w:r>
        <w:t xml:space="preserve"> del </w:t>
      </w:r>
      <w:proofErr w:type="spellStart"/>
      <w:r>
        <w:t>entendimiento</w:t>
      </w:r>
      <w:proofErr w:type="spellEnd"/>
      <w:r>
        <w:t xml:space="preserve"> </w:t>
      </w:r>
      <w:proofErr w:type="spellStart"/>
      <w:r>
        <w:t>humano</w:t>
      </w:r>
      <w:proofErr w:type="spellEnd"/>
      <w:r>
        <w:t xml:space="preserve">, la </w:t>
      </w:r>
      <w:proofErr w:type="spellStart"/>
      <w:r>
        <w:t>cual</w:t>
      </w:r>
      <w:proofErr w:type="spellEnd"/>
      <w:r>
        <w:t xml:space="preserve"> ha </w:t>
      </w:r>
      <w:proofErr w:type="spellStart"/>
      <w:r>
        <w:t>sido</w:t>
      </w:r>
      <w:proofErr w:type="spellEnd"/>
      <w:r>
        <w:t xml:space="preserve"> entre </w:t>
      </w:r>
      <w:proofErr w:type="spellStart"/>
      <w:r>
        <w:t>vosotros</w:t>
      </w:r>
      <w:proofErr w:type="spellEnd"/>
      <w:r>
        <w:t xml:space="preserve"> ley, </w:t>
      </w:r>
      <w:proofErr w:type="spellStart"/>
      <w:r>
        <w:t>revelación</w:t>
      </w:r>
      <w:proofErr w:type="spellEnd"/>
      <w:r>
        <w:t xml:space="preserve"> y </w:t>
      </w:r>
      <w:proofErr w:type="spellStart"/>
      <w:r>
        <w:t>profecía</w:t>
      </w:r>
      <w:proofErr w:type="spellEnd"/>
      <w:r>
        <w:t xml:space="preserve">. </w:t>
      </w:r>
      <w:proofErr w:type="spellStart"/>
      <w:r>
        <w:t>Aún</w:t>
      </w:r>
      <w:proofErr w:type="spellEnd"/>
      <w:r>
        <w:t xml:space="preserve"> </w:t>
      </w:r>
      <w:proofErr w:type="spellStart"/>
      <w:r>
        <w:t>os</w:t>
      </w:r>
      <w:proofErr w:type="spellEnd"/>
      <w:r>
        <w:t xml:space="preserve"> </w:t>
      </w:r>
      <w:proofErr w:type="spellStart"/>
      <w:r>
        <w:t>concedo</w:t>
      </w:r>
      <w:proofErr w:type="spellEnd"/>
      <w:r>
        <w:t xml:space="preserve"> </w:t>
      </w:r>
      <w:proofErr w:type="spellStart"/>
      <w:r>
        <w:t>siete</w:t>
      </w:r>
      <w:proofErr w:type="spellEnd"/>
      <w:r>
        <w:t xml:space="preserve"> </w:t>
      </w:r>
      <w:proofErr w:type="spellStart"/>
      <w:r>
        <w:t>años</w:t>
      </w:r>
      <w:proofErr w:type="spellEnd"/>
      <w:r>
        <w:t xml:space="preserve"> para </w:t>
      </w:r>
      <w:proofErr w:type="spellStart"/>
      <w:r>
        <w:lastRenderedPageBreak/>
        <w:t>que</w:t>
      </w:r>
      <w:proofErr w:type="spellEnd"/>
      <w:r>
        <w:t xml:space="preserve"> </w:t>
      </w:r>
      <w:proofErr w:type="spellStart"/>
      <w:r>
        <w:t>en</w:t>
      </w:r>
      <w:proofErr w:type="spellEnd"/>
      <w:r>
        <w:t xml:space="preserve"> </w:t>
      </w:r>
      <w:proofErr w:type="spellStart"/>
      <w:r>
        <w:t>ellos</w:t>
      </w:r>
      <w:proofErr w:type="spellEnd"/>
      <w:r>
        <w:t xml:space="preserve"> me </w:t>
      </w:r>
      <w:proofErr w:type="spellStart"/>
      <w:r>
        <w:t>escuchéis</w:t>
      </w:r>
      <w:proofErr w:type="spellEnd"/>
      <w:r>
        <w:t xml:space="preserve"> </w:t>
      </w:r>
      <w:proofErr w:type="spellStart"/>
      <w:r>
        <w:t>en</w:t>
      </w:r>
      <w:proofErr w:type="spellEnd"/>
      <w:r>
        <w:t xml:space="preserve"> </w:t>
      </w:r>
      <w:proofErr w:type="spellStart"/>
      <w:r>
        <w:t>esta</w:t>
      </w:r>
      <w:proofErr w:type="spellEnd"/>
      <w:r>
        <w:t xml:space="preserve"> forma. Siete </w:t>
      </w:r>
      <w:proofErr w:type="spellStart"/>
      <w:r>
        <w:t>años</w:t>
      </w:r>
      <w:proofErr w:type="spellEnd"/>
      <w:r>
        <w:t xml:space="preserve"> </w:t>
      </w:r>
      <w:proofErr w:type="spellStart"/>
      <w:r>
        <w:t>en</w:t>
      </w:r>
      <w:proofErr w:type="spellEnd"/>
      <w:r>
        <w:t xml:space="preserve"> </w:t>
      </w:r>
      <w:proofErr w:type="spellStart"/>
      <w:r>
        <w:t>que</w:t>
      </w:r>
      <w:proofErr w:type="spellEnd"/>
      <w:r>
        <w:t xml:space="preserve"> </w:t>
      </w:r>
      <w:proofErr w:type="spellStart"/>
      <w:r>
        <w:t>el</w:t>
      </w:r>
      <w:proofErr w:type="spellEnd"/>
      <w:r>
        <w:t xml:space="preserve"> </w:t>
      </w:r>
      <w:proofErr w:type="spellStart"/>
      <w:r>
        <w:t>mundo</w:t>
      </w:r>
      <w:proofErr w:type="spellEnd"/>
      <w:r>
        <w:t xml:space="preserve"> </w:t>
      </w:r>
      <w:proofErr w:type="spellStart"/>
      <w:r>
        <w:t>espiritual</w:t>
      </w:r>
      <w:proofErr w:type="spellEnd"/>
      <w:r>
        <w:t xml:space="preserve"> </w:t>
      </w:r>
      <w:proofErr w:type="spellStart"/>
      <w:r>
        <w:t>vibrará</w:t>
      </w:r>
      <w:proofErr w:type="spellEnd"/>
      <w:r>
        <w:t xml:space="preserve"> </w:t>
      </w:r>
      <w:proofErr w:type="spellStart"/>
      <w:r>
        <w:t>aún</w:t>
      </w:r>
      <w:proofErr w:type="spellEnd"/>
      <w:r>
        <w:t xml:space="preserve"> a </w:t>
      </w:r>
      <w:proofErr w:type="spellStart"/>
      <w:r>
        <w:t>través</w:t>
      </w:r>
      <w:proofErr w:type="spellEnd"/>
      <w:r>
        <w:t xml:space="preserve"> del </w:t>
      </w:r>
      <w:proofErr w:type="spellStart"/>
      <w:r>
        <w:t>cerebro</w:t>
      </w:r>
      <w:proofErr w:type="spellEnd"/>
      <w:r>
        <w:t xml:space="preserve"> de </w:t>
      </w:r>
      <w:proofErr w:type="spellStart"/>
      <w:r>
        <w:t>los</w:t>
      </w:r>
      <w:proofErr w:type="spellEnd"/>
      <w:r>
        <w:t xml:space="preserve"> </w:t>
      </w:r>
      <w:proofErr w:type="spellStart"/>
      <w:r>
        <w:t>escogidos</w:t>
      </w:r>
      <w:proofErr w:type="spellEnd"/>
      <w:r>
        <w:t xml:space="preserve"> y de </w:t>
      </w:r>
      <w:proofErr w:type="spellStart"/>
      <w:r>
        <w:t>ellos</w:t>
      </w:r>
      <w:proofErr w:type="spellEnd"/>
      <w:r>
        <w:t xml:space="preserve"> </w:t>
      </w:r>
      <w:proofErr w:type="spellStart"/>
      <w:r>
        <w:t>responderéis</w:t>
      </w:r>
      <w:proofErr w:type="spellEnd"/>
      <w:r>
        <w:t xml:space="preserve"> al Padre </w:t>
      </w:r>
      <w:proofErr w:type="spellStart"/>
      <w:r>
        <w:t>en</w:t>
      </w:r>
      <w:proofErr w:type="spellEnd"/>
      <w:r>
        <w:t xml:space="preserve"> </w:t>
      </w:r>
      <w:proofErr w:type="spellStart"/>
      <w:r>
        <w:t>el</w:t>
      </w:r>
      <w:proofErr w:type="spellEnd"/>
      <w:r>
        <w:t xml:space="preserve"> </w:t>
      </w:r>
      <w:proofErr w:type="spellStart"/>
      <w:r>
        <w:t>último</w:t>
      </w:r>
      <w:proofErr w:type="spellEnd"/>
      <w:r>
        <w:t xml:space="preserve"> día de 1950, </w:t>
      </w:r>
      <w:proofErr w:type="spellStart"/>
      <w:r>
        <w:t>que</w:t>
      </w:r>
      <w:proofErr w:type="spellEnd"/>
      <w:r>
        <w:t xml:space="preserve"> </w:t>
      </w:r>
      <w:proofErr w:type="spellStart"/>
      <w:r>
        <w:t>será</w:t>
      </w:r>
      <w:proofErr w:type="spellEnd"/>
      <w:r>
        <w:t xml:space="preserve"> de </w:t>
      </w:r>
      <w:proofErr w:type="spellStart"/>
      <w:r>
        <w:t>juicio</w:t>
      </w:r>
      <w:proofErr w:type="spellEnd"/>
      <w:r>
        <w:t xml:space="preserve"> para </w:t>
      </w:r>
      <w:proofErr w:type="spellStart"/>
      <w:r>
        <w:t>vosotros</w:t>
      </w:r>
      <w:proofErr w:type="spellEnd"/>
      <w:r>
        <w:t xml:space="preserve"> </w:t>
      </w:r>
      <w:proofErr w:type="spellStart"/>
      <w:r>
        <w:t>cuando</w:t>
      </w:r>
      <w:proofErr w:type="spellEnd"/>
      <w:r>
        <w:t xml:space="preserve"> me </w:t>
      </w:r>
      <w:proofErr w:type="spellStart"/>
      <w:r>
        <w:t>escuchéis</w:t>
      </w:r>
      <w:proofErr w:type="spellEnd"/>
      <w:r>
        <w:t xml:space="preserve"> </w:t>
      </w:r>
      <w:proofErr w:type="spellStart"/>
      <w:r>
        <w:t>por</w:t>
      </w:r>
      <w:proofErr w:type="spellEnd"/>
      <w:r>
        <w:t xml:space="preserve"> </w:t>
      </w:r>
      <w:proofErr w:type="spellStart"/>
      <w:r>
        <w:t>última</w:t>
      </w:r>
      <w:proofErr w:type="spellEnd"/>
      <w:r>
        <w:t xml:space="preserve"> </w:t>
      </w:r>
      <w:proofErr w:type="spellStart"/>
      <w:r>
        <w:t>vez</w:t>
      </w:r>
      <w:proofErr w:type="spellEnd"/>
      <w:r>
        <w:t xml:space="preserve"> </w:t>
      </w:r>
      <w:proofErr w:type="spellStart"/>
      <w:r>
        <w:t>hablaros</w:t>
      </w:r>
      <w:proofErr w:type="spellEnd"/>
      <w:r>
        <w:t xml:space="preserve"> </w:t>
      </w:r>
      <w:proofErr w:type="spellStart"/>
      <w:r>
        <w:t>desde</w:t>
      </w:r>
      <w:proofErr w:type="spellEnd"/>
      <w:r>
        <w:t xml:space="preserve"> </w:t>
      </w:r>
      <w:proofErr w:type="spellStart"/>
      <w:r>
        <w:t>el</w:t>
      </w:r>
      <w:proofErr w:type="spellEnd"/>
      <w:r>
        <w:t xml:space="preserve"> Monte de la Nueva </w:t>
      </w:r>
      <w:proofErr w:type="spellStart"/>
      <w:r>
        <w:t>Sión</w:t>
      </w:r>
      <w:proofErr w:type="spellEnd"/>
      <w:r>
        <w:t xml:space="preserve">. </w:t>
      </w:r>
    </w:p>
    <w:p w14:paraId="549EFA05" w14:textId="77777777" w:rsidR="00F50769" w:rsidRDefault="00F50769" w:rsidP="00F50769">
      <w:r>
        <w:t xml:space="preserve">38. </w:t>
      </w:r>
      <w:proofErr w:type="spellStart"/>
      <w:r>
        <w:t>Escribo</w:t>
      </w:r>
      <w:proofErr w:type="spellEnd"/>
      <w:r>
        <w:t xml:space="preserve"> </w:t>
      </w:r>
      <w:proofErr w:type="spellStart"/>
      <w:r>
        <w:t>estas</w:t>
      </w:r>
      <w:proofErr w:type="spellEnd"/>
      <w:r>
        <w:t xml:space="preserve"> palabras </w:t>
      </w:r>
      <w:proofErr w:type="spellStart"/>
      <w:r>
        <w:t>en</w:t>
      </w:r>
      <w:proofErr w:type="spellEnd"/>
      <w:r>
        <w:t xml:space="preserve"> </w:t>
      </w:r>
      <w:proofErr w:type="spellStart"/>
      <w:r>
        <w:t>vuestro</w:t>
      </w:r>
      <w:proofErr w:type="spellEnd"/>
      <w:r>
        <w:t xml:space="preserve"> </w:t>
      </w:r>
      <w:proofErr w:type="spellStart"/>
      <w:r>
        <w:t>corazón</w:t>
      </w:r>
      <w:proofErr w:type="spellEnd"/>
      <w:r>
        <w:t xml:space="preserve"> y </w:t>
      </w:r>
      <w:proofErr w:type="spellStart"/>
      <w:r>
        <w:t>en</w:t>
      </w:r>
      <w:proofErr w:type="spellEnd"/>
      <w:r>
        <w:t xml:space="preserve"> </w:t>
      </w:r>
      <w:proofErr w:type="spellStart"/>
      <w:r>
        <w:t>vuestra</w:t>
      </w:r>
      <w:proofErr w:type="spellEnd"/>
      <w:r>
        <w:t xml:space="preserve"> </w:t>
      </w:r>
      <w:proofErr w:type="spellStart"/>
      <w:r>
        <w:t>conciencia</w:t>
      </w:r>
      <w:proofErr w:type="spellEnd"/>
      <w:r>
        <w:t xml:space="preserve"> </w:t>
      </w:r>
      <w:proofErr w:type="spellStart"/>
      <w:r>
        <w:t>porque</w:t>
      </w:r>
      <w:proofErr w:type="spellEnd"/>
      <w:r>
        <w:t xml:space="preserve"> </w:t>
      </w:r>
      <w:proofErr w:type="spellStart"/>
      <w:r>
        <w:t>quiero</w:t>
      </w:r>
      <w:proofErr w:type="spellEnd"/>
      <w:r>
        <w:t xml:space="preserve"> </w:t>
      </w:r>
      <w:proofErr w:type="spellStart"/>
      <w:r>
        <w:t>que</w:t>
      </w:r>
      <w:proofErr w:type="spellEnd"/>
      <w:r>
        <w:t xml:space="preserve"> </w:t>
      </w:r>
      <w:proofErr w:type="spellStart"/>
      <w:r>
        <w:t>sean</w:t>
      </w:r>
      <w:proofErr w:type="spellEnd"/>
      <w:r>
        <w:t xml:space="preserve"> para </w:t>
      </w:r>
      <w:proofErr w:type="spellStart"/>
      <w:r>
        <w:t>vosotros</w:t>
      </w:r>
      <w:proofErr w:type="spellEnd"/>
      <w:r>
        <w:t xml:space="preserve"> </w:t>
      </w:r>
      <w:proofErr w:type="spellStart"/>
      <w:r>
        <w:t>inolvidables</w:t>
      </w:r>
      <w:proofErr w:type="spellEnd"/>
      <w:r>
        <w:t xml:space="preserve">. </w:t>
      </w:r>
    </w:p>
    <w:p w14:paraId="71EA7997" w14:textId="77777777" w:rsidR="00F50769" w:rsidRDefault="00F50769" w:rsidP="00F50769">
      <w:r>
        <w:t xml:space="preserve">39. No </w:t>
      </w:r>
      <w:proofErr w:type="spellStart"/>
      <w:r>
        <w:t>olvidéis</w:t>
      </w:r>
      <w:proofErr w:type="spellEnd"/>
      <w:r>
        <w:t xml:space="preserve"> lo </w:t>
      </w:r>
      <w:proofErr w:type="spellStart"/>
      <w:r>
        <w:t>que</w:t>
      </w:r>
      <w:proofErr w:type="spellEnd"/>
      <w:r>
        <w:t xml:space="preserve"> </w:t>
      </w:r>
      <w:proofErr w:type="spellStart"/>
      <w:r>
        <w:t>oísteis</w:t>
      </w:r>
      <w:proofErr w:type="spellEnd"/>
      <w:r>
        <w:t xml:space="preserve"> del Divino Maestro; lo </w:t>
      </w:r>
      <w:proofErr w:type="spellStart"/>
      <w:r>
        <w:t>que</w:t>
      </w:r>
      <w:proofErr w:type="spellEnd"/>
      <w:r>
        <w:t xml:space="preserve"> </w:t>
      </w:r>
      <w:proofErr w:type="spellStart"/>
      <w:r>
        <w:t>escuchasteis</w:t>
      </w:r>
      <w:proofErr w:type="spellEnd"/>
      <w:r>
        <w:t xml:space="preserve"> de María, la Madre universal y lo </w:t>
      </w:r>
      <w:proofErr w:type="spellStart"/>
      <w:r>
        <w:t>que</w:t>
      </w:r>
      <w:proofErr w:type="spellEnd"/>
      <w:r>
        <w:t xml:space="preserve"> </w:t>
      </w:r>
      <w:proofErr w:type="spellStart"/>
      <w:r>
        <w:t>oísteis</w:t>
      </w:r>
      <w:proofErr w:type="spellEnd"/>
      <w:r>
        <w:t xml:space="preserve"> de Elías </w:t>
      </w:r>
      <w:proofErr w:type="spellStart"/>
      <w:r>
        <w:t>el</w:t>
      </w:r>
      <w:proofErr w:type="spellEnd"/>
      <w:r>
        <w:t xml:space="preserve"> </w:t>
      </w:r>
      <w:proofErr w:type="spellStart"/>
      <w:r>
        <w:t>enviado</w:t>
      </w:r>
      <w:proofErr w:type="spellEnd"/>
      <w:r>
        <w:t xml:space="preserve"> del </w:t>
      </w:r>
      <w:proofErr w:type="spellStart"/>
      <w:r>
        <w:t>Tercer</w:t>
      </w:r>
      <w:proofErr w:type="spellEnd"/>
      <w:r>
        <w:t xml:space="preserve"> Tiempo, </w:t>
      </w:r>
      <w:proofErr w:type="spellStart"/>
      <w:r>
        <w:t>que</w:t>
      </w:r>
      <w:proofErr w:type="spellEnd"/>
      <w:r>
        <w:t xml:space="preserve"> </w:t>
      </w:r>
      <w:proofErr w:type="spellStart"/>
      <w:r>
        <w:t>cual</w:t>
      </w:r>
      <w:proofErr w:type="spellEnd"/>
      <w:r>
        <w:t xml:space="preserve"> pastor </w:t>
      </w:r>
      <w:proofErr w:type="spellStart"/>
      <w:r>
        <w:t>os</w:t>
      </w:r>
      <w:proofErr w:type="spellEnd"/>
      <w:r>
        <w:t xml:space="preserve"> </w:t>
      </w:r>
      <w:proofErr w:type="spellStart"/>
      <w:r>
        <w:t>reunió</w:t>
      </w:r>
      <w:proofErr w:type="spellEnd"/>
      <w:r>
        <w:t xml:space="preserve"> </w:t>
      </w:r>
      <w:proofErr w:type="spellStart"/>
      <w:r>
        <w:t>en</w:t>
      </w:r>
      <w:proofErr w:type="spellEnd"/>
      <w:r>
        <w:t xml:space="preserve"> </w:t>
      </w:r>
      <w:proofErr w:type="spellStart"/>
      <w:r>
        <w:t>el</w:t>
      </w:r>
      <w:proofErr w:type="spellEnd"/>
      <w:r>
        <w:t xml:space="preserve"> </w:t>
      </w:r>
      <w:proofErr w:type="spellStart"/>
      <w:r>
        <w:t>aprisco</w:t>
      </w:r>
      <w:proofErr w:type="spellEnd"/>
      <w:r>
        <w:t xml:space="preserve"> de mi amor. </w:t>
      </w:r>
    </w:p>
    <w:p w14:paraId="4B4785A6" w14:textId="77777777" w:rsidR="00F50769" w:rsidRDefault="00F50769" w:rsidP="00F50769">
      <w:r>
        <w:t xml:space="preserve">40. De </w:t>
      </w:r>
      <w:proofErr w:type="spellStart"/>
      <w:r>
        <w:t>muchas</w:t>
      </w:r>
      <w:proofErr w:type="spellEnd"/>
      <w:r>
        <w:t xml:space="preserve"> </w:t>
      </w:r>
      <w:proofErr w:type="spellStart"/>
      <w:r>
        <w:t>complacencias</w:t>
      </w:r>
      <w:proofErr w:type="spellEnd"/>
      <w:r>
        <w:t xml:space="preserve"> </w:t>
      </w:r>
      <w:proofErr w:type="spellStart"/>
      <w:r>
        <w:t>habéis</w:t>
      </w:r>
      <w:proofErr w:type="spellEnd"/>
      <w:r>
        <w:t xml:space="preserve"> </w:t>
      </w:r>
      <w:proofErr w:type="spellStart"/>
      <w:r>
        <w:t>gozado</w:t>
      </w:r>
      <w:proofErr w:type="spellEnd"/>
      <w:r>
        <w:t xml:space="preserve">, mas </w:t>
      </w:r>
      <w:proofErr w:type="spellStart"/>
      <w:r>
        <w:t>ellas</w:t>
      </w:r>
      <w:proofErr w:type="spellEnd"/>
      <w:r>
        <w:t xml:space="preserve"> </w:t>
      </w:r>
      <w:proofErr w:type="spellStart"/>
      <w:r>
        <w:t>terminarán</w:t>
      </w:r>
      <w:proofErr w:type="spellEnd"/>
      <w:r>
        <w:t xml:space="preserve">, </w:t>
      </w:r>
      <w:proofErr w:type="spellStart"/>
      <w:r>
        <w:t>porque</w:t>
      </w:r>
      <w:proofErr w:type="spellEnd"/>
      <w:r>
        <w:t xml:space="preserve"> ha </w:t>
      </w:r>
      <w:proofErr w:type="spellStart"/>
      <w:r>
        <w:t>llegado</w:t>
      </w:r>
      <w:proofErr w:type="spellEnd"/>
      <w:r>
        <w:t xml:space="preserve"> </w:t>
      </w:r>
      <w:proofErr w:type="spellStart"/>
      <w:r>
        <w:t>el</w:t>
      </w:r>
      <w:proofErr w:type="spellEnd"/>
      <w:r>
        <w:t xml:space="preserve"> </w:t>
      </w:r>
      <w:proofErr w:type="spellStart"/>
      <w:r>
        <w:t>tiempo</w:t>
      </w:r>
      <w:proofErr w:type="spellEnd"/>
      <w:r>
        <w:t xml:space="preserve"> de </w:t>
      </w:r>
      <w:proofErr w:type="spellStart"/>
      <w:r>
        <w:t>que</w:t>
      </w:r>
      <w:proofErr w:type="spellEnd"/>
      <w:r>
        <w:t xml:space="preserve"> </w:t>
      </w:r>
      <w:proofErr w:type="spellStart"/>
      <w:r>
        <w:t>trabajéis</w:t>
      </w:r>
      <w:proofErr w:type="spellEnd"/>
      <w:r>
        <w:t xml:space="preserve"> con </w:t>
      </w:r>
      <w:proofErr w:type="spellStart"/>
      <w:r>
        <w:t>pureza</w:t>
      </w:r>
      <w:proofErr w:type="spellEnd"/>
      <w:r>
        <w:t xml:space="preserve">, </w:t>
      </w:r>
      <w:proofErr w:type="spellStart"/>
      <w:r>
        <w:t>apegados</w:t>
      </w:r>
      <w:proofErr w:type="spellEnd"/>
      <w:r>
        <w:t xml:space="preserve"> a mi Ley. </w:t>
      </w:r>
    </w:p>
    <w:p w14:paraId="11DF0B72" w14:textId="77777777" w:rsidR="00F50769" w:rsidRDefault="00F50769" w:rsidP="00F50769">
      <w:r>
        <w:t xml:space="preserve">41. No </w:t>
      </w:r>
      <w:proofErr w:type="spellStart"/>
      <w:r>
        <w:t>tengáis</w:t>
      </w:r>
      <w:proofErr w:type="spellEnd"/>
      <w:r>
        <w:t xml:space="preserve"> </w:t>
      </w:r>
      <w:proofErr w:type="spellStart"/>
      <w:r>
        <w:t>ningún</w:t>
      </w:r>
      <w:proofErr w:type="spellEnd"/>
      <w:r>
        <w:t xml:space="preserve"> </w:t>
      </w:r>
      <w:proofErr w:type="spellStart"/>
      <w:r>
        <w:t>interés</w:t>
      </w:r>
      <w:proofErr w:type="spellEnd"/>
      <w:r>
        <w:t xml:space="preserve"> personal al </w:t>
      </w:r>
      <w:proofErr w:type="spellStart"/>
      <w:r>
        <w:t>servirme</w:t>
      </w:r>
      <w:proofErr w:type="spellEnd"/>
      <w:r>
        <w:t xml:space="preserve">, </w:t>
      </w:r>
      <w:proofErr w:type="spellStart"/>
      <w:r>
        <w:t>servirme</w:t>
      </w:r>
      <w:proofErr w:type="spellEnd"/>
      <w:r>
        <w:t xml:space="preserve"> </w:t>
      </w:r>
      <w:proofErr w:type="spellStart"/>
      <w:r>
        <w:t>por</w:t>
      </w:r>
      <w:proofErr w:type="spellEnd"/>
      <w:r>
        <w:t xml:space="preserve"> amor sin </w:t>
      </w:r>
      <w:proofErr w:type="spellStart"/>
      <w:r>
        <w:t>pensar</w:t>
      </w:r>
      <w:proofErr w:type="spellEnd"/>
      <w:r>
        <w:t xml:space="preserve"> </w:t>
      </w:r>
      <w:proofErr w:type="spellStart"/>
      <w:r>
        <w:t>en</w:t>
      </w:r>
      <w:proofErr w:type="spellEnd"/>
      <w:r>
        <w:t xml:space="preserve"> </w:t>
      </w:r>
      <w:proofErr w:type="spellStart"/>
      <w:r>
        <w:t>el</w:t>
      </w:r>
      <w:proofErr w:type="spellEnd"/>
      <w:r>
        <w:t xml:space="preserve"> </w:t>
      </w:r>
      <w:proofErr w:type="spellStart"/>
      <w:r>
        <w:t>pago</w:t>
      </w:r>
      <w:proofErr w:type="spellEnd"/>
      <w:r>
        <w:t xml:space="preserve"> o </w:t>
      </w:r>
      <w:proofErr w:type="spellStart"/>
      <w:r>
        <w:t>en</w:t>
      </w:r>
      <w:proofErr w:type="spellEnd"/>
      <w:r>
        <w:t xml:space="preserve"> </w:t>
      </w:r>
      <w:proofErr w:type="spellStart"/>
      <w:r>
        <w:t>el</w:t>
      </w:r>
      <w:proofErr w:type="spellEnd"/>
      <w:r>
        <w:t xml:space="preserve"> </w:t>
      </w:r>
      <w:proofErr w:type="spellStart"/>
      <w:r>
        <w:t>galardón</w:t>
      </w:r>
      <w:proofErr w:type="spellEnd"/>
      <w:r>
        <w:t xml:space="preserve"> </w:t>
      </w:r>
      <w:proofErr w:type="spellStart"/>
      <w:r>
        <w:t>que</w:t>
      </w:r>
      <w:proofErr w:type="spellEnd"/>
      <w:r>
        <w:t xml:space="preserve"> </w:t>
      </w:r>
      <w:proofErr w:type="spellStart"/>
      <w:r>
        <w:t>os</w:t>
      </w:r>
      <w:proofErr w:type="spellEnd"/>
      <w:r>
        <w:t xml:space="preserve"> </w:t>
      </w:r>
      <w:proofErr w:type="spellStart"/>
      <w:r>
        <w:t>espera</w:t>
      </w:r>
      <w:proofErr w:type="spellEnd"/>
      <w:r>
        <w:t xml:space="preserve">. </w:t>
      </w:r>
      <w:proofErr w:type="spellStart"/>
      <w:r>
        <w:t>Pensad</w:t>
      </w:r>
      <w:proofErr w:type="spellEnd"/>
      <w:r>
        <w:t xml:space="preserve"> </w:t>
      </w:r>
      <w:proofErr w:type="spellStart"/>
      <w:r>
        <w:t>en</w:t>
      </w:r>
      <w:proofErr w:type="spellEnd"/>
      <w:r>
        <w:t xml:space="preserve"> </w:t>
      </w:r>
      <w:proofErr w:type="spellStart"/>
      <w:r>
        <w:t>los</w:t>
      </w:r>
      <w:proofErr w:type="spellEnd"/>
      <w:r>
        <w:t xml:space="preserve"> </w:t>
      </w:r>
      <w:proofErr w:type="spellStart"/>
      <w:r>
        <w:t>que</w:t>
      </w:r>
      <w:proofErr w:type="spellEnd"/>
      <w:r>
        <w:t xml:space="preserve"> </w:t>
      </w:r>
      <w:proofErr w:type="spellStart"/>
      <w:r>
        <w:t>sufren</w:t>
      </w:r>
      <w:proofErr w:type="spellEnd"/>
      <w:r>
        <w:t xml:space="preserve">, </w:t>
      </w:r>
      <w:proofErr w:type="spellStart"/>
      <w:r>
        <w:t>en</w:t>
      </w:r>
      <w:proofErr w:type="spellEnd"/>
      <w:r>
        <w:t xml:space="preserve"> </w:t>
      </w:r>
      <w:proofErr w:type="spellStart"/>
      <w:r>
        <w:t>los</w:t>
      </w:r>
      <w:proofErr w:type="spellEnd"/>
      <w:r>
        <w:t xml:space="preserve"> </w:t>
      </w:r>
      <w:proofErr w:type="spellStart"/>
      <w:r>
        <w:t>que</w:t>
      </w:r>
      <w:proofErr w:type="spellEnd"/>
      <w:r>
        <w:t xml:space="preserve"> </w:t>
      </w:r>
      <w:proofErr w:type="spellStart"/>
      <w:r>
        <w:t>han</w:t>
      </w:r>
      <w:proofErr w:type="spellEnd"/>
      <w:r>
        <w:t xml:space="preserve"> </w:t>
      </w:r>
      <w:proofErr w:type="spellStart"/>
      <w:r>
        <w:t>caído</w:t>
      </w:r>
      <w:proofErr w:type="spellEnd"/>
      <w:r>
        <w:t xml:space="preserve">, </w:t>
      </w:r>
      <w:proofErr w:type="spellStart"/>
      <w:r>
        <w:t>en</w:t>
      </w:r>
      <w:proofErr w:type="spellEnd"/>
      <w:r>
        <w:t xml:space="preserve"> </w:t>
      </w:r>
      <w:proofErr w:type="spellStart"/>
      <w:r>
        <w:t>los</w:t>
      </w:r>
      <w:proofErr w:type="spellEnd"/>
      <w:r>
        <w:t xml:space="preserve"> </w:t>
      </w:r>
      <w:proofErr w:type="spellStart"/>
      <w:r>
        <w:t>que</w:t>
      </w:r>
      <w:proofErr w:type="spellEnd"/>
      <w:r>
        <w:t xml:space="preserve"> no </w:t>
      </w:r>
      <w:proofErr w:type="spellStart"/>
      <w:r>
        <w:t>contemplan</w:t>
      </w:r>
      <w:proofErr w:type="spellEnd"/>
      <w:r>
        <w:t xml:space="preserve"> la luz </w:t>
      </w:r>
      <w:proofErr w:type="spellStart"/>
      <w:r>
        <w:t>ni</w:t>
      </w:r>
      <w:proofErr w:type="spellEnd"/>
      <w:r>
        <w:t xml:space="preserve"> </w:t>
      </w:r>
      <w:proofErr w:type="spellStart"/>
      <w:r>
        <w:t>conocen</w:t>
      </w:r>
      <w:proofErr w:type="spellEnd"/>
      <w:r>
        <w:t xml:space="preserve"> </w:t>
      </w:r>
      <w:proofErr w:type="spellStart"/>
      <w:r>
        <w:t>el</w:t>
      </w:r>
      <w:proofErr w:type="spellEnd"/>
      <w:r>
        <w:t xml:space="preserve"> camino, y </w:t>
      </w:r>
      <w:proofErr w:type="spellStart"/>
      <w:r>
        <w:t>dadles</w:t>
      </w:r>
      <w:proofErr w:type="spellEnd"/>
      <w:r>
        <w:t xml:space="preserve"> mi </w:t>
      </w:r>
      <w:proofErr w:type="spellStart"/>
      <w:r>
        <w:t>enseñanza</w:t>
      </w:r>
      <w:proofErr w:type="spellEnd"/>
      <w:r>
        <w:t xml:space="preserve"> con </w:t>
      </w:r>
      <w:proofErr w:type="spellStart"/>
      <w:r>
        <w:t>caridad</w:t>
      </w:r>
      <w:proofErr w:type="spellEnd"/>
      <w:r>
        <w:t xml:space="preserve">, </w:t>
      </w:r>
      <w:proofErr w:type="spellStart"/>
      <w:r>
        <w:t>conducidlos</w:t>
      </w:r>
      <w:proofErr w:type="spellEnd"/>
      <w:r>
        <w:t xml:space="preserve"> </w:t>
      </w:r>
      <w:proofErr w:type="spellStart"/>
      <w:r>
        <w:t>hacia</w:t>
      </w:r>
      <w:proofErr w:type="spellEnd"/>
      <w:r>
        <w:t xml:space="preserve"> </w:t>
      </w:r>
      <w:proofErr w:type="spellStart"/>
      <w:r>
        <w:t>Mí</w:t>
      </w:r>
      <w:proofErr w:type="spellEnd"/>
      <w:r>
        <w:t xml:space="preserve"> y </w:t>
      </w:r>
      <w:proofErr w:type="spellStart"/>
      <w:r>
        <w:t>descuidad</w:t>
      </w:r>
      <w:proofErr w:type="spellEnd"/>
      <w:r>
        <w:t xml:space="preserve"> </w:t>
      </w:r>
      <w:proofErr w:type="spellStart"/>
      <w:r>
        <w:t>si</w:t>
      </w:r>
      <w:proofErr w:type="spellEnd"/>
      <w:r>
        <w:t xml:space="preserve"> </w:t>
      </w:r>
      <w:proofErr w:type="spellStart"/>
      <w:r>
        <w:t>ellos</w:t>
      </w:r>
      <w:proofErr w:type="spellEnd"/>
      <w:r>
        <w:t xml:space="preserve"> </w:t>
      </w:r>
      <w:proofErr w:type="spellStart"/>
      <w:r>
        <w:t>llegan</w:t>
      </w:r>
      <w:proofErr w:type="spellEnd"/>
      <w:r>
        <w:t xml:space="preserve"> antes </w:t>
      </w:r>
      <w:proofErr w:type="spellStart"/>
      <w:r>
        <w:t>que</w:t>
      </w:r>
      <w:proofErr w:type="spellEnd"/>
      <w:r>
        <w:t xml:space="preserve"> </w:t>
      </w:r>
      <w:proofErr w:type="spellStart"/>
      <w:r>
        <w:t>vosotros</w:t>
      </w:r>
      <w:proofErr w:type="spellEnd"/>
      <w:r>
        <w:t xml:space="preserve">; sed </w:t>
      </w:r>
      <w:proofErr w:type="spellStart"/>
      <w:r>
        <w:t>el</w:t>
      </w:r>
      <w:proofErr w:type="spellEnd"/>
      <w:r>
        <w:t xml:space="preserve"> </w:t>
      </w:r>
      <w:proofErr w:type="spellStart"/>
      <w:r>
        <w:t>postrero</w:t>
      </w:r>
      <w:proofErr w:type="spellEnd"/>
      <w:r>
        <w:t xml:space="preserve"> </w:t>
      </w:r>
      <w:proofErr w:type="spellStart"/>
      <w:r>
        <w:t>consciente</w:t>
      </w:r>
      <w:proofErr w:type="spellEnd"/>
      <w:r>
        <w:t xml:space="preserve"> de </w:t>
      </w:r>
      <w:proofErr w:type="spellStart"/>
      <w:r>
        <w:t>su</w:t>
      </w:r>
      <w:proofErr w:type="spellEnd"/>
      <w:r>
        <w:t xml:space="preserve"> </w:t>
      </w:r>
      <w:proofErr w:type="spellStart"/>
      <w:r>
        <w:t>misión</w:t>
      </w:r>
      <w:proofErr w:type="spellEnd"/>
      <w:r>
        <w:t xml:space="preserve">, </w:t>
      </w:r>
      <w:proofErr w:type="spellStart"/>
      <w:r>
        <w:t>que</w:t>
      </w:r>
      <w:proofErr w:type="spellEnd"/>
      <w:r>
        <w:t xml:space="preserve"> </w:t>
      </w:r>
      <w:proofErr w:type="spellStart"/>
      <w:r>
        <w:t>yo</w:t>
      </w:r>
      <w:proofErr w:type="spellEnd"/>
      <w:r>
        <w:t xml:space="preserve"> </w:t>
      </w:r>
      <w:proofErr w:type="spellStart"/>
      <w:r>
        <w:t>os</w:t>
      </w:r>
      <w:proofErr w:type="spellEnd"/>
      <w:r>
        <w:t xml:space="preserve"> </w:t>
      </w:r>
      <w:proofErr w:type="spellStart"/>
      <w:r>
        <w:t>sabré</w:t>
      </w:r>
      <w:proofErr w:type="spellEnd"/>
      <w:r>
        <w:t xml:space="preserve"> </w:t>
      </w:r>
      <w:proofErr w:type="spellStart"/>
      <w:r>
        <w:t>esperar</w:t>
      </w:r>
      <w:proofErr w:type="spellEnd"/>
      <w:r>
        <w:t xml:space="preserve">, </w:t>
      </w:r>
      <w:proofErr w:type="spellStart"/>
      <w:r>
        <w:t>porque</w:t>
      </w:r>
      <w:proofErr w:type="spellEnd"/>
      <w:r>
        <w:t xml:space="preserve"> </w:t>
      </w:r>
      <w:proofErr w:type="spellStart"/>
      <w:r>
        <w:t>todos</w:t>
      </w:r>
      <w:proofErr w:type="spellEnd"/>
      <w:r>
        <w:t xml:space="preserve"> </w:t>
      </w:r>
      <w:proofErr w:type="spellStart"/>
      <w:r>
        <w:t>llegaréis</w:t>
      </w:r>
      <w:proofErr w:type="spellEnd"/>
      <w:r>
        <w:t xml:space="preserve"> a </w:t>
      </w:r>
      <w:proofErr w:type="spellStart"/>
      <w:r>
        <w:t>Mí</w:t>
      </w:r>
      <w:proofErr w:type="spellEnd"/>
      <w:r>
        <w:t xml:space="preserve">. </w:t>
      </w:r>
    </w:p>
    <w:p w14:paraId="34C6DB99" w14:textId="77777777" w:rsidR="00F50769" w:rsidRDefault="00F50769" w:rsidP="00F50769">
      <w:r>
        <w:t xml:space="preserve">42. Pueblo: </w:t>
      </w:r>
      <w:proofErr w:type="spellStart"/>
      <w:r>
        <w:t>os</w:t>
      </w:r>
      <w:proofErr w:type="spellEnd"/>
      <w:r>
        <w:t xml:space="preserve"> </w:t>
      </w:r>
      <w:proofErr w:type="spellStart"/>
      <w:r>
        <w:t>concedo</w:t>
      </w:r>
      <w:proofErr w:type="spellEnd"/>
      <w:r>
        <w:t xml:space="preserve"> un nuevo </w:t>
      </w:r>
      <w:proofErr w:type="spellStart"/>
      <w:r>
        <w:t>año</w:t>
      </w:r>
      <w:proofErr w:type="spellEnd"/>
      <w:r>
        <w:t xml:space="preserve"> para </w:t>
      </w:r>
      <w:proofErr w:type="spellStart"/>
      <w:r>
        <w:t>luchar</w:t>
      </w:r>
      <w:proofErr w:type="spellEnd"/>
      <w:r>
        <w:t xml:space="preserve">. </w:t>
      </w:r>
      <w:proofErr w:type="spellStart"/>
      <w:r>
        <w:t>Sobre</w:t>
      </w:r>
      <w:proofErr w:type="spellEnd"/>
      <w:r>
        <w:t xml:space="preserve"> la </w:t>
      </w:r>
      <w:proofErr w:type="spellStart"/>
      <w:r>
        <w:t>guerra</w:t>
      </w:r>
      <w:proofErr w:type="spellEnd"/>
      <w:r>
        <w:t xml:space="preserve">, la </w:t>
      </w:r>
      <w:proofErr w:type="spellStart"/>
      <w:r>
        <w:t>destrucción</w:t>
      </w:r>
      <w:proofErr w:type="spellEnd"/>
      <w:r>
        <w:t xml:space="preserve"> y la </w:t>
      </w:r>
      <w:proofErr w:type="spellStart"/>
      <w:r>
        <w:t>muerte</w:t>
      </w:r>
      <w:proofErr w:type="spellEnd"/>
      <w:r>
        <w:t xml:space="preserve">, se </w:t>
      </w:r>
      <w:proofErr w:type="spellStart"/>
      <w:r>
        <w:t>extenderá</w:t>
      </w:r>
      <w:proofErr w:type="spellEnd"/>
      <w:r>
        <w:t xml:space="preserve"> </w:t>
      </w:r>
      <w:proofErr w:type="spellStart"/>
      <w:r>
        <w:t>el</w:t>
      </w:r>
      <w:proofErr w:type="spellEnd"/>
      <w:r>
        <w:t xml:space="preserve"> </w:t>
      </w:r>
      <w:proofErr w:type="spellStart"/>
      <w:r>
        <w:t>azul</w:t>
      </w:r>
      <w:proofErr w:type="spellEnd"/>
      <w:r>
        <w:t xml:space="preserve"> del </w:t>
      </w:r>
      <w:proofErr w:type="spellStart"/>
      <w:r>
        <w:t>cielo</w:t>
      </w:r>
      <w:proofErr w:type="spellEnd"/>
      <w:r>
        <w:t xml:space="preserve"> </w:t>
      </w:r>
      <w:proofErr w:type="spellStart"/>
      <w:r>
        <w:t>como</w:t>
      </w:r>
      <w:proofErr w:type="spellEnd"/>
      <w:r>
        <w:t xml:space="preserve"> un </w:t>
      </w:r>
      <w:proofErr w:type="spellStart"/>
      <w:r>
        <w:t>manto</w:t>
      </w:r>
      <w:proofErr w:type="spellEnd"/>
      <w:r>
        <w:t xml:space="preserve"> de </w:t>
      </w:r>
      <w:proofErr w:type="spellStart"/>
      <w:r>
        <w:t>paz</w:t>
      </w:r>
      <w:proofErr w:type="spellEnd"/>
      <w:r>
        <w:t xml:space="preserve">, </w:t>
      </w:r>
      <w:proofErr w:type="spellStart"/>
      <w:r>
        <w:t>adornaré</w:t>
      </w:r>
      <w:proofErr w:type="spellEnd"/>
      <w:r>
        <w:t xml:space="preserve"> la </w:t>
      </w:r>
      <w:proofErr w:type="spellStart"/>
      <w:r>
        <w:t>faz</w:t>
      </w:r>
      <w:proofErr w:type="spellEnd"/>
      <w:r>
        <w:t xml:space="preserve"> de la Tierra con las flores, </w:t>
      </w:r>
      <w:proofErr w:type="spellStart"/>
      <w:r>
        <w:t>soplarán</w:t>
      </w:r>
      <w:proofErr w:type="spellEnd"/>
      <w:r>
        <w:t xml:space="preserve"> </w:t>
      </w:r>
      <w:proofErr w:type="spellStart"/>
      <w:r>
        <w:t>brisas</w:t>
      </w:r>
      <w:proofErr w:type="spellEnd"/>
      <w:r>
        <w:t xml:space="preserve"> </w:t>
      </w:r>
      <w:proofErr w:type="spellStart"/>
      <w:r>
        <w:t>que</w:t>
      </w:r>
      <w:proofErr w:type="spellEnd"/>
      <w:r>
        <w:t xml:space="preserve"> </w:t>
      </w:r>
      <w:proofErr w:type="spellStart"/>
      <w:r>
        <w:t>serán</w:t>
      </w:r>
      <w:proofErr w:type="spellEnd"/>
      <w:r>
        <w:t xml:space="preserve"> </w:t>
      </w:r>
      <w:proofErr w:type="spellStart"/>
      <w:r>
        <w:t>como</w:t>
      </w:r>
      <w:proofErr w:type="spellEnd"/>
      <w:r>
        <w:t xml:space="preserve"> un </w:t>
      </w:r>
      <w:proofErr w:type="spellStart"/>
      <w:r>
        <w:t>tributo</w:t>
      </w:r>
      <w:proofErr w:type="spellEnd"/>
      <w:r>
        <w:t xml:space="preserve"> de amor. El </w:t>
      </w:r>
      <w:proofErr w:type="spellStart"/>
      <w:r>
        <w:t>seno</w:t>
      </w:r>
      <w:proofErr w:type="spellEnd"/>
      <w:r>
        <w:t xml:space="preserve"> de las madres de </w:t>
      </w:r>
      <w:proofErr w:type="spellStart"/>
      <w:r>
        <w:t>todas</w:t>
      </w:r>
      <w:proofErr w:type="spellEnd"/>
      <w:r>
        <w:t xml:space="preserve"> las </w:t>
      </w:r>
      <w:proofErr w:type="spellStart"/>
      <w:r>
        <w:t>especies</w:t>
      </w:r>
      <w:proofErr w:type="spellEnd"/>
      <w:r>
        <w:t xml:space="preserve"> </w:t>
      </w:r>
      <w:proofErr w:type="spellStart"/>
      <w:r>
        <w:t>será</w:t>
      </w:r>
      <w:proofErr w:type="spellEnd"/>
      <w:r>
        <w:t xml:space="preserve"> </w:t>
      </w:r>
      <w:proofErr w:type="spellStart"/>
      <w:r>
        <w:t>fecundo</w:t>
      </w:r>
      <w:proofErr w:type="spellEnd"/>
      <w:r>
        <w:t xml:space="preserve"> y </w:t>
      </w:r>
      <w:proofErr w:type="spellStart"/>
      <w:r>
        <w:t>su</w:t>
      </w:r>
      <w:proofErr w:type="spellEnd"/>
      <w:r>
        <w:t xml:space="preserve"> </w:t>
      </w:r>
      <w:proofErr w:type="spellStart"/>
      <w:r>
        <w:t>abundancia</w:t>
      </w:r>
      <w:proofErr w:type="spellEnd"/>
      <w:r>
        <w:t xml:space="preserve"> </w:t>
      </w:r>
      <w:proofErr w:type="spellStart"/>
      <w:r>
        <w:t>será</w:t>
      </w:r>
      <w:proofErr w:type="spellEnd"/>
      <w:r>
        <w:t xml:space="preserve"> </w:t>
      </w:r>
      <w:proofErr w:type="spellStart"/>
      <w:r>
        <w:t>en</w:t>
      </w:r>
      <w:proofErr w:type="spellEnd"/>
      <w:r>
        <w:t xml:space="preserve"> </w:t>
      </w:r>
      <w:proofErr w:type="spellStart"/>
      <w:r>
        <w:t>vuestro</w:t>
      </w:r>
      <w:proofErr w:type="spellEnd"/>
      <w:r>
        <w:t xml:space="preserve"> </w:t>
      </w:r>
      <w:proofErr w:type="spellStart"/>
      <w:r>
        <w:t>beneficio</w:t>
      </w:r>
      <w:proofErr w:type="spellEnd"/>
      <w:r>
        <w:t xml:space="preserve">. </w:t>
      </w:r>
      <w:proofErr w:type="spellStart"/>
      <w:r>
        <w:t>Ilumino</w:t>
      </w:r>
      <w:proofErr w:type="spellEnd"/>
      <w:r>
        <w:t xml:space="preserve"> la </w:t>
      </w:r>
      <w:proofErr w:type="spellStart"/>
      <w:r>
        <w:t>inteligencia</w:t>
      </w:r>
      <w:proofErr w:type="spellEnd"/>
      <w:r>
        <w:t xml:space="preserve"> humana para </w:t>
      </w:r>
      <w:proofErr w:type="spellStart"/>
      <w:r>
        <w:t>que</w:t>
      </w:r>
      <w:proofErr w:type="spellEnd"/>
      <w:r>
        <w:t xml:space="preserve"> </w:t>
      </w:r>
      <w:proofErr w:type="spellStart"/>
      <w:r>
        <w:t>descubra</w:t>
      </w:r>
      <w:proofErr w:type="spellEnd"/>
      <w:r>
        <w:t xml:space="preserve"> </w:t>
      </w:r>
      <w:proofErr w:type="spellStart"/>
      <w:r>
        <w:t>en</w:t>
      </w:r>
      <w:proofErr w:type="spellEnd"/>
      <w:r>
        <w:t xml:space="preserve"> la </w:t>
      </w:r>
      <w:proofErr w:type="spellStart"/>
      <w:r>
        <w:t>Naturaleza</w:t>
      </w:r>
      <w:proofErr w:type="spellEnd"/>
      <w:r>
        <w:t xml:space="preserve"> </w:t>
      </w:r>
      <w:proofErr w:type="spellStart"/>
      <w:r>
        <w:t>nuevas</w:t>
      </w:r>
      <w:proofErr w:type="spellEnd"/>
      <w:r>
        <w:t xml:space="preserve"> </w:t>
      </w:r>
      <w:proofErr w:type="spellStart"/>
      <w:r>
        <w:t>revelaciones</w:t>
      </w:r>
      <w:proofErr w:type="spellEnd"/>
      <w:r>
        <w:t xml:space="preserve">, para bien de mis </w:t>
      </w:r>
      <w:proofErr w:type="spellStart"/>
      <w:r>
        <w:t>hijos</w:t>
      </w:r>
      <w:proofErr w:type="spellEnd"/>
      <w:r>
        <w:t xml:space="preserve">. Bendigo </w:t>
      </w:r>
      <w:proofErr w:type="spellStart"/>
      <w:r>
        <w:t>los</w:t>
      </w:r>
      <w:proofErr w:type="spellEnd"/>
      <w:r>
        <w:t xml:space="preserve"> mares, para </w:t>
      </w:r>
      <w:proofErr w:type="spellStart"/>
      <w:r>
        <w:t>que</w:t>
      </w:r>
      <w:proofErr w:type="spellEnd"/>
      <w:r>
        <w:t xml:space="preserve"> </w:t>
      </w:r>
      <w:proofErr w:type="spellStart"/>
      <w:r>
        <w:t>los</w:t>
      </w:r>
      <w:proofErr w:type="spellEnd"/>
      <w:r>
        <w:t xml:space="preserve"> </w:t>
      </w:r>
      <w:proofErr w:type="spellStart"/>
      <w:r>
        <w:t>seres</w:t>
      </w:r>
      <w:proofErr w:type="spellEnd"/>
      <w:r>
        <w:t xml:space="preserve"> </w:t>
      </w:r>
      <w:proofErr w:type="spellStart"/>
      <w:r>
        <w:t>que</w:t>
      </w:r>
      <w:proofErr w:type="spellEnd"/>
      <w:r>
        <w:t xml:space="preserve"> </w:t>
      </w:r>
      <w:proofErr w:type="spellStart"/>
      <w:r>
        <w:t>habitan</w:t>
      </w:r>
      <w:proofErr w:type="spellEnd"/>
      <w:r>
        <w:t xml:space="preserve"> </w:t>
      </w:r>
      <w:proofErr w:type="spellStart"/>
      <w:r>
        <w:t>en</w:t>
      </w:r>
      <w:proofErr w:type="spellEnd"/>
      <w:r>
        <w:t xml:space="preserve"> </w:t>
      </w:r>
      <w:proofErr w:type="spellStart"/>
      <w:r>
        <w:t>su</w:t>
      </w:r>
      <w:proofErr w:type="spellEnd"/>
      <w:r>
        <w:t xml:space="preserve"> </w:t>
      </w:r>
      <w:proofErr w:type="spellStart"/>
      <w:r>
        <w:t>seno</w:t>
      </w:r>
      <w:proofErr w:type="spellEnd"/>
      <w:r>
        <w:t xml:space="preserve">, se </w:t>
      </w:r>
      <w:proofErr w:type="spellStart"/>
      <w:r>
        <w:t>multipliquen</w:t>
      </w:r>
      <w:proofErr w:type="spellEnd"/>
      <w:r>
        <w:t xml:space="preserve"> y no </w:t>
      </w:r>
      <w:proofErr w:type="spellStart"/>
      <w:r>
        <w:t>sufran</w:t>
      </w:r>
      <w:proofErr w:type="spellEnd"/>
      <w:r>
        <w:t xml:space="preserve"> </w:t>
      </w:r>
      <w:proofErr w:type="spellStart"/>
      <w:r>
        <w:t>hambre</w:t>
      </w:r>
      <w:proofErr w:type="spellEnd"/>
      <w:r>
        <w:t xml:space="preserve"> </w:t>
      </w:r>
      <w:proofErr w:type="spellStart"/>
      <w:r>
        <w:t>los</w:t>
      </w:r>
      <w:proofErr w:type="spellEnd"/>
      <w:r>
        <w:t xml:space="preserve"> hombres </w:t>
      </w:r>
      <w:proofErr w:type="spellStart"/>
      <w:r>
        <w:t>después</w:t>
      </w:r>
      <w:proofErr w:type="spellEnd"/>
      <w:r>
        <w:t xml:space="preserve"> de la </w:t>
      </w:r>
      <w:proofErr w:type="spellStart"/>
      <w:r>
        <w:t>guerra</w:t>
      </w:r>
      <w:proofErr w:type="spellEnd"/>
      <w:r>
        <w:t xml:space="preserve">. Abro </w:t>
      </w:r>
      <w:proofErr w:type="spellStart"/>
      <w:r>
        <w:t>brechas</w:t>
      </w:r>
      <w:proofErr w:type="spellEnd"/>
      <w:r>
        <w:t xml:space="preserve"> para </w:t>
      </w:r>
      <w:proofErr w:type="spellStart"/>
      <w:r>
        <w:t>que</w:t>
      </w:r>
      <w:proofErr w:type="spellEnd"/>
      <w:r>
        <w:t xml:space="preserve"> las </w:t>
      </w:r>
      <w:proofErr w:type="spellStart"/>
      <w:r>
        <w:t>diversas</w:t>
      </w:r>
      <w:proofErr w:type="spellEnd"/>
      <w:r>
        <w:t xml:space="preserve"> </w:t>
      </w:r>
      <w:proofErr w:type="spellStart"/>
      <w:r>
        <w:t>razas</w:t>
      </w:r>
      <w:proofErr w:type="spellEnd"/>
      <w:r>
        <w:t xml:space="preserve"> se </w:t>
      </w:r>
      <w:proofErr w:type="spellStart"/>
      <w:r>
        <w:t>conozcan</w:t>
      </w:r>
      <w:proofErr w:type="spellEnd"/>
      <w:r>
        <w:t xml:space="preserve"> y se </w:t>
      </w:r>
      <w:proofErr w:type="spellStart"/>
      <w:r>
        <w:t>estrechen</w:t>
      </w:r>
      <w:proofErr w:type="spellEnd"/>
      <w:r>
        <w:t xml:space="preserve">. </w:t>
      </w:r>
    </w:p>
    <w:p w14:paraId="4BE3457D" w14:textId="77777777" w:rsidR="00F50769" w:rsidRDefault="00F50769" w:rsidP="00F50769">
      <w:r>
        <w:t xml:space="preserve">43. </w:t>
      </w:r>
      <w:proofErr w:type="spellStart"/>
      <w:r>
        <w:t>Que</w:t>
      </w:r>
      <w:proofErr w:type="spellEnd"/>
      <w:r>
        <w:t xml:space="preserve"> la primavera </w:t>
      </w:r>
      <w:proofErr w:type="spellStart"/>
      <w:r>
        <w:t>llegue</w:t>
      </w:r>
      <w:proofErr w:type="spellEnd"/>
      <w:r>
        <w:t xml:space="preserve"> entre </w:t>
      </w:r>
      <w:proofErr w:type="spellStart"/>
      <w:r>
        <w:t>vosotros</w:t>
      </w:r>
      <w:proofErr w:type="spellEnd"/>
      <w:r>
        <w:t xml:space="preserve"> </w:t>
      </w:r>
      <w:proofErr w:type="spellStart"/>
      <w:r>
        <w:t>como</w:t>
      </w:r>
      <w:proofErr w:type="spellEnd"/>
      <w:r>
        <w:t xml:space="preserve"> un </w:t>
      </w:r>
      <w:proofErr w:type="spellStart"/>
      <w:r>
        <w:t>presente</w:t>
      </w:r>
      <w:proofErr w:type="spellEnd"/>
      <w:r>
        <w:t xml:space="preserve"> de </w:t>
      </w:r>
      <w:proofErr w:type="spellStart"/>
      <w:r>
        <w:t>paz</w:t>
      </w:r>
      <w:proofErr w:type="spellEnd"/>
      <w:r>
        <w:t xml:space="preserve"> y de </w:t>
      </w:r>
      <w:proofErr w:type="spellStart"/>
      <w:r>
        <w:t>esperanza</w:t>
      </w:r>
      <w:proofErr w:type="spellEnd"/>
      <w:r>
        <w:t xml:space="preserve">, de </w:t>
      </w:r>
      <w:proofErr w:type="spellStart"/>
      <w:r>
        <w:t>reconciliación</w:t>
      </w:r>
      <w:proofErr w:type="spellEnd"/>
      <w:r>
        <w:t xml:space="preserve"> y </w:t>
      </w:r>
      <w:proofErr w:type="spellStart"/>
      <w:r>
        <w:t>perdón</w:t>
      </w:r>
      <w:proofErr w:type="spellEnd"/>
      <w:r>
        <w:t xml:space="preserve"> entre la </w:t>
      </w:r>
      <w:proofErr w:type="spellStart"/>
      <w:r>
        <w:t>humanidad</w:t>
      </w:r>
      <w:proofErr w:type="spellEnd"/>
      <w:r>
        <w:t xml:space="preserve">. </w:t>
      </w:r>
    </w:p>
    <w:p w14:paraId="68ED9C22" w14:textId="77777777" w:rsidR="00F50769" w:rsidRDefault="00F50769" w:rsidP="00F50769">
      <w:r>
        <w:t xml:space="preserve">44. El </w:t>
      </w:r>
      <w:proofErr w:type="spellStart"/>
      <w:r>
        <w:t>verano</w:t>
      </w:r>
      <w:proofErr w:type="spellEnd"/>
      <w:r>
        <w:t xml:space="preserve"> </w:t>
      </w:r>
      <w:proofErr w:type="spellStart"/>
      <w:r>
        <w:t>calcinará</w:t>
      </w:r>
      <w:proofErr w:type="spellEnd"/>
      <w:r>
        <w:t xml:space="preserve"> con </w:t>
      </w:r>
      <w:proofErr w:type="spellStart"/>
      <w:r>
        <w:t>el</w:t>
      </w:r>
      <w:proofErr w:type="spellEnd"/>
      <w:r>
        <w:t xml:space="preserve"> </w:t>
      </w:r>
      <w:proofErr w:type="spellStart"/>
      <w:r>
        <w:t>fuego</w:t>
      </w:r>
      <w:proofErr w:type="spellEnd"/>
      <w:r>
        <w:t xml:space="preserve"> de </w:t>
      </w:r>
      <w:proofErr w:type="spellStart"/>
      <w:r>
        <w:t>su</w:t>
      </w:r>
      <w:proofErr w:type="spellEnd"/>
      <w:r>
        <w:t xml:space="preserve"> sol, regiones y </w:t>
      </w:r>
      <w:proofErr w:type="spellStart"/>
      <w:r>
        <w:t>desiertos</w:t>
      </w:r>
      <w:proofErr w:type="spellEnd"/>
      <w:r>
        <w:t xml:space="preserve">, </w:t>
      </w:r>
      <w:proofErr w:type="spellStart"/>
      <w:r>
        <w:t>donde</w:t>
      </w:r>
      <w:proofErr w:type="spellEnd"/>
      <w:r>
        <w:t xml:space="preserve"> </w:t>
      </w:r>
      <w:proofErr w:type="spellStart"/>
      <w:r>
        <w:t>los</w:t>
      </w:r>
      <w:proofErr w:type="spellEnd"/>
      <w:r>
        <w:t xml:space="preserve"> hombres al </w:t>
      </w:r>
      <w:proofErr w:type="spellStart"/>
      <w:r>
        <w:t>cruzar</w:t>
      </w:r>
      <w:proofErr w:type="spellEnd"/>
      <w:r>
        <w:t xml:space="preserve"> </w:t>
      </w:r>
      <w:proofErr w:type="spellStart"/>
      <w:r>
        <w:t>caerán</w:t>
      </w:r>
      <w:proofErr w:type="spellEnd"/>
      <w:r>
        <w:t xml:space="preserve"> de </w:t>
      </w:r>
      <w:proofErr w:type="spellStart"/>
      <w:r>
        <w:t>hinojos</w:t>
      </w:r>
      <w:proofErr w:type="spellEnd"/>
      <w:r>
        <w:t xml:space="preserve"> ante </w:t>
      </w:r>
      <w:proofErr w:type="spellStart"/>
      <w:r>
        <w:t>Jehová</w:t>
      </w:r>
      <w:proofErr w:type="spellEnd"/>
      <w:r>
        <w:t xml:space="preserve">, </w:t>
      </w:r>
      <w:proofErr w:type="spellStart"/>
      <w:r>
        <w:t>pidiendo</w:t>
      </w:r>
      <w:proofErr w:type="spellEnd"/>
      <w:r>
        <w:t xml:space="preserve"> </w:t>
      </w:r>
      <w:proofErr w:type="spellStart"/>
      <w:r>
        <w:t>clemencia</w:t>
      </w:r>
      <w:proofErr w:type="spellEnd"/>
      <w:r>
        <w:t xml:space="preserve">. Los </w:t>
      </w:r>
      <w:proofErr w:type="spellStart"/>
      <w:r>
        <w:t>que</w:t>
      </w:r>
      <w:proofErr w:type="spellEnd"/>
      <w:r>
        <w:t xml:space="preserve"> me </w:t>
      </w:r>
      <w:proofErr w:type="spellStart"/>
      <w:r>
        <w:t>habían</w:t>
      </w:r>
      <w:proofErr w:type="spellEnd"/>
      <w:r>
        <w:t xml:space="preserve"> </w:t>
      </w:r>
      <w:proofErr w:type="spellStart"/>
      <w:r>
        <w:t>olvidado</w:t>
      </w:r>
      <w:proofErr w:type="spellEnd"/>
      <w:r>
        <w:t xml:space="preserve">, me </w:t>
      </w:r>
      <w:proofErr w:type="spellStart"/>
      <w:r>
        <w:t>recordarán</w:t>
      </w:r>
      <w:proofErr w:type="spellEnd"/>
      <w:r>
        <w:t xml:space="preserve">. Y </w:t>
      </w:r>
      <w:proofErr w:type="spellStart"/>
      <w:r>
        <w:t>los</w:t>
      </w:r>
      <w:proofErr w:type="spellEnd"/>
      <w:r>
        <w:t xml:space="preserve"> </w:t>
      </w:r>
      <w:proofErr w:type="spellStart"/>
      <w:r>
        <w:t>científicos</w:t>
      </w:r>
      <w:proofErr w:type="spellEnd"/>
      <w:r>
        <w:t xml:space="preserve">, ante </w:t>
      </w:r>
      <w:proofErr w:type="spellStart"/>
      <w:r>
        <w:t>estos</w:t>
      </w:r>
      <w:proofErr w:type="spellEnd"/>
      <w:r>
        <w:t xml:space="preserve"> </w:t>
      </w:r>
      <w:proofErr w:type="spellStart"/>
      <w:r>
        <w:t>fenómenos</w:t>
      </w:r>
      <w:proofErr w:type="spellEnd"/>
      <w:r>
        <w:t xml:space="preserve">, se </w:t>
      </w:r>
      <w:proofErr w:type="spellStart"/>
      <w:r>
        <w:t>confundirán</w:t>
      </w:r>
      <w:proofErr w:type="spellEnd"/>
      <w:r>
        <w:t xml:space="preserve">, </w:t>
      </w:r>
      <w:proofErr w:type="spellStart"/>
      <w:r>
        <w:t>pero</w:t>
      </w:r>
      <w:proofErr w:type="spellEnd"/>
      <w:r>
        <w:t xml:space="preserve"> </w:t>
      </w:r>
      <w:proofErr w:type="spellStart"/>
      <w:r>
        <w:t>en</w:t>
      </w:r>
      <w:proofErr w:type="spellEnd"/>
      <w:r>
        <w:t xml:space="preserve"> </w:t>
      </w:r>
      <w:proofErr w:type="spellStart"/>
      <w:r>
        <w:t>el</w:t>
      </w:r>
      <w:proofErr w:type="spellEnd"/>
      <w:r>
        <w:t xml:space="preserve"> </w:t>
      </w:r>
      <w:proofErr w:type="spellStart"/>
      <w:r>
        <w:t>fondo</w:t>
      </w:r>
      <w:proofErr w:type="spellEnd"/>
      <w:r>
        <w:t xml:space="preserve"> </w:t>
      </w:r>
      <w:proofErr w:type="spellStart"/>
      <w:r>
        <w:t>escucharán</w:t>
      </w:r>
      <w:proofErr w:type="spellEnd"/>
      <w:r>
        <w:t xml:space="preserve"> mi </w:t>
      </w:r>
      <w:proofErr w:type="spellStart"/>
      <w:r>
        <w:t>voz</w:t>
      </w:r>
      <w:proofErr w:type="spellEnd"/>
      <w:r>
        <w:t xml:space="preserve"> </w:t>
      </w:r>
      <w:proofErr w:type="spellStart"/>
      <w:r>
        <w:t>que</w:t>
      </w:r>
      <w:proofErr w:type="spellEnd"/>
      <w:r>
        <w:t xml:space="preserve"> les dice </w:t>
      </w:r>
      <w:proofErr w:type="spellStart"/>
      <w:r>
        <w:t>que</w:t>
      </w:r>
      <w:proofErr w:type="spellEnd"/>
      <w:r>
        <w:t xml:space="preserve"> </w:t>
      </w:r>
      <w:proofErr w:type="spellStart"/>
      <w:r>
        <w:t>limpien</w:t>
      </w:r>
      <w:proofErr w:type="spellEnd"/>
      <w:r>
        <w:t xml:space="preserve"> </w:t>
      </w:r>
      <w:proofErr w:type="spellStart"/>
      <w:r>
        <w:t>su</w:t>
      </w:r>
      <w:proofErr w:type="spellEnd"/>
      <w:r>
        <w:t xml:space="preserve"> </w:t>
      </w:r>
      <w:proofErr w:type="spellStart"/>
      <w:r>
        <w:t>planeta</w:t>
      </w:r>
      <w:proofErr w:type="spellEnd"/>
      <w:r>
        <w:t xml:space="preserve"> y </w:t>
      </w:r>
      <w:proofErr w:type="spellStart"/>
      <w:r>
        <w:t>su</w:t>
      </w:r>
      <w:proofErr w:type="spellEnd"/>
      <w:r>
        <w:t xml:space="preserve"> </w:t>
      </w:r>
      <w:proofErr w:type="spellStart"/>
      <w:r>
        <w:t>mente</w:t>
      </w:r>
      <w:proofErr w:type="spellEnd"/>
      <w:r>
        <w:t xml:space="preserve"> para </w:t>
      </w:r>
      <w:proofErr w:type="spellStart"/>
      <w:r>
        <w:t>penetrar</w:t>
      </w:r>
      <w:proofErr w:type="spellEnd"/>
      <w:r>
        <w:t xml:space="preserve"> </w:t>
      </w:r>
      <w:proofErr w:type="spellStart"/>
      <w:r>
        <w:t>en</w:t>
      </w:r>
      <w:proofErr w:type="spellEnd"/>
      <w:r>
        <w:t xml:space="preserve"> </w:t>
      </w:r>
      <w:proofErr w:type="spellStart"/>
      <w:r>
        <w:t>el</w:t>
      </w:r>
      <w:proofErr w:type="spellEnd"/>
      <w:r>
        <w:t xml:space="preserve"> camino de la </w:t>
      </w:r>
      <w:proofErr w:type="spellStart"/>
      <w:r>
        <w:t>sabiduría</w:t>
      </w:r>
      <w:proofErr w:type="spellEnd"/>
      <w:r>
        <w:t xml:space="preserve">.  </w:t>
      </w:r>
    </w:p>
    <w:p w14:paraId="7E8BA861" w14:textId="77777777" w:rsidR="00F50769" w:rsidRDefault="00F50769" w:rsidP="00F50769">
      <w:r>
        <w:lastRenderedPageBreak/>
        <w:t xml:space="preserve">45. El </w:t>
      </w:r>
      <w:proofErr w:type="spellStart"/>
      <w:r>
        <w:t>otoño</w:t>
      </w:r>
      <w:proofErr w:type="spellEnd"/>
      <w:r>
        <w:t xml:space="preserve"> me </w:t>
      </w:r>
      <w:proofErr w:type="spellStart"/>
      <w:r>
        <w:t>hará</w:t>
      </w:r>
      <w:proofErr w:type="spellEnd"/>
      <w:r>
        <w:t xml:space="preserve"> </w:t>
      </w:r>
      <w:proofErr w:type="spellStart"/>
      <w:r>
        <w:t>presente</w:t>
      </w:r>
      <w:proofErr w:type="spellEnd"/>
      <w:r>
        <w:t xml:space="preserve"> la </w:t>
      </w:r>
      <w:proofErr w:type="spellStart"/>
      <w:r>
        <w:t>cosecha</w:t>
      </w:r>
      <w:proofErr w:type="spellEnd"/>
      <w:r>
        <w:t xml:space="preserve"> de </w:t>
      </w:r>
      <w:proofErr w:type="spellStart"/>
      <w:r>
        <w:t>los</w:t>
      </w:r>
      <w:proofErr w:type="spellEnd"/>
      <w:r>
        <w:t xml:space="preserve"> </w:t>
      </w:r>
      <w:proofErr w:type="spellStart"/>
      <w:r>
        <w:t>que</w:t>
      </w:r>
      <w:proofErr w:type="spellEnd"/>
      <w:r>
        <w:t xml:space="preserve"> </w:t>
      </w:r>
      <w:proofErr w:type="spellStart"/>
      <w:r>
        <w:t>cultivan</w:t>
      </w:r>
      <w:proofErr w:type="spellEnd"/>
      <w:r>
        <w:t xml:space="preserve"> la tierra, y </w:t>
      </w:r>
      <w:proofErr w:type="spellStart"/>
      <w:r>
        <w:t>esa</w:t>
      </w:r>
      <w:proofErr w:type="spellEnd"/>
      <w:r>
        <w:t xml:space="preserve"> </w:t>
      </w:r>
      <w:proofErr w:type="spellStart"/>
      <w:r>
        <w:t>cosecha</w:t>
      </w:r>
      <w:proofErr w:type="spellEnd"/>
      <w:r>
        <w:t xml:space="preserve"> </w:t>
      </w:r>
      <w:proofErr w:type="spellStart"/>
      <w:r>
        <w:t>será</w:t>
      </w:r>
      <w:proofErr w:type="spellEnd"/>
      <w:r>
        <w:t xml:space="preserve"> </w:t>
      </w:r>
      <w:proofErr w:type="spellStart"/>
      <w:r>
        <w:t>abundante</w:t>
      </w:r>
      <w:proofErr w:type="spellEnd"/>
      <w:r>
        <w:t xml:space="preserve"> </w:t>
      </w:r>
      <w:proofErr w:type="spellStart"/>
      <w:r>
        <w:t>porque</w:t>
      </w:r>
      <w:proofErr w:type="spellEnd"/>
      <w:r>
        <w:t xml:space="preserve"> </w:t>
      </w:r>
      <w:proofErr w:type="spellStart"/>
      <w:r>
        <w:t>algunas</w:t>
      </w:r>
      <w:proofErr w:type="spellEnd"/>
      <w:r>
        <w:t xml:space="preserve"> </w:t>
      </w:r>
      <w:proofErr w:type="spellStart"/>
      <w:r>
        <w:t>naciones</w:t>
      </w:r>
      <w:proofErr w:type="spellEnd"/>
      <w:r>
        <w:t xml:space="preserve"> </w:t>
      </w:r>
      <w:proofErr w:type="spellStart"/>
      <w:r>
        <w:t>volverán</w:t>
      </w:r>
      <w:proofErr w:type="spellEnd"/>
      <w:r>
        <w:t xml:space="preserve"> a la </w:t>
      </w:r>
      <w:proofErr w:type="spellStart"/>
      <w:r>
        <w:t>paz</w:t>
      </w:r>
      <w:proofErr w:type="spellEnd"/>
      <w:r>
        <w:t xml:space="preserve"> y </w:t>
      </w:r>
      <w:proofErr w:type="spellStart"/>
      <w:r>
        <w:t>empuñarán</w:t>
      </w:r>
      <w:proofErr w:type="spellEnd"/>
      <w:r>
        <w:t xml:space="preserve"> las </w:t>
      </w:r>
      <w:proofErr w:type="spellStart"/>
      <w:r>
        <w:t>herramientas</w:t>
      </w:r>
      <w:proofErr w:type="spellEnd"/>
      <w:r>
        <w:t xml:space="preserve"> de </w:t>
      </w:r>
      <w:proofErr w:type="spellStart"/>
      <w:r>
        <w:t>labranza</w:t>
      </w:r>
      <w:proofErr w:type="spellEnd"/>
      <w:r>
        <w:t xml:space="preserve">. </w:t>
      </w:r>
    </w:p>
    <w:p w14:paraId="4EC77DE2" w14:textId="77777777" w:rsidR="00F50769" w:rsidRDefault="00F50769" w:rsidP="00F50769">
      <w:r>
        <w:t xml:space="preserve">46. </w:t>
      </w:r>
      <w:proofErr w:type="spellStart"/>
      <w:r>
        <w:t>Habrá</w:t>
      </w:r>
      <w:proofErr w:type="spellEnd"/>
      <w:r>
        <w:t xml:space="preserve"> </w:t>
      </w:r>
      <w:proofErr w:type="spellStart"/>
      <w:r>
        <w:t>bendición</w:t>
      </w:r>
      <w:proofErr w:type="spellEnd"/>
      <w:r>
        <w:t xml:space="preserve"> </w:t>
      </w:r>
      <w:proofErr w:type="spellStart"/>
      <w:r>
        <w:t>en</w:t>
      </w:r>
      <w:proofErr w:type="spellEnd"/>
      <w:r>
        <w:t xml:space="preserve"> la </w:t>
      </w:r>
      <w:proofErr w:type="spellStart"/>
      <w:r>
        <w:t>simiente</w:t>
      </w:r>
      <w:proofErr w:type="spellEnd"/>
      <w:r>
        <w:t xml:space="preserve">, </w:t>
      </w:r>
      <w:proofErr w:type="spellStart"/>
      <w:r>
        <w:t>porque</w:t>
      </w:r>
      <w:proofErr w:type="spellEnd"/>
      <w:r>
        <w:t xml:space="preserve"> </w:t>
      </w:r>
      <w:proofErr w:type="spellStart"/>
      <w:r>
        <w:t>los</w:t>
      </w:r>
      <w:proofErr w:type="spellEnd"/>
      <w:r>
        <w:t xml:space="preserve"> </w:t>
      </w:r>
      <w:proofErr w:type="spellStart"/>
      <w:r>
        <w:t>niños</w:t>
      </w:r>
      <w:proofErr w:type="spellEnd"/>
      <w:r>
        <w:t xml:space="preserve"> y las </w:t>
      </w:r>
      <w:proofErr w:type="spellStart"/>
      <w:r>
        <w:t>mujeres</w:t>
      </w:r>
      <w:proofErr w:type="spellEnd"/>
      <w:r>
        <w:t xml:space="preserve"> </w:t>
      </w:r>
      <w:proofErr w:type="spellStart"/>
      <w:r>
        <w:t>cultivarán</w:t>
      </w:r>
      <w:proofErr w:type="spellEnd"/>
      <w:r>
        <w:t xml:space="preserve"> la tierra </w:t>
      </w:r>
      <w:proofErr w:type="spellStart"/>
      <w:r>
        <w:t>en</w:t>
      </w:r>
      <w:proofErr w:type="spellEnd"/>
      <w:r>
        <w:t xml:space="preserve"> </w:t>
      </w:r>
      <w:proofErr w:type="spellStart"/>
      <w:r>
        <w:t>ausencia</w:t>
      </w:r>
      <w:proofErr w:type="spellEnd"/>
      <w:r>
        <w:t xml:space="preserve"> de </w:t>
      </w:r>
      <w:proofErr w:type="spellStart"/>
      <w:r>
        <w:t>los</w:t>
      </w:r>
      <w:proofErr w:type="spellEnd"/>
      <w:r>
        <w:t xml:space="preserve"> hombres. Las manos </w:t>
      </w:r>
      <w:proofErr w:type="spellStart"/>
      <w:r>
        <w:t>que</w:t>
      </w:r>
      <w:proofErr w:type="spellEnd"/>
      <w:r>
        <w:t xml:space="preserve"> </w:t>
      </w:r>
      <w:proofErr w:type="spellStart"/>
      <w:r>
        <w:t>dejen</w:t>
      </w:r>
      <w:proofErr w:type="spellEnd"/>
      <w:r>
        <w:t xml:space="preserve"> las </w:t>
      </w:r>
      <w:proofErr w:type="spellStart"/>
      <w:r>
        <w:t>armas</w:t>
      </w:r>
      <w:proofErr w:type="spellEnd"/>
      <w:r>
        <w:t xml:space="preserve"> y </w:t>
      </w:r>
      <w:proofErr w:type="spellStart"/>
      <w:r>
        <w:t>empuñen</w:t>
      </w:r>
      <w:proofErr w:type="spellEnd"/>
      <w:r>
        <w:t xml:space="preserve"> </w:t>
      </w:r>
      <w:proofErr w:type="spellStart"/>
      <w:r>
        <w:t>el</w:t>
      </w:r>
      <w:proofErr w:type="spellEnd"/>
      <w:r>
        <w:t xml:space="preserve"> </w:t>
      </w:r>
      <w:proofErr w:type="spellStart"/>
      <w:r>
        <w:t>arado</w:t>
      </w:r>
      <w:proofErr w:type="spellEnd"/>
      <w:r>
        <w:t xml:space="preserve"> </w:t>
      </w:r>
      <w:proofErr w:type="spellStart"/>
      <w:r>
        <w:t>serán</w:t>
      </w:r>
      <w:proofErr w:type="spellEnd"/>
      <w:r>
        <w:t xml:space="preserve"> </w:t>
      </w:r>
      <w:proofErr w:type="spellStart"/>
      <w:r>
        <w:t>benditas</w:t>
      </w:r>
      <w:proofErr w:type="spellEnd"/>
      <w:r>
        <w:t xml:space="preserve"> y también lo </w:t>
      </w:r>
      <w:proofErr w:type="spellStart"/>
      <w:r>
        <w:t>serán</w:t>
      </w:r>
      <w:proofErr w:type="spellEnd"/>
      <w:r>
        <w:t xml:space="preserve"> las </w:t>
      </w:r>
      <w:proofErr w:type="spellStart"/>
      <w:r>
        <w:t>que</w:t>
      </w:r>
      <w:proofErr w:type="spellEnd"/>
      <w:r>
        <w:t xml:space="preserve"> </w:t>
      </w:r>
      <w:proofErr w:type="spellStart"/>
      <w:r>
        <w:t>fueron</w:t>
      </w:r>
      <w:proofErr w:type="spellEnd"/>
      <w:r>
        <w:t xml:space="preserve"> </w:t>
      </w:r>
      <w:proofErr w:type="spellStart"/>
      <w:r>
        <w:t>enemigas</w:t>
      </w:r>
      <w:proofErr w:type="spellEnd"/>
      <w:r>
        <w:t xml:space="preserve"> y </w:t>
      </w:r>
      <w:proofErr w:type="spellStart"/>
      <w:r>
        <w:t>después</w:t>
      </w:r>
      <w:proofErr w:type="spellEnd"/>
      <w:r>
        <w:t xml:space="preserve"> se </w:t>
      </w:r>
      <w:proofErr w:type="spellStart"/>
      <w:r>
        <w:t>estrechen</w:t>
      </w:r>
      <w:proofErr w:type="spellEnd"/>
      <w:r>
        <w:t xml:space="preserve"> </w:t>
      </w:r>
      <w:proofErr w:type="spellStart"/>
      <w:r>
        <w:t>como</w:t>
      </w:r>
      <w:proofErr w:type="spellEnd"/>
      <w:r>
        <w:t xml:space="preserve"> </w:t>
      </w:r>
      <w:proofErr w:type="spellStart"/>
      <w:r>
        <w:t>hermanos</w:t>
      </w:r>
      <w:proofErr w:type="spellEnd"/>
      <w:r>
        <w:t xml:space="preserve">, </w:t>
      </w:r>
      <w:proofErr w:type="spellStart"/>
      <w:r>
        <w:t>porque</w:t>
      </w:r>
      <w:proofErr w:type="spellEnd"/>
      <w:r>
        <w:t xml:space="preserve"> </w:t>
      </w:r>
      <w:proofErr w:type="spellStart"/>
      <w:r>
        <w:t>descenderá</w:t>
      </w:r>
      <w:proofErr w:type="spellEnd"/>
      <w:r>
        <w:t xml:space="preserve"> </w:t>
      </w:r>
      <w:proofErr w:type="spellStart"/>
      <w:r>
        <w:t>el</w:t>
      </w:r>
      <w:proofErr w:type="spellEnd"/>
      <w:r>
        <w:t xml:space="preserve"> pan de </w:t>
      </w:r>
      <w:proofErr w:type="spellStart"/>
      <w:r>
        <w:t>los</w:t>
      </w:r>
      <w:proofErr w:type="spellEnd"/>
      <w:r>
        <w:t xml:space="preserve"> </w:t>
      </w:r>
      <w:proofErr w:type="spellStart"/>
      <w:r>
        <w:t>cielos</w:t>
      </w:r>
      <w:proofErr w:type="spellEnd"/>
      <w:r>
        <w:t xml:space="preserve"> </w:t>
      </w:r>
      <w:proofErr w:type="spellStart"/>
      <w:r>
        <w:t>como</w:t>
      </w:r>
      <w:proofErr w:type="spellEnd"/>
      <w:r>
        <w:t xml:space="preserve"> </w:t>
      </w:r>
      <w:proofErr w:type="spellStart"/>
      <w:r>
        <w:t>descendió</w:t>
      </w:r>
      <w:proofErr w:type="spellEnd"/>
      <w:r>
        <w:t xml:space="preserve"> </w:t>
      </w:r>
      <w:proofErr w:type="spellStart"/>
      <w:r>
        <w:t>el</w:t>
      </w:r>
      <w:proofErr w:type="spellEnd"/>
      <w:r>
        <w:t xml:space="preserve"> mana </w:t>
      </w:r>
      <w:proofErr w:type="spellStart"/>
      <w:r>
        <w:t>en</w:t>
      </w:r>
      <w:proofErr w:type="spellEnd"/>
      <w:r>
        <w:t xml:space="preserve"> </w:t>
      </w:r>
      <w:proofErr w:type="spellStart"/>
      <w:r>
        <w:t>el</w:t>
      </w:r>
      <w:proofErr w:type="spellEnd"/>
      <w:r>
        <w:t xml:space="preserve"> </w:t>
      </w:r>
      <w:proofErr w:type="spellStart"/>
      <w:r>
        <w:t>desierto</w:t>
      </w:r>
      <w:proofErr w:type="spellEnd"/>
      <w:r>
        <w:t xml:space="preserve">. 47. El </w:t>
      </w:r>
      <w:proofErr w:type="spellStart"/>
      <w:r>
        <w:t>invierno</w:t>
      </w:r>
      <w:proofErr w:type="spellEnd"/>
      <w:r>
        <w:t xml:space="preserve"> </w:t>
      </w:r>
      <w:proofErr w:type="spellStart"/>
      <w:r>
        <w:t>llegará</w:t>
      </w:r>
      <w:proofErr w:type="spellEnd"/>
      <w:r>
        <w:t xml:space="preserve"> y sus </w:t>
      </w:r>
      <w:proofErr w:type="spellStart"/>
      <w:r>
        <w:t>nieves</w:t>
      </w:r>
      <w:proofErr w:type="spellEnd"/>
      <w:r>
        <w:t xml:space="preserve"> </w:t>
      </w:r>
      <w:proofErr w:type="spellStart"/>
      <w:r>
        <w:t>serán</w:t>
      </w:r>
      <w:proofErr w:type="spellEnd"/>
      <w:r>
        <w:t xml:space="preserve"> </w:t>
      </w:r>
      <w:proofErr w:type="spellStart"/>
      <w:r>
        <w:t>el</w:t>
      </w:r>
      <w:proofErr w:type="spellEnd"/>
      <w:r>
        <w:t xml:space="preserve"> </w:t>
      </w:r>
      <w:proofErr w:type="spellStart"/>
      <w:r>
        <w:t>símbolo</w:t>
      </w:r>
      <w:proofErr w:type="spellEnd"/>
      <w:r>
        <w:t xml:space="preserve"> de la </w:t>
      </w:r>
      <w:proofErr w:type="spellStart"/>
      <w:r>
        <w:t>purificación</w:t>
      </w:r>
      <w:proofErr w:type="spellEnd"/>
      <w:r>
        <w:t xml:space="preserve">. </w:t>
      </w:r>
    </w:p>
    <w:p w14:paraId="56352F7A" w14:textId="77777777" w:rsidR="00F50769" w:rsidRDefault="00F50769" w:rsidP="00F50769">
      <w:r>
        <w:t xml:space="preserve">48. Todo </w:t>
      </w:r>
      <w:proofErr w:type="spellStart"/>
      <w:r>
        <w:t>está</w:t>
      </w:r>
      <w:proofErr w:type="spellEnd"/>
      <w:r>
        <w:t xml:space="preserve"> </w:t>
      </w:r>
      <w:proofErr w:type="spellStart"/>
      <w:r>
        <w:t>preparado</w:t>
      </w:r>
      <w:proofErr w:type="spellEnd"/>
      <w:r>
        <w:t xml:space="preserve">. </w:t>
      </w:r>
      <w:proofErr w:type="spellStart"/>
      <w:r>
        <w:t>Velad</w:t>
      </w:r>
      <w:proofErr w:type="spellEnd"/>
      <w:r>
        <w:t xml:space="preserve"> y </w:t>
      </w:r>
      <w:proofErr w:type="spellStart"/>
      <w:r>
        <w:t>orad</w:t>
      </w:r>
      <w:proofErr w:type="spellEnd"/>
      <w:r>
        <w:t xml:space="preserve">, </w:t>
      </w:r>
      <w:proofErr w:type="spellStart"/>
      <w:r>
        <w:t>labriegos</w:t>
      </w:r>
      <w:proofErr w:type="spellEnd"/>
      <w:r>
        <w:t xml:space="preserve">. </w:t>
      </w:r>
      <w:proofErr w:type="spellStart"/>
      <w:r>
        <w:t>Estoy</w:t>
      </w:r>
      <w:proofErr w:type="spellEnd"/>
      <w:r>
        <w:t xml:space="preserve"> </w:t>
      </w:r>
      <w:proofErr w:type="spellStart"/>
      <w:r>
        <w:t>bendiciendo</w:t>
      </w:r>
      <w:proofErr w:type="spellEnd"/>
      <w:r>
        <w:t xml:space="preserve"> también las manos </w:t>
      </w:r>
      <w:proofErr w:type="spellStart"/>
      <w:r>
        <w:t>que</w:t>
      </w:r>
      <w:proofErr w:type="spellEnd"/>
      <w:r>
        <w:t xml:space="preserve"> </w:t>
      </w:r>
      <w:proofErr w:type="spellStart"/>
      <w:r>
        <w:t>ungieron</w:t>
      </w:r>
      <w:proofErr w:type="spellEnd"/>
      <w:r>
        <w:t xml:space="preserve"> </w:t>
      </w:r>
      <w:proofErr w:type="spellStart"/>
      <w:r>
        <w:t>enfermos</w:t>
      </w:r>
      <w:proofErr w:type="spellEnd"/>
      <w:r>
        <w:t xml:space="preserve">, </w:t>
      </w:r>
      <w:proofErr w:type="spellStart"/>
      <w:r>
        <w:t>los</w:t>
      </w:r>
      <w:proofErr w:type="spellEnd"/>
      <w:r>
        <w:t xml:space="preserve"> </w:t>
      </w:r>
      <w:proofErr w:type="spellStart"/>
      <w:r>
        <w:t>labios</w:t>
      </w:r>
      <w:proofErr w:type="spellEnd"/>
      <w:r>
        <w:t xml:space="preserve"> </w:t>
      </w:r>
      <w:proofErr w:type="spellStart"/>
      <w:r>
        <w:t>que</w:t>
      </w:r>
      <w:proofErr w:type="spellEnd"/>
      <w:r>
        <w:t xml:space="preserve"> </w:t>
      </w:r>
      <w:proofErr w:type="spellStart"/>
      <w:r>
        <w:t>pronunciaron</w:t>
      </w:r>
      <w:proofErr w:type="spellEnd"/>
      <w:r>
        <w:t xml:space="preserve"> mi palabra con amor; </w:t>
      </w:r>
      <w:proofErr w:type="spellStart"/>
      <w:r>
        <w:t>los</w:t>
      </w:r>
      <w:proofErr w:type="spellEnd"/>
      <w:r>
        <w:t xml:space="preserve"> ojos </w:t>
      </w:r>
      <w:proofErr w:type="spellStart"/>
      <w:r>
        <w:t>que</w:t>
      </w:r>
      <w:proofErr w:type="spellEnd"/>
      <w:r>
        <w:t xml:space="preserve"> </w:t>
      </w:r>
      <w:proofErr w:type="spellStart"/>
      <w:r>
        <w:t>vencieron</w:t>
      </w:r>
      <w:proofErr w:type="spellEnd"/>
      <w:r>
        <w:t xml:space="preserve"> </w:t>
      </w:r>
      <w:proofErr w:type="spellStart"/>
      <w:r>
        <w:t>el</w:t>
      </w:r>
      <w:proofErr w:type="spellEnd"/>
      <w:r>
        <w:t xml:space="preserve"> </w:t>
      </w:r>
      <w:proofErr w:type="spellStart"/>
      <w:r>
        <w:t>sueño</w:t>
      </w:r>
      <w:proofErr w:type="spellEnd"/>
      <w:r>
        <w:t xml:space="preserve"> </w:t>
      </w:r>
      <w:proofErr w:type="spellStart"/>
      <w:r>
        <w:t>velando</w:t>
      </w:r>
      <w:proofErr w:type="spellEnd"/>
      <w:r>
        <w:t xml:space="preserve"> a la cabecera del </w:t>
      </w:r>
      <w:proofErr w:type="spellStart"/>
      <w:r>
        <w:t>moribundo</w:t>
      </w:r>
      <w:proofErr w:type="spellEnd"/>
      <w:r>
        <w:t xml:space="preserve">, al </w:t>
      </w:r>
      <w:proofErr w:type="spellStart"/>
      <w:r>
        <w:t>corazón</w:t>
      </w:r>
      <w:proofErr w:type="spellEnd"/>
      <w:r>
        <w:t xml:space="preserve"> </w:t>
      </w:r>
      <w:proofErr w:type="spellStart"/>
      <w:r>
        <w:t>que</w:t>
      </w:r>
      <w:proofErr w:type="spellEnd"/>
      <w:r>
        <w:t xml:space="preserve"> </w:t>
      </w:r>
      <w:proofErr w:type="spellStart"/>
      <w:r>
        <w:t>latió</w:t>
      </w:r>
      <w:proofErr w:type="spellEnd"/>
      <w:r>
        <w:t xml:space="preserve"> </w:t>
      </w:r>
      <w:proofErr w:type="spellStart"/>
      <w:r>
        <w:t>por</w:t>
      </w:r>
      <w:proofErr w:type="spellEnd"/>
      <w:r>
        <w:t xml:space="preserve"> </w:t>
      </w:r>
      <w:proofErr w:type="spellStart"/>
      <w:r>
        <w:t>que</w:t>
      </w:r>
      <w:proofErr w:type="spellEnd"/>
      <w:r>
        <w:t xml:space="preserve"> </w:t>
      </w:r>
      <w:proofErr w:type="spellStart"/>
      <w:r>
        <w:t>el</w:t>
      </w:r>
      <w:proofErr w:type="spellEnd"/>
      <w:r>
        <w:t xml:space="preserve"> </w:t>
      </w:r>
      <w:proofErr w:type="spellStart"/>
      <w:r>
        <w:t>sufría</w:t>
      </w:r>
      <w:proofErr w:type="spellEnd"/>
      <w:r>
        <w:t xml:space="preserve">, </w:t>
      </w:r>
      <w:proofErr w:type="spellStart"/>
      <w:r>
        <w:t>porque</w:t>
      </w:r>
      <w:proofErr w:type="spellEnd"/>
      <w:r>
        <w:t xml:space="preserve"> son </w:t>
      </w:r>
      <w:proofErr w:type="spellStart"/>
      <w:r>
        <w:t>los</w:t>
      </w:r>
      <w:proofErr w:type="spellEnd"/>
      <w:r>
        <w:t xml:space="preserve"> </w:t>
      </w:r>
      <w:proofErr w:type="spellStart"/>
      <w:r>
        <w:t>instrumentos</w:t>
      </w:r>
      <w:proofErr w:type="spellEnd"/>
      <w:r>
        <w:t xml:space="preserve"> del </w:t>
      </w:r>
      <w:proofErr w:type="spellStart"/>
      <w:r>
        <w:t>espíritu</w:t>
      </w:r>
      <w:proofErr w:type="spellEnd"/>
      <w:r>
        <w:t xml:space="preserve"> </w:t>
      </w:r>
      <w:proofErr w:type="spellStart"/>
      <w:r>
        <w:t>que</w:t>
      </w:r>
      <w:proofErr w:type="spellEnd"/>
      <w:r>
        <w:t xml:space="preserve"> sabe </w:t>
      </w:r>
      <w:proofErr w:type="spellStart"/>
      <w:r>
        <w:t>elevarse</w:t>
      </w:r>
      <w:proofErr w:type="spellEnd"/>
      <w:r>
        <w:t xml:space="preserve"> </w:t>
      </w:r>
      <w:proofErr w:type="spellStart"/>
      <w:r>
        <w:t>en</w:t>
      </w:r>
      <w:proofErr w:type="spellEnd"/>
      <w:r>
        <w:t xml:space="preserve"> </w:t>
      </w:r>
      <w:proofErr w:type="spellStart"/>
      <w:r>
        <w:t>oración</w:t>
      </w:r>
      <w:proofErr w:type="spellEnd"/>
      <w:r>
        <w:t xml:space="preserve"> </w:t>
      </w:r>
      <w:proofErr w:type="spellStart"/>
      <w:r>
        <w:t>por</w:t>
      </w:r>
      <w:proofErr w:type="spellEnd"/>
      <w:r>
        <w:t xml:space="preserve"> la </w:t>
      </w:r>
      <w:proofErr w:type="spellStart"/>
      <w:r>
        <w:t>humanidad</w:t>
      </w:r>
      <w:proofErr w:type="spellEnd"/>
      <w:r>
        <w:t xml:space="preserve">. </w:t>
      </w:r>
    </w:p>
    <w:p w14:paraId="516B3622" w14:textId="77777777" w:rsidR="00F50769" w:rsidRDefault="00F50769" w:rsidP="00F50769">
      <w:r>
        <w:t xml:space="preserve">49. Vengo a </w:t>
      </w:r>
      <w:proofErr w:type="spellStart"/>
      <w:r>
        <w:t>hacer</w:t>
      </w:r>
      <w:proofErr w:type="spellEnd"/>
      <w:r>
        <w:t xml:space="preserve"> </w:t>
      </w:r>
      <w:proofErr w:type="spellStart"/>
      <w:r>
        <w:t>latir</w:t>
      </w:r>
      <w:proofErr w:type="spellEnd"/>
      <w:r>
        <w:t xml:space="preserve"> </w:t>
      </w:r>
      <w:proofErr w:type="spellStart"/>
      <w:r>
        <w:t>vuestro</w:t>
      </w:r>
      <w:proofErr w:type="spellEnd"/>
      <w:r>
        <w:t xml:space="preserve"> </w:t>
      </w:r>
      <w:proofErr w:type="spellStart"/>
      <w:r>
        <w:t>corazón</w:t>
      </w:r>
      <w:proofErr w:type="spellEnd"/>
      <w:r>
        <w:t xml:space="preserve"> a </w:t>
      </w:r>
      <w:proofErr w:type="spellStart"/>
      <w:r>
        <w:t>una</w:t>
      </w:r>
      <w:proofErr w:type="spellEnd"/>
      <w:r>
        <w:t xml:space="preserve"> </w:t>
      </w:r>
      <w:proofErr w:type="spellStart"/>
      <w:r>
        <w:t>nueva</w:t>
      </w:r>
      <w:proofErr w:type="spellEnd"/>
      <w:r>
        <w:t xml:space="preserve"> </w:t>
      </w:r>
      <w:proofErr w:type="spellStart"/>
      <w:r>
        <w:t>vida</w:t>
      </w:r>
      <w:proofErr w:type="spellEnd"/>
      <w:r>
        <w:t xml:space="preserve">, </w:t>
      </w:r>
      <w:proofErr w:type="spellStart"/>
      <w:r>
        <w:t>porque</w:t>
      </w:r>
      <w:proofErr w:type="spellEnd"/>
      <w:r>
        <w:t xml:space="preserve"> lo </w:t>
      </w:r>
      <w:proofErr w:type="spellStart"/>
      <w:r>
        <w:t>encuentro</w:t>
      </w:r>
      <w:proofErr w:type="spellEnd"/>
      <w:r>
        <w:t xml:space="preserve"> </w:t>
      </w:r>
      <w:proofErr w:type="spellStart"/>
      <w:r>
        <w:t>muerto</w:t>
      </w:r>
      <w:proofErr w:type="spellEnd"/>
      <w:r>
        <w:t xml:space="preserve"> a la </w:t>
      </w:r>
      <w:proofErr w:type="spellStart"/>
      <w:r>
        <w:t>fe</w:t>
      </w:r>
      <w:proofErr w:type="spellEnd"/>
      <w:r>
        <w:t xml:space="preserve">, a la </w:t>
      </w:r>
      <w:proofErr w:type="spellStart"/>
      <w:r>
        <w:t>esperanza</w:t>
      </w:r>
      <w:proofErr w:type="spellEnd"/>
      <w:r>
        <w:t xml:space="preserve"> y al amor. </w:t>
      </w:r>
    </w:p>
    <w:p w14:paraId="190895E3" w14:textId="77777777" w:rsidR="00F50769" w:rsidRDefault="00F50769" w:rsidP="00F50769">
      <w:r>
        <w:t xml:space="preserve">50. </w:t>
      </w:r>
      <w:proofErr w:type="spellStart"/>
      <w:r>
        <w:t>Yo</w:t>
      </w:r>
      <w:proofErr w:type="spellEnd"/>
      <w:r>
        <w:t xml:space="preserve"> soy </w:t>
      </w:r>
      <w:proofErr w:type="spellStart"/>
      <w:r>
        <w:t>el</w:t>
      </w:r>
      <w:proofErr w:type="spellEnd"/>
      <w:r>
        <w:t xml:space="preserve"> </w:t>
      </w:r>
      <w:proofErr w:type="spellStart"/>
      <w:r>
        <w:t>único</w:t>
      </w:r>
      <w:proofErr w:type="spellEnd"/>
      <w:r>
        <w:t xml:space="preserve"> </w:t>
      </w:r>
      <w:proofErr w:type="spellStart"/>
      <w:r>
        <w:t>juez</w:t>
      </w:r>
      <w:proofErr w:type="spellEnd"/>
      <w:r>
        <w:t xml:space="preserve"> </w:t>
      </w:r>
      <w:proofErr w:type="spellStart"/>
      <w:r>
        <w:t>que</w:t>
      </w:r>
      <w:proofErr w:type="spellEnd"/>
      <w:r>
        <w:t xml:space="preserve"> </w:t>
      </w:r>
      <w:proofErr w:type="spellStart"/>
      <w:r>
        <w:t>puede</w:t>
      </w:r>
      <w:proofErr w:type="spellEnd"/>
      <w:r>
        <w:t xml:space="preserve"> </w:t>
      </w:r>
      <w:proofErr w:type="spellStart"/>
      <w:r>
        <w:t>juzgar</w:t>
      </w:r>
      <w:proofErr w:type="spellEnd"/>
      <w:r>
        <w:t xml:space="preserve"> a </w:t>
      </w:r>
      <w:proofErr w:type="spellStart"/>
      <w:r>
        <w:t>los</w:t>
      </w:r>
      <w:proofErr w:type="spellEnd"/>
      <w:r>
        <w:t xml:space="preserve"> </w:t>
      </w:r>
      <w:proofErr w:type="spellStart"/>
      <w:r>
        <w:t>espíritus</w:t>
      </w:r>
      <w:proofErr w:type="spellEnd"/>
      <w:r>
        <w:t xml:space="preserve"> y sin embargo no </w:t>
      </w:r>
      <w:proofErr w:type="spellStart"/>
      <w:r>
        <w:t>vengo</w:t>
      </w:r>
      <w:proofErr w:type="spellEnd"/>
      <w:r>
        <w:t xml:space="preserve"> a </w:t>
      </w:r>
      <w:proofErr w:type="spellStart"/>
      <w:r>
        <w:t>veros</w:t>
      </w:r>
      <w:proofErr w:type="spellEnd"/>
      <w:r>
        <w:t xml:space="preserve"> </w:t>
      </w:r>
      <w:proofErr w:type="spellStart"/>
      <w:r>
        <w:t>cual</w:t>
      </w:r>
      <w:proofErr w:type="spellEnd"/>
      <w:r>
        <w:t xml:space="preserve"> </w:t>
      </w:r>
      <w:proofErr w:type="spellStart"/>
      <w:r>
        <w:t>reos</w:t>
      </w:r>
      <w:proofErr w:type="spellEnd"/>
      <w:r>
        <w:t xml:space="preserve">, </w:t>
      </w:r>
      <w:proofErr w:type="spellStart"/>
      <w:r>
        <w:t>sino</w:t>
      </w:r>
      <w:proofErr w:type="spellEnd"/>
      <w:r>
        <w:t xml:space="preserve"> </w:t>
      </w:r>
      <w:proofErr w:type="spellStart"/>
      <w:r>
        <w:t>como</w:t>
      </w:r>
      <w:proofErr w:type="spellEnd"/>
      <w:r>
        <w:t xml:space="preserve"> a </w:t>
      </w:r>
      <w:proofErr w:type="spellStart"/>
      <w:r>
        <w:t>hijos</w:t>
      </w:r>
      <w:proofErr w:type="spellEnd"/>
      <w:r>
        <w:t xml:space="preserve"> y </w:t>
      </w:r>
      <w:proofErr w:type="spellStart"/>
      <w:r>
        <w:t>discípulos</w:t>
      </w:r>
      <w:proofErr w:type="spellEnd"/>
      <w:r>
        <w:t xml:space="preserve">. </w:t>
      </w:r>
    </w:p>
    <w:p w14:paraId="796AEFA4" w14:textId="77777777" w:rsidR="00F50769" w:rsidRDefault="00F50769" w:rsidP="00F50769">
      <w:r>
        <w:t xml:space="preserve">51. </w:t>
      </w:r>
      <w:proofErr w:type="spellStart"/>
      <w:r>
        <w:t>Sabedme</w:t>
      </w:r>
      <w:proofErr w:type="spellEnd"/>
      <w:r>
        <w:t xml:space="preserve"> </w:t>
      </w:r>
      <w:proofErr w:type="spellStart"/>
      <w:r>
        <w:t>tener</w:t>
      </w:r>
      <w:proofErr w:type="spellEnd"/>
      <w:r>
        <w:t xml:space="preserve"> entre </w:t>
      </w:r>
      <w:proofErr w:type="spellStart"/>
      <w:r>
        <w:t>vosotros</w:t>
      </w:r>
      <w:proofErr w:type="spellEnd"/>
      <w:r>
        <w:t xml:space="preserve"> </w:t>
      </w:r>
      <w:proofErr w:type="spellStart"/>
      <w:r>
        <w:t>como</w:t>
      </w:r>
      <w:proofErr w:type="spellEnd"/>
      <w:r>
        <w:t xml:space="preserve"> Padre, sabed </w:t>
      </w:r>
      <w:proofErr w:type="spellStart"/>
      <w:r>
        <w:t>dar</w:t>
      </w:r>
      <w:proofErr w:type="spellEnd"/>
      <w:r>
        <w:t xml:space="preserve"> </w:t>
      </w:r>
      <w:proofErr w:type="spellStart"/>
      <w:r>
        <w:t>su</w:t>
      </w:r>
      <w:proofErr w:type="spellEnd"/>
      <w:r>
        <w:t xml:space="preserve"> valor a la palabra </w:t>
      </w:r>
      <w:proofErr w:type="spellStart"/>
      <w:r>
        <w:t>que</w:t>
      </w:r>
      <w:proofErr w:type="spellEnd"/>
      <w:r>
        <w:t xml:space="preserve"> </w:t>
      </w:r>
      <w:proofErr w:type="spellStart"/>
      <w:r>
        <w:t>os</w:t>
      </w:r>
      <w:proofErr w:type="spellEnd"/>
      <w:r>
        <w:t xml:space="preserve"> </w:t>
      </w:r>
      <w:proofErr w:type="spellStart"/>
      <w:r>
        <w:t>doy</w:t>
      </w:r>
      <w:proofErr w:type="spellEnd"/>
      <w:r>
        <w:t>, o ¿</w:t>
      </w:r>
      <w:proofErr w:type="spellStart"/>
      <w:r>
        <w:t>Queréis</w:t>
      </w:r>
      <w:proofErr w:type="spellEnd"/>
      <w:r>
        <w:t xml:space="preserve"> </w:t>
      </w:r>
      <w:proofErr w:type="spellStart"/>
      <w:r>
        <w:t>acaso</w:t>
      </w:r>
      <w:proofErr w:type="spellEnd"/>
      <w:r>
        <w:t xml:space="preserve"> </w:t>
      </w:r>
      <w:proofErr w:type="spellStart"/>
      <w:r>
        <w:t>tenerme</w:t>
      </w:r>
      <w:proofErr w:type="spellEnd"/>
      <w:r>
        <w:t xml:space="preserve"> </w:t>
      </w:r>
      <w:proofErr w:type="spellStart"/>
      <w:r>
        <w:t>como</w:t>
      </w:r>
      <w:proofErr w:type="spellEnd"/>
      <w:r>
        <w:t xml:space="preserve"> </w:t>
      </w:r>
      <w:proofErr w:type="spellStart"/>
      <w:r>
        <w:t>juez</w:t>
      </w:r>
      <w:proofErr w:type="spellEnd"/>
      <w:r>
        <w:t>? ¿</w:t>
      </w:r>
      <w:proofErr w:type="spellStart"/>
      <w:r>
        <w:t>Queréis</w:t>
      </w:r>
      <w:proofErr w:type="spellEnd"/>
      <w:r>
        <w:t xml:space="preserve"> </w:t>
      </w:r>
      <w:proofErr w:type="spellStart"/>
      <w:r>
        <w:t>que</w:t>
      </w:r>
      <w:proofErr w:type="spellEnd"/>
      <w:r>
        <w:t xml:space="preserve"> </w:t>
      </w:r>
      <w:proofErr w:type="spellStart"/>
      <w:r>
        <w:t>haga</w:t>
      </w:r>
      <w:proofErr w:type="spellEnd"/>
      <w:r>
        <w:t xml:space="preserve"> </w:t>
      </w:r>
      <w:proofErr w:type="spellStart"/>
      <w:r>
        <w:t>sentir</w:t>
      </w:r>
      <w:proofErr w:type="spellEnd"/>
      <w:r>
        <w:t xml:space="preserve"> mi </w:t>
      </w:r>
      <w:proofErr w:type="spellStart"/>
      <w:r>
        <w:t>justicia</w:t>
      </w:r>
      <w:proofErr w:type="spellEnd"/>
      <w:r>
        <w:t xml:space="preserve"> no </w:t>
      </w:r>
      <w:proofErr w:type="spellStart"/>
      <w:r>
        <w:t>sólo</w:t>
      </w:r>
      <w:proofErr w:type="spellEnd"/>
      <w:r>
        <w:t xml:space="preserve"> </w:t>
      </w:r>
      <w:proofErr w:type="spellStart"/>
      <w:r>
        <w:t>en</w:t>
      </w:r>
      <w:proofErr w:type="spellEnd"/>
      <w:r>
        <w:t xml:space="preserve"> mi palabra, </w:t>
      </w:r>
      <w:proofErr w:type="spellStart"/>
      <w:r>
        <w:t>sino</w:t>
      </w:r>
      <w:proofErr w:type="spellEnd"/>
      <w:r>
        <w:t xml:space="preserve"> también </w:t>
      </w:r>
      <w:proofErr w:type="spellStart"/>
      <w:r>
        <w:t>en</w:t>
      </w:r>
      <w:proofErr w:type="spellEnd"/>
      <w:r>
        <w:t xml:space="preserve"> </w:t>
      </w:r>
      <w:proofErr w:type="spellStart"/>
      <w:r>
        <w:t>vuestra</w:t>
      </w:r>
      <w:proofErr w:type="spellEnd"/>
      <w:r>
        <w:t xml:space="preserve"> </w:t>
      </w:r>
      <w:proofErr w:type="spellStart"/>
      <w:r>
        <w:t>vida</w:t>
      </w:r>
      <w:proofErr w:type="spellEnd"/>
      <w:r>
        <w:t xml:space="preserve">, para </w:t>
      </w:r>
      <w:proofErr w:type="spellStart"/>
      <w:r>
        <w:t>que</w:t>
      </w:r>
      <w:proofErr w:type="spellEnd"/>
      <w:r>
        <w:t xml:space="preserve"> </w:t>
      </w:r>
      <w:proofErr w:type="spellStart"/>
      <w:r>
        <w:t>despertéis</w:t>
      </w:r>
      <w:proofErr w:type="spellEnd"/>
      <w:r>
        <w:t xml:space="preserve"> y me </w:t>
      </w:r>
      <w:proofErr w:type="spellStart"/>
      <w:r>
        <w:t>creáis</w:t>
      </w:r>
      <w:proofErr w:type="spellEnd"/>
      <w:r>
        <w:t xml:space="preserve">? </w:t>
      </w:r>
    </w:p>
    <w:p w14:paraId="1678600A" w14:textId="77777777" w:rsidR="00F50769" w:rsidRDefault="00F50769" w:rsidP="00F50769">
      <w:r>
        <w:t xml:space="preserve">52. La </w:t>
      </w:r>
      <w:proofErr w:type="spellStart"/>
      <w:r>
        <w:t>semilla</w:t>
      </w:r>
      <w:proofErr w:type="spellEnd"/>
      <w:r>
        <w:t xml:space="preserve"> </w:t>
      </w:r>
      <w:proofErr w:type="spellStart"/>
      <w:r>
        <w:t>que</w:t>
      </w:r>
      <w:proofErr w:type="spellEnd"/>
      <w:r>
        <w:t xml:space="preserve"> </w:t>
      </w:r>
      <w:proofErr w:type="spellStart"/>
      <w:r>
        <w:t>os</w:t>
      </w:r>
      <w:proofErr w:type="spellEnd"/>
      <w:r>
        <w:t xml:space="preserve"> </w:t>
      </w:r>
      <w:proofErr w:type="spellStart"/>
      <w:r>
        <w:t>estoy</w:t>
      </w:r>
      <w:proofErr w:type="spellEnd"/>
      <w:r>
        <w:t xml:space="preserve"> </w:t>
      </w:r>
      <w:proofErr w:type="spellStart"/>
      <w:r>
        <w:t>confiando</w:t>
      </w:r>
      <w:proofErr w:type="spellEnd"/>
      <w:r>
        <w:t xml:space="preserve">, no </w:t>
      </w:r>
      <w:proofErr w:type="spellStart"/>
      <w:r>
        <w:t>siempre</w:t>
      </w:r>
      <w:proofErr w:type="spellEnd"/>
      <w:r>
        <w:t xml:space="preserve"> la </w:t>
      </w:r>
      <w:proofErr w:type="spellStart"/>
      <w:r>
        <w:t>habéis</w:t>
      </w:r>
      <w:proofErr w:type="spellEnd"/>
      <w:r>
        <w:t xml:space="preserve"> </w:t>
      </w:r>
      <w:proofErr w:type="spellStart"/>
      <w:r>
        <w:t>sembrado</w:t>
      </w:r>
      <w:proofErr w:type="spellEnd"/>
      <w:r>
        <w:t xml:space="preserve"> bien, </w:t>
      </w:r>
      <w:proofErr w:type="spellStart"/>
      <w:r>
        <w:t>ved</w:t>
      </w:r>
      <w:proofErr w:type="spellEnd"/>
      <w:r>
        <w:t xml:space="preserve"> </w:t>
      </w:r>
      <w:proofErr w:type="spellStart"/>
      <w:r>
        <w:t>que</w:t>
      </w:r>
      <w:proofErr w:type="spellEnd"/>
      <w:r>
        <w:t xml:space="preserve"> no </w:t>
      </w:r>
      <w:proofErr w:type="spellStart"/>
      <w:r>
        <w:t>habéis</w:t>
      </w:r>
      <w:proofErr w:type="spellEnd"/>
      <w:r>
        <w:t xml:space="preserve"> </w:t>
      </w:r>
      <w:proofErr w:type="spellStart"/>
      <w:r>
        <w:t>levantado</w:t>
      </w:r>
      <w:proofErr w:type="spellEnd"/>
      <w:r>
        <w:t xml:space="preserve"> la </w:t>
      </w:r>
      <w:proofErr w:type="spellStart"/>
      <w:r>
        <w:t>cosecha</w:t>
      </w:r>
      <w:proofErr w:type="spellEnd"/>
      <w:r>
        <w:t xml:space="preserve"> </w:t>
      </w:r>
      <w:proofErr w:type="spellStart"/>
      <w:r>
        <w:t>que</w:t>
      </w:r>
      <w:proofErr w:type="spellEnd"/>
      <w:r>
        <w:t xml:space="preserve"> </w:t>
      </w:r>
      <w:proofErr w:type="spellStart"/>
      <w:r>
        <w:t>esperabais</w:t>
      </w:r>
      <w:proofErr w:type="spellEnd"/>
      <w:r>
        <w:t xml:space="preserve">, </w:t>
      </w:r>
      <w:proofErr w:type="spellStart"/>
      <w:r>
        <w:t>más</w:t>
      </w:r>
      <w:proofErr w:type="spellEnd"/>
      <w:r>
        <w:t xml:space="preserve"> no </w:t>
      </w:r>
      <w:proofErr w:type="spellStart"/>
      <w:r>
        <w:t>por</w:t>
      </w:r>
      <w:proofErr w:type="spellEnd"/>
      <w:r>
        <w:t xml:space="preserve"> </w:t>
      </w:r>
      <w:proofErr w:type="spellStart"/>
      <w:r>
        <w:t>eso</w:t>
      </w:r>
      <w:proofErr w:type="spellEnd"/>
      <w:r>
        <w:t xml:space="preserve"> </w:t>
      </w:r>
      <w:proofErr w:type="spellStart"/>
      <w:r>
        <w:t>abandonéis</w:t>
      </w:r>
      <w:proofErr w:type="spellEnd"/>
      <w:r>
        <w:t xml:space="preserve"> la lucha: </w:t>
      </w:r>
      <w:proofErr w:type="spellStart"/>
      <w:r>
        <w:t>comprended</w:t>
      </w:r>
      <w:proofErr w:type="spellEnd"/>
      <w:r>
        <w:t xml:space="preserve"> </w:t>
      </w:r>
      <w:proofErr w:type="spellStart"/>
      <w:r>
        <w:t>que</w:t>
      </w:r>
      <w:proofErr w:type="spellEnd"/>
      <w:r>
        <w:t xml:space="preserve"> </w:t>
      </w:r>
      <w:proofErr w:type="spellStart"/>
      <w:r>
        <w:t>si</w:t>
      </w:r>
      <w:proofErr w:type="spellEnd"/>
      <w:r>
        <w:t xml:space="preserve"> </w:t>
      </w:r>
      <w:proofErr w:type="spellStart"/>
      <w:r>
        <w:t>ella</w:t>
      </w:r>
      <w:proofErr w:type="spellEnd"/>
      <w:r>
        <w:t xml:space="preserve"> a </w:t>
      </w:r>
      <w:proofErr w:type="spellStart"/>
      <w:r>
        <w:t>veces</w:t>
      </w:r>
      <w:proofErr w:type="spellEnd"/>
      <w:r>
        <w:t xml:space="preserve"> es causa de </w:t>
      </w:r>
      <w:proofErr w:type="spellStart"/>
      <w:r>
        <w:t>vuestras</w:t>
      </w:r>
      <w:proofErr w:type="spellEnd"/>
      <w:r>
        <w:t xml:space="preserve"> </w:t>
      </w:r>
      <w:proofErr w:type="spellStart"/>
      <w:r>
        <w:t>lágrimas</w:t>
      </w:r>
      <w:proofErr w:type="spellEnd"/>
      <w:r>
        <w:t xml:space="preserve">, también es </w:t>
      </w:r>
      <w:proofErr w:type="spellStart"/>
      <w:r>
        <w:t>cierto</w:t>
      </w:r>
      <w:proofErr w:type="spellEnd"/>
      <w:r>
        <w:t xml:space="preserve"> </w:t>
      </w:r>
      <w:proofErr w:type="spellStart"/>
      <w:r>
        <w:t>que</w:t>
      </w:r>
      <w:proofErr w:type="spellEnd"/>
      <w:r>
        <w:t xml:space="preserve"> </w:t>
      </w:r>
      <w:proofErr w:type="spellStart"/>
      <w:r>
        <w:t>en</w:t>
      </w:r>
      <w:proofErr w:type="spellEnd"/>
      <w:r>
        <w:t xml:space="preserve"> </w:t>
      </w:r>
      <w:proofErr w:type="spellStart"/>
      <w:r>
        <w:t>este</w:t>
      </w:r>
      <w:proofErr w:type="spellEnd"/>
      <w:r>
        <w:t xml:space="preserve"> </w:t>
      </w:r>
      <w:proofErr w:type="spellStart"/>
      <w:r>
        <w:t>cumplimiento</w:t>
      </w:r>
      <w:proofErr w:type="spellEnd"/>
      <w:r>
        <w:t xml:space="preserve"> </w:t>
      </w:r>
      <w:proofErr w:type="spellStart"/>
      <w:r>
        <w:t>está</w:t>
      </w:r>
      <w:proofErr w:type="spellEnd"/>
      <w:r>
        <w:t xml:space="preserve"> la </w:t>
      </w:r>
      <w:proofErr w:type="spellStart"/>
      <w:r>
        <w:t>paz</w:t>
      </w:r>
      <w:proofErr w:type="spellEnd"/>
      <w:r>
        <w:t xml:space="preserve"> de </w:t>
      </w:r>
      <w:proofErr w:type="spellStart"/>
      <w:r>
        <w:t>vuestro</w:t>
      </w:r>
      <w:proofErr w:type="spellEnd"/>
      <w:r>
        <w:t xml:space="preserve"> </w:t>
      </w:r>
      <w:proofErr w:type="spellStart"/>
      <w:r>
        <w:t>espíritu</w:t>
      </w:r>
      <w:proofErr w:type="spellEnd"/>
      <w:r>
        <w:t xml:space="preserve">. </w:t>
      </w:r>
    </w:p>
    <w:p w14:paraId="2309240B" w14:textId="77777777" w:rsidR="00F50769" w:rsidRDefault="00F50769" w:rsidP="00F50769">
      <w:r>
        <w:t xml:space="preserve">53. No </w:t>
      </w:r>
      <w:proofErr w:type="spellStart"/>
      <w:r>
        <w:t>quiero</w:t>
      </w:r>
      <w:proofErr w:type="spellEnd"/>
      <w:r>
        <w:t xml:space="preserve"> </w:t>
      </w:r>
      <w:proofErr w:type="spellStart"/>
      <w:r>
        <w:t>ver</w:t>
      </w:r>
      <w:proofErr w:type="spellEnd"/>
      <w:r>
        <w:t xml:space="preserve"> </w:t>
      </w:r>
      <w:proofErr w:type="spellStart"/>
      <w:r>
        <w:t>llorar</w:t>
      </w:r>
      <w:proofErr w:type="spellEnd"/>
      <w:r>
        <w:t xml:space="preserve"> </w:t>
      </w:r>
      <w:proofErr w:type="gramStart"/>
      <w:r>
        <w:t>a</w:t>
      </w:r>
      <w:proofErr w:type="gramEnd"/>
      <w:r>
        <w:t xml:space="preserve"> </w:t>
      </w:r>
      <w:proofErr w:type="spellStart"/>
      <w:r>
        <w:t>este</w:t>
      </w:r>
      <w:proofErr w:type="spellEnd"/>
      <w:r>
        <w:t xml:space="preserve"> pueblo </w:t>
      </w:r>
      <w:proofErr w:type="spellStart"/>
      <w:r>
        <w:t>por</w:t>
      </w:r>
      <w:proofErr w:type="spellEnd"/>
      <w:r>
        <w:t xml:space="preserve"> </w:t>
      </w:r>
      <w:proofErr w:type="spellStart"/>
      <w:r>
        <w:t>los</w:t>
      </w:r>
      <w:proofErr w:type="spellEnd"/>
      <w:r>
        <w:t xml:space="preserve"> caminos de la tierra </w:t>
      </w:r>
      <w:proofErr w:type="spellStart"/>
      <w:r>
        <w:t>quejándose</w:t>
      </w:r>
      <w:proofErr w:type="spellEnd"/>
      <w:r>
        <w:t xml:space="preserve"> de las </w:t>
      </w:r>
      <w:proofErr w:type="spellStart"/>
      <w:r>
        <w:t>asperezas</w:t>
      </w:r>
      <w:proofErr w:type="spellEnd"/>
      <w:r>
        <w:t xml:space="preserve"> del </w:t>
      </w:r>
      <w:proofErr w:type="spellStart"/>
      <w:r>
        <w:t>sendero</w:t>
      </w:r>
      <w:proofErr w:type="spellEnd"/>
      <w:r>
        <w:t xml:space="preserve">. </w:t>
      </w:r>
    </w:p>
    <w:p w14:paraId="30B88D9E" w14:textId="77777777" w:rsidR="00F50769" w:rsidRDefault="00F50769" w:rsidP="00F50769">
      <w:r>
        <w:t xml:space="preserve">54. En </w:t>
      </w:r>
      <w:proofErr w:type="spellStart"/>
      <w:r>
        <w:t>todos</w:t>
      </w:r>
      <w:proofErr w:type="spellEnd"/>
      <w:r>
        <w:t xml:space="preserve"> </w:t>
      </w:r>
      <w:proofErr w:type="spellStart"/>
      <w:r>
        <w:t>los</w:t>
      </w:r>
      <w:proofErr w:type="spellEnd"/>
      <w:r>
        <w:t xml:space="preserve"> </w:t>
      </w:r>
      <w:proofErr w:type="spellStart"/>
      <w:r>
        <w:t>tiempos</w:t>
      </w:r>
      <w:proofErr w:type="spellEnd"/>
      <w:r>
        <w:t xml:space="preserve"> </w:t>
      </w:r>
      <w:proofErr w:type="spellStart"/>
      <w:r>
        <w:t>os</w:t>
      </w:r>
      <w:proofErr w:type="spellEnd"/>
      <w:r>
        <w:t xml:space="preserve"> he </w:t>
      </w:r>
      <w:proofErr w:type="spellStart"/>
      <w:r>
        <w:t>puesto</w:t>
      </w:r>
      <w:proofErr w:type="spellEnd"/>
      <w:r>
        <w:t xml:space="preserve"> </w:t>
      </w:r>
      <w:proofErr w:type="spellStart"/>
      <w:r>
        <w:t>en</w:t>
      </w:r>
      <w:proofErr w:type="spellEnd"/>
      <w:r>
        <w:t xml:space="preserve"> </w:t>
      </w:r>
      <w:proofErr w:type="spellStart"/>
      <w:r>
        <w:t>el</w:t>
      </w:r>
      <w:proofErr w:type="spellEnd"/>
      <w:r>
        <w:t xml:space="preserve"> camino </w:t>
      </w:r>
      <w:proofErr w:type="spellStart"/>
      <w:r>
        <w:t>que</w:t>
      </w:r>
      <w:proofErr w:type="spellEnd"/>
      <w:r>
        <w:t xml:space="preserve"> </w:t>
      </w:r>
      <w:proofErr w:type="gramStart"/>
      <w:r>
        <w:t>conduce</w:t>
      </w:r>
      <w:proofErr w:type="gramEnd"/>
      <w:r>
        <w:t xml:space="preserve"> a la </w:t>
      </w:r>
      <w:proofErr w:type="spellStart"/>
      <w:r>
        <w:t>mansión</w:t>
      </w:r>
      <w:proofErr w:type="spellEnd"/>
      <w:r>
        <w:t xml:space="preserve"> </w:t>
      </w:r>
      <w:proofErr w:type="spellStart"/>
      <w:r>
        <w:t>donde</w:t>
      </w:r>
      <w:proofErr w:type="spellEnd"/>
      <w:r>
        <w:t xml:space="preserve"> </w:t>
      </w:r>
      <w:proofErr w:type="spellStart"/>
      <w:r>
        <w:t>os</w:t>
      </w:r>
      <w:proofErr w:type="spellEnd"/>
      <w:r>
        <w:t xml:space="preserve"> </w:t>
      </w:r>
      <w:proofErr w:type="spellStart"/>
      <w:r>
        <w:t>espero</w:t>
      </w:r>
      <w:proofErr w:type="spellEnd"/>
      <w:r>
        <w:t xml:space="preserve">, no </w:t>
      </w:r>
      <w:proofErr w:type="spellStart"/>
      <w:r>
        <w:t>temáis</w:t>
      </w:r>
      <w:proofErr w:type="spellEnd"/>
      <w:r>
        <w:t xml:space="preserve"> </w:t>
      </w:r>
      <w:proofErr w:type="spellStart"/>
      <w:r>
        <w:t>hallar</w:t>
      </w:r>
      <w:proofErr w:type="spellEnd"/>
      <w:r>
        <w:t xml:space="preserve"> </w:t>
      </w:r>
      <w:proofErr w:type="spellStart"/>
      <w:r>
        <w:t>cerrada</w:t>
      </w:r>
      <w:proofErr w:type="spellEnd"/>
      <w:r>
        <w:t xml:space="preserve"> </w:t>
      </w:r>
      <w:proofErr w:type="spellStart"/>
      <w:r>
        <w:t>su</w:t>
      </w:r>
      <w:proofErr w:type="spellEnd"/>
      <w:r>
        <w:t xml:space="preserve"> </w:t>
      </w:r>
      <w:proofErr w:type="spellStart"/>
      <w:r>
        <w:t>puerta</w:t>
      </w:r>
      <w:proofErr w:type="spellEnd"/>
      <w:r>
        <w:t xml:space="preserve">, </w:t>
      </w:r>
      <w:proofErr w:type="spellStart"/>
      <w:r>
        <w:t>el</w:t>
      </w:r>
      <w:proofErr w:type="spellEnd"/>
      <w:r>
        <w:t xml:space="preserve"> </w:t>
      </w:r>
      <w:proofErr w:type="spellStart"/>
      <w:r>
        <w:t>que</w:t>
      </w:r>
      <w:proofErr w:type="spellEnd"/>
      <w:r>
        <w:t xml:space="preserve"> hasta </w:t>
      </w:r>
      <w:proofErr w:type="spellStart"/>
      <w:r>
        <w:t>ella</w:t>
      </w:r>
      <w:proofErr w:type="spellEnd"/>
      <w:r>
        <w:t xml:space="preserve"> </w:t>
      </w:r>
      <w:proofErr w:type="spellStart"/>
      <w:r>
        <w:t>llega</w:t>
      </w:r>
      <w:proofErr w:type="spellEnd"/>
      <w:r>
        <w:t xml:space="preserve">, es </w:t>
      </w:r>
      <w:proofErr w:type="spellStart"/>
      <w:r>
        <w:t>porque</w:t>
      </w:r>
      <w:proofErr w:type="spellEnd"/>
      <w:r>
        <w:t xml:space="preserve"> ha </w:t>
      </w:r>
      <w:proofErr w:type="spellStart"/>
      <w:r>
        <w:t>recorrido</w:t>
      </w:r>
      <w:proofErr w:type="spellEnd"/>
      <w:r>
        <w:t xml:space="preserve"> </w:t>
      </w:r>
      <w:proofErr w:type="spellStart"/>
      <w:r>
        <w:t>todo</w:t>
      </w:r>
      <w:proofErr w:type="spellEnd"/>
      <w:r>
        <w:t xml:space="preserve"> </w:t>
      </w:r>
      <w:proofErr w:type="spellStart"/>
      <w:r>
        <w:t>el</w:t>
      </w:r>
      <w:proofErr w:type="spellEnd"/>
      <w:r>
        <w:t xml:space="preserve"> camino. </w:t>
      </w:r>
    </w:p>
    <w:p w14:paraId="331DB526" w14:textId="77777777" w:rsidR="00F50769" w:rsidRDefault="00F50769" w:rsidP="00F50769">
      <w:r>
        <w:t xml:space="preserve">55. Me </w:t>
      </w:r>
      <w:proofErr w:type="spellStart"/>
      <w:r>
        <w:t>presentáis</w:t>
      </w:r>
      <w:proofErr w:type="spellEnd"/>
      <w:r>
        <w:t xml:space="preserve"> </w:t>
      </w:r>
      <w:proofErr w:type="spellStart"/>
      <w:r>
        <w:t>vuestro</w:t>
      </w:r>
      <w:proofErr w:type="spellEnd"/>
      <w:r>
        <w:t xml:space="preserve"> </w:t>
      </w:r>
      <w:proofErr w:type="spellStart"/>
      <w:r>
        <w:t>corazón</w:t>
      </w:r>
      <w:proofErr w:type="spellEnd"/>
      <w:r>
        <w:t xml:space="preserve"> y de </w:t>
      </w:r>
      <w:proofErr w:type="spellStart"/>
      <w:r>
        <w:t>él</w:t>
      </w:r>
      <w:proofErr w:type="spellEnd"/>
      <w:r>
        <w:t xml:space="preserve">, </w:t>
      </w:r>
      <w:proofErr w:type="spellStart"/>
      <w:r>
        <w:t>como</w:t>
      </w:r>
      <w:proofErr w:type="spellEnd"/>
      <w:r>
        <w:t xml:space="preserve"> de un </w:t>
      </w:r>
      <w:proofErr w:type="spellStart"/>
      <w:r>
        <w:t>granero</w:t>
      </w:r>
      <w:proofErr w:type="spellEnd"/>
      <w:r>
        <w:t xml:space="preserve">, </w:t>
      </w:r>
      <w:proofErr w:type="spellStart"/>
      <w:r>
        <w:t>recojo</w:t>
      </w:r>
      <w:proofErr w:type="spellEnd"/>
      <w:r>
        <w:t xml:space="preserve"> la </w:t>
      </w:r>
      <w:proofErr w:type="spellStart"/>
      <w:r>
        <w:t>buena</w:t>
      </w:r>
      <w:proofErr w:type="spellEnd"/>
      <w:r>
        <w:t xml:space="preserve"> </w:t>
      </w:r>
      <w:proofErr w:type="spellStart"/>
      <w:r>
        <w:t>simiente</w:t>
      </w:r>
      <w:proofErr w:type="spellEnd"/>
      <w:r>
        <w:t xml:space="preserve"> y la </w:t>
      </w:r>
      <w:proofErr w:type="spellStart"/>
      <w:r>
        <w:t>vana</w:t>
      </w:r>
      <w:proofErr w:type="spellEnd"/>
      <w:r>
        <w:t xml:space="preserve"> </w:t>
      </w:r>
      <w:proofErr w:type="spellStart"/>
      <w:r>
        <w:t>os</w:t>
      </w:r>
      <w:proofErr w:type="spellEnd"/>
      <w:r>
        <w:t xml:space="preserve"> la </w:t>
      </w:r>
      <w:proofErr w:type="spellStart"/>
      <w:r>
        <w:t>dejo</w:t>
      </w:r>
      <w:proofErr w:type="spellEnd"/>
      <w:r>
        <w:t xml:space="preserve"> para </w:t>
      </w:r>
      <w:proofErr w:type="spellStart"/>
      <w:r>
        <w:t>que</w:t>
      </w:r>
      <w:proofErr w:type="spellEnd"/>
      <w:r>
        <w:t xml:space="preserve"> la </w:t>
      </w:r>
      <w:proofErr w:type="spellStart"/>
      <w:r>
        <w:t>destruyáis</w:t>
      </w:r>
      <w:proofErr w:type="spellEnd"/>
      <w:r>
        <w:t xml:space="preserve">. </w:t>
      </w:r>
    </w:p>
    <w:p w14:paraId="15BB48FA" w14:textId="77777777" w:rsidR="00F50769" w:rsidRDefault="00F50769" w:rsidP="00F50769">
      <w:r>
        <w:lastRenderedPageBreak/>
        <w:t xml:space="preserve">56. Ya no </w:t>
      </w:r>
      <w:proofErr w:type="spellStart"/>
      <w:r>
        <w:t>debéis</w:t>
      </w:r>
      <w:proofErr w:type="spellEnd"/>
      <w:r>
        <w:t xml:space="preserve"> de </w:t>
      </w:r>
      <w:proofErr w:type="spellStart"/>
      <w:r>
        <w:t>alimentaros</w:t>
      </w:r>
      <w:proofErr w:type="spellEnd"/>
      <w:r>
        <w:t xml:space="preserve"> de </w:t>
      </w:r>
      <w:proofErr w:type="spellStart"/>
      <w:r>
        <w:t>prácticas</w:t>
      </w:r>
      <w:proofErr w:type="spellEnd"/>
      <w:r>
        <w:t xml:space="preserve"> </w:t>
      </w:r>
      <w:proofErr w:type="spellStart"/>
      <w:r>
        <w:t>imperfectas</w:t>
      </w:r>
      <w:proofErr w:type="spellEnd"/>
      <w:r>
        <w:t xml:space="preserve"> o </w:t>
      </w:r>
      <w:proofErr w:type="spellStart"/>
      <w:r>
        <w:t>impuras</w:t>
      </w:r>
      <w:proofErr w:type="spellEnd"/>
      <w:r>
        <w:t xml:space="preserve">, </w:t>
      </w:r>
      <w:proofErr w:type="spellStart"/>
      <w:r>
        <w:t>os</w:t>
      </w:r>
      <w:proofErr w:type="spellEnd"/>
      <w:r>
        <w:t xml:space="preserve"> </w:t>
      </w:r>
      <w:proofErr w:type="spellStart"/>
      <w:r>
        <w:t>encontráis</w:t>
      </w:r>
      <w:proofErr w:type="spellEnd"/>
      <w:r>
        <w:t xml:space="preserve"> </w:t>
      </w:r>
      <w:proofErr w:type="spellStart"/>
      <w:r>
        <w:t>en</w:t>
      </w:r>
      <w:proofErr w:type="spellEnd"/>
      <w:r>
        <w:t xml:space="preserve"> </w:t>
      </w:r>
      <w:proofErr w:type="spellStart"/>
      <w:r>
        <w:t>el</w:t>
      </w:r>
      <w:proofErr w:type="spellEnd"/>
      <w:r>
        <w:t xml:space="preserve"> </w:t>
      </w:r>
      <w:proofErr w:type="spellStart"/>
      <w:r>
        <w:t>Tercer</w:t>
      </w:r>
      <w:proofErr w:type="spellEnd"/>
      <w:r>
        <w:t xml:space="preserve"> Tiempo. </w:t>
      </w:r>
      <w:proofErr w:type="spellStart"/>
      <w:r>
        <w:t>Quien</w:t>
      </w:r>
      <w:proofErr w:type="spellEnd"/>
      <w:r>
        <w:t xml:space="preserve"> </w:t>
      </w:r>
      <w:proofErr w:type="spellStart"/>
      <w:r>
        <w:t>practique</w:t>
      </w:r>
      <w:proofErr w:type="spellEnd"/>
      <w:r>
        <w:t xml:space="preserve"> mi </w:t>
      </w:r>
      <w:proofErr w:type="spellStart"/>
      <w:r>
        <w:t>Doctrina</w:t>
      </w:r>
      <w:proofErr w:type="spellEnd"/>
      <w:r>
        <w:t xml:space="preserve"> </w:t>
      </w:r>
      <w:proofErr w:type="spellStart"/>
      <w:r>
        <w:t>como</w:t>
      </w:r>
      <w:proofErr w:type="spellEnd"/>
      <w:r>
        <w:t xml:space="preserve"> </w:t>
      </w:r>
      <w:proofErr w:type="spellStart"/>
      <w:r>
        <w:t>os</w:t>
      </w:r>
      <w:proofErr w:type="spellEnd"/>
      <w:r>
        <w:t xml:space="preserve"> la </w:t>
      </w:r>
      <w:proofErr w:type="spellStart"/>
      <w:r>
        <w:t>estoy</w:t>
      </w:r>
      <w:proofErr w:type="spellEnd"/>
      <w:r>
        <w:t xml:space="preserve"> </w:t>
      </w:r>
      <w:proofErr w:type="spellStart"/>
      <w:r>
        <w:t>entregando</w:t>
      </w:r>
      <w:proofErr w:type="spellEnd"/>
      <w:r>
        <w:t xml:space="preserve">, </w:t>
      </w:r>
      <w:proofErr w:type="spellStart"/>
      <w:r>
        <w:t>estará</w:t>
      </w:r>
      <w:proofErr w:type="spellEnd"/>
      <w:r>
        <w:t xml:space="preserve"> </w:t>
      </w:r>
      <w:proofErr w:type="spellStart"/>
      <w:r>
        <w:t>haciendo</w:t>
      </w:r>
      <w:proofErr w:type="spellEnd"/>
      <w:r>
        <w:t xml:space="preserve"> mi </w:t>
      </w:r>
      <w:proofErr w:type="spellStart"/>
      <w:r>
        <w:t>voluntad</w:t>
      </w:r>
      <w:proofErr w:type="spellEnd"/>
      <w:r>
        <w:t xml:space="preserve">, y </w:t>
      </w:r>
      <w:proofErr w:type="spellStart"/>
      <w:r>
        <w:t>quien</w:t>
      </w:r>
      <w:proofErr w:type="spellEnd"/>
      <w:r>
        <w:t xml:space="preserve"> </w:t>
      </w:r>
      <w:proofErr w:type="spellStart"/>
      <w:r>
        <w:t>hace</w:t>
      </w:r>
      <w:proofErr w:type="spellEnd"/>
      <w:r>
        <w:t xml:space="preserve"> la </w:t>
      </w:r>
      <w:proofErr w:type="spellStart"/>
      <w:r>
        <w:t>voluntad</w:t>
      </w:r>
      <w:proofErr w:type="spellEnd"/>
      <w:r>
        <w:t xml:space="preserve"> del Padre </w:t>
      </w:r>
      <w:proofErr w:type="spellStart"/>
      <w:r>
        <w:t>será</w:t>
      </w:r>
      <w:proofErr w:type="spellEnd"/>
      <w:r>
        <w:t xml:space="preserve"> salvo. </w:t>
      </w:r>
    </w:p>
    <w:p w14:paraId="4CEB4DF3" w14:textId="77777777" w:rsidR="00F50769" w:rsidRDefault="00F50769" w:rsidP="00F50769">
      <w:r>
        <w:t xml:space="preserve">57. </w:t>
      </w:r>
      <w:proofErr w:type="spellStart"/>
      <w:r>
        <w:t>Os</w:t>
      </w:r>
      <w:proofErr w:type="spellEnd"/>
      <w:r>
        <w:t xml:space="preserve"> he dado, a </w:t>
      </w:r>
      <w:proofErr w:type="spellStart"/>
      <w:r>
        <w:t>través</w:t>
      </w:r>
      <w:proofErr w:type="spellEnd"/>
      <w:r>
        <w:t xml:space="preserve"> de </w:t>
      </w:r>
      <w:proofErr w:type="spellStart"/>
      <w:r>
        <w:t>los</w:t>
      </w:r>
      <w:proofErr w:type="spellEnd"/>
      <w:r>
        <w:t xml:space="preserve"> </w:t>
      </w:r>
      <w:proofErr w:type="spellStart"/>
      <w:r>
        <w:t>tiempos</w:t>
      </w:r>
      <w:proofErr w:type="spellEnd"/>
      <w:r>
        <w:t xml:space="preserve">, </w:t>
      </w:r>
      <w:proofErr w:type="spellStart"/>
      <w:r>
        <w:t>grandes</w:t>
      </w:r>
      <w:proofErr w:type="spellEnd"/>
      <w:r>
        <w:t xml:space="preserve"> </w:t>
      </w:r>
      <w:proofErr w:type="spellStart"/>
      <w:r>
        <w:t>pruebas</w:t>
      </w:r>
      <w:proofErr w:type="spellEnd"/>
      <w:r>
        <w:t xml:space="preserve"> de mi amor; </w:t>
      </w:r>
      <w:proofErr w:type="spellStart"/>
      <w:r>
        <w:t>os</w:t>
      </w:r>
      <w:proofErr w:type="spellEnd"/>
      <w:r>
        <w:t xml:space="preserve"> he </w:t>
      </w:r>
      <w:proofErr w:type="spellStart"/>
      <w:r>
        <w:t>brindado</w:t>
      </w:r>
      <w:proofErr w:type="spellEnd"/>
      <w:r>
        <w:t xml:space="preserve"> </w:t>
      </w:r>
      <w:proofErr w:type="spellStart"/>
      <w:r>
        <w:t>oportunidades</w:t>
      </w:r>
      <w:proofErr w:type="spellEnd"/>
      <w:r>
        <w:t xml:space="preserve"> para </w:t>
      </w:r>
      <w:proofErr w:type="spellStart"/>
      <w:r>
        <w:t>llegar</w:t>
      </w:r>
      <w:proofErr w:type="spellEnd"/>
      <w:r>
        <w:t xml:space="preserve"> hasta </w:t>
      </w:r>
      <w:proofErr w:type="spellStart"/>
      <w:r>
        <w:t>Mí</w:t>
      </w:r>
      <w:proofErr w:type="spellEnd"/>
      <w:r>
        <w:t xml:space="preserve">, mas </w:t>
      </w:r>
      <w:proofErr w:type="spellStart"/>
      <w:r>
        <w:t>nunca</w:t>
      </w:r>
      <w:proofErr w:type="spellEnd"/>
      <w:r>
        <w:t xml:space="preserve"> me </w:t>
      </w:r>
      <w:proofErr w:type="spellStart"/>
      <w:r>
        <w:t>habéis</w:t>
      </w:r>
      <w:proofErr w:type="spellEnd"/>
      <w:r>
        <w:t xml:space="preserve"> </w:t>
      </w:r>
      <w:proofErr w:type="spellStart"/>
      <w:r>
        <w:t>obedecido</w:t>
      </w:r>
      <w:proofErr w:type="spellEnd"/>
      <w:r>
        <w:t xml:space="preserve"> y </w:t>
      </w:r>
      <w:proofErr w:type="spellStart"/>
      <w:r>
        <w:t>habéis</w:t>
      </w:r>
      <w:proofErr w:type="spellEnd"/>
      <w:r>
        <w:t xml:space="preserve"> </w:t>
      </w:r>
      <w:proofErr w:type="spellStart"/>
      <w:r>
        <w:t>preferido</w:t>
      </w:r>
      <w:proofErr w:type="spellEnd"/>
      <w:r>
        <w:t xml:space="preserve"> </w:t>
      </w:r>
      <w:proofErr w:type="spellStart"/>
      <w:r>
        <w:t>el</w:t>
      </w:r>
      <w:proofErr w:type="spellEnd"/>
      <w:r>
        <w:t xml:space="preserve"> dolor del </w:t>
      </w:r>
      <w:proofErr w:type="spellStart"/>
      <w:r>
        <w:t>mundo</w:t>
      </w:r>
      <w:proofErr w:type="spellEnd"/>
      <w:r>
        <w:t xml:space="preserve"> con sus </w:t>
      </w:r>
      <w:proofErr w:type="spellStart"/>
      <w:r>
        <w:t>goces</w:t>
      </w:r>
      <w:proofErr w:type="spellEnd"/>
      <w:r>
        <w:t xml:space="preserve"> </w:t>
      </w:r>
      <w:proofErr w:type="spellStart"/>
      <w:r>
        <w:t>pasajeros</w:t>
      </w:r>
      <w:proofErr w:type="spellEnd"/>
      <w:r>
        <w:t xml:space="preserve">, al </w:t>
      </w:r>
      <w:proofErr w:type="spellStart"/>
      <w:r>
        <w:t>cumplimiento</w:t>
      </w:r>
      <w:proofErr w:type="spellEnd"/>
      <w:r>
        <w:t xml:space="preserve"> de mi Ley </w:t>
      </w:r>
      <w:proofErr w:type="spellStart"/>
      <w:r>
        <w:t>que</w:t>
      </w:r>
      <w:proofErr w:type="spellEnd"/>
      <w:r>
        <w:t xml:space="preserve"> </w:t>
      </w:r>
      <w:proofErr w:type="spellStart"/>
      <w:r>
        <w:t>os</w:t>
      </w:r>
      <w:proofErr w:type="spellEnd"/>
      <w:r>
        <w:t xml:space="preserve"> da la </w:t>
      </w:r>
      <w:proofErr w:type="spellStart"/>
      <w:r>
        <w:t>verdadera</w:t>
      </w:r>
      <w:proofErr w:type="spellEnd"/>
      <w:r>
        <w:t xml:space="preserve"> </w:t>
      </w:r>
      <w:proofErr w:type="spellStart"/>
      <w:r>
        <w:t>paz</w:t>
      </w:r>
      <w:proofErr w:type="spellEnd"/>
      <w:r>
        <w:t xml:space="preserve">. </w:t>
      </w:r>
    </w:p>
    <w:p w14:paraId="7A1A46C7" w14:textId="77777777" w:rsidR="00F50769" w:rsidRDefault="00F50769" w:rsidP="00F50769">
      <w:r>
        <w:t xml:space="preserve">58. Si </w:t>
      </w:r>
      <w:proofErr w:type="spellStart"/>
      <w:r>
        <w:t>viniese</w:t>
      </w:r>
      <w:proofErr w:type="spellEnd"/>
      <w:r>
        <w:t xml:space="preserve"> a </w:t>
      </w:r>
      <w:proofErr w:type="spellStart"/>
      <w:r>
        <w:t>vosotros</w:t>
      </w:r>
      <w:proofErr w:type="spellEnd"/>
      <w:r>
        <w:t xml:space="preserve"> </w:t>
      </w:r>
      <w:proofErr w:type="spellStart"/>
      <w:r>
        <w:t>solamente</w:t>
      </w:r>
      <w:proofErr w:type="spellEnd"/>
      <w:r>
        <w:t xml:space="preserve"> </w:t>
      </w:r>
      <w:proofErr w:type="spellStart"/>
      <w:r>
        <w:t>como</w:t>
      </w:r>
      <w:proofErr w:type="spellEnd"/>
      <w:r>
        <w:t xml:space="preserve"> </w:t>
      </w:r>
      <w:proofErr w:type="spellStart"/>
      <w:r>
        <w:t>juez</w:t>
      </w:r>
      <w:proofErr w:type="spellEnd"/>
      <w:r>
        <w:t xml:space="preserve">, </w:t>
      </w:r>
      <w:proofErr w:type="spellStart"/>
      <w:r>
        <w:t>os</w:t>
      </w:r>
      <w:proofErr w:type="spellEnd"/>
      <w:r>
        <w:t xml:space="preserve"> </w:t>
      </w:r>
      <w:proofErr w:type="spellStart"/>
      <w:r>
        <w:t>haría</w:t>
      </w:r>
      <w:proofErr w:type="spellEnd"/>
      <w:r>
        <w:t xml:space="preserve"> </w:t>
      </w:r>
      <w:proofErr w:type="spellStart"/>
      <w:r>
        <w:t>estremecer</w:t>
      </w:r>
      <w:proofErr w:type="spellEnd"/>
      <w:r>
        <w:t xml:space="preserve">; mas entre mi </w:t>
      </w:r>
      <w:proofErr w:type="spellStart"/>
      <w:r>
        <w:t>justicia</w:t>
      </w:r>
      <w:proofErr w:type="spellEnd"/>
      <w:r>
        <w:t xml:space="preserve"> y </w:t>
      </w:r>
      <w:proofErr w:type="spellStart"/>
      <w:r>
        <w:t>el</w:t>
      </w:r>
      <w:proofErr w:type="spellEnd"/>
      <w:r>
        <w:t xml:space="preserve"> hombre, se </w:t>
      </w:r>
      <w:proofErr w:type="spellStart"/>
      <w:r>
        <w:t>interpone</w:t>
      </w:r>
      <w:proofErr w:type="spellEnd"/>
      <w:r>
        <w:t xml:space="preserve"> </w:t>
      </w:r>
      <w:proofErr w:type="spellStart"/>
      <w:r>
        <w:t>siempre</w:t>
      </w:r>
      <w:proofErr w:type="spellEnd"/>
      <w:r>
        <w:t xml:space="preserve"> la </w:t>
      </w:r>
      <w:proofErr w:type="spellStart"/>
      <w:r>
        <w:t>cruz</w:t>
      </w:r>
      <w:proofErr w:type="spellEnd"/>
      <w:r>
        <w:t xml:space="preserve"> y de </w:t>
      </w:r>
      <w:proofErr w:type="spellStart"/>
      <w:r>
        <w:t>Mí</w:t>
      </w:r>
      <w:proofErr w:type="spellEnd"/>
      <w:r>
        <w:t xml:space="preserve"> </w:t>
      </w:r>
      <w:proofErr w:type="spellStart"/>
      <w:r>
        <w:t>sólo</w:t>
      </w:r>
      <w:proofErr w:type="spellEnd"/>
      <w:r>
        <w:t xml:space="preserve"> </w:t>
      </w:r>
      <w:proofErr w:type="spellStart"/>
      <w:r>
        <w:t>brotan</w:t>
      </w:r>
      <w:proofErr w:type="spellEnd"/>
      <w:r>
        <w:t xml:space="preserve"> palabras de amor y de </w:t>
      </w:r>
      <w:proofErr w:type="spellStart"/>
      <w:r>
        <w:t>perdón</w:t>
      </w:r>
      <w:proofErr w:type="spellEnd"/>
      <w:r>
        <w:t xml:space="preserve">. </w:t>
      </w:r>
    </w:p>
    <w:p w14:paraId="5D1A48E3" w14:textId="77777777" w:rsidR="00F50769" w:rsidRDefault="00F50769" w:rsidP="00F50769">
      <w:r>
        <w:t>59. ¡</w:t>
      </w:r>
      <w:proofErr w:type="spellStart"/>
      <w:r>
        <w:t>Cuánto</w:t>
      </w:r>
      <w:proofErr w:type="spellEnd"/>
      <w:r>
        <w:t xml:space="preserve"> </w:t>
      </w:r>
      <w:proofErr w:type="spellStart"/>
      <w:r>
        <w:t>os</w:t>
      </w:r>
      <w:proofErr w:type="spellEnd"/>
      <w:r>
        <w:t xml:space="preserve"> he </w:t>
      </w:r>
      <w:proofErr w:type="spellStart"/>
      <w:r>
        <w:t>ayudado</w:t>
      </w:r>
      <w:proofErr w:type="spellEnd"/>
      <w:r>
        <w:t xml:space="preserve"> </w:t>
      </w:r>
      <w:proofErr w:type="spellStart"/>
      <w:r>
        <w:t>en</w:t>
      </w:r>
      <w:proofErr w:type="spellEnd"/>
      <w:r>
        <w:t xml:space="preserve"> </w:t>
      </w:r>
      <w:proofErr w:type="spellStart"/>
      <w:r>
        <w:t>este</w:t>
      </w:r>
      <w:proofErr w:type="spellEnd"/>
      <w:r>
        <w:t xml:space="preserve"> </w:t>
      </w:r>
      <w:proofErr w:type="spellStart"/>
      <w:r>
        <w:t>mundo</w:t>
      </w:r>
      <w:proofErr w:type="spellEnd"/>
      <w:r>
        <w:t xml:space="preserve">, para </w:t>
      </w:r>
      <w:proofErr w:type="spellStart"/>
      <w:r>
        <w:t>que</w:t>
      </w:r>
      <w:proofErr w:type="spellEnd"/>
      <w:r>
        <w:t xml:space="preserve"> no </w:t>
      </w:r>
      <w:proofErr w:type="spellStart"/>
      <w:r>
        <w:t>tengáis</w:t>
      </w:r>
      <w:proofErr w:type="spellEnd"/>
      <w:r>
        <w:t xml:space="preserve"> </w:t>
      </w:r>
      <w:proofErr w:type="spellStart"/>
      <w:r>
        <w:t>que</w:t>
      </w:r>
      <w:proofErr w:type="spellEnd"/>
      <w:r>
        <w:t xml:space="preserve"> </w:t>
      </w:r>
      <w:proofErr w:type="spellStart"/>
      <w:r>
        <w:t>arrepentiros</w:t>
      </w:r>
      <w:proofErr w:type="spellEnd"/>
      <w:r>
        <w:t xml:space="preserve"> </w:t>
      </w:r>
      <w:proofErr w:type="spellStart"/>
      <w:r>
        <w:t>cuando</w:t>
      </w:r>
      <w:proofErr w:type="spellEnd"/>
      <w:r>
        <w:t xml:space="preserve"> </w:t>
      </w:r>
      <w:proofErr w:type="spellStart"/>
      <w:r>
        <w:t>en</w:t>
      </w:r>
      <w:proofErr w:type="spellEnd"/>
      <w:r>
        <w:t xml:space="preserve"> </w:t>
      </w:r>
      <w:proofErr w:type="spellStart"/>
      <w:r>
        <w:t>espíritu</w:t>
      </w:r>
      <w:proofErr w:type="spellEnd"/>
      <w:r>
        <w:t xml:space="preserve"> </w:t>
      </w:r>
      <w:proofErr w:type="spellStart"/>
      <w:r>
        <w:t>lleguéis</w:t>
      </w:r>
      <w:proofErr w:type="spellEnd"/>
      <w:r>
        <w:t xml:space="preserve"> ante </w:t>
      </w:r>
      <w:proofErr w:type="spellStart"/>
      <w:r>
        <w:t>el</w:t>
      </w:r>
      <w:proofErr w:type="spellEnd"/>
      <w:r>
        <w:t xml:space="preserve"> </w:t>
      </w:r>
      <w:proofErr w:type="spellStart"/>
      <w:r>
        <w:t>juez</w:t>
      </w:r>
      <w:proofErr w:type="spellEnd"/>
      <w:r>
        <w:t xml:space="preserve">! </w:t>
      </w:r>
    </w:p>
    <w:p w14:paraId="546B0B66" w14:textId="77777777" w:rsidR="00F50769" w:rsidRDefault="00F50769" w:rsidP="00F50769">
      <w:r>
        <w:t xml:space="preserve">60. </w:t>
      </w:r>
      <w:proofErr w:type="spellStart"/>
      <w:r>
        <w:t>Sois</w:t>
      </w:r>
      <w:proofErr w:type="spellEnd"/>
      <w:r>
        <w:t xml:space="preserve"> </w:t>
      </w:r>
      <w:proofErr w:type="spellStart"/>
      <w:r>
        <w:t>los</w:t>
      </w:r>
      <w:proofErr w:type="spellEnd"/>
      <w:r>
        <w:t xml:space="preserve"> </w:t>
      </w:r>
      <w:proofErr w:type="spellStart"/>
      <w:r>
        <w:t>mismos</w:t>
      </w:r>
      <w:proofErr w:type="spellEnd"/>
      <w:r>
        <w:t xml:space="preserve"> </w:t>
      </w:r>
      <w:proofErr w:type="spellStart"/>
      <w:r>
        <w:t>que</w:t>
      </w:r>
      <w:proofErr w:type="spellEnd"/>
      <w:r>
        <w:t xml:space="preserve"> </w:t>
      </w:r>
      <w:proofErr w:type="spellStart"/>
      <w:r>
        <w:t>cruzasteis</w:t>
      </w:r>
      <w:proofErr w:type="spellEnd"/>
      <w:r>
        <w:t xml:space="preserve"> </w:t>
      </w:r>
      <w:proofErr w:type="spellStart"/>
      <w:r>
        <w:t>el</w:t>
      </w:r>
      <w:proofErr w:type="spellEnd"/>
      <w:r>
        <w:t xml:space="preserve"> </w:t>
      </w:r>
      <w:proofErr w:type="spellStart"/>
      <w:r>
        <w:t>desierto</w:t>
      </w:r>
      <w:proofErr w:type="spellEnd"/>
      <w:r>
        <w:t xml:space="preserve"> junto con Moisés, </w:t>
      </w:r>
      <w:proofErr w:type="spellStart"/>
      <w:r>
        <w:t>los</w:t>
      </w:r>
      <w:proofErr w:type="spellEnd"/>
      <w:r>
        <w:t xml:space="preserve"> </w:t>
      </w:r>
      <w:proofErr w:type="spellStart"/>
      <w:r>
        <w:t>mismos</w:t>
      </w:r>
      <w:proofErr w:type="spellEnd"/>
      <w:r>
        <w:t xml:space="preserve"> </w:t>
      </w:r>
      <w:proofErr w:type="spellStart"/>
      <w:r>
        <w:t>que</w:t>
      </w:r>
      <w:proofErr w:type="spellEnd"/>
      <w:r>
        <w:t xml:space="preserve"> </w:t>
      </w:r>
      <w:proofErr w:type="spellStart"/>
      <w:r>
        <w:t>seguisteis</w:t>
      </w:r>
      <w:proofErr w:type="spellEnd"/>
      <w:r>
        <w:t xml:space="preserve"> a Jesús </w:t>
      </w:r>
      <w:proofErr w:type="spellStart"/>
      <w:r>
        <w:t>por</w:t>
      </w:r>
      <w:proofErr w:type="spellEnd"/>
      <w:r>
        <w:t xml:space="preserve"> la Judea y </w:t>
      </w:r>
      <w:proofErr w:type="spellStart"/>
      <w:r>
        <w:t>todavía</w:t>
      </w:r>
      <w:proofErr w:type="spellEnd"/>
      <w:r>
        <w:t xml:space="preserve"> </w:t>
      </w:r>
      <w:proofErr w:type="spellStart"/>
      <w:r>
        <w:t>en</w:t>
      </w:r>
      <w:proofErr w:type="spellEnd"/>
      <w:r>
        <w:t xml:space="preserve"> </w:t>
      </w:r>
      <w:proofErr w:type="spellStart"/>
      <w:r>
        <w:t>este</w:t>
      </w:r>
      <w:proofErr w:type="spellEnd"/>
      <w:r>
        <w:t xml:space="preserve"> </w:t>
      </w:r>
      <w:proofErr w:type="spellStart"/>
      <w:r>
        <w:t>tiempo</w:t>
      </w:r>
      <w:proofErr w:type="spellEnd"/>
      <w:r>
        <w:t xml:space="preserve"> </w:t>
      </w:r>
      <w:proofErr w:type="spellStart"/>
      <w:r>
        <w:t>venís</w:t>
      </w:r>
      <w:proofErr w:type="spellEnd"/>
      <w:r>
        <w:t xml:space="preserve"> a </w:t>
      </w:r>
      <w:proofErr w:type="spellStart"/>
      <w:r>
        <w:t>pedir</w:t>
      </w:r>
      <w:proofErr w:type="spellEnd"/>
      <w:r>
        <w:t xml:space="preserve"> </w:t>
      </w:r>
      <w:proofErr w:type="spellStart"/>
      <w:r>
        <w:t>milagros</w:t>
      </w:r>
      <w:proofErr w:type="spellEnd"/>
      <w:r>
        <w:t xml:space="preserve"> para </w:t>
      </w:r>
      <w:proofErr w:type="spellStart"/>
      <w:r>
        <w:t>creer</w:t>
      </w:r>
      <w:proofErr w:type="spellEnd"/>
      <w:r>
        <w:t xml:space="preserve">, o a </w:t>
      </w:r>
      <w:proofErr w:type="spellStart"/>
      <w:r>
        <w:t>solicitar</w:t>
      </w:r>
      <w:proofErr w:type="spellEnd"/>
      <w:r>
        <w:t xml:space="preserve"> </w:t>
      </w:r>
      <w:proofErr w:type="spellStart"/>
      <w:r>
        <w:t>los</w:t>
      </w:r>
      <w:proofErr w:type="spellEnd"/>
      <w:r>
        <w:t xml:space="preserve"> </w:t>
      </w:r>
      <w:proofErr w:type="spellStart"/>
      <w:r>
        <w:t>bienes</w:t>
      </w:r>
      <w:proofErr w:type="spellEnd"/>
      <w:r>
        <w:t xml:space="preserve"> de la Tierra, </w:t>
      </w:r>
      <w:proofErr w:type="spellStart"/>
      <w:r>
        <w:t>como</w:t>
      </w:r>
      <w:proofErr w:type="spellEnd"/>
      <w:r>
        <w:t xml:space="preserve"> </w:t>
      </w:r>
      <w:proofErr w:type="spellStart"/>
      <w:r>
        <w:t>si</w:t>
      </w:r>
      <w:proofErr w:type="spellEnd"/>
      <w:r>
        <w:t xml:space="preserve"> no </w:t>
      </w:r>
      <w:proofErr w:type="spellStart"/>
      <w:r>
        <w:t>conocieseis</w:t>
      </w:r>
      <w:proofErr w:type="spellEnd"/>
      <w:r>
        <w:t xml:space="preserve"> la </w:t>
      </w:r>
      <w:proofErr w:type="spellStart"/>
      <w:r>
        <w:t>finalidad</w:t>
      </w:r>
      <w:proofErr w:type="spellEnd"/>
      <w:r>
        <w:t xml:space="preserve"> de </w:t>
      </w:r>
      <w:proofErr w:type="spellStart"/>
      <w:r>
        <w:t>vuestro</w:t>
      </w:r>
      <w:proofErr w:type="spellEnd"/>
      <w:r>
        <w:t xml:space="preserve"> </w:t>
      </w:r>
      <w:proofErr w:type="spellStart"/>
      <w:r>
        <w:t>destino</w:t>
      </w:r>
      <w:proofErr w:type="spellEnd"/>
      <w:r>
        <w:t xml:space="preserve">. </w:t>
      </w:r>
    </w:p>
    <w:p w14:paraId="29A12737" w14:textId="77777777" w:rsidR="00F50769" w:rsidRDefault="00F50769" w:rsidP="00F50769">
      <w:r>
        <w:t xml:space="preserve">61. No </w:t>
      </w:r>
      <w:proofErr w:type="spellStart"/>
      <w:r>
        <w:t>os</w:t>
      </w:r>
      <w:proofErr w:type="spellEnd"/>
      <w:r>
        <w:t xml:space="preserve"> </w:t>
      </w:r>
      <w:proofErr w:type="spellStart"/>
      <w:r>
        <w:t>familiaricéis</w:t>
      </w:r>
      <w:proofErr w:type="spellEnd"/>
      <w:r>
        <w:t xml:space="preserve"> con </w:t>
      </w:r>
      <w:proofErr w:type="spellStart"/>
      <w:r>
        <w:t>esta</w:t>
      </w:r>
      <w:proofErr w:type="spellEnd"/>
      <w:r>
        <w:t xml:space="preserve"> </w:t>
      </w:r>
      <w:proofErr w:type="spellStart"/>
      <w:r>
        <w:t>manifestación</w:t>
      </w:r>
      <w:proofErr w:type="spellEnd"/>
      <w:r>
        <w:t xml:space="preserve">, </w:t>
      </w:r>
      <w:proofErr w:type="spellStart"/>
      <w:r>
        <w:t>porque</w:t>
      </w:r>
      <w:proofErr w:type="spellEnd"/>
      <w:r>
        <w:t xml:space="preserve"> </w:t>
      </w:r>
      <w:proofErr w:type="spellStart"/>
      <w:r>
        <w:t>perderéis</w:t>
      </w:r>
      <w:proofErr w:type="spellEnd"/>
      <w:r>
        <w:t xml:space="preserve"> </w:t>
      </w:r>
      <w:proofErr w:type="spellStart"/>
      <w:r>
        <w:t>el</w:t>
      </w:r>
      <w:proofErr w:type="spellEnd"/>
      <w:r>
        <w:t xml:space="preserve"> </w:t>
      </w:r>
      <w:proofErr w:type="spellStart"/>
      <w:r>
        <w:t>respeto</w:t>
      </w:r>
      <w:proofErr w:type="spellEnd"/>
      <w:r>
        <w:t xml:space="preserve"> y la </w:t>
      </w:r>
      <w:proofErr w:type="spellStart"/>
      <w:r>
        <w:t>fe</w:t>
      </w:r>
      <w:proofErr w:type="spellEnd"/>
      <w:r>
        <w:t xml:space="preserve"> </w:t>
      </w:r>
      <w:proofErr w:type="spellStart"/>
      <w:r>
        <w:t>que</w:t>
      </w:r>
      <w:proofErr w:type="spellEnd"/>
      <w:r>
        <w:t xml:space="preserve"> ante </w:t>
      </w:r>
      <w:proofErr w:type="spellStart"/>
      <w:r>
        <w:t>ella</w:t>
      </w:r>
      <w:proofErr w:type="spellEnd"/>
      <w:r>
        <w:t xml:space="preserve"> </w:t>
      </w:r>
      <w:proofErr w:type="spellStart"/>
      <w:r>
        <w:t>debéis</w:t>
      </w:r>
      <w:proofErr w:type="spellEnd"/>
      <w:r>
        <w:t xml:space="preserve"> </w:t>
      </w:r>
      <w:proofErr w:type="spellStart"/>
      <w:r>
        <w:t>tener</w:t>
      </w:r>
      <w:proofErr w:type="spellEnd"/>
      <w:r>
        <w:t xml:space="preserve"> y ¿</w:t>
      </w:r>
      <w:proofErr w:type="spellStart"/>
      <w:r>
        <w:t>Qué</w:t>
      </w:r>
      <w:proofErr w:type="spellEnd"/>
      <w:r>
        <w:t xml:space="preserve"> </w:t>
      </w:r>
      <w:proofErr w:type="spellStart"/>
      <w:r>
        <w:t>podréis</w:t>
      </w:r>
      <w:proofErr w:type="spellEnd"/>
      <w:r>
        <w:t xml:space="preserve"> </w:t>
      </w:r>
      <w:proofErr w:type="spellStart"/>
      <w:r>
        <w:t>aprovechar</w:t>
      </w:r>
      <w:proofErr w:type="spellEnd"/>
      <w:r>
        <w:t xml:space="preserve"> de </w:t>
      </w:r>
      <w:proofErr w:type="spellStart"/>
      <w:r>
        <w:t>ella</w:t>
      </w:r>
      <w:proofErr w:type="spellEnd"/>
      <w:r>
        <w:t xml:space="preserve"> </w:t>
      </w:r>
      <w:proofErr w:type="spellStart"/>
      <w:r>
        <w:t>si</w:t>
      </w:r>
      <w:proofErr w:type="spellEnd"/>
      <w:r>
        <w:t xml:space="preserve"> </w:t>
      </w:r>
      <w:proofErr w:type="spellStart"/>
      <w:r>
        <w:t>vuestro</w:t>
      </w:r>
      <w:proofErr w:type="spellEnd"/>
      <w:r>
        <w:t xml:space="preserve"> </w:t>
      </w:r>
      <w:proofErr w:type="spellStart"/>
      <w:r>
        <w:t>espíritu</w:t>
      </w:r>
      <w:proofErr w:type="spellEnd"/>
      <w:r>
        <w:t xml:space="preserve"> </w:t>
      </w:r>
      <w:proofErr w:type="spellStart"/>
      <w:r>
        <w:t>está</w:t>
      </w:r>
      <w:proofErr w:type="spellEnd"/>
      <w:r>
        <w:t xml:space="preserve"> </w:t>
      </w:r>
      <w:proofErr w:type="spellStart"/>
      <w:r>
        <w:t>ausente</w:t>
      </w:r>
      <w:proofErr w:type="spellEnd"/>
      <w:r>
        <w:t xml:space="preserve"> y </w:t>
      </w:r>
      <w:proofErr w:type="spellStart"/>
      <w:r>
        <w:t>vuestra</w:t>
      </w:r>
      <w:proofErr w:type="spellEnd"/>
      <w:r>
        <w:t xml:space="preserve"> </w:t>
      </w:r>
      <w:proofErr w:type="spellStart"/>
      <w:r>
        <w:t>mente</w:t>
      </w:r>
      <w:proofErr w:type="spellEnd"/>
      <w:r>
        <w:t xml:space="preserve"> </w:t>
      </w:r>
      <w:proofErr w:type="spellStart"/>
      <w:r>
        <w:t>distraída</w:t>
      </w:r>
      <w:proofErr w:type="spellEnd"/>
      <w:r>
        <w:t xml:space="preserve">? </w:t>
      </w:r>
    </w:p>
    <w:p w14:paraId="266A36AF" w14:textId="77777777" w:rsidR="00F50769" w:rsidRDefault="00F50769" w:rsidP="00F50769">
      <w:r>
        <w:t xml:space="preserve">62. En mi </w:t>
      </w:r>
      <w:proofErr w:type="spellStart"/>
      <w:r>
        <w:t>Divinidad</w:t>
      </w:r>
      <w:proofErr w:type="spellEnd"/>
      <w:r>
        <w:t xml:space="preserve"> </w:t>
      </w:r>
      <w:proofErr w:type="spellStart"/>
      <w:r>
        <w:t>existe</w:t>
      </w:r>
      <w:proofErr w:type="spellEnd"/>
      <w:r>
        <w:t xml:space="preserve"> </w:t>
      </w:r>
      <w:proofErr w:type="spellStart"/>
      <w:r>
        <w:t>el</w:t>
      </w:r>
      <w:proofErr w:type="spellEnd"/>
      <w:r>
        <w:t xml:space="preserve"> amor de </w:t>
      </w:r>
      <w:proofErr w:type="spellStart"/>
      <w:r>
        <w:t>intercesión</w:t>
      </w:r>
      <w:proofErr w:type="spellEnd"/>
      <w:r>
        <w:t>, es María. ¡</w:t>
      </w:r>
      <w:proofErr w:type="spellStart"/>
      <w:r>
        <w:t>Cuántos</w:t>
      </w:r>
      <w:proofErr w:type="spellEnd"/>
      <w:r>
        <w:t xml:space="preserve"> </w:t>
      </w:r>
      <w:proofErr w:type="spellStart"/>
      <w:r>
        <w:t>corazones</w:t>
      </w:r>
      <w:proofErr w:type="spellEnd"/>
      <w:r>
        <w:t xml:space="preserve"> </w:t>
      </w:r>
      <w:proofErr w:type="spellStart"/>
      <w:r>
        <w:t>que</w:t>
      </w:r>
      <w:proofErr w:type="spellEnd"/>
      <w:r>
        <w:t xml:space="preserve"> </w:t>
      </w:r>
      <w:proofErr w:type="spellStart"/>
      <w:r>
        <w:t>permanecían</w:t>
      </w:r>
      <w:proofErr w:type="spellEnd"/>
      <w:r>
        <w:t xml:space="preserve"> </w:t>
      </w:r>
      <w:proofErr w:type="spellStart"/>
      <w:r>
        <w:t>cerrados</w:t>
      </w:r>
      <w:proofErr w:type="spellEnd"/>
      <w:r>
        <w:t xml:space="preserve"> a la </w:t>
      </w:r>
      <w:proofErr w:type="spellStart"/>
      <w:r>
        <w:t>fe</w:t>
      </w:r>
      <w:proofErr w:type="spellEnd"/>
      <w:r>
        <w:t xml:space="preserve">, se </w:t>
      </w:r>
      <w:proofErr w:type="spellStart"/>
      <w:r>
        <w:t>han</w:t>
      </w:r>
      <w:proofErr w:type="spellEnd"/>
      <w:r>
        <w:t xml:space="preserve"> </w:t>
      </w:r>
      <w:proofErr w:type="spellStart"/>
      <w:r>
        <w:t>abierto</w:t>
      </w:r>
      <w:proofErr w:type="spellEnd"/>
      <w:r>
        <w:t xml:space="preserve"> </w:t>
      </w:r>
      <w:proofErr w:type="spellStart"/>
      <w:r>
        <w:t>por</w:t>
      </w:r>
      <w:proofErr w:type="spellEnd"/>
      <w:r>
        <w:t xml:space="preserve"> </w:t>
      </w:r>
      <w:proofErr w:type="spellStart"/>
      <w:r>
        <w:t>ella</w:t>
      </w:r>
      <w:proofErr w:type="spellEnd"/>
      <w:r>
        <w:t xml:space="preserve"> al </w:t>
      </w:r>
      <w:proofErr w:type="spellStart"/>
      <w:r>
        <w:t>arrepentimiento</w:t>
      </w:r>
      <w:proofErr w:type="spellEnd"/>
      <w:r>
        <w:t xml:space="preserve"> y al amor! Su </w:t>
      </w:r>
      <w:proofErr w:type="spellStart"/>
      <w:r>
        <w:t>esencia</w:t>
      </w:r>
      <w:proofErr w:type="spellEnd"/>
      <w:r>
        <w:t xml:space="preserve"> maternal </w:t>
      </w:r>
      <w:proofErr w:type="spellStart"/>
      <w:r>
        <w:t>está</w:t>
      </w:r>
      <w:proofErr w:type="spellEnd"/>
      <w:r>
        <w:t xml:space="preserve"> </w:t>
      </w:r>
      <w:proofErr w:type="spellStart"/>
      <w:r>
        <w:t>en</w:t>
      </w:r>
      <w:proofErr w:type="spellEnd"/>
      <w:r>
        <w:t xml:space="preserve"> </w:t>
      </w:r>
      <w:proofErr w:type="spellStart"/>
      <w:r>
        <w:t>toda</w:t>
      </w:r>
      <w:proofErr w:type="spellEnd"/>
      <w:r>
        <w:t xml:space="preserve"> la </w:t>
      </w:r>
      <w:proofErr w:type="spellStart"/>
      <w:r>
        <w:t>creación</w:t>
      </w:r>
      <w:proofErr w:type="spellEnd"/>
      <w:r>
        <w:t xml:space="preserve">, es </w:t>
      </w:r>
      <w:proofErr w:type="spellStart"/>
      <w:r>
        <w:t>sentida</w:t>
      </w:r>
      <w:proofErr w:type="spellEnd"/>
      <w:r>
        <w:t xml:space="preserve"> </w:t>
      </w:r>
      <w:proofErr w:type="spellStart"/>
      <w:r>
        <w:t>por</w:t>
      </w:r>
      <w:proofErr w:type="spellEnd"/>
      <w:r>
        <w:t xml:space="preserve"> </w:t>
      </w:r>
      <w:proofErr w:type="spellStart"/>
      <w:r>
        <w:t>todos</w:t>
      </w:r>
      <w:proofErr w:type="spellEnd"/>
      <w:r>
        <w:t xml:space="preserve"> y sin embargo hay </w:t>
      </w:r>
      <w:proofErr w:type="spellStart"/>
      <w:r>
        <w:t>quienes</w:t>
      </w:r>
      <w:proofErr w:type="spellEnd"/>
      <w:r>
        <w:t xml:space="preserve"> </w:t>
      </w:r>
      <w:proofErr w:type="spellStart"/>
      <w:r>
        <w:t>contemplándola</w:t>
      </w:r>
      <w:proofErr w:type="spellEnd"/>
      <w:r>
        <w:t xml:space="preserve"> la </w:t>
      </w:r>
      <w:proofErr w:type="spellStart"/>
      <w:r>
        <w:t>nieguen</w:t>
      </w:r>
      <w:proofErr w:type="spellEnd"/>
      <w:r>
        <w:t xml:space="preserve">. </w:t>
      </w:r>
    </w:p>
    <w:p w14:paraId="53C098E9" w14:textId="77777777" w:rsidR="00F50769" w:rsidRDefault="00F50769" w:rsidP="00F50769">
      <w:r>
        <w:t xml:space="preserve">63. Sed </w:t>
      </w:r>
      <w:proofErr w:type="spellStart"/>
      <w:r>
        <w:t>vosotros</w:t>
      </w:r>
      <w:proofErr w:type="spellEnd"/>
      <w:r>
        <w:t xml:space="preserve"> </w:t>
      </w:r>
      <w:proofErr w:type="spellStart"/>
      <w:r>
        <w:t>los</w:t>
      </w:r>
      <w:proofErr w:type="spellEnd"/>
      <w:r>
        <w:t xml:space="preserve"> </w:t>
      </w:r>
      <w:proofErr w:type="spellStart"/>
      <w:r>
        <w:t>sembradores</w:t>
      </w:r>
      <w:proofErr w:type="spellEnd"/>
      <w:r>
        <w:t xml:space="preserve"> </w:t>
      </w:r>
      <w:proofErr w:type="spellStart"/>
      <w:r>
        <w:t>incansables</w:t>
      </w:r>
      <w:proofErr w:type="spellEnd"/>
      <w:r>
        <w:t xml:space="preserve"> de mis </w:t>
      </w:r>
      <w:proofErr w:type="spellStart"/>
      <w:r>
        <w:t>revelaciones</w:t>
      </w:r>
      <w:proofErr w:type="spellEnd"/>
      <w:r>
        <w:t xml:space="preserve">, para </w:t>
      </w:r>
      <w:proofErr w:type="spellStart"/>
      <w:r>
        <w:t>que</w:t>
      </w:r>
      <w:proofErr w:type="spellEnd"/>
      <w:r>
        <w:t xml:space="preserve"> </w:t>
      </w:r>
      <w:proofErr w:type="spellStart"/>
      <w:r>
        <w:t>el</w:t>
      </w:r>
      <w:proofErr w:type="spellEnd"/>
      <w:r>
        <w:t xml:space="preserve"> </w:t>
      </w:r>
      <w:proofErr w:type="spellStart"/>
      <w:r>
        <w:t>mundo</w:t>
      </w:r>
      <w:proofErr w:type="spellEnd"/>
      <w:r>
        <w:t xml:space="preserve"> se prepare y </w:t>
      </w:r>
      <w:proofErr w:type="spellStart"/>
      <w:r>
        <w:t>alcance</w:t>
      </w:r>
      <w:proofErr w:type="spellEnd"/>
      <w:r>
        <w:t xml:space="preserve"> </w:t>
      </w:r>
      <w:proofErr w:type="spellStart"/>
      <w:r>
        <w:t>elevación</w:t>
      </w:r>
      <w:proofErr w:type="spellEnd"/>
      <w:r>
        <w:t xml:space="preserve"> y luz. </w:t>
      </w:r>
    </w:p>
    <w:p w14:paraId="1EB70B79" w14:textId="77777777" w:rsidR="00F50769" w:rsidRDefault="00F50769" w:rsidP="00F50769">
      <w:r>
        <w:t xml:space="preserve">64. Antes de mi </w:t>
      </w:r>
      <w:proofErr w:type="spellStart"/>
      <w:r>
        <w:t>partida</w:t>
      </w:r>
      <w:proofErr w:type="spellEnd"/>
      <w:r>
        <w:t xml:space="preserve">, </w:t>
      </w:r>
      <w:proofErr w:type="spellStart"/>
      <w:r>
        <w:t>prepararé</w:t>
      </w:r>
      <w:proofErr w:type="spellEnd"/>
      <w:r>
        <w:t xml:space="preserve"> </w:t>
      </w:r>
      <w:proofErr w:type="spellStart"/>
      <w:r>
        <w:t>los</w:t>
      </w:r>
      <w:proofErr w:type="spellEnd"/>
      <w:r>
        <w:t xml:space="preserve"> caminos </w:t>
      </w:r>
      <w:proofErr w:type="spellStart"/>
      <w:r>
        <w:t>por</w:t>
      </w:r>
      <w:proofErr w:type="spellEnd"/>
      <w:r>
        <w:t xml:space="preserve"> </w:t>
      </w:r>
      <w:proofErr w:type="spellStart"/>
      <w:r>
        <w:t>los</w:t>
      </w:r>
      <w:proofErr w:type="spellEnd"/>
      <w:r>
        <w:t xml:space="preserve"> </w:t>
      </w:r>
      <w:proofErr w:type="spellStart"/>
      <w:r>
        <w:t>que</w:t>
      </w:r>
      <w:proofErr w:type="spellEnd"/>
      <w:r>
        <w:t xml:space="preserve"> </w:t>
      </w:r>
      <w:proofErr w:type="spellStart"/>
      <w:r>
        <w:t>tenéis</w:t>
      </w:r>
      <w:proofErr w:type="spellEnd"/>
      <w:r>
        <w:t xml:space="preserve"> </w:t>
      </w:r>
      <w:proofErr w:type="spellStart"/>
      <w:r>
        <w:t>que</w:t>
      </w:r>
      <w:proofErr w:type="spellEnd"/>
      <w:r>
        <w:t xml:space="preserve"> </w:t>
      </w:r>
      <w:proofErr w:type="spellStart"/>
      <w:r>
        <w:t>andar</w:t>
      </w:r>
      <w:proofErr w:type="spellEnd"/>
      <w:r>
        <w:t xml:space="preserve">. No </w:t>
      </w:r>
      <w:proofErr w:type="spellStart"/>
      <w:r>
        <w:t>sabéis</w:t>
      </w:r>
      <w:proofErr w:type="spellEnd"/>
      <w:r>
        <w:t xml:space="preserve"> lo </w:t>
      </w:r>
      <w:proofErr w:type="spellStart"/>
      <w:r>
        <w:t>que</w:t>
      </w:r>
      <w:proofErr w:type="spellEnd"/>
      <w:r>
        <w:t xml:space="preserve"> </w:t>
      </w:r>
      <w:proofErr w:type="spellStart"/>
      <w:r>
        <w:t>tengo</w:t>
      </w:r>
      <w:proofErr w:type="spellEnd"/>
      <w:r>
        <w:t xml:space="preserve"> </w:t>
      </w:r>
      <w:proofErr w:type="spellStart"/>
      <w:r>
        <w:t>decretado</w:t>
      </w:r>
      <w:proofErr w:type="spellEnd"/>
      <w:r>
        <w:t xml:space="preserve"> para </w:t>
      </w:r>
      <w:proofErr w:type="spellStart"/>
      <w:r>
        <w:t>los</w:t>
      </w:r>
      <w:proofErr w:type="spellEnd"/>
      <w:r>
        <w:t xml:space="preserve"> </w:t>
      </w:r>
      <w:proofErr w:type="spellStart"/>
      <w:r>
        <w:t>últimos</w:t>
      </w:r>
      <w:proofErr w:type="spellEnd"/>
      <w:r>
        <w:t xml:space="preserve"> </w:t>
      </w:r>
      <w:proofErr w:type="spellStart"/>
      <w:r>
        <w:t>años</w:t>
      </w:r>
      <w:proofErr w:type="spellEnd"/>
      <w:r>
        <w:t xml:space="preserve"> de mi </w:t>
      </w:r>
      <w:proofErr w:type="spellStart"/>
      <w:r>
        <w:t>manifestación</w:t>
      </w:r>
      <w:proofErr w:type="spellEnd"/>
      <w:r>
        <w:t xml:space="preserve">. </w:t>
      </w:r>
      <w:proofErr w:type="spellStart"/>
      <w:r>
        <w:t>Os</w:t>
      </w:r>
      <w:proofErr w:type="spellEnd"/>
      <w:r>
        <w:t xml:space="preserve"> </w:t>
      </w:r>
      <w:proofErr w:type="spellStart"/>
      <w:r>
        <w:t>preparo</w:t>
      </w:r>
      <w:proofErr w:type="spellEnd"/>
      <w:r>
        <w:t xml:space="preserve">, </w:t>
      </w:r>
      <w:proofErr w:type="spellStart"/>
      <w:r>
        <w:t>porque</w:t>
      </w:r>
      <w:proofErr w:type="spellEnd"/>
      <w:r>
        <w:t xml:space="preserve"> </w:t>
      </w:r>
      <w:proofErr w:type="spellStart"/>
      <w:r>
        <w:t>grandes</w:t>
      </w:r>
      <w:proofErr w:type="spellEnd"/>
      <w:r>
        <w:t xml:space="preserve"> </w:t>
      </w:r>
      <w:proofErr w:type="spellStart"/>
      <w:r>
        <w:t>pruebas</w:t>
      </w:r>
      <w:proofErr w:type="spellEnd"/>
      <w:r>
        <w:t xml:space="preserve"> </w:t>
      </w:r>
      <w:proofErr w:type="spellStart"/>
      <w:r>
        <w:t>surgirán</w:t>
      </w:r>
      <w:proofErr w:type="spellEnd"/>
      <w:r>
        <w:t xml:space="preserve"> </w:t>
      </w:r>
      <w:proofErr w:type="spellStart"/>
      <w:r>
        <w:t>en</w:t>
      </w:r>
      <w:proofErr w:type="spellEnd"/>
      <w:r>
        <w:t xml:space="preserve"> </w:t>
      </w:r>
      <w:proofErr w:type="spellStart"/>
      <w:r>
        <w:t>esos</w:t>
      </w:r>
      <w:proofErr w:type="spellEnd"/>
      <w:r>
        <w:t xml:space="preserve"> días. </w:t>
      </w:r>
      <w:proofErr w:type="spellStart"/>
      <w:r>
        <w:t>Haré</w:t>
      </w:r>
      <w:proofErr w:type="spellEnd"/>
      <w:r>
        <w:t xml:space="preserve"> </w:t>
      </w:r>
      <w:proofErr w:type="spellStart"/>
      <w:r>
        <w:t>desaparecer</w:t>
      </w:r>
      <w:proofErr w:type="spellEnd"/>
      <w:r>
        <w:t xml:space="preserve"> entre </w:t>
      </w:r>
      <w:proofErr w:type="spellStart"/>
      <w:r>
        <w:t>vosotros</w:t>
      </w:r>
      <w:proofErr w:type="spellEnd"/>
      <w:r>
        <w:t xml:space="preserve">, </w:t>
      </w:r>
      <w:proofErr w:type="spellStart"/>
      <w:r>
        <w:t>toda</w:t>
      </w:r>
      <w:proofErr w:type="spellEnd"/>
      <w:r>
        <w:t xml:space="preserve"> la </w:t>
      </w:r>
      <w:proofErr w:type="spellStart"/>
      <w:r>
        <w:t>mixtificación</w:t>
      </w:r>
      <w:proofErr w:type="spellEnd"/>
      <w:r>
        <w:t xml:space="preserve"> </w:t>
      </w:r>
      <w:proofErr w:type="spellStart"/>
      <w:r>
        <w:t>que</w:t>
      </w:r>
      <w:proofErr w:type="spellEnd"/>
      <w:r>
        <w:t xml:space="preserve"> a mi </w:t>
      </w:r>
      <w:proofErr w:type="spellStart"/>
      <w:r>
        <w:t>Doctrina</w:t>
      </w:r>
      <w:proofErr w:type="spellEnd"/>
      <w:r>
        <w:t xml:space="preserve"> </w:t>
      </w:r>
      <w:proofErr w:type="spellStart"/>
      <w:r>
        <w:t>habéis</w:t>
      </w:r>
      <w:proofErr w:type="spellEnd"/>
      <w:r>
        <w:t xml:space="preserve"> </w:t>
      </w:r>
      <w:proofErr w:type="spellStart"/>
      <w:r>
        <w:t>traído</w:t>
      </w:r>
      <w:proofErr w:type="spellEnd"/>
      <w:r>
        <w:t xml:space="preserve">, para </w:t>
      </w:r>
      <w:proofErr w:type="spellStart"/>
      <w:r>
        <w:t>que</w:t>
      </w:r>
      <w:proofErr w:type="spellEnd"/>
      <w:r>
        <w:t xml:space="preserve"> </w:t>
      </w:r>
      <w:proofErr w:type="spellStart"/>
      <w:r>
        <w:t>conozcáis</w:t>
      </w:r>
      <w:proofErr w:type="spellEnd"/>
      <w:r>
        <w:t xml:space="preserve"> mi Obra </w:t>
      </w:r>
      <w:proofErr w:type="spellStart"/>
      <w:r>
        <w:t>en</w:t>
      </w:r>
      <w:proofErr w:type="spellEnd"/>
      <w:r>
        <w:t xml:space="preserve"> su </w:t>
      </w:r>
      <w:proofErr w:type="spellStart"/>
      <w:r>
        <w:t>pureza</w:t>
      </w:r>
      <w:proofErr w:type="spellEnd"/>
      <w:r>
        <w:t xml:space="preserve">. </w:t>
      </w:r>
    </w:p>
    <w:p w14:paraId="6F3FD8DA" w14:textId="77777777" w:rsidR="00F50769" w:rsidRDefault="00F50769" w:rsidP="00F50769">
      <w:r>
        <w:t xml:space="preserve">65. </w:t>
      </w:r>
      <w:proofErr w:type="spellStart"/>
      <w:r>
        <w:t>Velad</w:t>
      </w:r>
      <w:proofErr w:type="spellEnd"/>
      <w:r>
        <w:t xml:space="preserve">, pueblo, </w:t>
      </w:r>
      <w:proofErr w:type="spellStart"/>
      <w:r>
        <w:t>porque</w:t>
      </w:r>
      <w:proofErr w:type="spellEnd"/>
      <w:r>
        <w:t xml:space="preserve"> </w:t>
      </w:r>
      <w:proofErr w:type="spellStart"/>
      <w:r>
        <w:t>después</w:t>
      </w:r>
      <w:proofErr w:type="spellEnd"/>
      <w:r>
        <w:t xml:space="preserve"> de mi </w:t>
      </w:r>
      <w:proofErr w:type="spellStart"/>
      <w:r>
        <w:t>partida</w:t>
      </w:r>
      <w:proofErr w:type="spellEnd"/>
      <w:r>
        <w:t xml:space="preserve"> </w:t>
      </w:r>
      <w:proofErr w:type="spellStart"/>
      <w:r>
        <w:t>habrá</w:t>
      </w:r>
      <w:proofErr w:type="spellEnd"/>
      <w:r>
        <w:t xml:space="preserve"> </w:t>
      </w:r>
      <w:proofErr w:type="spellStart"/>
      <w:r>
        <w:t>quienes</w:t>
      </w:r>
      <w:proofErr w:type="spellEnd"/>
      <w:r>
        <w:t xml:space="preserve"> se </w:t>
      </w:r>
      <w:proofErr w:type="spellStart"/>
      <w:r>
        <w:t>levanten</w:t>
      </w:r>
      <w:proofErr w:type="spellEnd"/>
      <w:r>
        <w:t xml:space="preserve"> </w:t>
      </w:r>
      <w:proofErr w:type="spellStart"/>
      <w:r>
        <w:t>haciéndoos</w:t>
      </w:r>
      <w:proofErr w:type="spellEnd"/>
      <w:r>
        <w:t xml:space="preserve"> </w:t>
      </w:r>
      <w:proofErr w:type="spellStart"/>
      <w:r>
        <w:t>creer</w:t>
      </w:r>
      <w:proofErr w:type="spellEnd"/>
      <w:r>
        <w:t xml:space="preserve"> </w:t>
      </w:r>
      <w:proofErr w:type="spellStart"/>
      <w:r>
        <w:t>que</w:t>
      </w:r>
      <w:proofErr w:type="spellEnd"/>
      <w:r>
        <w:t xml:space="preserve"> </w:t>
      </w:r>
      <w:proofErr w:type="spellStart"/>
      <w:r>
        <w:t>sigo</w:t>
      </w:r>
      <w:proofErr w:type="spellEnd"/>
      <w:r>
        <w:t xml:space="preserve"> </w:t>
      </w:r>
      <w:proofErr w:type="spellStart"/>
      <w:r>
        <w:t>manifestándome</w:t>
      </w:r>
      <w:proofErr w:type="spellEnd"/>
      <w:r>
        <w:t xml:space="preserve"> a </w:t>
      </w:r>
      <w:proofErr w:type="spellStart"/>
      <w:r>
        <w:t>través</w:t>
      </w:r>
      <w:proofErr w:type="spellEnd"/>
      <w:r>
        <w:t xml:space="preserve"> del </w:t>
      </w:r>
      <w:proofErr w:type="spellStart"/>
      <w:r>
        <w:t>entendimiento</w:t>
      </w:r>
      <w:proofErr w:type="spellEnd"/>
      <w:r>
        <w:t xml:space="preserve"> </w:t>
      </w:r>
      <w:proofErr w:type="spellStart"/>
      <w:r>
        <w:t>humano</w:t>
      </w:r>
      <w:proofErr w:type="spellEnd"/>
      <w:r>
        <w:t xml:space="preserve">. </w:t>
      </w:r>
      <w:proofErr w:type="spellStart"/>
      <w:r>
        <w:t>Os</w:t>
      </w:r>
      <w:proofErr w:type="spellEnd"/>
      <w:r>
        <w:t xml:space="preserve"> </w:t>
      </w:r>
      <w:proofErr w:type="spellStart"/>
      <w:r>
        <w:t>dejo</w:t>
      </w:r>
      <w:proofErr w:type="spellEnd"/>
      <w:r>
        <w:t xml:space="preserve"> </w:t>
      </w:r>
      <w:proofErr w:type="spellStart"/>
      <w:r>
        <w:t>alerta</w:t>
      </w:r>
      <w:proofErr w:type="spellEnd"/>
      <w:r>
        <w:t xml:space="preserve"> y </w:t>
      </w:r>
      <w:proofErr w:type="spellStart"/>
      <w:r>
        <w:t>preparo</w:t>
      </w:r>
      <w:proofErr w:type="spellEnd"/>
      <w:r>
        <w:t xml:space="preserve"> </w:t>
      </w:r>
      <w:proofErr w:type="spellStart"/>
      <w:r>
        <w:t>vuestro</w:t>
      </w:r>
      <w:proofErr w:type="spellEnd"/>
      <w:r>
        <w:t xml:space="preserve"> </w:t>
      </w:r>
      <w:proofErr w:type="spellStart"/>
      <w:r>
        <w:t>corazón</w:t>
      </w:r>
      <w:proofErr w:type="spellEnd"/>
      <w:r>
        <w:t xml:space="preserve"> para </w:t>
      </w:r>
      <w:proofErr w:type="spellStart"/>
      <w:r>
        <w:t>que</w:t>
      </w:r>
      <w:proofErr w:type="spellEnd"/>
      <w:r>
        <w:t xml:space="preserve"> </w:t>
      </w:r>
      <w:proofErr w:type="spellStart"/>
      <w:r>
        <w:t>él</w:t>
      </w:r>
      <w:proofErr w:type="spellEnd"/>
      <w:r>
        <w:t xml:space="preserve">, </w:t>
      </w:r>
      <w:proofErr w:type="spellStart"/>
      <w:r>
        <w:t>conociendo</w:t>
      </w:r>
      <w:proofErr w:type="spellEnd"/>
      <w:r>
        <w:t xml:space="preserve"> mi </w:t>
      </w:r>
      <w:proofErr w:type="spellStart"/>
      <w:r>
        <w:t>esencia</w:t>
      </w:r>
      <w:proofErr w:type="spellEnd"/>
      <w:r>
        <w:t xml:space="preserve"> y </w:t>
      </w:r>
      <w:proofErr w:type="spellStart"/>
      <w:r>
        <w:t>el</w:t>
      </w:r>
      <w:proofErr w:type="spellEnd"/>
      <w:r>
        <w:t xml:space="preserve"> </w:t>
      </w:r>
      <w:proofErr w:type="spellStart"/>
      <w:r>
        <w:t>sabor</w:t>
      </w:r>
      <w:proofErr w:type="spellEnd"/>
      <w:r>
        <w:t xml:space="preserve"> de </w:t>
      </w:r>
      <w:proofErr w:type="spellStart"/>
      <w:r>
        <w:t>este</w:t>
      </w:r>
      <w:proofErr w:type="spellEnd"/>
      <w:r>
        <w:t xml:space="preserve"> </w:t>
      </w:r>
      <w:proofErr w:type="spellStart"/>
      <w:r>
        <w:t>fruto</w:t>
      </w:r>
      <w:proofErr w:type="spellEnd"/>
      <w:r>
        <w:t xml:space="preserve">, no se </w:t>
      </w:r>
      <w:proofErr w:type="spellStart"/>
      <w:r>
        <w:t>deje</w:t>
      </w:r>
      <w:proofErr w:type="spellEnd"/>
      <w:r>
        <w:t xml:space="preserve"> </w:t>
      </w:r>
      <w:proofErr w:type="spellStart"/>
      <w:r>
        <w:t>seducir</w:t>
      </w:r>
      <w:proofErr w:type="spellEnd"/>
      <w:r>
        <w:t xml:space="preserve"> </w:t>
      </w:r>
      <w:proofErr w:type="spellStart"/>
      <w:r>
        <w:t>por</w:t>
      </w:r>
      <w:proofErr w:type="spellEnd"/>
      <w:r>
        <w:t xml:space="preserve"> </w:t>
      </w:r>
      <w:proofErr w:type="spellStart"/>
      <w:r>
        <w:t>los</w:t>
      </w:r>
      <w:proofErr w:type="spellEnd"/>
      <w:r>
        <w:t xml:space="preserve"> </w:t>
      </w:r>
      <w:proofErr w:type="spellStart"/>
      <w:r>
        <w:lastRenderedPageBreak/>
        <w:t>impostores</w:t>
      </w:r>
      <w:proofErr w:type="spellEnd"/>
      <w:r>
        <w:t xml:space="preserve">; mas </w:t>
      </w:r>
      <w:proofErr w:type="spellStart"/>
      <w:r>
        <w:t>si</w:t>
      </w:r>
      <w:proofErr w:type="spellEnd"/>
      <w:r>
        <w:t xml:space="preserve"> no </w:t>
      </w:r>
      <w:proofErr w:type="spellStart"/>
      <w:r>
        <w:t>os</w:t>
      </w:r>
      <w:proofErr w:type="spellEnd"/>
      <w:r>
        <w:t xml:space="preserve"> </w:t>
      </w:r>
      <w:proofErr w:type="spellStart"/>
      <w:r>
        <w:t>preparáis</w:t>
      </w:r>
      <w:proofErr w:type="spellEnd"/>
      <w:r>
        <w:t xml:space="preserve"> para </w:t>
      </w:r>
      <w:proofErr w:type="spellStart"/>
      <w:r>
        <w:t>esos</w:t>
      </w:r>
      <w:proofErr w:type="spellEnd"/>
      <w:r>
        <w:t xml:space="preserve"> </w:t>
      </w:r>
      <w:proofErr w:type="spellStart"/>
      <w:r>
        <w:t>tiempos</w:t>
      </w:r>
      <w:proofErr w:type="spellEnd"/>
      <w:r>
        <w:t xml:space="preserve"> y </w:t>
      </w:r>
      <w:proofErr w:type="spellStart"/>
      <w:r>
        <w:t>os</w:t>
      </w:r>
      <w:proofErr w:type="spellEnd"/>
      <w:r>
        <w:t xml:space="preserve"> </w:t>
      </w:r>
      <w:proofErr w:type="spellStart"/>
      <w:r>
        <w:t>despojáis</w:t>
      </w:r>
      <w:proofErr w:type="spellEnd"/>
      <w:r>
        <w:t xml:space="preserve"> de lo </w:t>
      </w:r>
      <w:proofErr w:type="spellStart"/>
      <w:r>
        <w:t>que</w:t>
      </w:r>
      <w:proofErr w:type="spellEnd"/>
      <w:r>
        <w:t xml:space="preserve"> </w:t>
      </w:r>
      <w:proofErr w:type="spellStart"/>
      <w:r>
        <w:t>os</w:t>
      </w:r>
      <w:proofErr w:type="spellEnd"/>
      <w:r>
        <w:t xml:space="preserve"> he </w:t>
      </w:r>
      <w:proofErr w:type="spellStart"/>
      <w:r>
        <w:t>entregado</w:t>
      </w:r>
      <w:proofErr w:type="spellEnd"/>
      <w:r>
        <w:t>, ¿</w:t>
      </w:r>
      <w:proofErr w:type="spellStart"/>
      <w:r>
        <w:t>Cómo</w:t>
      </w:r>
      <w:proofErr w:type="spellEnd"/>
      <w:r>
        <w:t xml:space="preserve"> </w:t>
      </w:r>
      <w:proofErr w:type="spellStart"/>
      <w:r>
        <w:t>vais</w:t>
      </w:r>
      <w:proofErr w:type="spellEnd"/>
      <w:r>
        <w:t xml:space="preserve"> a </w:t>
      </w:r>
      <w:proofErr w:type="spellStart"/>
      <w:r>
        <w:t>distinguir</w:t>
      </w:r>
      <w:proofErr w:type="spellEnd"/>
      <w:r>
        <w:t xml:space="preserve"> la </w:t>
      </w:r>
      <w:proofErr w:type="spellStart"/>
      <w:r>
        <w:t>verdad</w:t>
      </w:r>
      <w:proofErr w:type="spellEnd"/>
      <w:r>
        <w:t xml:space="preserve"> de la </w:t>
      </w:r>
      <w:proofErr w:type="spellStart"/>
      <w:r>
        <w:t>mentira</w:t>
      </w:r>
      <w:proofErr w:type="spellEnd"/>
      <w:r>
        <w:t xml:space="preserve">? </w:t>
      </w:r>
    </w:p>
    <w:p w14:paraId="7F6F105D" w14:textId="77777777" w:rsidR="00F50769" w:rsidRDefault="00F50769" w:rsidP="00F50769">
      <w:r>
        <w:t xml:space="preserve">66. No </w:t>
      </w:r>
      <w:proofErr w:type="spellStart"/>
      <w:r>
        <w:t>asimiléis</w:t>
      </w:r>
      <w:proofErr w:type="spellEnd"/>
      <w:r>
        <w:t xml:space="preserve"> </w:t>
      </w:r>
      <w:proofErr w:type="spellStart"/>
      <w:r>
        <w:t>influencias</w:t>
      </w:r>
      <w:proofErr w:type="spellEnd"/>
      <w:r>
        <w:t xml:space="preserve"> </w:t>
      </w:r>
      <w:proofErr w:type="spellStart"/>
      <w:r>
        <w:t>maléficas</w:t>
      </w:r>
      <w:proofErr w:type="spellEnd"/>
      <w:r>
        <w:t xml:space="preserve"> </w:t>
      </w:r>
      <w:proofErr w:type="spellStart"/>
      <w:r>
        <w:t>que</w:t>
      </w:r>
      <w:proofErr w:type="spellEnd"/>
      <w:r>
        <w:t xml:space="preserve"> </w:t>
      </w:r>
      <w:proofErr w:type="spellStart"/>
      <w:r>
        <w:t>puedan</w:t>
      </w:r>
      <w:proofErr w:type="spellEnd"/>
      <w:r>
        <w:t xml:space="preserve"> </w:t>
      </w:r>
      <w:proofErr w:type="spellStart"/>
      <w:r>
        <w:t>desvirtuar</w:t>
      </w:r>
      <w:proofErr w:type="spellEnd"/>
      <w:r>
        <w:t xml:space="preserve"> </w:t>
      </w:r>
      <w:proofErr w:type="spellStart"/>
      <w:r>
        <w:t>el</w:t>
      </w:r>
      <w:proofErr w:type="spellEnd"/>
      <w:r>
        <w:t xml:space="preserve"> </w:t>
      </w:r>
      <w:proofErr w:type="spellStart"/>
      <w:r>
        <w:t>conocimiento</w:t>
      </w:r>
      <w:proofErr w:type="spellEnd"/>
      <w:r>
        <w:t xml:space="preserve"> y la luz </w:t>
      </w:r>
      <w:proofErr w:type="spellStart"/>
      <w:r>
        <w:t>que</w:t>
      </w:r>
      <w:proofErr w:type="spellEnd"/>
      <w:r>
        <w:t xml:space="preserve"> </w:t>
      </w:r>
      <w:proofErr w:type="spellStart"/>
      <w:r>
        <w:t>os</w:t>
      </w:r>
      <w:proofErr w:type="spellEnd"/>
      <w:r>
        <w:t xml:space="preserve"> he dado, </w:t>
      </w:r>
      <w:proofErr w:type="spellStart"/>
      <w:r>
        <w:t>porque</w:t>
      </w:r>
      <w:proofErr w:type="spellEnd"/>
      <w:r>
        <w:t xml:space="preserve"> </w:t>
      </w:r>
      <w:proofErr w:type="spellStart"/>
      <w:r>
        <w:t>os</w:t>
      </w:r>
      <w:proofErr w:type="spellEnd"/>
      <w:r>
        <w:t xml:space="preserve"> </w:t>
      </w:r>
      <w:proofErr w:type="spellStart"/>
      <w:r>
        <w:t>veríais</w:t>
      </w:r>
      <w:proofErr w:type="spellEnd"/>
      <w:r>
        <w:t xml:space="preserve"> </w:t>
      </w:r>
      <w:proofErr w:type="spellStart"/>
      <w:r>
        <w:t>envueltos</w:t>
      </w:r>
      <w:proofErr w:type="spellEnd"/>
      <w:r>
        <w:t xml:space="preserve"> </w:t>
      </w:r>
      <w:proofErr w:type="spellStart"/>
      <w:r>
        <w:t>en</w:t>
      </w:r>
      <w:proofErr w:type="spellEnd"/>
      <w:r>
        <w:t xml:space="preserve"> la </w:t>
      </w:r>
      <w:proofErr w:type="spellStart"/>
      <w:r>
        <w:t>misma</w:t>
      </w:r>
      <w:proofErr w:type="spellEnd"/>
      <w:r>
        <w:t xml:space="preserve"> causa </w:t>
      </w:r>
      <w:proofErr w:type="spellStart"/>
      <w:r>
        <w:t>que</w:t>
      </w:r>
      <w:proofErr w:type="spellEnd"/>
      <w:r>
        <w:t xml:space="preserve"> </w:t>
      </w:r>
      <w:proofErr w:type="spellStart"/>
      <w:r>
        <w:t>aquellos</w:t>
      </w:r>
      <w:proofErr w:type="spellEnd"/>
      <w:r>
        <w:t xml:space="preserve"> </w:t>
      </w:r>
      <w:proofErr w:type="spellStart"/>
      <w:r>
        <w:t>que</w:t>
      </w:r>
      <w:proofErr w:type="spellEnd"/>
      <w:r>
        <w:t xml:space="preserve"> van a </w:t>
      </w:r>
      <w:proofErr w:type="spellStart"/>
      <w:r>
        <w:t>traicionarme</w:t>
      </w:r>
      <w:proofErr w:type="spellEnd"/>
      <w:r>
        <w:t xml:space="preserve">. Alba </w:t>
      </w:r>
      <w:proofErr w:type="spellStart"/>
      <w:r>
        <w:t>tras</w:t>
      </w:r>
      <w:proofErr w:type="spellEnd"/>
      <w:r>
        <w:t xml:space="preserve"> alba he de </w:t>
      </w:r>
      <w:proofErr w:type="spellStart"/>
      <w:r>
        <w:t>preveniros</w:t>
      </w:r>
      <w:proofErr w:type="spellEnd"/>
      <w:r>
        <w:t xml:space="preserve"> para </w:t>
      </w:r>
      <w:proofErr w:type="spellStart"/>
      <w:r>
        <w:t>que</w:t>
      </w:r>
      <w:proofErr w:type="spellEnd"/>
      <w:r>
        <w:t xml:space="preserve"> </w:t>
      </w:r>
      <w:proofErr w:type="spellStart"/>
      <w:r>
        <w:t>viváis</w:t>
      </w:r>
      <w:proofErr w:type="spellEnd"/>
      <w:r>
        <w:t xml:space="preserve"> </w:t>
      </w:r>
      <w:proofErr w:type="spellStart"/>
      <w:r>
        <w:t>alerta</w:t>
      </w:r>
      <w:proofErr w:type="spellEnd"/>
      <w:r>
        <w:t xml:space="preserve"> y no </w:t>
      </w:r>
      <w:proofErr w:type="spellStart"/>
      <w:r>
        <w:t>lleguéis</w:t>
      </w:r>
      <w:proofErr w:type="spellEnd"/>
      <w:r>
        <w:t xml:space="preserve"> a </w:t>
      </w:r>
      <w:proofErr w:type="spellStart"/>
      <w:r>
        <w:t>flaquear</w:t>
      </w:r>
      <w:proofErr w:type="spellEnd"/>
      <w:r>
        <w:t xml:space="preserve">. Muchos </w:t>
      </w:r>
      <w:proofErr w:type="spellStart"/>
      <w:r>
        <w:t>lloraréis</w:t>
      </w:r>
      <w:proofErr w:type="spellEnd"/>
      <w:r>
        <w:t xml:space="preserve"> mi </w:t>
      </w:r>
      <w:proofErr w:type="spellStart"/>
      <w:r>
        <w:t>partida</w:t>
      </w:r>
      <w:proofErr w:type="spellEnd"/>
      <w:r>
        <w:t xml:space="preserve"> y no </w:t>
      </w:r>
      <w:proofErr w:type="spellStart"/>
      <w:r>
        <w:t>encontraréis</w:t>
      </w:r>
      <w:proofErr w:type="spellEnd"/>
      <w:r>
        <w:t xml:space="preserve"> </w:t>
      </w:r>
      <w:proofErr w:type="spellStart"/>
      <w:r>
        <w:t>consuelo</w:t>
      </w:r>
      <w:proofErr w:type="spellEnd"/>
      <w:r>
        <w:t xml:space="preserve">; </w:t>
      </w:r>
      <w:proofErr w:type="spellStart"/>
      <w:r>
        <w:t>viviréis</w:t>
      </w:r>
      <w:proofErr w:type="spellEnd"/>
      <w:r>
        <w:t xml:space="preserve"> </w:t>
      </w:r>
      <w:proofErr w:type="spellStart"/>
      <w:r>
        <w:t>suspirando</w:t>
      </w:r>
      <w:proofErr w:type="spellEnd"/>
      <w:r>
        <w:t xml:space="preserve"> </w:t>
      </w:r>
      <w:proofErr w:type="spellStart"/>
      <w:r>
        <w:t>por</w:t>
      </w:r>
      <w:proofErr w:type="spellEnd"/>
      <w:r>
        <w:t xml:space="preserve"> </w:t>
      </w:r>
      <w:proofErr w:type="spellStart"/>
      <w:r>
        <w:t>el</w:t>
      </w:r>
      <w:proofErr w:type="spellEnd"/>
      <w:r>
        <w:t xml:space="preserve"> </w:t>
      </w:r>
      <w:proofErr w:type="spellStart"/>
      <w:r>
        <w:t>tiempo</w:t>
      </w:r>
      <w:proofErr w:type="spellEnd"/>
      <w:r>
        <w:t xml:space="preserve"> </w:t>
      </w:r>
      <w:proofErr w:type="spellStart"/>
      <w:r>
        <w:t>en</w:t>
      </w:r>
      <w:proofErr w:type="spellEnd"/>
      <w:r>
        <w:t xml:space="preserve"> </w:t>
      </w:r>
      <w:proofErr w:type="spellStart"/>
      <w:r>
        <w:t>que</w:t>
      </w:r>
      <w:proofErr w:type="spellEnd"/>
      <w:r>
        <w:t xml:space="preserve"> me </w:t>
      </w:r>
      <w:proofErr w:type="spellStart"/>
      <w:r>
        <w:t>comuniqué</w:t>
      </w:r>
      <w:proofErr w:type="spellEnd"/>
      <w:r>
        <w:t xml:space="preserve"> </w:t>
      </w:r>
      <w:proofErr w:type="spellStart"/>
      <w:r>
        <w:t>por</w:t>
      </w:r>
      <w:proofErr w:type="spellEnd"/>
      <w:r>
        <w:t xml:space="preserve"> </w:t>
      </w:r>
      <w:proofErr w:type="spellStart"/>
      <w:r>
        <w:t>el</w:t>
      </w:r>
      <w:proofErr w:type="spellEnd"/>
      <w:r>
        <w:t xml:space="preserve"> </w:t>
      </w:r>
      <w:proofErr w:type="spellStart"/>
      <w:r>
        <w:t>entendimiento</w:t>
      </w:r>
      <w:proofErr w:type="spellEnd"/>
      <w:r>
        <w:t xml:space="preserve"> </w:t>
      </w:r>
      <w:proofErr w:type="spellStart"/>
      <w:r>
        <w:t>humano</w:t>
      </w:r>
      <w:proofErr w:type="spellEnd"/>
      <w:r>
        <w:t xml:space="preserve">; mas </w:t>
      </w:r>
      <w:proofErr w:type="spellStart"/>
      <w:r>
        <w:t>en</w:t>
      </w:r>
      <w:proofErr w:type="spellEnd"/>
      <w:r>
        <w:t xml:space="preserve"> </w:t>
      </w:r>
      <w:proofErr w:type="spellStart"/>
      <w:r>
        <w:t>los</w:t>
      </w:r>
      <w:proofErr w:type="spellEnd"/>
      <w:r>
        <w:t xml:space="preserve"> </w:t>
      </w:r>
      <w:proofErr w:type="spellStart"/>
      <w:r>
        <w:t>instantes</w:t>
      </w:r>
      <w:proofErr w:type="spellEnd"/>
      <w:r>
        <w:t xml:space="preserve"> </w:t>
      </w:r>
      <w:proofErr w:type="spellStart"/>
      <w:r>
        <w:t>en</w:t>
      </w:r>
      <w:proofErr w:type="spellEnd"/>
      <w:r>
        <w:t xml:space="preserve"> </w:t>
      </w:r>
      <w:proofErr w:type="spellStart"/>
      <w:r>
        <w:t>que</w:t>
      </w:r>
      <w:proofErr w:type="spellEnd"/>
      <w:r>
        <w:t xml:space="preserve"> </w:t>
      </w:r>
      <w:proofErr w:type="spellStart"/>
      <w:r>
        <w:t>oréis</w:t>
      </w:r>
      <w:proofErr w:type="spellEnd"/>
      <w:r>
        <w:t xml:space="preserve">, </w:t>
      </w:r>
      <w:proofErr w:type="spellStart"/>
      <w:r>
        <w:t>os</w:t>
      </w:r>
      <w:proofErr w:type="spellEnd"/>
      <w:r>
        <w:t xml:space="preserve"> </w:t>
      </w:r>
      <w:proofErr w:type="spellStart"/>
      <w:r>
        <w:t>iluminaré</w:t>
      </w:r>
      <w:proofErr w:type="spellEnd"/>
      <w:r>
        <w:t xml:space="preserve"> </w:t>
      </w:r>
      <w:proofErr w:type="spellStart"/>
      <w:r>
        <w:t>haciéndoos</w:t>
      </w:r>
      <w:proofErr w:type="spellEnd"/>
      <w:r>
        <w:t xml:space="preserve"> </w:t>
      </w:r>
      <w:proofErr w:type="spellStart"/>
      <w:r>
        <w:t>recordar</w:t>
      </w:r>
      <w:proofErr w:type="spellEnd"/>
      <w:r>
        <w:t xml:space="preserve"> </w:t>
      </w:r>
      <w:proofErr w:type="spellStart"/>
      <w:r>
        <w:t>toda</w:t>
      </w:r>
      <w:proofErr w:type="spellEnd"/>
      <w:r>
        <w:t xml:space="preserve"> la </w:t>
      </w:r>
      <w:proofErr w:type="spellStart"/>
      <w:r>
        <w:t>gracia</w:t>
      </w:r>
      <w:proofErr w:type="spellEnd"/>
      <w:r>
        <w:t xml:space="preserve"> y </w:t>
      </w:r>
      <w:proofErr w:type="spellStart"/>
      <w:r>
        <w:t>los</w:t>
      </w:r>
      <w:proofErr w:type="spellEnd"/>
      <w:r>
        <w:t xml:space="preserve"> </w:t>
      </w:r>
      <w:proofErr w:type="spellStart"/>
      <w:r>
        <w:t>dones</w:t>
      </w:r>
      <w:proofErr w:type="spellEnd"/>
      <w:r>
        <w:t xml:space="preserve"> </w:t>
      </w:r>
      <w:proofErr w:type="spellStart"/>
      <w:r>
        <w:t>que</w:t>
      </w:r>
      <w:proofErr w:type="spellEnd"/>
      <w:r>
        <w:t xml:space="preserve"> </w:t>
      </w:r>
      <w:proofErr w:type="spellStart"/>
      <w:r>
        <w:t>en</w:t>
      </w:r>
      <w:proofErr w:type="spellEnd"/>
      <w:r>
        <w:t xml:space="preserve"> </w:t>
      </w:r>
      <w:proofErr w:type="spellStart"/>
      <w:r>
        <w:t>vosotros</w:t>
      </w:r>
      <w:proofErr w:type="spellEnd"/>
      <w:r>
        <w:t xml:space="preserve"> </w:t>
      </w:r>
      <w:proofErr w:type="spellStart"/>
      <w:r>
        <w:t>deposité</w:t>
      </w:r>
      <w:proofErr w:type="spellEnd"/>
      <w:r>
        <w:t xml:space="preserve">; para </w:t>
      </w:r>
      <w:proofErr w:type="spellStart"/>
      <w:r>
        <w:t>que</w:t>
      </w:r>
      <w:proofErr w:type="spellEnd"/>
      <w:r>
        <w:t xml:space="preserve"> no </w:t>
      </w:r>
      <w:proofErr w:type="spellStart"/>
      <w:r>
        <w:t>os</w:t>
      </w:r>
      <w:proofErr w:type="spellEnd"/>
      <w:r>
        <w:t xml:space="preserve"> </w:t>
      </w:r>
      <w:proofErr w:type="spellStart"/>
      <w:r>
        <w:t>sintáis</w:t>
      </w:r>
      <w:proofErr w:type="spellEnd"/>
      <w:r>
        <w:t xml:space="preserve"> solos o </w:t>
      </w:r>
      <w:proofErr w:type="spellStart"/>
      <w:r>
        <w:t>abandonados</w:t>
      </w:r>
      <w:proofErr w:type="spellEnd"/>
      <w:r>
        <w:t xml:space="preserve">, </w:t>
      </w:r>
      <w:proofErr w:type="spellStart"/>
      <w:r>
        <w:t>sino</w:t>
      </w:r>
      <w:proofErr w:type="spellEnd"/>
      <w:r>
        <w:t xml:space="preserve"> </w:t>
      </w:r>
      <w:proofErr w:type="spellStart"/>
      <w:r>
        <w:t>que</w:t>
      </w:r>
      <w:proofErr w:type="spellEnd"/>
      <w:r>
        <w:t xml:space="preserve"> </w:t>
      </w:r>
      <w:proofErr w:type="spellStart"/>
      <w:r>
        <w:t>reconociendo</w:t>
      </w:r>
      <w:proofErr w:type="spellEnd"/>
      <w:r>
        <w:t xml:space="preserve"> </w:t>
      </w:r>
      <w:proofErr w:type="spellStart"/>
      <w:r>
        <w:t>que</w:t>
      </w:r>
      <w:proofErr w:type="spellEnd"/>
      <w:r>
        <w:t xml:space="preserve"> me </w:t>
      </w:r>
      <w:proofErr w:type="spellStart"/>
      <w:r>
        <w:t>encuentro</w:t>
      </w:r>
      <w:proofErr w:type="spellEnd"/>
      <w:r>
        <w:t xml:space="preserve"> </w:t>
      </w:r>
      <w:proofErr w:type="spellStart"/>
      <w:r>
        <w:t>cerca</w:t>
      </w:r>
      <w:proofErr w:type="spellEnd"/>
      <w:r>
        <w:t xml:space="preserve"> de mis </w:t>
      </w:r>
      <w:proofErr w:type="spellStart"/>
      <w:r>
        <w:t>discípulos</w:t>
      </w:r>
      <w:proofErr w:type="spellEnd"/>
      <w:r>
        <w:t xml:space="preserve">, </w:t>
      </w:r>
      <w:proofErr w:type="spellStart"/>
      <w:r>
        <w:t>os</w:t>
      </w:r>
      <w:proofErr w:type="spellEnd"/>
      <w:r>
        <w:t xml:space="preserve"> </w:t>
      </w:r>
      <w:proofErr w:type="spellStart"/>
      <w:r>
        <w:t>levantéis</w:t>
      </w:r>
      <w:proofErr w:type="spellEnd"/>
      <w:r>
        <w:t xml:space="preserve"> con </w:t>
      </w:r>
      <w:proofErr w:type="spellStart"/>
      <w:r>
        <w:t>vuestra</w:t>
      </w:r>
      <w:proofErr w:type="spellEnd"/>
      <w:r>
        <w:t xml:space="preserve"> </w:t>
      </w:r>
      <w:proofErr w:type="spellStart"/>
      <w:r>
        <w:t>heredad</w:t>
      </w:r>
      <w:proofErr w:type="spellEnd"/>
      <w:r>
        <w:t xml:space="preserve"> para </w:t>
      </w:r>
      <w:proofErr w:type="spellStart"/>
      <w:r>
        <w:t>hacer</w:t>
      </w:r>
      <w:proofErr w:type="spellEnd"/>
      <w:r>
        <w:t xml:space="preserve"> </w:t>
      </w:r>
      <w:proofErr w:type="spellStart"/>
      <w:r>
        <w:t>méritos</w:t>
      </w:r>
      <w:proofErr w:type="spellEnd"/>
      <w:r>
        <w:t xml:space="preserve"> con </w:t>
      </w:r>
      <w:proofErr w:type="spellStart"/>
      <w:r>
        <w:t>obras</w:t>
      </w:r>
      <w:proofErr w:type="spellEnd"/>
      <w:r>
        <w:t xml:space="preserve"> de amor </w:t>
      </w:r>
      <w:proofErr w:type="spellStart"/>
      <w:r>
        <w:t>en</w:t>
      </w:r>
      <w:proofErr w:type="spellEnd"/>
      <w:r>
        <w:t xml:space="preserve"> </w:t>
      </w:r>
      <w:proofErr w:type="spellStart"/>
      <w:r>
        <w:t>vuestros</w:t>
      </w:r>
      <w:proofErr w:type="spellEnd"/>
      <w:r>
        <w:t xml:space="preserve"> </w:t>
      </w:r>
      <w:proofErr w:type="spellStart"/>
      <w:r>
        <w:t>hermanos</w:t>
      </w:r>
      <w:proofErr w:type="spellEnd"/>
      <w:r>
        <w:t xml:space="preserve">. </w:t>
      </w:r>
    </w:p>
    <w:p w14:paraId="62D3B2A6" w14:textId="77777777" w:rsidR="00F50769" w:rsidRDefault="00F50769" w:rsidP="00F50769">
      <w:r>
        <w:t xml:space="preserve">67. </w:t>
      </w:r>
      <w:proofErr w:type="spellStart"/>
      <w:r>
        <w:t>Aprovechad</w:t>
      </w:r>
      <w:proofErr w:type="spellEnd"/>
      <w:r>
        <w:t xml:space="preserve"> </w:t>
      </w:r>
      <w:proofErr w:type="spellStart"/>
      <w:r>
        <w:t>este</w:t>
      </w:r>
      <w:proofErr w:type="spellEnd"/>
      <w:r>
        <w:t xml:space="preserve"> </w:t>
      </w:r>
      <w:proofErr w:type="spellStart"/>
      <w:r>
        <w:t>tiempo</w:t>
      </w:r>
      <w:proofErr w:type="spellEnd"/>
      <w:r>
        <w:t xml:space="preserve"> de </w:t>
      </w:r>
      <w:proofErr w:type="spellStart"/>
      <w:r>
        <w:t>enseñanzas</w:t>
      </w:r>
      <w:proofErr w:type="spellEnd"/>
      <w:r>
        <w:t xml:space="preserve">, </w:t>
      </w:r>
      <w:proofErr w:type="spellStart"/>
      <w:r>
        <w:t>ved</w:t>
      </w:r>
      <w:proofErr w:type="spellEnd"/>
      <w:r>
        <w:t xml:space="preserve"> </w:t>
      </w:r>
      <w:proofErr w:type="spellStart"/>
      <w:r>
        <w:t>que</w:t>
      </w:r>
      <w:proofErr w:type="spellEnd"/>
      <w:r>
        <w:t xml:space="preserve"> </w:t>
      </w:r>
      <w:proofErr w:type="spellStart"/>
      <w:r>
        <w:t>en</w:t>
      </w:r>
      <w:proofErr w:type="spellEnd"/>
      <w:r>
        <w:t xml:space="preserve"> </w:t>
      </w:r>
      <w:proofErr w:type="spellStart"/>
      <w:r>
        <w:t>vuestra</w:t>
      </w:r>
      <w:proofErr w:type="spellEnd"/>
      <w:r>
        <w:t xml:space="preserve"> </w:t>
      </w:r>
      <w:proofErr w:type="spellStart"/>
      <w:r>
        <w:t>nación</w:t>
      </w:r>
      <w:proofErr w:type="spellEnd"/>
      <w:r>
        <w:t xml:space="preserve"> </w:t>
      </w:r>
      <w:proofErr w:type="spellStart"/>
      <w:r>
        <w:t>existe</w:t>
      </w:r>
      <w:proofErr w:type="spellEnd"/>
      <w:r>
        <w:t xml:space="preserve"> </w:t>
      </w:r>
      <w:proofErr w:type="spellStart"/>
      <w:r>
        <w:t>paz</w:t>
      </w:r>
      <w:proofErr w:type="spellEnd"/>
      <w:r>
        <w:t xml:space="preserve">, </w:t>
      </w:r>
      <w:proofErr w:type="spellStart"/>
      <w:r>
        <w:t>mientras</w:t>
      </w:r>
      <w:proofErr w:type="spellEnd"/>
      <w:r>
        <w:t xml:space="preserve"> </w:t>
      </w:r>
      <w:proofErr w:type="spellStart"/>
      <w:r>
        <w:t>que</w:t>
      </w:r>
      <w:proofErr w:type="spellEnd"/>
      <w:r>
        <w:t xml:space="preserve"> </w:t>
      </w:r>
      <w:proofErr w:type="spellStart"/>
      <w:r>
        <w:t>otros</w:t>
      </w:r>
      <w:proofErr w:type="spellEnd"/>
      <w:r>
        <w:t xml:space="preserve"> pueblos se </w:t>
      </w:r>
      <w:proofErr w:type="spellStart"/>
      <w:r>
        <w:t>están</w:t>
      </w:r>
      <w:proofErr w:type="spellEnd"/>
      <w:r>
        <w:t xml:space="preserve"> </w:t>
      </w:r>
      <w:proofErr w:type="spellStart"/>
      <w:r>
        <w:t>destrozando</w:t>
      </w:r>
      <w:proofErr w:type="spellEnd"/>
      <w:r>
        <w:t xml:space="preserve">. Es </w:t>
      </w:r>
      <w:proofErr w:type="spellStart"/>
      <w:r>
        <w:t>necesario</w:t>
      </w:r>
      <w:proofErr w:type="spellEnd"/>
      <w:r>
        <w:t xml:space="preserve"> </w:t>
      </w:r>
      <w:proofErr w:type="spellStart"/>
      <w:r>
        <w:t>que</w:t>
      </w:r>
      <w:proofErr w:type="spellEnd"/>
      <w:r>
        <w:t xml:space="preserve"> </w:t>
      </w:r>
      <w:proofErr w:type="spellStart"/>
      <w:r>
        <w:t>comprendáis</w:t>
      </w:r>
      <w:proofErr w:type="spellEnd"/>
      <w:r>
        <w:t xml:space="preserve"> </w:t>
      </w:r>
      <w:proofErr w:type="spellStart"/>
      <w:r>
        <w:t>que</w:t>
      </w:r>
      <w:proofErr w:type="spellEnd"/>
      <w:r>
        <w:t xml:space="preserve"> </w:t>
      </w:r>
      <w:proofErr w:type="spellStart"/>
      <w:r>
        <w:t>debéis</w:t>
      </w:r>
      <w:proofErr w:type="spellEnd"/>
      <w:r>
        <w:t xml:space="preserve"> </w:t>
      </w:r>
      <w:proofErr w:type="spellStart"/>
      <w:r>
        <w:t>crear</w:t>
      </w:r>
      <w:proofErr w:type="spellEnd"/>
      <w:r>
        <w:t xml:space="preserve"> un </w:t>
      </w:r>
      <w:proofErr w:type="spellStart"/>
      <w:r>
        <w:t>ambiente</w:t>
      </w:r>
      <w:proofErr w:type="spellEnd"/>
      <w:r>
        <w:t xml:space="preserve"> de </w:t>
      </w:r>
      <w:proofErr w:type="spellStart"/>
      <w:r>
        <w:t>paz</w:t>
      </w:r>
      <w:proofErr w:type="spellEnd"/>
      <w:r>
        <w:t xml:space="preserve"> </w:t>
      </w:r>
      <w:proofErr w:type="spellStart"/>
      <w:r>
        <w:t>en</w:t>
      </w:r>
      <w:proofErr w:type="spellEnd"/>
      <w:r>
        <w:t xml:space="preserve"> </w:t>
      </w:r>
      <w:proofErr w:type="spellStart"/>
      <w:r>
        <w:t>vuestro</w:t>
      </w:r>
      <w:proofErr w:type="spellEnd"/>
      <w:r>
        <w:t xml:space="preserve"> pueblo, para </w:t>
      </w:r>
      <w:proofErr w:type="spellStart"/>
      <w:r>
        <w:t>que</w:t>
      </w:r>
      <w:proofErr w:type="spellEnd"/>
      <w:r>
        <w:t xml:space="preserve"> </w:t>
      </w:r>
      <w:proofErr w:type="spellStart"/>
      <w:r>
        <w:t>todo</w:t>
      </w:r>
      <w:proofErr w:type="spellEnd"/>
      <w:r>
        <w:t xml:space="preserve"> </w:t>
      </w:r>
      <w:proofErr w:type="spellStart"/>
      <w:r>
        <w:t>aquel</w:t>
      </w:r>
      <w:proofErr w:type="spellEnd"/>
      <w:r>
        <w:t xml:space="preserve"> </w:t>
      </w:r>
      <w:proofErr w:type="spellStart"/>
      <w:r>
        <w:t>extranjero</w:t>
      </w:r>
      <w:proofErr w:type="spellEnd"/>
      <w:r>
        <w:t xml:space="preserve"> </w:t>
      </w:r>
      <w:proofErr w:type="spellStart"/>
      <w:r>
        <w:t>que</w:t>
      </w:r>
      <w:proofErr w:type="spellEnd"/>
      <w:r>
        <w:t xml:space="preserve"> entre </w:t>
      </w:r>
      <w:proofErr w:type="spellStart"/>
      <w:r>
        <w:t>vosotros</w:t>
      </w:r>
      <w:proofErr w:type="spellEnd"/>
      <w:r>
        <w:t xml:space="preserve"> </w:t>
      </w:r>
      <w:proofErr w:type="spellStart"/>
      <w:r>
        <w:t>penetre</w:t>
      </w:r>
      <w:proofErr w:type="spellEnd"/>
      <w:r>
        <w:t xml:space="preserve">, </w:t>
      </w:r>
      <w:proofErr w:type="spellStart"/>
      <w:r>
        <w:t>descanse</w:t>
      </w:r>
      <w:proofErr w:type="spellEnd"/>
      <w:r>
        <w:t xml:space="preserve"> y se </w:t>
      </w:r>
      <w:proofErr w:type="spellStart"/>
      <w:r>
        <w:t>conforte</w:t>
      </w:r>
      <w:proofErr w:type="spellEnd"/>
      <w:r>
        <w:t xml:space="preserve"> </w:t>
      </w:r>
      <w:proofErr w:type="spellStart"/>
      <w:r>
        <w:t>en</w:t>
      </w:r>
      <w:proofErr w:type="spellEnd"/>
      <w:r>
        <w:t xml:space="preserve"> </w:t>
      </w:r>
      <w:proofErr w:type="spellStart"/>
      <w:r>
        <w:t>vuestro</w:t>
      </w:r>
      <w:proofErr w:type="spellEnd"/>
      <w:r>
        <w:t xml:space="preserve"> </w:t>
      </w:r>
      <w:proofErr w:type="spellStart"/>
      <w:r>
        <w:t>seno</w:t>
      </w:r>
      <w:proofErr w:type="spellEnd"/>
      <w:r>
        <w:t xml:space="preserve">, y a </w:t>
      </w:r>
      <w:proofErr w:type="spellStart"/>
      <w:r>
        <w:t>su</w:t>
      </w:r>
      <w:proofErr w:type="spellEnd"/>
      <w:r>
        <w:t xml:space="preserve"> </w:t>
      </w:r>
      <w:proofErr w:type="spellStart"/>
      <w:r>
        <w:t>retorno</w:t>
      </w:r>
      <w:proofErr w:type="spellEnd"/>
      <w:r>
        <w:t xml:space="preserve"> se </w:t>
      </w:r>
      <w:proofErr w:type="spellStart"/>
      <w:r>
        <w:t>sienta</w:t>
      </w:r>
      <w:proofErr w:type="spellEnd"/>
      <w:r>
        <w:t xml:space="preserve"> </w:t>
      </w:r>
      <w:proofErr w:type="spellStart"/>
      <w:r>
        <w:t>iluminado</w:t>
      </w:r>
      <w:proofErr w:type="spellEnd"/>
      <w:r>
        <w:t xml:space="preserve"> </w:t>
      </w:r>
      <w:proofErr w:type="spellStart"/>
      <w:r>
        <w:t>por</w:t>
      </w:r>
      <w:proofErr w:type="spellEnd"/>
      <w:r>
        <w:t xml:space="preserve"> buenos </w:t>
      </w:r>
      <w:proofErr w:type="spellStart"/>
      <w:r>
        <w:t>pensamientos</w:t>
      </w:r>
      <w:proofErr w:type="spellEnd"/>
      <w:r>
        <w:t xml:space="preserve"> y </w:t>
      </w:r>
      <w:proofErr w:type="spellStart"/>
      <w:r>
        <w:t>animado</w:t>
      </w:r>
      <w:proofErr w:type="spellEnd"/>
      <w:r>
        <w:t xml:space="preserve"> de nobles </w:t>
      </w:r>
      <w:proofErr w:type="spellStart"/>
      <w:r>
        <w:t>propósitos</w:t>
      </w:r>
      <w:proofErr w:type="spellEnd"/>
      <w:r>
        <w:t xml:space="preserve">. </w:t>
      </w:r>
    </w:p>
    <w:p w14:paraId="6E7975AD" w14:textId="77777777" w:rsidR="00F50769" w:rsidRDefault="00F50769" w:rsidP="00F50769">
      <w:r>
        <w:t xml:space="preserve">68. Ya </w:t>
      </w:r>
      <w:proofErr w:type="spellStart"/>
      <w:r>
        <w:t>deberán</w:t>
      </w:r>
      <w:proofErr w:type="spellEnd"/>
      <w:r>
        <w:t xml:space="preserve"> </w:t>
      </w:r>
      <w:proofErr w:type="spellStart"/>
      <w:r>
        <w:t>surgir</w:t>
      </w:r>
      <w:proofErr w:type="spellEnd"/>
      <w:r>
        <w:t xml:space="preserve"> de las </w:t>
      </w:r>
      <w:proofErr w:type="spellStart"/>
      <w:r>
        <w:t>naciones</w:t>
      </w:r>
      <w:proofErr w:type="spellEnd"/>
      <w:r>
        <w:t xml:space="preserve">, hombres </w:t>
      </w:r>
      <w:proofErr w:type="spellStart"/>
      <w:r>
        <w:t>fuertes</w:t>
      </w:r>
      <w:proofErr w:type="spellEnd"/>
      <w:r>
        <w:t xml:space="preserve"> </w:t>
      </w:r>
      <w:proofErr w:type="spellStart"/>
      <w:r>
        <w:t>en</w:t>
      </w:r>
      <w:proofErr w:type="spellEnd"/>
      <w:r>
        <w:t xml:space="preserve"> </w:t>
      </w:r>
      <w:proofErr w:type="spellStart"/>
      <w:r>
        <w:t>el</w:t>
      </w:r>
      <w:proofErr w:type="spellEnd"/>
      <w:r>
        <w:t xml:space="preserve"> bien y </w:t>
      </w:r>
      <w:proofErr w:type="spellStart"/>
      <w:r>
        <w:t>llenos</w:t>
      </w:r>
      <w:proofErr w:type="spellEnd"/>
      <w:r>
        <w:t xml:space="preserve"> de luz. </w:t>
      </w:r>
      <w:proofErr w:type="spellStart"/>
      <w:r>
        <w:t>Ellos</w:t>
      </w:r>
      <w:proofErr w:type="spellEnd"/>
      <w:r>
        <w:t xml:space="preserve"> </w:t>
      </w:r>
      <w:proofErr w:type="spellStart"/>
      <w:r>
        <w:t>serán</w:t>
      </w:r>
      <w:proofErr w:type="spellEnd"/>
      <w:r>
        <w:t xml:space="preserve"> </w:t>
      </w:r>
      <w:proofErr w:type="spellStart"/>
      <w:r>
        <w:t>los</w:t>
      </w:r>
      <w:proofErr w:type="spellEnd"/>
      <w:r>
        <w:t xml:space="preserve"> </w:t>
      </w:r>
      <w:proofErr w:type="spellStart"/>
      <w:r>
        <w:t>que</w:t>
      </w:r>
      <w:proofErr w:type="spellEnd"/>
      <w:r>
        <w:t xml:space="preserve"> </w:t>
      </w:r>
      <w:proofErr w:type="spellStart"/>
      <w:r>
        <w:t>hagan</w:t>
      </w:r>
      <w:proofErr w:type="spellEnd"/>
      <w:r>
        <w:t xml:space="preserve"> </w:t>
      </w:r>
      <w:proofErr w:type="spellStart"/>
      <w:r>
        <w:t>reconocer</w:t>
      </w:r>
      <w:proofErr w:type="spellEnd"/>
      <w:r>
        <w:t xml:space="preserve"> sus </w:t>
      </w:r>
      <w:proofErr w:type="spellStart"/>
      <w:r>
        <w:t>errores</w:t>
      </w:r>
      <w:proofErr w:type="spellEnd"/>
      <w:r>
        <w:t xml:space="preserve"> y sus </w:t>
      </w:r>
      <w:proofErr w:type="spellStart"/>
      <w:r>
        <w:t>faltas</w:t>
      </w:r>
      <w:proofErr w:type="spellEnd"/>
      <w:r>
        <w:t xml:space="preserve"> a </w:t>
      </w:r>
      <w:proofErr w:type="spellStart"/>
      <w:r>
        <w:t>todos</w:t>
      </w:r>
      <w:proofErr w:type="spellEnd"/>
      <w:r>
        <w:t xml:space="preserve"> </w:t>
      </w:r>
      <w:proofErr w:type="spellStart"/>
      <w:r>
        <w:t>aquellos</w:t>
      </w:r>
      <w:proofErr w:type="spellEnd"/>
      <w:r>
        <w:t xml:space="preserve"> </w:t>
      </w:r>
      <w:proofErr w:type="spellStart"/>
      <w:r>
        <w:t>que</w:t>
      </w:r>
      <w:proofErr w:type="spellEnd"/>
      <w:r>
        <w:t xml:space="preserve"> </w:t>
      </w:r>
      <w:proofErr w:type="spellStart"/>
      <w:r>
        <w:t>habiendo</w:t>
      </w:r>
      <w:proofErr w:type="spellEnd"/>
      <w:r>
        <w:t xml:space="preserve"> </w:t>
      </w:r>
      <w:proofErr w:type="spellStart"/>
      <w:r>
        <w:t>traído</w:t>
      </w:r>
      <w:proofErr w:type="spellEnd"/>
      <w:r>
        <w:t xml:space="preserve"> al </w:t>
      </w:r>
      <w:proofErr w:type="spellStart"/>
      <w:r>
        <w:t>mundo</w:t>
      </w:r>
      <w:proofErr w:type="spellEnd"/>
      <w:r>
        <w:t xml:space="preserve"> </w:t>
      </w:r>
      <w:proofErr w:type="spellStart"/>
      <w:r>
        <w:t>una</w:t>
      </w:r>
      <w:proofErr w:type="spellEnd"/>
      <w:r>
        <w:t xml:space="preserve"> gran </w:t>
      </w:r>
      <w:proofErr w:type="spellStart"/>
      <w:r>
        <w:t>misión</w:t>
      </w:r>
      <w:proofErr w:type="spellEnd"/>
      <w:r>
        <w:t xml:space="preserve">, la </w:t>
      </w:r>
      <w:proofErr w:type="spellStart"/>
      <w:r>
        <w:t>hayan</w:t>
      </w:r>
      <w:proofErr w:type="spellEnd"/>
      <w:r>
        <w:t xml:space="preserve"> </w:t>
      </w:r>
      <w:proofErr w:type="spellStart"/>
      <w:r>
        <w:t>equivocado</w:t>
      </w:r>
      <w:proofErr w:type="spellEnd"/>
      <w:r>
        <w:t xml:space="preserve">.  </w:t>
      </w:r>
    </w:p>
    <w:p w14:paraId="44A452DA" w14:textId="77777777" w:rsidR="00F50769" w:rsidRDefault="00F50769" w:rsidP="00F50769">
      <w:r>
        <w:t xml:space="preserve">69. También </w:t>
      </w:r>
      <w:proofErr w:type="spellStart"/>
      <w:r>
        <w:t>está</w:t>
      </w:r>
      <w:proofErr w:type="spellEnd"/>
      <w:r>
        <w:t xml:space="preserve"> </w:t>
      </w:r>
      <w:proofErr w:type="spellStart"/>
      <w:r>
        <w:t>próximo</w:t>
      </w:r>
      <w:proofErr w:type="spellEnd"/>
      <w:r>
        <w:t xml:space="preserve"> </w:t>
      </w:r>
      <w:proofErr w:type="spellStart"/>
      <w:r>
        <w:t>el</w:t>
      </w:r>
      <w:proofErr w:type="spellEnd"/>
      <w:r>
        <w:t xml:space="preserve"> </w:t>
      </w:r>
      <w:proofErr w:type="spellStart"/>
      <w:r>
        <w:t>momento</w:t>
      </w:r>
      <w:proofErr w:type="spellEnd"/>
      <w:r>
        <w:t xml:space="preserve"> </w:t>
      </w:r>
      <w:proofErr w:type="spellStart"/>
      <w:r>
        <w:t>en</w:t>
      </w:r>
      <w:proofErr w:type="spellEnd"/>
      <w:r>
        <w:t xml:space="preserve"> </w:t>
      </w:r>
      <w:proofErr w:type="spellStart"/>
      <w:r>
        <w:t>que</w:t>
      </w:r>
      <w:proofErr w:type="spellEnd"/>
      <w:r>
        <w:t xml:space="preserve"> las </w:t>
      </w:r>
      <w:proofErr w:type="spellStart"/>
      <w:r>
        <w:t>epidemias</w:t>
      </w:r>
      <w:proofErr w:type="spellEnd"/>
      <w:r>
        <w:t xml:space="preserve"> se </w:t>
      </w:r>
      <w:proofErr w:type="spellStart"/>
      <w:r>
        <w:t>desaten</w:t>
      </w:r>
      <w:proofErr w:type="spellEnd"/>
      <w:r>
        <w:t xml:space="preserve"> </w:t>
      </w:r>
      <w:proofErr w:type="spellStart"/>
      <w:r>
        <w:t>en</w:t>
      </w:r>
      <w:proofErr w:type="spellEnd"/>
      <w:r>
        <w:t xml:space="preserve"> las </w:t>
      </w:r>
      <w:proofErr w:type="spellStart"/>
      <w:r>
        <w:t>naciones</w:t>
      </w:r>
      <w:proofErr w:type="spellEnd"/>
      <w:r>
        <w:t xml:space="preserve">, </w:t>
      </w:r>
      <w:proofErr w:type="spellStart"/>
      <w:r>
        <w:t>arrasando</w:t>
      </w:r>
      <w:proofErr w:type="spellEnd"/>
      <w:r>
        <w:t xml:space="preserve"> pueblos. </w:t>
      </w:r>
    </w:p>
    <w:p w14:paraId="6F0B4956" w14:textId="77777777" w:rsidR="00F50769" w:rsidRDefault="00F50769" w:rsidP="00F50769">
      <w:r>
        <w:t xml:space="preserve">70. En </w:t>
      </w:r>
      <w:proofErr w:type="spellStart"/>
      <w:r>
        <w:t>este</w:t>
      </w:r>
      <w:proofErr w:type="spellEnd"/>
      <w:r>
        <w:t xml:space="preserve"> día </w:t>
      </w:r>
      <w:proofErr w:type="spellStart"/>
      <w:r>
        <w:t>os</w:t>
      </w:r>
      <w:proofErr w:type="spellEnd"/>
      <w:r>
        <w:t xml:space="preserve"> </w:t>
      </w:r>
      <w:proofErr w:type="spellStart"/>
      <w:r>
        <w:t>pregunto</w:t>
      </w:r>
      <w:proofErr w:type="spellEnd"/>
      <w:r>
        <w:t xml:space="preserve">: </w:t>
      </w:r>
      <w:proofErr w:type="spellStart"/>
      <w:r>
        <w:t>si</w:t>
      </w:r>
      <w:proofErr w:type="spellEnd"/>
      <w:r>
        <w:t xml:space="preserve"> </w:t>
      </w:r>
      <w:proofErr w:type="spellStart"/>
      <w:r>
        <w:t>os</w:t>
      </w:r>
      <w:proofErr w:type="spellEnd"/>
      <w:r>
        <w:t xml:space="preserve"> </w:t>
      </w:r>
      <w:proofErr w:type="spellStart"/>
      <w:r>
        <w:t>enviase</w:t>
      </w:r>
      <w:proofErr w:type="spellEnd"/>
      <w:r>
        <w:t xml:space="preserve"> </w:t>
      </w:r>
      <w:proofErr w:type="gramStart"/>
      <w:r>
        <w:t>a</w:t>
      </w:r>
      <w:proofErr w:type="gramEnd"/>
      <w:r>
        <w:t xml:space="preserve"> </w:t>
      </w:r>
      <w:proofErr w:type="spellStart"/>
      <w:r>
        <w:t>aquellas</w:t>
      </w:r>
      <w:proofErr w:type="spellEnd"/>
      <w:r>
        <w:t xml:space="preserve"> tierras </w:t>
      </w:r>
      <w:proofErr w:type="spellStart"/>
      <w:r>
        <w:t>diciéndoos</w:t>
      </w:r>
      <w:proofErr w:type="spellEnd"/>
      <w:r>
        <w:t xml:space="preserve">: </w:t>
      </w:r>
      <w:proofErr w:type="spellStart"/>
      <w:r>
        <w:t>atravesad</w:t>
      </w:r>
      <w:proofErr w:type="spellEnd"/>
      <w:r>
        <w:t xml:space="preserve"> mares y </w:t>
      </w:r>
      <w:proofErr w:type="spellStart"/>
      <w:r>
        <w:t>penetrad</w:t>
      </w:r>
      <w:proofErr w:type="spellEnd"/>
      <w:r>
        <w:t xml:space="preserve"> </w:t>
      </w:r>
      <w:proofErr w:type="spellStart"/>
      <w:r>
        <w:t>en</w:t>
      </w:r>
      <w:proofErr w:type="spellEnd"/>
      <w:r>
        <w:t xml:space="preserve"> las </w:t>
      </w:r>
      <w:proofErr w:type="spellStart"/>
      <w:r>
        <w:t>ciudades</w:t>
      </w:r>
      <w:proofErr w:type="spellEnd"/>
      <w:r>
        <w:t xml:space="preserve"> de dolor y </w:t>
      </w:r>
      <w:proofErr w:type="spellStart"/>
      <w:r>
        <w:t>desolación</w:t>
      </w:r>
      <w:proofErr w:type="spellEnd"/>
      <w:r>
        <w:t xml:space="preserve">, ¿Lo </w:t>
      </w:r>
      <w:proofErr w:type="spellStart"/>
      <w:r>
        <w:t>haríais</w:t>
      </w:r>
      <w:proofErr w:type="spellEnd"/>
      <w:r>
        <w:t xml:space="preserve">, mis </w:t>
      </w:r>
      <w:proofErr w:type="spellStart"/>
      <w:r>
        <w:t>hijos</w:t>
      </w:r>
      <w:proofErr w:type="spellEnd"/>
      <w:r>
        <w:t xml:space="preserve">?  </w:t>
      </w:r>
    </w:p>
    <w:p w14:paraId="1F0967C6" w14:textId="77777777" w:rsidR="00F50769" w:rsidRDefault="00F50769" w:rsidP="00F50769">
      <w:r>
        <w:t xml:space="preserve">71. Más </w:t>
      </w:r>
      <w:proofErr w:type="spellStart"/>
      <w:r>
        <w:t>allá</w:t>
      </w:r>
      <w:proofErr w:type="spellEnd"/>
      <w:r>
        <w:t xml:space="preserve"> de la </w:t>
      </w:r>
      <w:proofErr w:type="spellStart"/>
      <w:r>
        <w:t>muerte</w:t>
      </w:r>
      <w:proofErr w:type="spellEnd"/>
      <w:r>
        <w:t xml:space="preserve"> </w:t>
      </w:r>
      <w:proofErr w:type="spellStart"/>
      <w:r>
        <w:t>espera</w:t>
      </w:r>
      <w:proofErr w:type="spellEnd"/>
      <w:r>
        <w:t xml:space="preserve"> a </w:t>
      </w:r>
      <w:proofErr w:type="spellStart"/>
      <w:r>
        <w:t>todos</w:t>
      </w:r>
      <w:proofErr w:type="spellEnd"/>
      <w:r>
        <w:t xml:space="preserve"> la </w:t>
      </w:r>
      <w:proofErr w:type="spellStart"/>
      <w:r>
        <w:t>vida</w:t>
      </w:r>
      <w:proofErr w:type="spellEnd"/>
      <w:r>
        <w:t xml:space="preserve">; </w:t>
      </w:r>
      <w:proofErr w:type="spellStart"/>
      <w:r>
        <w:t>pero</w:t>
      </w:r>
      <w:proofErr w:type="spellEnd"/>
      <w:r>
        <w:t xml:space="preserve"> ¿</w:t>
      </w:r>
      <w:proofErr w:type="spellStart"/>
      <w:r>
        <w:t>Quiénes</w:t>
      </w:r>
      <w:proofErr w:type="spellEnd"/>
      <w:r>
        <w:t xml:space="preserve"> son </w:t>
      </w:r>
      <w:proofErr w:type="spellStart"/>
      <w:r>
        <w:t>los</w:t>
      </w:r>
      <w:proofErr w:type="spellEnd"/>
      <w:r>
        <w:t xml:space="preserve"> </w:t>
      </w:r>
      <w:proofErr w:type="spellStart"/>
      <w:r>
        <w:t>que</w:t>
      </w:r>
      <w:proofErr w:type="spellEnd"/>
      <w:r>
        <w:t xml:space="preserve"> van a </w:t>
      </w:r>
      <w:proofErr w:type="spellStart"/>
      <w:r>
        <w:t>llevar</w:t>
      </w:r>
      <w:proofErr w:type="spellEnd"/>
      <w:r>
        <w:t xml:space="preserve"> </w:t>
      </w:r>
      <w:proofErr w:type="spellStart"/>
      <w:r>
        <w:t>una</w:t>
      </w:r>
      <w:proofErr w:type="spellEnd"/>
      <w:r>
        <w:t xml:space="preserve"> </w:t>
      </w:r>
      <w:proofErr w:type="spellStart"/>
      <w:r>
        <w:t>gota</w:t>
      </w:r>
      <w:proofErr w:type="spellEnd"/>
      <w:r>
        <w:t xml:space="preserve"> de </w:t>
      </w:r>
      <w:proofErr w:type="spellStart"/>
      <w:r>
        <w:t>bálsamo</w:t>
      </w:r>
      <w:proofErr w:type="spellEnd"/>
      <w:r>
        <w:t xml:space="preserve"> y </w:t>
      </w:r>
      <w:proofErr w:type="spellStart"/>
      <w:r>
        <w:t>una</w:t>
      </w:r>
      <w:proofErr w:type="spellEnd"/>
      <w:r>
        <w:t xml:space="preserve"> palabra de luz a </w:t>
      </w:r>
      <w:proofErr w:type="spellStart"/>
      <w:r>
        <w:t>los</w:t>
      </w:r>
      <w:proofErr w:type="spellEnd"/>
      <w:r>
        <w:t xml:space="preserve"> </w:t>
      </w:r>
      <w:proofErr w:type="spellStart"/>
      <w:r>
        <w:t>que</w:t>
      </w:r>
      <w:proofErr w:type="spellEnd"/>
      <w:r>
        <w:t xml:space="preserve"> </w:t>
      </w:r>
      <w:proofErr w:type="spellStart"/>
      <w:r>
        <w:t>aún</w:t>
      </w:r>
      <w:proofErr w:type="spellEnd"/>
      <w:r>
        <w:t xml:space="preserve"> </w:t>
      </w:r>
    </w:p>
    <w:p w14:paraId="46DED040" w14:textId="77777777" w:rsidR="00F50769" w:rsidRDefault="00F50769" w:rsidP="00F50769">
      <w:proofErr w:type="spellStart"/>
      <w:r>
        <w:t>pueden</w:t>
      </w:r>
      <w:proofErr w:type="spellEnd"/>
      <w:r>
        <w:t xml:space="preserve"> </w:t>
      </w:r>
      <w:proofErr w:type="spellStart"/>
      <w:r>
        <w:t>resucitar</w:t>
      </w:r>
      <w:proofErr w:type="spellEnd"/>
      <w:r>
        <w:t xml:space="preserve"> </w:t>
      </w:r>
      <w:proofErr w:type="spellStart"/>
      <w:r>
        <w:t>en</w:t>
      </w:r>
      <w:proofErr w:type="spellEnd"/>
      <w:r>
        <w:t xml:space="preserve"> </w:t>
      </w:r>
      <w:proofErr w:type="spellStart"/>
      <w:r>
        <w:t>esta</w:t>
      </w:r>
      <w:proofErr w:type="spellEnd"/>
      <w:r>
        <w:t xml:space="preserve"> </w:t>
      </w:r>
      <w:proofErr w:type="spellStart"/>
      <w:r>
        <w:t>vida</w:t>
      </w:r>
      <w:proofErr w:type="spellEnd"/>
      <w:r>
        <w:t xml:space="preserve"> a la </w:t>
      </w:r>
      <w:proofErr w:type="spellStart"/>
      <w:r>
        <w:t>verdad</w:t>
      </w:r>
      <w:proofErr w:type="spellEnd"/>
      <w:r>
        <w:t xml:space="preserve">? </w:t>
      </w:r>
      <w:proofErr w:type="spellStart"/>
      <w:r>
        <w:t>Esos</w:t>
      </w:r>
      <w:proofErr w:type="spellEnd"/>
      <w:r>
        <w:t xml:space="preserve"> </w:t>
      </w:r>
      <w:proofErr w:type="spellStart"/>
      <w:r>
        <w:t>deben</w:t>
      </w:r>
      <w:proofErr w:type="spellEnd"/>
      <w:r>
        <w:t xml:space="preserve"> ser mis </w:t>
      </w:r>
      <w:proofErr w:type="spellStart"/>
      <w:r>
        <w:t>discípulos</w:t>
      </w:r>
      <w:proofErr w:type="spellEnd"/>
      <w:r>
        <w:t xml:space="preserve">.  </w:t>
      </w:r>
    </w:p>
    <w:p w14:paraId="6CE7FF5D" w14:textId="77777777" w:rsidR="00F50769" w:rsidRDefault="00F50769" w:rsidP="00F50769">
      <w:r>
        <w:t xml:space="preserve">72. </w:t>
      </w:r>
      <w:proofErr w:type="gramStart"/>
      <w:r>
        <w:t>Muchos</w:t>
      </w:r>
      <w:proofErr w:type="gramEnd"/>
      <w:r>
        <w:t xml:space="preserve"> hombres </w:t>
      </w:r>
      <w:proofErr w:type="spellStart"/>
      <w:r>
        <w:t>verán</w:t>
      </w:r>
      <w:proofErr w:type="spellEnd"/>
      <w:r>
        <w:t xml:space="preserve"> </w:t>
      </w:r>
      <w:proofErr w:type="spellStart"/>
      <w:r>
        <w:t>esclarecidos</w:t>
      </w:r>
      <w:proofErr w:type="spellEnd"/>
      <w:r>
        <w:t xml:space="preserve"> </w:t>
      </w:r>
      <w:proofErr w:type="spellStart"/>
      <w:r>
        <w:t>los</w:t>
      </w:r>
      <w:proofErr w:type="spellEnd"/>
      <w:r>
        <w:t xml:space="preserve"> </w:t>
      </w:r>
      <w:proofErr w:type="spellStart"/>
      <w:r>
        <w:t>misterios</w:t>
      </w:r>
      <w:proofErr w:type="spellEnd"/>
      <w:r>
        <w:t xml:space="preserve"> de mis </w:t>
      </w:r>
      <w:proofErr w:type="spellStart"/>
      <w:r>
        <w:t>manifestaciones</w:t>
      </w:r>
      <w:proofErr w:type="spellEnd"/>
      <w:r>
        <w:t xml:space="preserve"> </w:t>
      </w:r>
      <w:proofErr w:type="spellStart"/>
      <w:r>
        <w:t>desde</w:t>
      </w:r>
      <w:proofErr w:type="spellEnd"/>
      <w:r>
        <w:t xml:space="preserve"> </w:t>
      </w:r>
      <w:proofErr w:type="spellStart"/>
      <w:r>
        <w:t>este</w:t>
      </w:r>
      <w:proofErr w:type="spellEnd"/>
      <w:r>
        <w:t xml:space="preserve"> </w:t>
      </w:r>
      <w:proofErr w:type="spellStart"/>
      <w:r>
        <w:t>mundo</w:t>
      </w:r>
      <w:proofErr w:type="spellEnd"/>
      <w:r>
        <w:t xml:space="preserve"> y </w:t>
      </w:r>
      <w:proofErr w:type="spellStart"/>
      <w:r>
        <w:t>otros</w:t>
      </w:r>
      <w:proofErr w:type="spellEnd"/>
      <w:r>
        <w:t xml:space="preserve"> </w:t>
      </w:r>
      <w:proofErr w:type="spellStart"/>
      <w:r>
        <w:t>tendrán</w:t>
      </w:r>
      <w:proofErr w:type="spellEnd"/>
      <w:r>
        <w:t xml:space="preserve"> </w:t>
      </w:r>
      <w:proofErr w:type="spellStart"/>
      <w:r>
        <w:t>que</w:t>
      </w:r>
      <w:proofErr w:type="spellEnd"/>
      <w:r>
        <w:t xml:space="preserve"> </w:t>
      </w:r>
      <w:proofErr w:type="spellStart"/>
      <w:r>
        <w:t>penetrar</w:t>
      </w:r>
      <w:proofErr w:type="spellEnd"/>
      <w:r>
        <w:t xml:space="preserve"> </w:t>
      </w:r>
      <w:proofErr w:type="spellStart"/>
      <w:r>
        <w:t>en</w:t>
      </w:r>
      <w:proofErr w:type="spellEnd"/>
      <w:r>
        <w:t xml:space="preserve"> </w:t>
      </w:r>
      <w:proofErr w:type="spellStart"/>
      <w:r>
        <w:t>el</w:t>
      </w:r>
      <w:proofErr w:type="spellEnd"/>
      <w:r>
        <w:t xml:space="preserve"> </w:t>
      </w:r>
      <w:proofErr w:type="spellStart"/>
      <w:r>
        <w:t>valle</w:t>
      </w:r>
      <w:proofErr w:type="spellEnd"/>
      <w:r>
        <w:t xml:space="preserve"> </w:t>
      </w:r>
      <w:proofErr w:type="spellStart"/>
      <w:r>
        <w:t>espiritual</w:t>
      </w:r>
      <w:proofErr w:type="spellEnd"/>
      <w:r>
        <w:t xml:space="preserve"> para </w:t>
      </w:r>
      <w:proofErr w:type="spellStart"/>
      <w:r>
        <w:t>contemplar</w:t>
      </w:r>
      <w:proofErr w:type="spellEnd"/>
      <w:r>
        <w:t xml:space="preserve"> la </w:t>
      </w:r>
      <w:proofErr w:type="spellStart"/>
      <w:r>
        <w:t>verdad</w:t>
      </w:r>
      <w:proofErr w:type="spellEnd"/>
      <w:r>
        <w:t xml:space="preserve">. </w:t>
      </w:r>
    </w:p>
    <w:p w14:paraId="1B3C8401" w14:textId="77777777" w:rsidR="00F50769" w:rsidRDefault="00F50769" w:rsidP="00F50769">
      <w:r>
        <w:t xml:space="preserve"> </w:t>
      </w:r>
    </w:p>
    <w:p w14:paraId="7BA0DF85" w14:textId="77777777" w:rsidR="00F50769" w:rsidRDefault="00F50769" w:rsidP="00F50769">
      <w:r>
        <w:lastRenderedPageBreak/>
        <w:t xml:space="preserve">¡MI PAZ SEA CON VOSOTROS! </w:t>
      </w:r>
    </w:p>
    <w:p w14:paraId="65ABE441" w14:textId="77777777" w:rsidR="00F50769" w:rsidRDefault="00F50769" w:rsidP="00F50769">
      <w:r>
        <w:t xml:space="preserve"> </w:t>
      </w:r>
    </w:p>
    <w:p w14:paraId="0E6083E2" w14:textId="77777777" w:rsidR="00F50769" w:rsidRDefault="00F50769" w:rsidP="00F50769">
      <w:r>
        <w:t xml:space="preserve">FIN DEL TOMO 4 </w:t>
      </w:r>
    </w:p>
    <w:p w14:paraId="05EF56F9" w14:textId="2DCCC654" w:rsidR="00601E41" w:rsidRDefault="00601E41"/>
    <w:sectPr w:rsidR="00601E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00C98" w14:textId="77777777" w:rsidR="001D7C5A" w:rsidRDefault="001D7C5A" w:rsidP="0023351A">
      <w:pPr>
        <w:spacing w:after="0" w:line="240" w:lineRule="auto"/>
      </w:pPr>
      <w:r>
        <w:separator/>
      </w:r>
    </w:p>
  </w:endnote>
  <w:endnote w:type="continuationSeparator" w:id="0">
    <w:p w14:paraId="24533F8E" w14:textId="77777777" w:rsidR="001D7C5A" w:rsidRDefault="001D7C5A" w:rsidP="00233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C3B02" w14:textId="77777777" w:rsidR="001D7C5A" w:rsidRDefault="001D7C5A" w:rsidP="0023351A">
      <w:pPr>
        <w:spacing w:after="0" w:line="240" w:lineRule="auto"/>
      </w:pPr>
      <w:r>
        <w:separator/>
      </w:r>
    </w:p>
  </w:footnote>
  <w:footnote w:type="continuationSeparator" w:id="0">
    <w:p w14:paraId="03EE6F2A" w14:textId="77777777" w:rsidR="001D7C5A" w:rsidRDefault="001D7C5A" w:rsidP="0023351A">
      <w:pPr>
        <w:spacing w:after="0" w:line="240" w:lineRule="auto"/>
      </w:pPr>
      <w:r>
        <w:continuationSeparator/>
      </w:r>
    </w:p>
  </w:footnote>
  <w:footnote w:id="1">
    <w:p w14:paraId="3CDCB3BC" w14:textId="662FEB94" w:rsidR="0023351A" w:rsidRDefault="0023351A">
      <w:pPr>
        <w:pStyle w:val="FootnoteText"/>
        <w:rPr>
          <w:ins w:id="11" w:author="Michelle Espinoza" w:date="2025-12-28T19:17:00Z" w16du:dateUtc="2025-12-29T02:17:00Z"/>
        </w:rPr>
      </w:pPr>
      <w:ins w:id="12" w:author="Michelle Espinoza" w:date="2025-12-28T19:15:00Z" w16du:dateUtc="2025-12-29T02:15:00Z">
        <w:r>
          <w:rPr>
            <w:rStyle w:val="FootnoteReference"/>
          </w:rPr>
          <w:footnoteRef/>
        </w:r>
        <w:r>
          <w:t xml:space="preserve"> Cereb</w:t>
        </w:r>
      </w:ins>
      <w:ins w:id="13" w:author="Michelle Espinoza" w:date="2025-12-28T19:16:00Z" w16du:dateUtc="2025-12-29T02:16:00Z">
        <w:r>
          <w:t>ro (</w:t>
        </w:r>
        <w:proofErr w:type="spellStart"/>
        <w:r>
          <w:t>sp</w:t>
        </w:r>
        <w:proofErr w:type="spellEnd"/>
        <w:r>
          <w:t>)</w:t>
        </w:r>
      </w:ins>
      <w:ins w:id="14" w:author="Michelle Espinoza" w:date="2025-12-28T19:17:00Z" w16du:dateUtc="2025-12-29T02:17:00Z">
        <w:r>
          <w:t xml:space="preserve"> is the original word. Used ‘mind’ instead.</w:t>
        </w:r>
      </w:ins>
    </w:p>
    <w:p w14:paraId="340E8796" w14:textId="77777777" w:rsidR="0023351A" w:rsidRDefault="0023351A">
      <w:pPr>
        <w:pStyle w:val="FootnoteText"/>
      </w:pPr>
    </w:p>
  </w:footnote>
  <w:footnote w:id="2">
    <w:p w14:paraId="5371CBAB" w14:textId="67C37AF8" w:rsidR="001D28A8" w:rsidRDefault="001D28A8">
      <w:pPr>
        <w:pStyle w:val="FootnoteText"/>
      </w:pPr>
      <w:ins w:id="16" w:author="Michelle Espinoza" w:date="2025-12-29T10:22:00Z" w16du:dateUtc="2025-12-29T17:22:00Z">
        <w:r>
          <w:rPr>
            <w:rStyle w:val="FootnoteReference"/>
          </w:rPr>
          <w:footnoteRef/>
        </w:r>
        <w:r>
          <w:t xml:space="preserve"> This is referring to the Olivet discourse where Jesus said he would return </w:t>
        </w:r>
      </w:ins>
      <w:ins w:id="17" w:author="Michelle Espinoza" w:date="2025-12-29T10:24:00Z" w16du:dateUtc="2025-12-29T17:24:00Z">
        <w:r>
          <w:t xml:space="preserve">with the clouds. It should be noted that Matthew and Luke are said to have been copied from Mark. </w:t>
        </w:r>
      </w:ins>
      <w:ins w:id="18" w:author="Michelle Espinoza" w:date="2025-12-29T10:25:00Z" w16du:dateUtc="2025-12-29T17:25:00Z">
        <w:r>
          <w:t xml:space="preserve">Their true authors are unknown. </w:t>
        </w:r>
      </w:ins>
    </w:p>
  </w:footnote>
  <w:footnote w:id="3">
    <w:p w14:paraId="14F4EF6F" w14:textId="492A29CE" w:rsidR="00245789" w:rsidRDefault="00245789">
      <w:pPr>
        <w:pStyle w:val="FootnoteText"/>
      </w:pPr>
      <w:ins w:id="21" w:author="Michelle Espinoza" w:date="2025-12-28T19:28:00Z" w16du:dateUtc="2025-12-29T02:28:00Z">
        <w:r>
          <w:rPr>
            <w:rStyle w:val="FootnoteReference"/>
          </w:rPr>
          <w:footnoteRef/>
        </w:r>
        <w:r>
          <w:t xml:space="preserve"> </w:t>
        </w:r>
        <w:proofErr w:type="spellStart"/>
        <w:r>
          <w:t>Agradecer</w:t>
        </w:r>
      </w:ins>
      <w:proofErr w:type="spellEnd"/>
      <w:ins w:id="22" w:author="Michelle Espinoza" w:date="2025-12-28T19:29:00Z" w16du:dateUtc="2025-12-29T02:29:00Z">
        <w:r>
          <w:t xml:space="preserve"> (</w:t>
        </w:r>
        <w:proofErr w:type="spellStart"/>
        <w:r>
          <w:t>sp</w:t>
        </w:r>
        <w:proofErr w:type="spellEnd"/>
        <w:r>
          <w:t>)</w:t>
        </w:r>
      </w:ins>
    </w:p>
  </w:footnote>
  <w:footnote w:id="4">
    <w:p w14:paraId="1F61D2BA" w14:textId="7508428E" w:rsidR="004654D6" w:rsidRDefault="004654D6">
      <w:pPr>
        <w:pStyle w:val="FootnoteText"/>
      </w:pPr>
      <w:ins w:id="26" w:author="Michelle Espinoza" w:date="2025-12-28T21:04:00Z" w16du:dateUtc="2025-12-29T04:04:00Z">
        <w:r>
          <w:rPr>
            <w:rStyle w:val="FootnoteReference"/>
          </w:rPr>
          <w:footnoteRef/>
        </w:r>
        <w:r>
          <w:t xml:space="preserve"> Tierras (</w:t>
        </w:r>
        <w:proofErr w:type="spellStart"/>
        <w:r>
          <w:t>sp</w:t>
        </w:r>
        <w:proofErr w:type="spellEnd"/>
        <w:r>
          <w:t xml:space="preserve">) which means </w:t>
        </w:r>
      </w:ins>
      <w:ins w:id="27" w:author="Michelle Espinoza" w:date="2025-12-28T21:05:00Z" w16du:dateUtc="2025-12-29T04:05:00Z">
        <w:r>
          <w:t xml:space="preserve">Earths. In this context I think he’s referring to other </w:t>
        </w:r>
      </w:ins>
      <w:ins w:id="28" w:author="Michelle Espinoza" w:date="2026-01-03T11:59:00Z" w16du:dateUtc="2026-01-03T18:59:00Z">
        <w:r w:rsidR="008F11B5">
          <w:t>lands or possible planets.</w:t>
        </w:r>
      </w:ins>
    </w:p>
  </w:footnote>
  <w:footnote w:id="5">
    <w:p w14:paraId="4A3BC074" w14:textId="55A150A0" w:rsidR="00A43C65" w:rsidRDefault="00A43C65">
      <w:pPr>
        <w:pStyle w:val="FootnoteText"/>
      </w:pPr>
      <w:ins w:id="33" w:author="Michelle Espinoza" w:date="2025-12-28T21:26:00Z" w16du:dateUtc="2025-12-29T04:26:00Z">
        <w:r>
          <w:rPr>
            <w:rStyle w:val="FootnoteReference"/>
          </w:rPr>
          <w:footnoteRef/>
        </w:r>
        <w:r>
          <w:t xml:space="preserve"> </w:t>
        </w:r>
        <w:proofErr w:type="spellStart"/>
        <w:r>
          <w:t>Criaturas</w:t>
        </w:r>
        <w:proofErr w:type="spellEnd"/>
        <w:r>
          <w:t xml:space="preserve"> (</w:t>
        </w:r>
        <w:proofErr w:type="spellStart"/>
        <w:r>
          <w:t>sp</w:t>
        </w:r>
        <w:proofErr w:type="spellEnd"/>
        <w:r>
          <w:t>) in this context means children</w:t>
        </w:r>
      </w:ins>
    </w:p>
  </w:footnote>
  <w:footnote w:id="6">
    <w:p w14:paraId="75B1CC9D" w14:textId="691467CC" w:rsidR="004B3C35" w:rsidRDefault="004B3C35">
      <w:pPr>
        <w:pStyle w:val="FootnoteText"/>
      </w:pPr>
      <w:ins w:id="36" w:author="Michelle Espinoza" w:date="2025-12-28T21:31:00Z" w16du:dateUtc="2025-12-29T04:31:00Z">
        <w:r>
          <w:rPr>
            <w:rStyle w:val="FootnoteReference"/>
          </w:rPr>
          <w:footnoteRef/>
        </w:r>
        <w:r>
          <w:t xml:space="preserve"> </w:t>
        </w:r>
        <w:proofErr w:type="spellStart"/>
        <w:r>
          <w:t>Infatigables</w:t>
        </w:r>
        <w:proofErr w:type="spellEnd"/>
        <w:r>
          <w:t xml:space="preserve"> (</w:t>
        </w:r>
        <w:proofErr w:type="spellStart"/>
        <w:r>
          <w:t>sp</w:t>
        </w:r>
        <w:proofErr w:type="spellEnd"/>
        <w:r>
          <w:t>)</w:t>
        </w:r>
      </w:ins>
    </w:p>
  </w:footnote>
  <w:footnote w:id="7">
    <w:p w14:paraId="76830721" w14:textId="5F984A47" w:rsidR="008B5119" w:rsidRDefault="008B5119">
      <w:pPr>
        <w:pStyle w:val="FootnoteText"/>
      </w:pPr>
      <w:ins w:id="46" w:author="Michelle Espinoza" w:date="2025-12-28T21:46:00Z" w16du:dateUtc="2025-12-29T04:46:00Z">
        <w:r>
          <w:rPr>
            <w:rStyle w:val="FootnoteReference"/>
          </w:rPr>
          <w:footnoteRef/>
        </w:r>
        <w:r>
          <w:t xml:space="preserve"> </w:t>
        </w:r>
        <w:proofErr w:type="spellStart"/>
        <w:r>
          <w:t>Asegurar</w:t>
        </w:r>
        <w:proofErr w:type="spellEnd"/>
        <w:r>
          <w:t xml:space="preserve"> (</w:t>
        </w:r>
        <w:proofErr w:type="spellStart"/>
        <w:r>
          <w:t>sp</w:t>
        </w:r>
        <w:proofErr w:type="spellEnd"/>
        <w:r>
          <w:t>) reassure. Changed to ‘declare’ for readability.</w:t>
        </w:r>
      </w:ins>
    </w:p>
  </w:footnote>
  <w:footnote w:id="8">
    <w:p w14:paraId="4D42E3BE" w14:textId="26DFC959" w:rsidR="004E44AF" w:rsidRDefault="004E44AF">
      <w:pPr>
        <w:pStyle w:val="FootnoteText"/>
      </w:pPr>
      <w:ins w:id="53" w:author="Michelle Espinoza" w:date="2025-12-28T21:55:00Z" w16du:dateUtc="2025-12-29T04:55:00Z">
        <w:r>
          <w:rPr>
            <w:rStyle w:val="FootnoteReference"/>
          </w:rPr>
          <w:footnoteRef/>
        </w:r>
        <w:r>
          <w:t xml:space="preserve"> </w:t>
        </w:r>
        <w:proofErr w:type="spellStart"/>
        <w:r>
          <w:t>Tiniebla</w:t>
        </w:r>
        <w:proofErr w:type="spellEnd"/>
        <w:r>
          <w:t xml:space="preserve"> (</w:t>
        </w:r>
        <w:proofErr w:type="spellStart"/>
        <w:r>
          <w:t>sp</w:t>
        </w:r>
        <w:proofErr w:type="spellEnd"/>
        <w:r>
          <w:t>)</w:t>
        </w:r>
      </w:ins>
    </w:p>
  </w:footnote>
  <w:footnote w:id="9">
    <w:p w14:paraId="08E23A3D" w14:textId="6A2A2A5F" w:rsidR="00F74DCB" w:rsidRDefault="00F74DCB">
      <w:pPr>
        <w:pStyle w:val="FootnoteText"/>
      </w:pPr>
      <w:ins w:id="58" w:author="Michelle Espinoza" w:date="2025-12-29T10:18:00Z" w16du:dateUtc="2025-12-29T17:18:00Z">
        <w:r>
          <w:rPr>
            <w:rStyle w:val="FootnoteReference"/>
          </w:rPr>
          <w:footnoteRef/>
        </w:r>
        <w:r>
          <w:t xml:space="preserve"> Pastor (</w:t>
        </w:r>
        <w:proofErr w:type="spellStart"/>
        <w:r>
          <w:t>sp</w:t>
        </w:r>
        <w:proofErr w:type="spellEnd"/>
        <w:r>
          <w:t>)</w:t>
        </w:r>
      </w:ins>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elle Espinoza">
    <w15:presenceInfo w15:providerId="Windows Live" w15:userId="f1c461de281969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769"/>
    <w:rsid w:val="00004FAA"/>
    <w:rsid w:val="000270AE"/>
    <w:rsid w:val="000A6E13"/>
    <w:rsid w:val="000D3D3C"/>
    <w:rsid w:val="001D006B"/>
    <w:rsid w:val="001D28A8"/>
    <w:rsid w:val="001D7C5A"/>
    <w:rsid w:val="001F5E5B"/>
    <w:rsid w:val="0023351A"/>
    <w:rsid w:val="00245789"/>
    <w:rsid w:val="00325AAE"/>
    <w:rsid w:val="003A0172"/>
    <w:rsid w:val="0040676E"/>
    <w:rsid w:val="004654D6"/>
    <w:rsid w:val="004B3C35"/>
    <w:rsid w:val="004E44AF"/>
    <w:rsid w:val="005151E1"/>
    <w:rsid w:val="005765F4"/>
    <w:rsid w:val="005D77AF"/>
    <w:rsid w:val="005E6618"/>
    <w:rsid w:val="00601E41"/>
    <w:rsid w:val="006E2A68"/>
    <w:rsid w:val="00721AA4"/>
    <w:rsid w:val="007378CE"/>
    <w:rsid w:val="00782875"/>
    <w:rsid w:val="007B1AC1"/>
    <w:rsid w:val="007E7C69"/>
    <w:rsid w:val="008356A3"/>
    <w:rsid w:val="00857155"/>
    <w:rsid w:val="008B5119"/>
    <w:rsid w:val="008F11B5"/>
    <w:rsid w:val="0095157B"/>
    <w:rsid w:val="009757FD"/>
    <w:rsid w:val="00994557"/>
    <w:rsid w:val="009A6BD4"/>
    <w:rsid w:val="009C632E"/>
    <w:rsid w:val="00A16CC2"/>
    <w:rsid w:val="00A43C65"/>
    <w:rsid w:val="00A77B68"/>
    <w:rsid w:val="00AE04DA"/>
    <w:rsid w:val="00B0292B"/>
    <w:rsid w:val="00BA0C55"/>
    <w:rsid w:val="00BD2D26"/>
    <w:rsid w:val="00BF31FA"/>
    <w:rsid w:val="00C72852"/>
    <w:rsid w:val="00CE4004"/>
    <w:rsid w:val="00D01D83"/>
    <w:rsid w:val="00DD6A3D"/>
    <w:rsid w:val="00E21226"/>
    <w:rsid w:val="00E457D1"/>
    <w:rsid w:val="00F50769"/>
    <w:rsid w:val="00F50E2A"/>
    <w:rsid w:val="00F74DCB"/>
    <w:rsid w:val="00F92FC7"/>
    <w:rsid w:val="00FC1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3C457D"/>
  <w15:chartTrackingRefBased/>
  <w15:docId w15:val="{BC0FED6F-E957-5340-9E1C-BB5E6B710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7D1"/>
    <w:pPr>
      <w:spacing w:after="120" w:line="360" w:lineRule="auto"/>
    </w:pPr>
    <w:rPr>
      <w:rFonts w:ascii="Times New Roman" w:hAnsi="Times New Roman"/>
      <w:color w:val="000000" w:themeColor="text1"/>
      <w:kern w:val="0"/>
      <w:szCs w:val="22"/>
      <w14:ligatures w14:val="none"/>
    </w:rPr>
  </w:style>
  <w:style w:type="paragraph" w:styleId="Heading1">
    <w:name w:val="heading 1"/>
    <w:basedOn w:val="Normal"/>
    <w:next w:val="Normal"/>
    <w:link w:val="Heading1Char"/>
    <w:autoRedefine/>
    <w:uiPriority w:val="9"/>
    <w:qFormat/>
    <w:rsid w:val="00325AAE"/>
    <w:pPr>
      <w:keepNext/>
      <w:keepLines/>
      <w:spacing w:before="240" w:after="0" w:line="276" w:lineRule="auto"/>
      <w:outlineLvl w:val="0"/>
    </w:pPr>
    <w:rPr>
      <w:rFonts w:asciiTheme="majorHAnsi" w:eastAsiaTheme="majorEastAsia" w:hAnsiTheme="majorHAnsi" w:cstheme="majorBidi"/>
      <w:b/>
      <w:bCs/>
      <w:color w:val="222222"/>
      <w:kern w:val="2"/>
      <w:sz w:val="40"/>
      <w:szCs w:val="28"/>
      <w14:ligatures w14:val="standardContextual"/>
    </w:rPr>
  </w:style>
  <w:style w:type="paragraph" w:styleId="Heading2">
    <w:name w:val="heading 2"/>
    <w:basedOn w:val="Normal"/>
    <w:next w:val="Normal"/>
    <w:link w:val="Heading2Char"/>
    <w:autoRedefine/>
    <w:uiPriority w:val="9"/>
    <w:unhideWhenUsed/>
    <w:qFormat/>
    <w:rsid w:val="00E457D1"/>
    <w:pPr>
      <w:keepNext/>
      <w:keepLines/>
      <w:spacing w:before="120" w:after="0" w:line="240" w:lineRule="auto"/>
      <w:outlineLvl w:val="1"/>
    </w:pPr>
    <w:rPr>
      <w:rFonts w:eastAsiaTheme="majorEastAsia" w:cstheme="majorBidi"/>
      <w:b/>
      <w:bCs/>
      <w:color w:val="002060"/>
      <w:szCs w:val="32"/>
    </w:rPr>
  </w:style>
  <w:style w:type="paragraph" w:styleId="Heading3">
    <w:name w:val="heading 3"/>
    <w:basedOn w:val="Normal"/>
    <w:next w:val="Normal"/>
    <w:link w:val="Heading3Char"/>
    <w:autoRedefine/>
    <w:uiPriority w:val="9"/>
    <w:unhideWhenUsed/>
    <w:qFormat/>
    <w:rsid w:val="00B0292B"/>
    <w:pPr>
      <w:keepNext/>
      <w:keepLines/>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76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076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5076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076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076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076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ableFormat"/>
    <w:basedOn w:val="Normal"/>
    <w:next w:val="Normal"/>
    <w:link w:val="TitleChar"/>
    <w:uiPriority w:val="10"/>
    <w:qFormat/>
    <w:rsid w:val="00004FAA"/>
    <w:pPr>
      <w:keepNext/>
      <w:keepLines/>
      <w:spacing w:before="480" w:line="240" w:lineRule="auto"/>
    </w:pPr>
    <w:rPr>
      <w:szCs w:val="72"/>
    </w:rPr>
  </w:style>
  <w:style w:type="character" w:customStyle="1" w:styleId="TitleChar">
    <w:name w:val="Title Char"/>
    <w:aliases w:val="TableFormat Char"/>
    <w:basedOn w:val="DefaultParagraphFont"/>
    <w:link w:val="Title"/>
    <w:uiPriority w:val="10"/>
    <w:rsid w:val="00004FAA"/>
    <w:rPr>
      <w:rFonts w:ascii="Times New Roman" w:eastAsia="Times New Roman" w:hAnsi="Times New Roman" w:cs="Times New Roman"/>
      <w:kern w:val="0"/>
      <w:szCs w:val="72"/>
      <w14:ligatures w14:val="none"/>
    </w:rPr>
  </w:style>
  <w:style w:type="character" w:customStyle="1" w:styleId="Heading2Char">
    <w:name w:val="Heading 2 Char"/>
    <w:basedOn w:val="DefaultParagraphFont"/>
    <w:link w:val="Heading2"/>
    <w:uiPriority w:val="9"/>
    <w:rsid w:val="00E457D1"/>
    <w:rPr>
      <w:rFonts w:ascii="Times New Roman" w:eastAsiaTheme="majorEastAsia" w:hAnsi="Times New Roman" w:cstheme="majorBidi"/>
      <w:b/>
      <w:bCs/>
      <w:color w:val="002060"/>
      <w:kern w:val="0"/>
      <w:szCs w:val="32"/>
      <w14:ligatures w14:val="none"/>
    </w:rPr>
  </w:style>
  <w:style w:type="character" w:customStyle="1" w:styleId="Heading3Char">
    <w:name w:val="Heading 3 Char"/>
    <w:basedOn w:val="DefaultParagraphFont"/>
    <w:link w:val="Heading3"/>
    <w:uiPriority w:val="9"/>
    <w:rsid w:val="00B0292B"/>
    <w:rPr>
      <w:rFonts w:eastAsiaTheme="majorEastAsia" w:cstheme="majorBidi"/>
      <w:color w:val="2F5496" w:themeColor="accent1" w:themeShade="BF"/>
      <w:kern w:val="0"/>
      <w:sz w:val="28"/>
      <w:szCs w:val="28"/>
      <w14:ligatures w14:val="none"/>
    </w:rPr>
  </w:style>
  <w:style w:type="character" w:customStyle="1" w:styleId="Heading1Char">
    <w:name w:val="Heading 1 Char"/>
    <w:basedOn w:val="DefaultParagraphFont"/>
    <w:link w:val="Heading1"/>
    <w:uiPriority w:val="9"/>
    <w:rsid w:val="00325AAE"/>
    <w:rPr>
      <w:rFonts w:asciiTheme="majorHAnsi" w:eastAsiaTheme="majorEastAsia" w:hAnsiTheme="majorHAnsi" w:cstheme="majorBidi"/>
      <w:b/>
      <w:bCs/>
      <w:color w:val="222222"/>
      <w:sz w:val="40"/>
      <w:szCs w:val="28"/>
    </w:rPr>
  </w:style>
  <w:style w:type="character" w:customStyle="1" w:styleId="Heading4Char">
    <w:name w:val="Heading 4 Char"/>
    <w:basedOn w:val="DefaultParagraphFont"/>
    <w:link w:val="Heading4"/>
    <w:uiPriority w:val="9"/>
    <w:semiHidden/>
    <w:rsid w:val="00F50769"/>
    <w:rPr>
      <w:rFonts w:eastAsiaTheme="majorEastAsia" w:cstheme="majorBidi"/>
      <w:i/>
      <w:iCs/>
      <w:color w:val="2F5496" w:themeColor="accent1" w:themeShade="BF"/>
      <w:kern w:val="0"/>
      <w:szCs w:val="22"/>
      <w14:ligatures w14:val="none"/>
    </w:rPr>
  </w:style>
  <w:style w:type="character" w:customStyle="1" w:styleId="Heading5Char">
    <w:name w:val="Heading 5 Char"/>
    <w:basedOn w:val="DefaultParagraphFont"/>
    <w:link w:val="Heading5"/>
    <w:uiPriority w:val="9"/>
    <w:semiHidden/>
    <w:rsid w:val="00F50769"/>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F50769"/>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F50769"/>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F50769"/>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F50769"/>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F5076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76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5076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0769"/>
    <w:rPr>
      <w:rFonts w:ascii="Times New Roman" w:hAnsi="Times New Roman"/>
      <w:i/>
      <w:iCs/>
      <w:color w:val="404040" w:themeColor="text1" w:themeTint="BF"/>
      <w:kern w:val="0"/>
      <w:szCs w:val="22"/>
      <w14:ligatures w14:val="none"/>
    </w:rPr>
  </w:style>
  <w:style w:type="paragraph" w:styleId="ListParagraph">
    <w:name w:val="List Paragraph"/>
    <w:basedOn w:val="Normal"/>
    <w:uiPriority w:val="34"/>
    <w:qFormat/>
    <w:rsid w:val="00F50769"/>
    <w:pPr>
      <w:ind w:left="720"/>
      <w:contextualSpacing/>
    </w:pPr>
  </w:style>
  <w:style w:type="character" w:styleId="IntenseEmphasis">
    <w:name w:val="Intense Emphasis"/>
    <w:basedOn w:val="DefaultParagraphFont"/>
    <w:uiPriority w:val="21"/>
    <w:qFormat/>
    <w:rsid w:val="00F50769"/>
    <w:rPr>
      <w:i/>
      <w:iCs/>
      <w:color w:val="2F5496" w:themeColor="accent1" w:themeShade="BF"/>
    </w:rPr>
  </w:style>
  <w:style w:type="paragraph" w:styleId="IntenseQuote">
    <w:name w:val="Intense Quote"/>
    <w:basedOn w:val="Normal"/>
    <w:next w:val="Normal"/>
    <w:link w:val="IntenseQuoteChar"/>
    <w:uiPriority w:val="30"/>
    <w:qFormat/>
    <w:rsid w:val="00F50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769"/>
    <w:rPr>
      <w:rFonts w:ascii="Times New Roman" w:hAnsi="Times New Roman"/>
      <w:i/>
      <w:iCs/>
      <w:color w:val="2F5496" w:themeColor="accent1" w:themeShade="BF"/>
      <w:kern w:val="0"/>
      <w:szCs w:val="22"/>
      <w14:ligatures w14:val="none"/>
    </w:rPr>
  </w:style>
  <w:style w:type="character" w:styleId="IntenseReference">
    <w:name w:val="Intense Reference"/>
    <w:basedOn w:val="DefaultParagraphFont"/>
    <w:uiPriority w:val="32"/>
    <w:qFormat/>
    <w:rsid w:val="00F50769"/>
    <w:rPr>
      <w:b/>
      <w:bCs/>
      <w:smallCaps/>
      <w:color w:val="2F5496" w:themeColor="accent1" w:themeShade="BF"/>
      <w:spacing w:val="5"/>
    </w:rPr>
  </w:style>
  <w:style w:type="character" w:styleId="BookTitle">
    <w:name w:val="Book Title"/>
    <w:basedOn w:val="DefaultParagraphFont"/>
    <w:uiPriority w:val="33"/>
    <w:qFormat/>
    <w:rsid w:val="00F50769"/>
    <w:rPr>
      <w:b/>
      <w:bCs/>
      <w:i/>
      <w:iCs/>
      <w:spacing w:val="5"/>
    </w:rPr>
  </w:style>
  <w:style w:type="character" w:styleId="PlaceholderText">
    <w:name w:val="Placeholder Text"/>
    <w:basedOn w:val="DefaultParagraphFont"/>
    <w:uiPriority w:val="99"/>
    <w:semiHidden/>
    <w:rsid w:val="00994557"/>
    <w:rPr>
      <w:color w:val="666666"/>
    </w:rPr>
  </w:style>
  <w:style w:type="paragraph" w:styleId="Revision">
    <w:name w:val="Revision"/>
    <w:hidden/>
    <w:uiPriority w:val="99"/>
    <w:semiHidden/>
    <w:rsid w:val="0023351A"/>
    <w:rPr>
      <w:rFonts w:ascii="Times New Roman" w:hAnsi="Times New Roman"/>
      <w:color w:val="000000" w:themeColor="text1"/>
      <w:kern w:val="0"/>
      <w:szCs w:val="22"/>
      <w14:ligatures w14:val="none"/>
    </w:rPr>
  </w:style>
  <w:style w:type="paragraph" w:styleId="FootnoteText">
    <w:name w:val="footnote text"/>
    <w:basedOn w:val="Normal"/>
    <w:link w:val="FootnoteTextChar"/>
    <w:uiPriority w:val="99"/>
    <w:semiHidden/>
    <w:unhideWhenUsed/>
    <w:rsid w:val="002335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351A"/>
    <w:rPr>
      <w:rFonts w:ascii="Times New Roman" w:hAnsi="Times New Roman"/>
      <w:color w:val="000000" w:themeColor="text1"/>
      <w:kern w:val="0"/>
      <w:sz w:val="20"/>
      <w:szCs w:val="20"/>
      <w14:ligatures w14:val="none"/>
    </w:rPr>
  </w:style>
  <w:style w:type="character" w:styleId="FootnoteReference">
    <w:name w:val="footnote reference"/>
    <w:basedOn w:val="DefaultParagraphFont"/>
    <w:uiPriority w:val="99"/>
    <w:semiHidden/>
    <w:unhideWhenUsed/>
    <w:rsid w:val="0023351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8E0E4-A5C9-0E4A-A3FC-DB33B0F978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280</Pages>
  <Words>119073</Words>
  <Characters>527495</Characters>
  <Application>Microsoft Office Word</Application>
  <DocSecurity>0</DocSecurity>
  <Lines>7992</Lines>
  <Paragraphs>2575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Espinoza</dc:creator>
  <cp:keywords/>
  <dc:description/>
  <cp:lastModifiedBy>Michelle Espinoza</cp:lastModifiedBy>
  <cp:revision>14</cp:revision>
  <dcterms:created xsi:type="dcterms:W3CDTF">2025-12-29T02:09:00Z</dcterms:created>
  <dcterms:modified xsi:type="dcterms:W3CDTF">2026-01-10T19:44:00Z</dcterms:modified>
</cp:coreProperties>
</file>